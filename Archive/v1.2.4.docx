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C58D8" w14:textId="77777777" w:rsidR="00E76D2C" w:rsidRPr="00E76D2C" w:rsidRDefault="00E76D2C" w:rsidP="00444A89">
      <w:pPr>
        <w:spacing w:after="0"/>
        <w:rPr>
          <w:rFonts w:ascii="Times New Roman" w:hAnsi="Times New Roman" w:cs="Times New Roman"/>
          <w:sz w:val="24"/>
          <w:szCs w:val="24"/>
        </w:rPr>
      </w:pPr>
    </w:p>
    <w:p w14:paraId="4F790EE4" w14:textId="77777777" w:rsidR="00E76D2C" w:rsidRDefault="00E76D2C" w:rsidP="00444A89">
      <w:pPr>
        <w:spacing w:after="0"/>
        <w:jc w:val="center"/>
        <w:rPr>
          <w:rFonts w:ascii="Times New Roman" w:hAnsi="Times New Roman" w:cs="Times New Roman"/>
          <w:sz w:val="24"/>
          <w:szCs w:val="24"/>
          <w:lang w:val="en-US"/>
        </w:rPr>
      </w:pPr>
    </w:p>
    <w:p w14:paraId="723D120C"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2BEA52A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 meta-analysis of Cyberball studies.</w:t>
      </w:r>
    </w:p>
    <w:p w14:paraId="57722AC8" w14:textId="77777777" w:rsidR="00C30555" w:rsidRPr="00444A89" w:rsidRDefault="00C30555" w:rsidP="00444A89">
      <w:pPr>
        <w:spacing w:after="0"/>
        <w:jc w:val="center"/>
        <w:rPr>
          <w:rFonts w:ascii="Times New Roman" w:hAnsi="Times New Roman" w:cs="Times New Roman"/>
          <w:sz w:val="24"/>
          <w:szCs w:val="24"/>
          <w:lang w:val="en-US"/>
        </w:rPr>
      </w:pPr>
    </w:p>
    <w:p w14:paraId="51E0317E" w14:textId="77777777" w:rsidR="00C30555" w:rsidRPr="00444A89" w:rsidRDefault="00C30555" w:rsidP="00444A89">
      <w:pPr>
        <w:spacing w:after="0"/>
        <w:jc w:val="center"/>
        <w:rPr>
          <w:rFonts w:ascii="Times New Roman" w:hAnsi="Times New Roman" w:cs="Times New Roman"/>
          <w:sz w:val="24"/>
          <w:szCs w:val="24"/>
          <w:lang w:val="en-US"/>
        </w:rPr>
      </w:pPr>
    </w:p>
    <w:p w14:paraId="20D78BC3"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08197B4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549B188D"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D09B72E"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58C5575F" w14:textId="77777777" w:rsidR="00E76D2C" w:rsidRPr="00F70F0A" w:rsidRDefault="00E76D2C" w:rsidP="00444A89">
      <w:pPr>
        <w:spacing w:after="0"/>
        <w:jc w:val="center"/>
        <w:rPr>
          <w:rFonts w:ascii="Times New Roman" w:hAnsi="Times New Roman" w:cs="Times New Roman"/>
          <w:sz w:val="24"/>
          <w:szCs w:val="24"/>
          <w:lang w:val="en-US"/>
        </w:rPr>
      </w:pPr>
    </w:p>
    <w:p w14:paraId="25B5B46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46D77611"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2D9340E" w14:textId="77777777" w:rsidR="00C30555" w:rsidRDefault="00C30555" w:rsidP="00444A89">
      <w:pPr>
        <w:spacing w:after="0"/>
        <w:jc w:val="center"/>
        <w:rPr>
          <w:rFonts w:ascii="Times New Roman" w:hAnsi="Times New Roman" w:cs="Times New Roman"/>
          <w:sz w:val="24"/>
          <w:szCs w:val="24"/>
          <w:lang w:val="en-US"/>
        </w:rPr>
      </w:pPr>
    </w:p>
    <w:p w14:paraId="71AEDAAB" w14:textId="77777777" w:rsidR="00C30555" w:rsidRPr="00F70F0A" w:rsidRDefault="00C30555" w:rsidP="00444A89">
      <w:pPr>
        <w:spacing w:after="0"/>
        <w:jc w:val="center"/>
        <w:rPr>
          <w:rFonts w:ascii="Times New Roman" w:hAnsi="Times New Roman" w:cs="Times New Roman"/>
          <w:sz w:val="24"/>
          <w:szCs w:val="24"/>
          <w:lang w:val="en-US"/>
        </w:rPr>
      </w:pPr>
    </w:p>
    <w:p w14:paraId="5C07CD4D" w14:textId="2AA4D63F"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325BF47D" w14:textId="6864BE58"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CBF405F" w14:textId="397BF56A"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bookmarkStart w:id="0" w:name="_GoBack"/>
      <w:bookmarkEnd w:id="0"/>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201531A3"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681E0BBC" w14:textId="5F80C8C0"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immediate </w:t>
      </w:r>
      <w:r w:rsidR="00263D89">
        <w:rPr>
          <w:rFonts w:ascii="Times New Roman" w:hAnsi="Times New Roman" w:cs="Times New Roman"/>
          <w:sz w:val="24"/>
          <w:szCs w:val="24"/>
          <w:lang w:val="en-US"/>
        </w:rPr>
        <w:t>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Pr="00F70F0A">
        <w:rPr>
          <w:rFonts w:ascii="Times New Roman" w:hAnsi="Times New Roman" w:cs="Times New Roman"/>
          <w:sz w:val="24"/>
          <w:szCs w:val="24"/>
          <w:lang w:val="en-US"/>
        </w:rPr>
        <w:t>decreases 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there is</w:t>
      </w:r>
      <w:r w:rsidR="0008327B">
        <w:rPr>
          <w:rFonts w:ascii="Times New Roman" w:hAnsi="Times New Roman" w:cs="Times New Roman"/>
          <w:sz w:val="24"/>
          <w:szCs w:val="24"/>
          <w:lang w:val="en-US"/>
        </w:rPr>
        <w:t xml:space="preserve"> </w:t>
      </w:r>
      <w:r w:rsidR="00E66E16">
        <w:rPr>
          <w:rFonts w:ascii="Times New Roman" w:hAnsi="Times New Roman" w:cs="Times New Roman"/>
          <w:sz w:val="24"/>
          <w:szCs w:val="24"/>
          <w:lang w:val="en-US"/>
        </w:rPr>
        <w:t>indication for interaction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 and interpersonal measures</w:t>
      </w:r>
      <w:r w:rsidR="00134C8B">
        <w:rPr>
          <w:rStyle w:val="CommentReference"/>
          <w:rFonts w:ascii="Times New Roman" w:hAnsi="Times New Roman" w:cs="Times New Roman"/>
          <w:sz w:val="24"/>
          <w:szCs w:val="24"/>
          <w:lang w:val="en-US"/>
        </w:rPr>
        <w:t>, with deviations being only in size</w:t>
      </w:r>
      <w:r w:rsidR="003E0E89">
        <w:rPr>
          <w:rStyle w:val="CommentReference"/>
          <w:rFonts w:ascii="Times New Roman" w:hAnsi="Times New Roman" w:cs="Times New Roman"/>
          <w:sz w:val="24"/>
          <w:szCs w:val="24"/>
          <w:lang w:val="en-US"/>
        </w:rPr>
        <w:t xml:space="preserve">. This </w:t>
      </w:r>
      <w:r w:rsidR="00263D89">
        <w:rPr>
          <w:rStyle w:val="CommentReference"/>
          <w:rFonts w:ascii="Times New Roman" w:hAnsi="Times New Roman" w:cs="Times New Roman"/>
          <w:sz w:val="24"/>
          <w:szCs w:val="24"/>
          <w:lang w:val="en-US"/>
        </w:rPr>
        <w:t xml:space="preserve">overall pattern was moderated by </w:t>
      </w:r>
      <w:r w:rsidR="00E66E16">
        <w:rPr>
          <w:rStyle w:val="CommentReference"/>
          <w:rFonts w:ascii="Times New Roman" w:hAnsi="Times New Roman" w:cs="Times New Roman"/>
          <w:sz w:val="24"/>
          <w:szCs w:val="24"/>
          <w:lang w:val="en-US"/>
        </w:rPr>
        <w:t xml:space="preserve">sample gender composition, with more males predicting larger effects. Other </w:t>
      </w:r>
      <w:r w:rsidR="00263D89">
        <w:rPr>
          <w:rStyle w:val="CommentReference"/>
          <w:rFonts w:ascii="Times New Roman" w:hAnsi="Times New Roman" w:cs="Times New Roman"/>
          <w:sz w:val="24"/>
          <w:szCs w:val="24"/>
          <w:lang w:val="en-US"/>
        </w:rPr>
        <w:t xml:space="preserve">structural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(e.g., number of players)</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We concur with prior theorizing that ostracism has a huge 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63B51D1C"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1FE1C95E" w14:textId="3D2F4CB6"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33F6EE2C" w14:textId="77777777" w:rsidR="00C30555" w:rsidRDefault="00C30555" w:rsidP="00444A89">
      <w:pPr>
        <w:spacing w:after="0"/>
        <w:jc w:val="center"/>
        <w:rPr>
          <w:rFonts w:ascii="Times New Roman" w:hAnsi="Times New Roman" w:cs="Times New Roman"/>
          <w:sz w:val="24"/>
          <w:szCs w:val="24"/>
          <w:lang w:val="en-US"/>
        </w:rPr>
      </w:pPr>
    </w:p>
    <w:p w14:paraId="231BCB5A" w14:textId="1B9459ED"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Since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Cheung and Choi</w:t>
      </w:r>
      <w:r w:rsidR="004C0E3C"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introduced the Cyberball game in</w:t>
      </w:r>
      <w:r w:rsidR="002F101B">
        <w:rPr>
          <w:rFonts w:ascii="Times New Roman" w:hAnsi="Times New Roman" w:cs="Times New Roman"/>
          <w:sz w:val="24"/>
          <w:szCs w:val="24"/>
          <w:lang w:val="en-US"/>
        </w:rPr>
        <w:t xml:space="preserve"> social psychological research of ostracism in</w:t>
      </w:r>
      <w:r w:rsidRPr="00F70F0A">
        <w:rPr>
          <w:rFonts w:ascii="Times New Roman" w:hAnsi="Times New Roman" w:cs="Times New Roman"/>
          <w:sz w:val="24"/>
          <w:szCs w:val="24"/>
          <w:lang w:val="en-US"/>
        </w:rPr>
        <w:t xml:space="preserve"> 2000, thousands of people have played it. Cyberball is a virtual ball-tossing game, used to manipulate the degree of social inclusion or ostracism in an experiment.</w:t>
      </w:r>
      <w:r w:rsidR="002F101B">
        <w:rPr>
          <w:rFonts w:ascii="Times New Roman" w:hAnsi="Times New Roman" w:cs="Times New Roman"/>
          <w:sz w:val="24"/>
          <w:szCs w:val="24"/>
          <w:lang w:val="en-US"/>
        </w:rPr>
        <w:t xml:space="preserve"> </w:t>
      </w:r>
      <w:r w:rsidR="009C1A66">
        <w:rPr>
          <w:rFonts w:ascii="Times New Roman" w:hAnsi="Times New Roman" w:cs="Times New Roman"/>
          <w:sz w:val="24"/>
          <w:szCs w:val="24"/>
          <w:lang w:val="en-US"/>
        </w:rPr>
        <w:t>T</w:t>
      </w:r>
      <w:r w:rsidR="002F101B">
        <w:rPr>
          <w:rFonts w:ascii="Times New Roman" w:hAnsi="Times New Roman" w:cs="Times New Roman"/>
          <w:sz w:val="24"/>
          <w:szCs w:val="24"/>
          <w:lang w:val="en-US"/>
        </w:rPr>
        <w:t>his game involv</w:t>
      </w:r>
      <w:r w:rsidR="009C1A66">
        <w:rPr>
          <w:rFonts w:ascii="Times New Roman" w:hAnsi="Times New Roman" w:cs="Times New Roman"/>
          <w:sz w:val="24"/>
          <w:szCs w:val="24"/>
          <w:lang w:val="en-US"/>
        </w:rPr>
        <w:t>es</w:t>
      </w:r>
      <w:r w:rsidR="002F101B">
        <w:rPr>
          <w:rFonts w:ascii="Times New Roman" w:hAnsi="Times New Roman" w:cs="Times New Roman"/>
          <w:sz w:val="24"/>
          <w:szCs w:val="24"/>
          <w:lang w:val="en-US"/>
        </w:rPr>
        <w:t xml:space="preserve"> the participant and two other players</w:t>
      </w:r>
      <w:r w:rsidR="009C1A66">
        <w:rPr>
          <w:rFonts w:ascii="Times New Roman" w:hAnsi="Times New Roman" w:cs="Times New Roman"/>
          <w:sz w:val="24"/>
          <w:szCs w:val="24"/>
          <w:lang w:val="en-US"/>
        </w:rPr>
        <w:t>, portrayed as other participants but is actually the computer program.</w:t>
      </w:r>
      <w:r w:rsidR="002F101B">
        <w:rPr>
          <w:rFonts w:ascii="Times New Roman" w:hAnsi="Times New Roman" w:cs="Times New Roman"/>
          <w:sz w:val="24"/>
          <w:szCs w:val="24"/>
          <w:lang w:val="en-US"/>
        </w:rPr>
        <w:t xml:space="preserve"> </w:t>
      </w:r>
      <w:r w:rsidR="009C1A66">
        <w:rPr>
          <w:rFonts w:ascii="Times New Roman" w:hAnsi="Times New Roman" w:cs="Times New Roman"/>
          <w:sz w:val="24"/>
          <w:szCs w:val="24"/>
          <w:lang w:val="en-US"/>
        </w:rPr>
        <w:t>O</w:t>
      </w:r>
      <w:r w:rsidR="002F101B">
        <w:rPr>
          <w:rFonts w:ascii="Times New Roman" w:hAnsi="Times New Roman" w:cs="Times New Roman"/>
          <w:sz w:val="24"/>
          <w:szCs w:val="24"/>
          <w:lang w:val="en-US"/>
        </w:rPr>
        <w:t xml:space="preserve">stracized 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4C0E3C"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D2013A">
        <w:rPr>
          <w:rFonts w:ascii="Times New Roman" w:hAnsi="Times New Roman" w:cs="Times New Roman"/>
          <w:sz w:val="24"/>
          <w:szCs w:val="24"/>
          <w:lang w:val="en-US"/>
        </w:rPr>
        <w:t>Specifically f</w:t>
      </w:r>
      <w:r w:rsidRPr="00F70F0A">
        <w:rPr>
          <w:rFonts w:ascii="Times New Roman" w:hAnsi="Times New Roman" w:cs="Times New Roman"/>
          <w:sz w:val="24"/>
          <w:szCs w:val="24"/>
          <w:lang w:val="en-US"/>
        </w:rPr>
        <w:t>or ostracism, Cyberball seems to be the major paradigm.</w:t>
      </w:r>
      <w:r w:rsidR="00E06E83">
        <w:rPr>
          <w:rFonts w:ascii="Times New Roman" w:hAnsi="Times New Roman" w:cs="Times New Roman"/>
          <w:sz w:val="24"/>
          <w:szCs w:val="24"/>
          <w:lang w:val="en-US"/>
        </w:rPr>
        <w:t xml:space="preserve"> </w:t>
      </w:r>
      <w:r w:rsidR="00D2013A">
        <w:rPr>
          <w:rFonts w:ascii="Times New Roman" w:hAnsi="Times New Roman" w:cs="Times New Roman"/>
          <w:sz w:val="24"/>
          <w:szCs w:val="24"/>
          <w:lang w:val="en-US"/>
        </w:rPr>
        <w:t>T</w:t>
      </w:r>
      <w:r w:rsidRPr="00F70F0A">
        <w:rPr>
          <w:rFonts w:ascii="Times New Roman" w:hAnsi="Times New Roman" w:cs="Times New Roman"/>
          <w:sz w:val="24"/>
          <w:szCs w:val="24"/>
          <w:lang w:val="en-US"/>
        </w:rPr>
        <w:t>he 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formed the </w:t>
      </w:r>
      <w:r w:rsidR="00D2013A">
        <w:rPr>
          <w:rFonts w:ascii="Times New Roman" w:hAnsi="Times New Roman" w:cs="Times New Roman"/>
          <w:sz w:val="24"/>
          <w:szCs w:val="24"/>
          <w:lang w:val="en-US"/>
        </w:rPr>
        <w:t xml:space="preserve">foundations </w:t>
      </w:r>
      <w:r w:rsidRPr="00F70F0A">
        <w:rPr>
          <w:rFonts w:ascii="Times New Roman" w:hAnsi="Times New Roman" w:cs="Times New Roman"/>
          <w:sz w:val="24"/>
          <w:szCs w:val="24"/>
          <w:lang w:val="en-US"/>
        </w:rPr>
        <w:t xml:space="preserve">of this paper 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 and that over 19,500 participants have played the game.</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the Cyberball paradigm has received much traction in experimental work. In the thirteen years since its introduction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several major developments have been made in the field of social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ostracism.</w:t>
      </w:r>
    </w:p>
    <w:p w14:paraId="7C550C77" w14:textId="5F8C55DB"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271CA1F4" w14:textId="2D58576D" w:rsidR="00E06E83"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Throughout these years social ostracism has culminated in updated theory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(i.e.</w:t>
      </w:r>
      <w:r>
        <w:rPr>
          <w:rFonts w:ascii="Times New Roman" w:hAnsi="Times New Roman" w:cs="Times New Roman"/>
          <w:noProof/>
          <w:sz w:val="24"/>
          <w:szCs w:val="24"/>
          <w:lang w:val="en-US"/>
        </w:rPr>
        <w:t xml:space="preserve">, </w:t>
      </w:r>
      <w:r w:rsidRPr="00F70F0A">
        <w:rPr>
          <w:rFonts w:ascii="Times New Roman" w:hAnsi="Times New Roman" w:cs="Times New Roman"/>
          <w:noProof/>
          <w:sz w:val="24"/>
          <w:szCs w:val="24"/>
          <w:lang w:val="en-US"/>
        </w:rPr>
        <w:t>Williams,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several meta-analyses</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Since the mid-1990s, the interest for this topic is on the rise</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&amp; Jarvis, 2006)</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because of widespread interest in the topic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everybody gets excluded sometime) and because of its soci</w:t>
      </w:r>
      <w:r>
        <w:rPr>
          <w:rFonts w:ascii="Times New Roman" w:hAnsi="Times New Roman" w:cs="Times New Roman"/>
          <w:sz w:val="24"/>
          <w:szCs w:val="24"/>
          <w:lang w:val="en-US"/>
        </w:rPr>
        <w:t xml:space="preserve">etal </w:t>
      </w:r>
      <w:r w:rsidRPr="00F70F0A">
        <w:rPr>
          <w:rFonts w:ascii="Times New Roman" w:hAnsi="Times New Roman" w:cs="Times New Roman"/>
          <w:sz w:val="24"/>
          <w:szCs w:val="24"/>
          <w:lang w:val="en-US"/>
        </w:rPr>
        <w:t>relevance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 the context of school shootings;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Leary, Kowalski, Smith, &amp; Phillips, 2003)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 xml:space="preserve">decreases in mood;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Lustenberger &amp; Jagacinski,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or certain interpersonal behavior</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increases in aggressive behaviors;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Carter-Sowell, Van Dijk, &amp; Williams, 2012</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E06E83">
        <w:rPr>
          <w:rFonts w:ascii="Times New Roman" w:hAnsi="Times New Roman" w:cs="Times New Roman"/>
          <w:sz w:val="24"/>
          <w:szCs w:val="24"/>
          <w:lang w:val="en-US"/>
        </w:rPr>
        <w:t xml:space="preserve"> and varying other constructs, such as behavioral measures</w:t>
      </w:r>
      <w:r w:rsidR="008224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current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effect of being ostracized will be referred to as the ‘ostracism effect.’ </w:t>
      </w:r>
    </w:p>
    <w:p w14:paraId="5985A69C" w14:textId="0F029DBF" w:rsidR="00E76D2C" w:rsidRPr="00F70F0A" w:rsidRDefault="004C0E3C"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(also called ‘immediate’), (2) a reflective stage (also called ‘delayed’) 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unworthiness. In this paper we concern ourselves with the reflexive and reflective stage.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w:t>
      </w:r>
      <w:r w:rsidR="00731737" w:rsidRPr="00F70F0A">
        <w:rPr>
          <w:rFonts w:ascii="Times New Roman" w:hAnsi="Times New Roman" w:cs="Times New Roman"/>
          <w:sz w:val="24"/>
          <w:szCs w:val="24"/>
          <w:lang w:val="en-US"/>
        </w:rPr>
        <w:lastRenderedPageBreak/>
        <w:t xml:space="preserve">diminish and 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7755A0C9" w14:textId="10E26464"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(Cacioppo,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can be restored, or pro-social responses if control cannot be restored.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 xml:space="preserve">found significant negative effects of rejection and ostracism on emotion, mood, and self-esteem, and found indication of moderation by type of rejection manipulation used.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do not find support for the claim that pain due to ostracism is similar to physical pain, as suggested by Eisenberger, Lieberman, and Williams (2003). </w:t>
      </w:r>
    </w:p>
    <w:p w14:paraId="2B06315D" w14:textId="31D3ED6A"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 in different exclusion paradigms, and on fMRI studies, the current meta-analysis limits the paradigm to that of 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investigate the workings of the reflexive and reflective stages but </w:t>
      </w:r>
      <w:r w:rsidRPr="00F70F0A">
        <w:rPr>
          <w:rFonts w:ascii="Times New Roman" w:hAnsi="Times New Roman" w:cs="Times New Roman"/>
          <w:i/>
          <w:sz w:val="24"/>
          <w:szCs w:val="24"/>
          <w:lang w:val="en-US"/>
        </w:rPr>
        <w:t xml:space="preserve">not </w:t>
      </w:r>
      <w:r w:rsidRPr="00F70F0A">
        <w:rPr>
          <w:rFonts w:ascii="Times New Roman" w:hAnsi="Times New Roman" w:cs="Times New Roman"/>
          <w:sz w:val="24"/>
          <w:szCs w:val="24"/>
          <w:lang w:val="en-US"/>
        </w:rPr>
        <w:t>that of the resignation stage.</w:t>
      </w:r>
      <w:r w:rsidR="003C248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More specifically, the current meta-analysis </w:t>
      </w:r>
      <w:r>
        <w:rPr>
          <w:rFonts w:ascii="Times New Roman" w:hAnsi="Times New Roman" w:cs="Times New Roman"/>
          <w:sz w:val="24"/>
          <w:szCs w:val="24"/>
          <w:lang w:val="en-US"/>
        </w:rPr>
        <w:t>considers</w:t>
      </w:r>
      <w:r w:rsidRPr="00F70F0A">
        <w:rPr>
          <w:rFonts w:ascii="Times New Roman" w:hAnsi="Times New Roman" w:cs="Times New Roman"/>
          <w:sz w:val="24"/>
          <w:szCs w:val="24"/>
          <w:lang w:val="en-US"/>
        </w:rPr>
        <w:t xml:space="preserve"> whether the </w:t>
      </w:r>
      <w:r w:rsidR="00EC31F3">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effects of social ostracism decrease over time;</w:t>
      </w:r>
      <w:r>
        <w:rPr>
          <w:rFonts w:ascii="Times New Roman" w:hAnsi="Times New Roman" w:cs="Times New Roman"/>
          <w:sz w:val="24"/>
          <w:szCs w:val="24"/>
          <w:lang w:val="en-US"/>
        </w:rPr>
        <w:t xml:space="preserve"> whether they </w:t>
      </w:r>
      <w:r w:rsidRPr="00F70F0A">
        <w:rPr>
          <w:rFonts w:ascii="Times New Roman" w:hAnsi="Times New Roman" w:cs="Times New Roman"/>
          <w:sz w:val="24"/>
          <w:szCs w:val="24"/>
          <w:lang w:val="en-US"/>
        </w:rPr>
        <w:t>can be moderated, and whether this moderation increases over time.</w:t>
      </w:r>
    </w:p>
    <w:p w14:paraId="27A07775" w14:textId="3047F54B" w:rsidR="00E76D2C" w:rsidRPr="00F70F0A" w:rsidRDefault="00731737" w:rsidP="00C30555">
      <w:pPr>
        <w:spacing w:after="0" w:line="480" w:lineRule="auto"/>
        <w:ind w:left="90"/>
        <w:rPr>
          <w:rFonts w:ascii="Times New Roman" w:hAnsi="Times New Roman" w:cs="Times New Roman"/>
          <w:color w:val="FF0000"/>
          <w:sz w:val="24"/>
          <w:szCs w:val="24"/>
          <w:lang w:val="en-US"/>
        </w:rPr>
      </w:pPr>
      <w:r w:rsidRPr="00F70F0A">
        <w:rPr>
          <w:rFonts w:ascii="Times New Roman" w:hAnsi="Times New Roman" w:cs="Times New Roman"/>
          <w:sz w:val="24"/>
          <w:szCs w:val="24"/>
          <w:lang w:val="en-US"/>
        </w:rPr>
        <w:tab/>
        <w:t>Two elements are central to this meta-analysis: moderation and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operationalization of moderation is straightforward: many experimental designs include a second factor besides the factor related to ostracism, where interaction would indicate moderation</w:t>
      </w:r>
      <w:r w:rsidR="00F610B3">
        <w:rPr>
          <w:rFonts w:ascii="Times New Roman" w:hAnsi="Times New Roman" w:cs="Times New Roman"/>
          <w:sz w:val="24"/>
          <w:szCs w:val="24"/>
          <w:lang w:val="en-US"/>
        </w:rPr>
        <w:t xml:space="preserve"> of the ostracism effect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or example a 2 (social status: ostracized vs. included) by 2 (group: in-group vs. out-group) design, where the ostracism effect is expected to be larger </w:t>
      </w:r>
      <w:r w:rsidRPr="00F70F0A">
        <w:rPr>
          <w:rFonts w:ascii="Times New Roman" w:hAnsi="Times New Roman" w:cs="Times New Roman"/>
          <w:sz w:val="24"/>
          <w:szCs w:val="24"/>
          <w:lang w:val="en-US"/>
        </w:rPr>
        <w:lastRenderedPageBreak/>
        <w:t>for the in-group level than for the out-group level.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 Time was estimated via number of items</w:t>
      </w:r>
      <w:r>
        <w:rPr>
          <w:rFonts w:ascii="Times New Roman" w:hAnsi="Times New Roman" w:cs="Times New Roman"/>
          <w:sz w:val="24"/>
          <w:szCs w:val="24"/>
          <w:lang w:val="en-US"/>
        </w:rPr>
        <w:t xml:space="preserve"> that were administered after ostracism</w:t>
      </w:r>
      <w:r w:rsidRPr="00F70F0A">
        <w:rPr>
          <w:rFonts w:ascii="Times New Roman" w:hAnsi="Times New Roman" w:cs="Times New Roman"/>
          <w:sz w:val="24"/>
          <w:szCs w:val="24"/>
          <w:lang w:val="en-US"/>
        </w:rPr>
        <w:t xml:space="preserve">, which is incorporated in </w:t>
      </w:r>
      <w:r>
        <w:rPr>
          <w:rFonts w:ascii="Times New Roman" w:hAnsi="Times New Roman" w:cs="Times New Roman"/>
          <w:sz w:val="24"/>
          <w:szCs w:val="24"/>
          <w:lang w:val="en-US"/>
        </w:rPr>
        <w:t xml:space="preserve">meta-regression </w:t>
      </w:r>
      <w:r w:rsidRPr="00F70F0A">
        <w:rPr>
          <w:rFonts w:ascii="Times New Roman" w:hAnsi="Times New Roman" w:cs="Times New Roman"/>
          <w:sz w:val="24"/>
          <w:szCs w:val="24"/>
          <w:lang w:val="en-US"/>
        </w:rPr>
        <w:t xml:space="preserve">analyses as a predictor. These elements make it possible to conduct the analyses needed for </w:t>
      </w:r>
      <w:r>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confirmatory hypotheses described later on.</w:t>
      </w:r>
    </w:p>
    <w:p w14:paraId="52137F98" w14:textId="72CFF3F6" w:rsidR="00E76D2C" w:rsidRPr="00F70F0A" w:rsidRDefault="00731737"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W</w:t>
      </w:r>
      <w:r w:rsidRPr="00F70F0A">
        <w:rPr>
          <w:rFonts w:ascii="Times New Roman" w:hAnsi="Times New Roman" w:cs="Times New Roman"/>
          <w:sz w:val="24"/>
          <w:szCs w:val="24"/>
          <w:lang w:val="en-US"/>
        </w:rPr>
        <w:t>e included only randomized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experiments with between-subjects designs that involved the use of the Cyberball paradigm. The main reasons for these inclusion criteria are (1) </w:t>
      </w:r>
      <w:r w:rsidR="0061101C" w:rsidRPr="00F70F0A">
        <w:rPr>
          <w:rFonts w:ascii="Times New Roman" w:hAnsi="Times New Roman" w:cs="Times New Roman"/>
          <w:sz w:val="24"/>
          <w:szCs w:val="24"/>
          <w:lang w:val="en-US"/>
        </w:rPr>
        <w:t>to</w:t>
      </w:r>
      <w:r w:rsidR="0061101C">
        <w:rPr>
          <w:rFonts w:ascii="Times New Roman" w:hAnsi="Times New Roman" w:cs="Times New Roman"/>
          <w:sz w:val="24"/>
          <w:szCs w:val="24"/>
          <w:lang w:val="en-US"/>
        </w:rPr>
        <w:t xml:space="preserve"> </w:t>
      </w:r>
      <w:r w:rsidR="0061101C" w:rsidRPr="00F70F0A">
        <w:rPr>
          <w:rFonts w:ascii="Times New Roman" w:hAnsi="Times New Roman" w:cs="Times New Roman"/>
          <w:sz w:val="24"/>
          <w:szCs w:val="24"/>
          <w:lang w:val="en-US"/>
        </w:rPr>
        <w:t>encompass the typical Cyberball experiment</w:t>
      </w:r>
      <w:r w:rsidRPr="00F70F0A">
        <w:rPr>
          <w:rFonts w:ascii="Times New Roman" w:hAnsi="Times New Roman" w:cs="Times New Roman"/>
          <w:sz w:val="24"/>
          <w:szCs w:val="24"/>
          <w:lang w:val="en-US"/>
        </w:rPr>
        <w:t>, (2)</w:t>
      </w:r>
      <w:r w:rsidR="0061101C" w:rsidRPr="00F70F0A">
        <w:rPr>
          <w:rFonts w:ascii="Times New Roman" w:hAnsi="Times New Roman" w:cs="Times New Roman"/>
          <w:sz w:val="24"/>
          <w:szCs w:val="24"/>
          <w:lang w:val="en-US"/>
        </w:rPr>
        <w:t xml:space="preserve"> to </w:t>
      </w:r>
      <w:r w:rsidR="0061101C">
        <w:rPr>
          <w:rFonts w:ascii="Times New Roman" w:hAnsi="Times New Roman" w:cs="Times New Roman"/>
          <w:sz w:val="24"/>
          <w:szCs w:val="24"/>
          <w:lang w:val="en-US"/>
        </w:rPr>
        <w:t xml:space="preserve">assure </w:t>
      </w:r>
      <w:r w:rsidR="0061101C" w:rsidRPr="00F70F0A">
        <w:rPr>
          <w:rFonts w:ascii="Times New Roman" w:hAnsi="Times New Roman" w:cs="Times New Roman"/>
          <w:sz w:val="24"/>
          <w:szCs w:val="24"/>
          <w:lang w:val="en-US"/>
        </w:rPr>
        <w:t>study quality</w:t>
      </w:r>
      <w:r w:rsidRPr="00F70F0A">
        <w:rPr>
          <w:rFonts w:ascii="Times New Roman" w:hAnsi="Times New Roman" w:cs="Times New Roman"/>
          <w:sz w:val="24"/>
          <w:szCs w:val="24"/>
          <w:lang w:val="en-US"/>
        </w:rPr>
        <w:t>, and (3) to remove the need for within-subjects correction of effect sizes. These criteria were also</w:t>
      </w:r>
      <w:r>
        <w:rPr>
          <w:rFonts w:ascii="Times New Roman" w:hAnsi="Times New Roman" w:cs="Times New Roman"/>
          <w:sz w:val="24"/>
          <w:szCs w:val="24"/>
          <w:lang w:val="en-US"/>
        </w:rPr>
        <w:t xml:space="preserve"> used</w:t>
      </w:r>
      <w:r w:rsidRPr="00F70F0A">
        <w:rPr>
          <w:rFonts w:ascii="Times New Roman" w:hAnsi="Times New Roman" w:cs="Times New Roman"/>
          <w:sz w:val="24"/>
          <w:szCs w:val="24"/>
          <w:lang w:val="en-US"/>
        </w:rPr>
        <w:t xml:space="preserve"> to ensure broad enough criteria to include as many studies as possible to test </w:t>
      </w:r>
      <w:r>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hypotheses, while maintaining</w:t>
      </w:r>
      <w:r>
        <w:rPr>
          <w:rFonts w:ascii="Times New Roman" w:hAnsi="Times New Roman" w:cs="Times New Roman"/>
          <w:sz w:val="24"/>
          <w:szCs w:val="24"/>
          <w:lang w:val="en-US"/>
        </w:rPr>
        <w:t xml:space="preserve"> study </w:t>
      </w:r>
      <w:r w:rsidRPr="00F70F0A">
        <w:rPr>
          <w:rFonts w:ascii="Times New Roman" w:hAnsi="Times New Roman" w:cs="Times New Roman"/>
          <w:sz w:val="24"/>
          <w:szCs w:val="24"/>
          <w:lang w:val="en-US"/>
        </w:rPr>
        <w:t xml:space="preserve">quality. </w:t>
      </w:r>
    </w:p>
    <w:p w14:paraId="5112DDFB" w14:textId="6ABF9D4C"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5BDAD85F" w14:textId="26DE166D"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explore whether specific changes to the Cyberball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will be outlined.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1F24A843" w14:textId="6ACD14E6"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w:t>
      </w:r>
      <w:r w:rsidRPr="00F70F0A">
        <w:rPr>
          <w:rFonts w:ascii="Times New Roman" w:hAnsi="Times New Roman" w:cs="Times New Roman"/>
          <w:sz w:val="24"/>
          <w:szCs w:val="24"/>
          <w:lang w:val="en-US"/>
        </w:rPr>
        <w:lastRenderedPageBreak/>
        <w:t xml:space="preserve">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354BFEA5" w14:textId="3036F5C4"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From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99599A">
        <w:rPr>
          <w:rFonts w:ascii="Times New Roman" w:hAnsi="Times New Roman" w:cs="Times New Roman"/>
          <w:sz w:val="24"/>
          <w:szCs w:val="24"/>
          <w:lang w:val="en-US"/>
        </w:rPr>
        <w:t>Moderation here is operationalized as an interaction in the traditional ANOVA model (see methods).</w:t>
      </w:r>
    </w:p>
    <w:p w14:paraId="14B9508C" w14:textId="12C4DCF9"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players, gender of participant,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and differences between dependent variables</w:t>
      </w:r>
      <w:r w:rsidR="0066375E">
        <w:rPr>
          <w:rFonts w:ascii="Times New Roman" w:hAnsi="Times New Roman" w:cs="Times New Roman"/>
          <w:sz w:val="24"/>
          <w:szCs w:val="24"/>
          <w:lang w:val="en-US"/>
        </w:rPr>
        <w:t xml:space="preserve"> for moderation and robustness, respectively</w:t>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3F74DA4E" w14:textId="75930173" w:rsidR="00E76D2C"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w:t>
      </w:r>
      <w:commentRangeStart w:id="1"/>
      <w:r>
        <w:rPr>
          <w:rFonts w:ascii="Times New Roman" w:hAnsi="Times New Roman" w:cs="Times New Roman"/>
          <w:sz w:val="24"/>
          <w:szCs w:val="24"/>
          <w:lang w:val="en-US"/>
        </w:rPr>
        <w:t xml:space="preserve">Our predictors for this meta-regression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 xml:space="preserve">indicators </w:t>
      </w:r>
      <w:r>
        <w:rPr>
          <w:rFonts w:ascii="Times New Roman" w:hAnsi="Times New Roman" w:cs="Times New Roman"/>
          <w:sz w:val="24"/>
          <w:szCs w:val="24"/>
          <w:lang w:val="en-US"/>
        </w:rPr>
        <w:t xml:space="preserve">(1) </w:t>
      </w:r>
      <w:commentRangeStart w:id="2"/>
      <w:r>
        <w:rPr>
          <w:rFonts w:ascii="Times New Roman" w:hAnsi="Times New Roman" w:cs="Times New Roman"/>
          <w:sz w:val="24"/>
          <w:szCs w:val="24"/>
          <w:lang w:val="en-US"/>
        </w:rPr>
        <w:t>country</w:t>
      </w:r>
      <w:commentRangeEnd w:id="2"/>
      <w:r w:rsidR="00CF7CA3">
        <w:rPr>
          <w:rStyle w:val="CommentReference"/>
        </w:rPr>
        <w:commentReference w:id="2"/>
      </w:r>
      <w:r>
        <w:rPr>
          <w:rFonts w:ascii="Times New Roman" w:hAnsi="Times New Roman" w:cs="Times New Roman"/>
          <w:sz w:val="24"/>
          <w:szCs w:val="24"/>
          <w:lang w:val="en-US"/>
        </w:rPr>
        <w:t xml:space="preserve">, (2) </w:t>
      </w:r>
      <w:commentRangeStart w:id="3"/>
      <w:r>
        <w:rPr>
          <w:rFonts w:ascii="Times New Roman" w:hAnsi="Times New Roman" w:cs="Times New Roman"/>
          <w:sz w:val="24"/>
          <w:szCs w:val="24"/>
          <w:lang w:val="en-US"/>
        </w:rPr>
        <w:t>proportion of male participants</w:t>
      </w:r>
      <w:commentRangeEnd w:id="3"/>
      <w:r w:rsidR="00CF7CA3">
        <w:rPr>
          <w:rStyle w:val="CommentReference"/>
        </w:rPr>
        <w:commentReference w:id="3"/>
      </w:r>
      <w:r>
        <w:rPr>
          <w:rFonts w:ascii="Times New Roman" w:hAnsi="Times New Roman" w:cs="Times New Roman"/>
          <w:sz w:val="24"/>
          <w:szCs w:val="24"/>
          <w:lang w:val="en-US"/>
        </w:rPr>
        <w:t xml:space="preserve">, (3) </w:t>
      </w:r>
      <w:commentRangeStart w:id="4"/>
      <w:r>
        <w:rPr>
          <w:rFonts w:ascii="Times New Roman" w:hAnsi="Times New Roman" w:cs="Times New Roman"/>
          <w:sz w:val="24"/>
          <w:szCs w:val="24"/>
          <w:lang w:val="en-US"/>
        </w:rPr>
        <w:t>mean age</w:t>
      </w:r>
      <w:commentRangeEnd w:id="4"/>
      <w:r w:rsidR="00CF7CA3">
        <w:rPr>
          <w:rStyle w:val="CommentReference"/>
        </w:rPr>
        <w:commentReference w:id="4"/>
      </w:r>
      <w:r>
        <w:rPr>
          <w:rFonts w:ascii="Times New Roman" w:hAnsi="Times New Roman" w:cs="Times New Roman"/>
          <w:sz w:val="24"/>
          <w:szCs w:val="24"/>
          <w:lang w:val="en-US"/>
        </w:rPr>
        <w:t xml:space="preserve">, (4) </w:t>
      </w:r>
      <w:commentRangeStart w:id="5"/>
      <w:r>
        <w:rPr>
          <w:rFonts w:ascii="Times New Roman" w:hAnsi="Times New Roman" w:cs="Times New Roman"/>
          <w:sz w:val="24"/>
          <w:szCs w:val="24"/>
          <w:lang w:val="en-US"/>
        </w:rPr>
        <w:t>number of players in the game</w:t>
      </w:r>
      <w:commentRangeEnd w:id="5"/>
      <w:r w:rsidR="00CF7CA3">
        <w:rPr>
          <w:rStyle w:val="CommentReference"/>
        </w:rPr>
        <w:commentReference w:id="5"/>
      </w:r>
      <w:r>
        <w:rPr>
          <w:rFonts w:ascii="Times New Roman" w:hAnsi="Times New Roman" w:cs="Times New Roman"/>
          <w:sz w:val="24"/>
          <w:szCs w:val="24"/>
          <w:lang w:val="en-US"/>
        </w:rPr>
        <w:t xml:space="preserve">, (5) </w:t>
      </w:r>
      <w:commentRangeStart w:id="6"/>
      <w:r>
        <w:rPr>
          <w:rFonts w:ascii="Times New Roman" w:hAnsi="Times New Roman" w:cs="Times New Roman"/>
          <w:sz w:val="24"/>
          <w:szCs w:val="24"/>
          <w:lang w:val="en-US"/>
        </w:rPr>
        <w:t xml:space="preserve">duration of exclusion </w:t>
      </w:r>
      <w:commentRangeEnd w:id="6"/>
      <w:r w:rsidR="00CF7CA3">
        <w:rPr>
          <w:rStyle w:val="CommentReference"/>
        </w:rPr>
        <w:commentReference w:id="6"/>
      </w:r>
      <w:r>
        <w:rPr>
          <w:rFonts w:ascii="Times New Roman" w:hAnsi="Times New Roman" w:cs="Times New Roman"/>
          <w:sz w:val="24"/>
          <w:szCs w:val="24"/>
          <w:lang w:val="en-US"/>
        </w:rPr>
        <w:t>and (6</w:t>
      </w:r>
      <w:commentRangeStart w:id="7"/>
      <w:r>
        <w:rPr>
          <w:rFonts w:ascii="Times New Roman" w:hAnsi="Times New Roman" w:cs="Times New Roman"/>
          <w:sz w:val="24"/>
          <w:szCs w:val="24"/>
          <w:lang w:val="en-US"/>
        </w:rPr>
        <w:t>) type of fundamental needs scale used</w:t>
      </w:r>
      <w:commentRangeEnd w:id="7"/>
      <w:r w:rsidR="00CF7CA3">
        <w:rPr>
          <w:rStyle w:val="CommentReference"/>
        </w:rPr>
        <w:commentReference w:id="7"/>
      </w:r>
      <w:r>
        <w:rPr>
          <w:rFonts w:ascii="Times New Roman" w:hAnsi="Times New Roman" w:cs="Times New Roman"/>
          <w:sz w:val="24"/>
          <w:szCs w:val="24"/>
          <w:lang w:val="en-US"/>
        </w:rPr>
        <w:t xml:space="preserve">.   </w:t>
      </w:r>
      <w:commentRangeEnd w:id="1"/>
      <w:r>
        <w:rPr>
          <w:rStyle w:val="CommentReference"/>
        </w:rPr>
        <w:commentReference w:id="1"/>
      </w:r>
    </w:p>
    <w:p w14:paraId="00E7BE6D" w14:textId="4E3C4174"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Cyberball paradigm (see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 xml:space="preserve">Van Beest &amp; Williams, 2006; Williams et al., 2000; Zadro, Williams, &amp; </w:t>
      </w:r>
      <w:r w:rsidRPr="00F70F0A">
        <w:rPr>
          <w:rFonts w:ascii="Times New Roman" w:hAnsi="Times New Roman" w:cs="Times New Roman"/>
          <w:noProof/>
          <w:sz w:val="24"/>
          <w:szCs w:val="24"/>
          <w:lang w:val="en-US"/>
        </w:rPr>
        <w:lastRenderedPageBreak/>
        <w:t>Richardson, 2004)</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 </w:t>
      </w:r>
      <w:r w:rsidRPr="00F70F0A">
        <w:rPr>
          <w:rFonts w:ascii="Times New Roman" w:hAnsi="Times New Roman" w:cs="Times New Roman"/>
          <w:sz w:val="24"/>
          <w:szCs w:val="24"/>
          <w:lang w:val="en-US"/>
        </w:rPr>
        <w:t xml:space="preserve"> A more thorough discussion of the psychometric properties of the ‘fundamental needs’ questionnaires will be given in the discussion section. Important to take away is that there are multiple types of measures included in the effect size calculation and subsequently the meta-analysis. This means that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36ADBFD9" w14:textId="7402B89D"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delayed.</w:t>
      </w:r>
      <w:r w:rsidR="009E759C">
        <w:rPr>
          <w:rFonts w:ascii="Times New Roman" w:hAnsi="Times New Roman" w:cs="Times New Roman"/>
          <w:sz w:val="24"/>
          <w:szCs w:val="24"/>
          <w:lang w:val="en-US"/>
        </w:rPr>
        <w:t xml:space="preserve"> </w:t>
      </w:r>
    </w:p>
    <w:p w14:paraId="55811824" w14:textId="557FFE50"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does the ostracism effect diminish over time? 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the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below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 encompassing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 across the board.</w:t>
      </w:r>
    </w:p>
    <w:p w14:paraId="5487EDE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Method</w:t>
      </w:r>
    </w:p>
    <w:p w14:paraId="7DBF8206" w14:textId="3CA84FF5"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36EC13B8" w14:textId="46212859" w:rsidR="00F961BE" w:rsidRDefault="00731737"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only considered experiments </w:t>
      </w:r>
      <w:r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Within-subject designs were excluded, for several reasons. Firstly, 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physiological measurements such as fMRI that</w:t>
      </w:r>
      <w:r w:rsidR="00F961BE">
        <w:rPr>
          <w:rFonts w:ascii="Times New Roman" w:hAnsi="Times New Roman" w:cs="Times New Roman"/>
          <w:sz w:val="24"/>
          <w:szCs w:val="24"/>
          <w:lang w:val="en-US"/>
        </w:rPr>
        <w:t xml:space="preserve"> are beyond the scope of this meta-analysis (see </w:t>
      </w:r>
      <w:r w:rsidR="00F961BE" w:rsidRPr="00F70F0A">
        <w:rPr>
          <w:rFonts w:ascii="Times New Roman" w:hAnsi="Times New Roman" w:cs="Times New Roman"/>
          <w:sz w:val="24"/>
          <w:szCs w:val="24"/>
          <w:lang w:val="en-US"/>
        </w:rPr>
        <w:t>Cacioppo, et. al, 2013)</w:t>
      </w:r>
      <w:r w:rsidR="00F961BE">
        <w:rPr>
          <w:rFonts w:ascii="Times New Roman" w:hAnsi="Times New Roman" w:cs="Times New Roman"/>
          <w:sz w:val="24"/>
          <w:szCs w:val="24"/>
          <w:lang w:val="en-US"/>
        </w:rPr>
        <w:t>. Secondly,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4EE82664" w14:textId="09779C37" w:rsidR="0086030D" w:rsidRDefault="00F961BE"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second inclusion criterion is that experiments </w:t>
      </w:r>
      <w:r w:rsidR="00731737">
        <w:rPr>
          <w:rFonts w:ascii="Times New Roman" w:hAnsi="Times New Roman" w:cs="Times New Roman"/>
          <w:sz w:val="24"/>
          <w:szCs w:val="24"/>
          <w:lang w:val="en-US"/>
        </w:rPr>
        <w:t xml:space="preserve">were required to have a factor that manipulated number of ball tosses obtained by the participants. For this ostracism factor we only considered the condition in which participants were ostracized by all other participants or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4C0E3C"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consider a </w:t>
      </w:r>
      <w:r w:rsidR="00731737" w:rsidRPr="00F70F0A">
        <w:rPr>
          <w:rFonts w:ascii="Times New Roman" w:hAnsi="Times New Roman" w:cs="Times New Roman"/>
          <w:sz w:val="24"/>
          <w:szCs w:val="24"/>
          <w:lang w:val="en-US"/>
        </w:rPr>
        <w:t xml:space="preserve">grouping </w:t>
      </w:r>
      <w:r w:rsidR="00731737">
        <w:rPr>
          <w:rFonts w:ascii="Times New Roman" w:hAnsi="Times New Roman" w:cs="Times New Roman"/>
          <w:sz w:val="24"/>
          <w:szCs w:val="24"/>
          <w:lang w:val="en-US"/>
        </w:rPr>
        <w:t xml:space="preserve">of </w:t>
      </w:r>
      <w:r w:rsidR="00731737" w:rsidRPr="00F70F0A">
        <w:rPr>
          <w:rFonts w:ascii="Times New Roman" w:hAnsi="Times New Roman" w:cs="Times New Roman"/>
          <w:sz w:val="24"/>
          <w:szCs w:val="24"/>
          <w:lang w:val="en-US"/>
        </w:rPr>
        <w:t xml:space="preserve">participants into high- and low neuroticism groups based on a continuous measure of neuroticism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4C0E3C"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In such cases, we used pooled means and standard deviations across these two groups, reducing the design to an ostracism/inclusion design.</w:t>
      </w:r>
    </w:p>
    <w:p w14:paraId="0BCC9FC1" w14:textId="1A13076E"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 Reasons for these inclusion criteria are threefold. First, </w:t>
      </w:r>
      <w:r w:rsidR="0004634D" w:rsidRPr="00F70F0A">
        <w:rPr>
          <w:rFonts w:ascii="Times New Roman" w:hAnsi="Times New Roman" w:cs="Times New Roman"/>
          <w:sz w:val="24"/>
          <w:szCs w:val="24"/>
          <w:lang w:val="en-US"/>
        </w:rPr>
        <w:t xml:space="preserve">most Cyberball experiments take place in such a format, making it encompassing criteria for the purposes of this meta-analysis. </w:t>
      </w:r>
      <w:r w:rsidRPr="00F70F0A">
        <w:rPr>
          <w:rFonts w:ascii="Times New Roman" w:hAnsi="Times New Roman" w:cs="Times New Roman"/>
          <w:sz w:val="24"/>
          <w:szCs w:val="24"/>
          <w:lang w:val="en-US"/>
        </w:rPr>
        <w:t xml:space="preserve">Second,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 xml:space="preserve">inclusion criteria </w:t>
      </w:r>
      <w:r>
        <w:rPr>
          <w:rFonts w:ascii="Times New Roman" w:hAnsi="Times New Roman" w:cs="Times New Roman"/>
          <w:sz w:val="24"/>
          <w:szCs w:val="24"/>
          <w:lang w:val="en-US"/>
        </w:rPr>
        <w:t xml:space="preserve">of only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Third, </w:t>
      </w:r>
      <w:r w:rsidR="0004634D" w:rsidRPr="00F70F0A">
        <w:rPr>
          <w:rFonts w:ascii="Times New Roman" w:hAnsi="Times New Roman" w:cs="Times New Roman"/>
          <w:sz w:val="24"/>
          <w:szCs w:val="24"/>
          <w:lang w:val="en-US"/>
        </w:rPr>
        <w:t xml:space="preserve">these 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 for 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 excluding manipulation checks in this assessment.</w:t>
      </w:r>
    </w:p>
    <w:p w14:paraId="1E357D87" w14:textId="33269722"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051D6BC1" w14:textId="59B958FC"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an encompassing meta-analysis of Cyberball studies, seven search strategies were used in the period of November 2012 through April 2013. These search strategies included 1) database searches, 2) a call for data,</w:t>
      </w:r>
      <w:r w:rsidR="00114AA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4) Google Scholar alerts, 5) citation records, 6) SPSP conference abstracts and 7) personal communication. These will be further explained below.</w:t>
      </w:r>
    </w:p>
    <w:p w14:paraId="54BB7812" w14:textId="07D57C2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databases searched included Web of Knowledge, PubMed, ScienceDirect and Worldcat. The first three cover only published articles, whereas Worldcat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also covers dissertations.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 citation records of the seminal papers by</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4C0E3C" w:rsidRPr="00F70F0A">
        <w:rPr>
          <w:rFonts w:ascii="Times New Roman" w:hAnsi="Times New Roman" w:cs="Times New Roman"/>
          <w:sz w:val="24"/>
          <w:szCs w:val="24"/>
          <w:lang w:val="en-US"/>
        </w:rPr>
        <w:fldChar w:fldCharType="end"/>
      </w:r>
      <w:r w:rsidR="0004634D">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were looked through.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w:t>
      </w:r>
      <w:r w:rsidRPr="00F70F0A">
        <w:rPr>
          <w:rFonts w:ascii="Times New Roman" w:hAnsi="Times New Roman" w:cs="Times New Roman"/>
          <w:sz w:val="24"/>
          <w:szCs w:val="24"/>
          <w:lang w:val="en-US"/>
        </w:rPr>
        <w:lastRenderedPageBreak/>
        <w:t>saved for coding. This literature search summed up to an initial of 2259 hits, of which 152 were selected to be included in the coding.</w:t>
      </w:r>
    </w:p>
    <w:p w14:paraId="36FA23C8"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listservs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Pr="00F70F0A">
        <w:rPr>
          <w:rFonts w:ascii="Times New Roman" w:hAnsi="Times New Roman" w:cs="Times New Roman"/>
          <w:sz w:val="24"/>
          <w:szCs w:val="24"/>
          <w:lang w:val="en-US"/>
        </w:rPr>
        <w:t xml:space="preserve"> were included in the coding procedure.</w:t>
      </w:r>
    </w:p>
    <w:p w14:paraId="353B6FF2"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Kip Williams keeps a list of Cyberball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w:t>
      </w:r>
      <w:r w:rsidRPr="00F70F0A">
        <w:rPr>
          <w:rFonts w:ascii="Times New Roman" w:hAnsi="Times New Roman" w:cs="Times New Roman"/>
          <w:sz w:val="24"/>
          <w:szCs w:val="24"/>
          <w:vertAlign w:val="superscript"/>
          <w:lang w:val="en-US"/>
        </w:rPr>
        <w:t>3</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44426AE9"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 with the authors of the conference abstracts</w:t>
      </w:r>
      <w:r>
        <w:rPr>
          <w:rFonts w:ascii="Times New Roman" w:hAnsi="Times New Roman" w:cs="Times New Roman"/>
          <w:sz w:val="24"/>
          <w:szCs w:val="24"/>
          <w:lang w:val="en-US"/>
        </w:rPr>
        <w:t xml:space="preserve">, leading to </w:t>
      </w:r>
      <w:r w:rsidRPr="00F70F0A">
        <w:rPr>
          <w:rFonts w:ascii="Times New Roman" w:hAnsi="Times New Roman" w:cs="Times New Roman"/>
          <w:sz w:val="24"/>
          <w:szCs w:val="24"/>
          <w:lang w:val="en-US"/>
        </w:rPr>
        <w:t xml:space="preserve">additional studies. Pooled, the personal communication and the conference abstracts yielded 21 hits of which 20 were saved for coding. The seminal paper by Williams and colleagues (2000) was added separately. </w:t>
      </w:r>
    </w:p>
    <w:p w14:paraId="430C37DF" w14:textId="6EF4488E"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examined 205 papers, 107 papers were excluded for a variety of reasons, mainly because of the use of a within-subjects design (52 papers). Also, some papers could not be accessed (5 papers) or could not be included because we did not receive the required data on time (7 papers). Some had other reasons for exclusion (43 papers), such as not introducing data or a dissertation that had data included in a published paper.</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w:t>
      </w:r>
      <w:r w:rsidRPr="00F70F0A">
        <w:rPr>
          <w:rFonts w:ascii="Times New Roman" w:hAnsi="Times New Roman" w:cs="Times New Roman"/>
          <w:sz w:val="24"/>
          <w:szCs w:val="24"/>
          <w:lang w:val="en-US"/>
        </w:rPr>
        <w:lastRenderedPageBreak/>
        <w:t xml:space="preserve">(after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 across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871BEA">
        <w:rPr>
          <w:rFonts w:ascii="Times New Roman" w:hAnsi="Times New Roman" w:cs="Times New Roman"/>
          <w:sz w:val="24"/>
          <w:szCs w:val="24"/>
          <w:lang w:val="en-US"/>
        </w:rPr>
        <w:t>, with mean sample size 98.9 and median sample size 74</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4</w:t>
      </w:r>
    </w:p>
    <w:p w14:paraId="46C84DF0" w14:textId="29C47242"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0D62C78F" w14:textId="3C2D80EA"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first author coded all the studies, of which the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full two-by-two design. </w:t>
      </w:r>
      <w:r w:rsidR="00623D68">
        <w:rPr>
          <w:rFonts w:ascii="Times New Roman" w:hAnsi="Times New Roman" w:cs="Times New Roman"/>
          <w:sz w:val="24"/>
          <w:szCs w:val="24"/>
          <w:lang w:val="en-US"/>
        </w:rPr>
        <w:t xml:space="preserve">The third author checked a random set of 10 studies. </w:t>
      </w:r>
      <w:r w:rsidRPr="00F70F0A">
        <w:rPr>
          <w:rFonts w:ascii="Times New Roman" w:hAnsi="Times New Roman" w:cs="Times New Roman"/>
          <w:sz w:val="24"/>
          <w:szCs w:val="24"/>
          <w:lang w:val="en-US"/>
        </w:rPr>
        <w:t>Due to the amount of studies included in coding (i.e.</w:t>
      </w:r>
      <w:r w:rsidR="007D26AC">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such intercoder agreement was deemed adequate. 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8E647C" w14:textId="2080ABFA" w:rsidR="00E76D2C" w:rsidRDefault="00B3584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731737" w:rsidRPr="00F70F0A">
        <w:rPr>
          <w:rFonts w:ascii="Times New Roman" w:hAnsi="Times New Roman" w:cs="Times New Roman"/>
          <w:sz w:val="24"/>
          <w:szCs w:val="24"/>
          <w:lang w:val="en-US"/>
        </w:rPr>
        <w:t xml:space="preserve">coding scheme </w:t>
      </w:r>
      <w:r>
        <w:rPr>
          <w:rFonts w:ascii="Times New Roman" w:hAnsi="Times New Roman" w:cs="Times New Roman"/>
          <w:sz w:val="24"/>
          <w:szCs w:val="24"/>
          <w:lang w:val="en-US"/>
        </w:rPr>
        <w:t xml:space="preserve">was </w:t>
      </w:r>
      <w:r w:rsidR="00731737" w:rsidRPr="00F70F0A">
        <w:rPr>
          <w:rFonts w:ascii="Times New Roman" w:hAnsi="Times New Roman" w:cs="Times New Roman"/>
          <w:sz w:val="24"/>
          <w:szCs w:val="24"/>
          <w:lang w:val="en-US"/>
        </w:rPr>
        <w:t xml:space="preserve">based on group means and standard deviations for effect size calculation. These statistics were retrieved for both the first and last relevant measure in each study.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Smits, Dolan, Horst, Wicherts, &amp; Timmerman, 2011</w:t>
      </w:r>
      <w:r w:rsidR="00731737" w:rsidRPr="00F70F0A">
        <w:rPr>
          <w:rFonts w:ascii="Times New Roman" w:hAnsi="Times New Roman" w:cs="Times New Roman"/>
          <w:sz w:val="24"/>
          <w:szCs w:val="24"/>
          <w:lang w:val="en-US"/>
        </w:rPr>
        <w:t>). Any additional time reported in the procedure was also coded.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are arbitrarily estimated in a conservative manner to at least take these measures into account at some level. </w:t>
      </w:r>
    </w:p>
    <w:p w14:paraId="6EB1B0FA" w14:textId="7C0CD753"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 type of measure used was coded for in the following general terms: (1) fundamental needs, (2) intrapersonal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coding for the exploratory analyses was done for 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06CBD79C" w14:textId="61CAF662"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many different kinds of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Some measures are expected to show different directions of an ostracism effect. For example</w:t>
      </w:r>
      <w:r>
        <w:rPr>
          <w:rFonts w:ascii="Times New Roman" w:hAnsi="Times New Roman" w:cs="Times New Roman"/>
          <w:sz w:val="24"/>
          <w:szCs w:val="24"/>
          <w:lang w:val="en-US"/>
        </w:rPr>
        <w:t>, 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 when compared</w:t>
      </w:r>
      <w:r>
        <w:rPr>
          <w:rFonts w:ascii="Times New Roman" w:hAnsi="Times New Roman" w:cs="Times New Roman"/>
          <w:sz w:val="24"/>
          <w:szCs w:val="24"/>
          <w:lang w:val="en-US"/>
        </w:rPr>
        <w:t xml:space="preserve"> to</w:t>
      </w:r>
      <w:r w:rsidRPr="00F70F0A">
        <w:rPr>
          <w:rFonts w:ascii="Times New Roman" w:hAnsi="Times New Roman" w:cs="Times New Roman"/>
          <w:sz w:val="24"/>
          <w:szCs w:val="24"/>
          <w:lang w:val="en-US"/>
        </w:rPr>
        <w:t xml:space="preserve"> included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 effects, </w:t>
      </w:r>
      <w:r>
        <w:rPr>
          <w:rFonts w:ascii="Times New Roman" w:hAnsi="Times New Roman" w:cs="Times New Roman"/>
          <w:sz w:val="24"/>
          <w:szCs w:val="24"/>
          <w:lang w:val="en-US"/>
        </w:rPr>
        <w:t xml:space="preserve">we coded the direction of the ostracism effect for the 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w:t>
      </w:r>
      <w:r>
        <w:rPr>
          <w:rFonts w:ascii="Times New Roman" w:hAnsi="Times New Roman" w:cs="Times New Roman"/>
          <w:sz w:val="24"/>
          <w:szCs w:val="24"/>
          <w:lang w:val="en-US"/>
        </w:rPr>
        <w:lastRenderedPageBreak/>
        <w:t xml:space="preserve">either ostracism or inclusion and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C60B25" w:rsidRPr="00C60B25">
        <w:rPr>
          <w:rStyle w:val="CommentReference"/>
          <w:lang w:val="en-US"/>
        </w:rPr>
        <w:t>,</w:t>
      </w:r>
      <w:r>
        <w:rPr>
          <w:rFonts w:ascii="Times New Roman" w:hAnsi="Times New Roman" w:cs="Times New Roman"/>
          <w:sz w:val="24"/>
          <w:szCs w:val="24"/>
          <w:lang w:val="en-US"/>
        </w:rPr>
        <w:t xml:space="preserve"> whereas the 3 and 8 in the left column represent an ostracism effect that is thought to be exacerbated. </w:t>
      </w:r>
      <w:r w:rsidR="00B830F2">
        <w:rPr>
          <w:rFonts w:ascii="Times New Roman" w:hAnsi="Times New Roman" w:cs="Times New Roman"/>
          <w:sz w:val="24"/>
          <w:szCs w:val="24"/>
          <w:lang w:val="en-US"/>
        </w:rPr>
        <w:t xml:space="preserve">An example study is where </w:t>
      </w:r>
      <w:r w:rsidR="00C60B25">
        <w:rPr>
          <w:rFonts w:ascii="Times New Roman" w:hAnsi="Times New Roman" w:cs="Times New Roman"/>
          <w:sz w:val="24"/>
          <w:szCs w:val="24"/>
          <w:lang w:val="en-US"/>
        </w:rPr>
        <w:t xml:space="preserve">(young) 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when compared to young adults </w:t>
      </w:r>
      <w:r w:rsidR="00C60B2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C60B25">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outgroup </w:t>
      </w:r>
      <w:r w:rsidR="008E78E3">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8E78E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8E78E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5EE84C4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32052BE"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6B26F2E9" w14:textId="00C336B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58DB17B9" w14:textId="5017F43D" w:rsidR="00E76D2C" w:rsidRPr="00F70F0A" w:rsidRDefault="00731737" w:rsidP="00C30555">
      <w:pPr>
        <w:spacing w:after="0" w:line="480" w:lineRule="auto"/>
        <w:ind w:firstLine="708"/>
        <w:jc w:val="both"/>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We used Hedges’ g version of the standardized mean differences as the effect size. Hedges’ g corrects for the slightly biased estimate Cohen’s d gives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6829EEB8" w14:textId="70C2F8F6"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moderator.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estimate tau-squared (the (residual) variance), as recommended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an average effect is estimated—</w:t>
      </w:r>
      <w:r w:rsidRPr="00F70F0A">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the ‘true’ effect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2BB7F2DE"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 xml:space="preserve">the mixed-effects model with tau-squared fit at the upperbound value of the 95% confidence interval. </w:t>
      </w:r>
    </w:p>
    <w:p w14:paraId="4AED0950" w14:textId="45558EBA"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A ‘funnel plot’ plots 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xml:space="preserve">. Larger studies have smaller standard errors, and vice versa for smaller studies. Following from a theoretical fluctuation of the population effect size due to sampling variance, a funnel plot should be symmetrical around the estimate effect size. Funnel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many things, including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To this end, we used Egger’s regression test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4C0E3C"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 effect size, and possibly publication bias.</w:t>
      </w:r>
    </w:p>
    <w:p w14:paraId="028B13AA"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ABE8045"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 different effects (all sensitivity analyses can be freely inspected via the files available on OSF).</w:t>
      </w:r>
    </w:p>
    <w:p w14:paraId="794BDFCF" w14:textId="35C0E3AF"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xml:space="preserve">. This includes 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Multiple analyses are needed, because a singular approach would result in a within-subjects design of the meta-analysis, and correlations would be needed to correct for the violation of independent observations. Seeing how these correlations are absent in the coding (due to lack of reporting in papers), the current approach is used. </w:t>
      </w:r>
    </w:p>
    <w:p w14:paraId="6ED5F511" w14:textId="60B3B488"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analysis yield</w:t>
      </w:r>
      <w:r w:rsidR="004C2568">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show</w:t>
      </w:r>
      <w:r>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that ther</w:t>
      </w:r>
      <w:r w:rsidR="004C2568">
        <w:rPr>
          <w:rFonts w:ascii="Times New Roman" w:hAnsi="Times New Roman" w:cs="Times New Roman"/>
          <w:sz w:val="24"/>
          <w:szCs w:val="24"/>
          <w:lang w:val="en-US"/>
        </w:rPr>
        <w:t>e is funnel plot asymmetry, z = -6.14</w:t>
      </w:r>
      <w:r w:rsidRPr="00F70F0A">
        <w:rPr>
          <w:rFonts w:ascii="Times New Roman" w:hAnsi="Times New Roman" w:cs="Times New Roman"/>
          <w:sz w:val="24"/>
          <w:szCs w:val="24"/>
          <w:lang w:val="en-US"/>
        </w:rPr>
        <w:t>, p &lt; .0001, indicative of bias in the estimated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Due to the size of the 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make up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is considered a large effect (Cohen, 1988)</w:t>
      </w:r>
      <w:r w:rsidRPr="00F70F0A">
        <w:rPr>
          <w:rFonts w:ascii="Times New Roman" w:hAnsi="Times New Roman" w:cs="Times New Roman"/>
          <w:sz w:val="24"/>
          <w:szCs w:val="24"/>
          <w:lang w:val="en-US"/>
        </w:rPr>
        <w:t>.</w:t>
      </w:r>
    </w:p>
    <w:p w14:paraId="21278A88" w14:textId="30CD7AC6"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 Estimated time in seconds did not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We 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with moderator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291.18 seconds), ostracized participants on average score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04FA58E7" w14:textId="464606D4"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It thus seems that there is an </w:t>
      </w:r>
      <w:r w:rsidRPr="00F70F0A">
        <w:rPr>
          <w:rFonts w:ascii="Times New Roman" w:hAnsi="Times New Roman" w:cs="Times New Roman"/>
          <w:sz w:val="24"/>
          <w:szCs w:val="24"/>
          <w:lang w:val="en-US"/>
        </w:rPr>
        <w:t>effect of ostracism on both the first and last measures, of which the latter is</w:t>
      </w:r>
      <w:r>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moderated by time</w:t>
      </w:r>
      <w:r>
        <w:rPr>
          <w:rFonts w:ascii="Times New Roman" w:hAnsi="Times New Roman" w:cs="Times New Roman"/>
          <w:sz w:val="24"/>
          <w:szCs w:val="24"/>
          <w:lang w:val="en-US"/>
        </w:rPr>
        <w:t xml:space="preserve"> in our analysis</w:t>
      </w:r>
      <w:r w:rsidRPr="00F70F0A">
        <w:rPr>
          <w:rFonts w:ascii="Times New Roman" w:hAnsi="Times New Roman" w:cs="Times New Roman"/>
          <w:sz w:val="24"/>
          <w:szCs w:val="24"/>
          <w:lang w:val="en-US"/>
        </w:rPr>
        <w:t>. The ostracism effect over time is alternatively inspected via confidence intervals.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Comparing the 95% confidence intervals for </w:t>
      </w:r>
      <w:r w:rsidRPr="00F70F0A">
        <w:rPr>
          <w:rFonts w:ascii="Times New Roman" w:hAnsi="Times New Roman" w:cs="Times New Roman"/>
          <w:sz w:val="24"/>
          <w:szCs w:val="24"/>
          <w:lang w:val="en-US"/>
        </w:rPr>
        <w:lastRenderedPageBreak/>
        <w:t>the average ostracism effect on the first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and on the last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shows that these do not overlap.</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 a difference is present and C</w:t>
      </w:r>
      <w:r>
        <w:rPr>
          <w:rFonts w:ascii="Times New Roman" w:hAnsi="Times New Roman" w:cs="Times New Roman"/>
          <w:sz w:val="24"/>
          <w:szCs w:val="24"/>
          <w:lang w:val="en-US"/>
        </w:rPr>
        <w:t>I</w:t>
      </w:r>
      <w:r w:rsidRPr="00F70F0A">
        <w:rPr>
          <w:rFonts w:ascii="Times New Roman" w:hAnsi="Times New Roman" w:cs="Times New Roman"/>
          <w:sz w:val="24"/>
          <w:szCs w:val="24"/>
          <w:lang w:val="en-US"/>
        </w:rPr>
        <w:t>s sugges</w:t>
      </w:r>
      <w:r>
        <w:rPr>
          <w:rFonts w:ascii="Times New Roman" w:hAnsi="Times New Roman" w:cs="Times New Roman"/>
          <w:sz w:val="24"/>
          <w:szCs w:val="24"/>
          <w:lang w:val="en-US"/>
        </w:rPr>
        <w:t>t</w:t>
      </w:r>
      <w:r w:rsidRPr="00F70F0A">
        <w:rPr>
          <w:rFonts w:ascii="Times New Roman" w:hAnsi="Times New Roman" w:cs="Times New Roman"/>
          <w:sz w:val="24"/>
          <w:szCs w:val="24"/>
          <w:lang w:val="en-US"/>
        </w:rPr>
        <w:t xml:space="preserve"> that the average ostracism effect is smaller for the last measure.</w:t>
      </w:r>
    </w:p>
    <w:p w14:paraId="13315310" w14:textId="0DA18D64"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ed ostracism and at least one other independent variable.</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52) shows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no heterogeneity,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average interaction effect was found, Δd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p>
    <w:p w14:paraId="664C48AE" w14:textId="20A2C510"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46), the mixed-effects model (with estimated time as predictor) for the interaction effect 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xml:space="preserve">]. The regression test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F15DFE">
        <w:rPr>
          <w:rFonts w:ascii="Times New Roman" w:hAnsi="Times New Roman" w:cs="Times New Roman"/>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xml:space="preserve">However, sensitivity analyses show that this interaction </w:t>
      </w:r>
      <w:r w:rsidR="00A95997">
        <w:rPr>
          <w:rFonts w:ascii="Times New Roman" w:hAnsi="Times New Roman" w:cs="Times New Roman"/>
          <w:i/>
          <w:sz w:val="24"/>
          <w:szCs w:val="24"/>
          <w:lang w:val="en-US"/>
        </w:rPr>
        <w:t xml:space="preserve">is </w:t>
      </w:r>
      <w:r w:rsidR="00A95997">
        <w:rPr>
          <w:rFonts w:ascii="Times New Roman" w:hAnsi="Times New Roman" w:cs="Times New Roman"/>
          <w:sz w:val="24"/>
          <w:szCs w:val="24"/>
          <w:lang w:val="en-US"/>
        </w:rPr>
        <w:t xml:space="preserve">significant when we remove three outliers based on studentized residuals, </w:t>
      </w:r>
      <w:r w:rsidR="00A95997" w:rsidRPr="00F70F0A">
        <w:rPr>
          <w:rFonts w:ascii="Times New Roman" w:hAnsi="Times New Roman" w:cs="Times New Roman"/>
          <w:sz w:val="24"/>
          <w:szCs w:val="24"/>
        </w:rPr>
        <w:t>Δ</w:t>
      </w:r>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stays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xml:space="preserve">. This indicates that </w:t>
      </w:r>
      <w:r w:rsidR="00A95997">
        <w:rPr>
          <w:rFonts w:ascii="Times New Roman" w:hAnsi="Times New Roman" w:cs="Times New Roman"/>
          <w:sz w:val="24"/>
          <w:szCs w:val="24"/>
          <w:lang w:val="en-US"/>
        </w:rPr>
        <w:lastRenderedPageBreak/>
        <w:t>the non-significant interaction effect is sensitive to outliers in the data, and conclusions based on p-values alone</w:t>
      </w:r>
      <w:r w:rsidR="001F7AEF">
        <w:rPr>
          <w:rFonts w:ascii="Times New Roman" w:hAnsi="Times New Roman" w:cs="Times New Roman"/>
          <w:sz w:val="24"/>
          <w:szCs w:val="24"/>
          <w:lang w:val="en-US"/>
        </w:rPr>
        <w:t xml:space="preserve"> do not give the full picture. </w:t>
      </w:r>
    </w:p>
    <w:p w14:paraId="178D1A13" w14:textId="6F7A4068"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To see whether the interaction decreases 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Given the overlap of </w:t>
      </w:r>
      <w:r w:rsidRPr="00F70F0A">
        <w:rPr>
          <w:rFonts w:ascii="Times New Roman" w:hAnsi="Times New Roman" w:cs="Times New Roman"/>
          <w:sz w:val="24"/>
          <w:szCs w:val="24"/>
          <w:lang w:val="en-US"/>
        </w:rPr>
        <w:t>these CIs, there is no indication for decrease in the moderation across the measures examined</w:t>
      </w:r>
      <w:r w:rsidR="00A95997">
        <w:rPr>
          <w:rFonts w:ascii="Times New Roman" w:hAnsi="Times New Roman" w:cs="Times New Roman"/>
          <w:sz w:val="24"/>
          <w:szCs w:val="24"/>
          <w:lang w:val="en-US"/>
        </w:rPr>
        <w:t>, even though the conclusions based on traditional significance do differ</w:t>
      </w:r>
      <w:r w:rsidRPr="00F70F0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This indicates, just like the sensitivity analyses, that the reliance on p-values alone is insufficient in this setting and precision needs to be taken into account more so. </w:t>
      </w:r>
    </w:p>
    <w:p w14:paraId="73A9A62B" w14:textId="39ADAE78"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(i.e., no moderation level) </w:t>
      </w:r>
      <w:r w:rsidR="00C012C6" w:rsidRPr="00C012C6">
        <w:rPr>
          <w:rFonts w:ascii="Times New Roman" w:hAnsi="Times New Roman" w:cs="Times New Roman"/>
          <w:i/>
          <w:sz w:val="24"/>
          <w:szCs w:val="24"/>
          <w:lang w:val="en-US"/>
        </w:rPr>
        <w:t>are</w:t>
      </w:r>
      <w:r w:rsidR="00C012C6">
        <w:rPr>
          <w:rFonts w:ascii="Times New Roman" w:hAnsi="Times New Roman" w:cs="Times New Roman"/>
          <w:sz w:val="24"/>
          <w:szCs w:val="24"/>
          <w:lang w:val="en-US"/>
        </w:rPr>
        <w:t xml:space="preserve"> 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 simple effect of ostracism within the moderated level shows that 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AA7236">
        <w:rPr>
          <w:rFonts w:ascii="Times New Roman" w:hAnsi="Times New Roman" w:cs="Times New Roman"/>
          <w:sz w:val="24"/>
          <w:szCs w:val="24"/>
          <w:lang w:val="en-US"/>
        </w:rPr>
        <w:t>.</w:t>
      </w:r>
    </w:p>
    <w:p w14:paraId="6313DD8C" w14:textId="60BFBFE4" w:rsidR="00AA7236" w:rsidRPr="00C012C6" w:rsidRDefault="0076527D"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Inspecting the moderator effect within the levels of the ostracism factor, show</w:t>
      </w:r>
      <w:r w:rsidR="00BD5CC7">
        <w:rPr>
          <w:rFonts w:ascii="Times New Roman" w:hAnsi="Times New Roman" w:cs="Times New Roman"/>
          <w:sz w:val="24"/>
          <w:szCs w:val="24"/>
          <w:lang w:val="en-US"/>
        </w:rPr>
        <w:t>s</w:t>
      </w:r>
      <w:r>
        <w:rPr>
          <w:rFonts w:ascii="Times New Roman" w:hAnsi="Times New Roman" w:cs="Times New Roman"/>
          <w:sz w:val="24"/>
          <w:szCs w:val="24"/>
          <w:lang w:val="en-US"/>
        </w:rPr>
        <w:t xml:space="preserve"> that this is indeed the case. Within the ostracism level, the estimated 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Pr>
          <w:rFonts w:ascii="Times New Roman" w:hAnsi="Times New Roman" w:cs="Times New Roman"/>
          <w:sz w:val="24"/>
          <w:szCs w:val="24"/>
          <w:lang w:val="en-US"/>
        </w:rPr>
        <w:t>), and 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Pr>
          <w:rFonts w:ascii="Times New Roman" w:hAnsi="Times New Roman" w:cs="Times New Roman"/>
          <w:sz w:val="24"/>
          <w:szCs w:val="24"/>
          <w:lang w:val="en-US"/>
        </w:rPr>
        <w:t>). This indicates that there is an effect of the moderator on the first measure, which can be qualified as the moderated group scoring higher than the non-moderated group.</w:t>
      </w:r>
      <w:r w:rsidR="00911603">
        <w:rPr>
          <w:rFonts w:ascii="Times New Roman" w:hAnsi="Times New Roman" w:cs="Times New Roman"/>
          <w:sz w:val="24"/>
          <w:szCs w:val="24"/>
          <w:lang w:val="en-US"/>
        </w:rPr>
        <w:t xml:space="preserve"> For the inclusion level, the simple moderator </w:t>
      </w:r>
      <w:r w:rsidR="00911603">
        <w:rPr>
          <w:rFonts w:ascii="Times New Roman" w:hAnsi="Times New Roman" w:cs="Times New Roman"/>
          <w:sz w:val="24"/>
          <w:szCs w:val="24"/>
          <w:lang w:val="en-US"/>
        </w:rPr>
        <w:lastRenderedPageBreak/>
        <w:t>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A7CA5">
        <w:rPr>
          <w:rFonts w:ascii="Times New Roman" w:hAnsi="Times New Roman" w:cs="Times New Roman"/>
          <w:sz w:val="24"/>
          <w:szCs w:val="24"/>
          <w:lang w:val="en-US"/>
        </w:rPr>
        <w:t>), indicating that the moderator</w:t>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surprisingly</w:t>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has a fully reversed effect on the included level, where the moderated score lower than the non-moderated within the inclusion level.</w:t>
      </w:r>
      <w:r w:rsidR="00C36012">
        <w:rPr>
          <w:rFonts w:ascii="Times New Roman" w:hAnsi="Times New Roman" w:cs="Times New Roman"/>
          <w:sz w:val="24"/>
          <w:szCs w:val="24"/>
          <w:lang w:val="en-US"/>
        </w:rPr>
        <w:t xml:space="preserve"> These analyses thus indicate the significant impact the moderator level has on the first measure for the ostracism level, and on both measures for the inclusion level. </w:t>
      </w:r>
    </w:p>
    <w:p w14:paraId="4E4563C1" w14:textId="6CEAA976"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were analyzed for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results.</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731737" w:rsidRPr="00F70F0A">
        <w:rPr>
          <w:rFonts w:ascii="Times New Roman" w:hAnsi="Times New Roman" w:cs="Times New Roman"/>
          <w:sz w:val="24"/>
          <w:szCs w:val="24"/>
          <w:lang w:val="en-US"/>
        </w:rPr>
        <w:t>inspect</w:t>
      </w:r>
      <w:r w:rsidR="0076527D">
        <w:rPr>
          <w:rFonts w:ascii="Times New Roman" w:hAnsi="Times New Roman" w:cs="Times New Roman"/>
          <w:sz w:val="24"/>
          <w:szCs w:val="24"/>
          <w:lang w:val="en-US"/>
        </w:rPr>
        <w:t>ed</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whether v</w:t>
      </w:r>
      <w:r w:rsidR="00731737" w:rsidRPr="00F70F0A">
        <w:rPr>
          <w:rFonts w:ascii="Times New Roman" w:hAnsi="Times New Roman" w:cs="Times New Roman"/>
          <w:sz w:val="24"/>
          <w:szCs w:val="24"/>
          <w:lang w:val="en-US"/>
        </w:rPr>
        <w:t>ariability in a 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550780C5" w14:textId="01AA0B8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To inspect how robust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t>
      </w:r>
      <w:r w:rsidR="0073067A">
        <w:rPr>
          <w:rFonts w:ascii="Times New Roman" w:hAnsi="Times New Roman" w:cs="Times New Roman"/>
          <w:sz w:val="24"/>
          <w:szCs w:val="24"/>
          <w:lang w:val="en-US"/>
        </w:rPr>
        <w:t>are</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The analyses for the different measures are conducted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04440A17" w14:textId="58ACA62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Comparing the results within each panel, shows whether the overall results are robust and representative of all subsets, or whether there are nuances per type of measure. The main differences can be noted in panels (1), (2) and (5). The first and second panels indicate that the effect of ostracism within both moderator levels is stronger for the subset of </w:t>
      </w:r>
      <w:r>
        <w:rPr>
          <w:rFonts w:ascii="Times New Roman" w:hAnsi="Times New Roman" w:cs="Times New Roman"/>
          <w:sz w:val="24"/>
          <w:szCs w:val="24"/>
          <w:lang w:val="en-US"/>
        </w:rPr>
        <w:lastRenderedPageBreak/>
        <w:t xml:space="preserve">fundamental needs measures, and weaker for interpersonal measures. 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are more subject to moderation effects, whereas the effects of ostracism on fundamental needs is larger initially</w:t>
      </w:r>
      <w:r>
        <w:rPr>
          <w:rFonts w:ascii="Times New Roman" w:hAnsi="Times New Roman" w:cs="Times New Roman"/>
          <w:sz w:val="24"/>
          <w:szCs w:val="24"/>
          <w:lang w:val="en-US"/>
        </w:rPr>
        <w:t>.</w:t>
      </w:r>
    </w:p>
    <w:p w14:paraId="129C2C53" w14:textId="5527CF72"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r w:rsidR="00B0101C">
        <w:rPr>
          <w:rFonts w:ascii="Times New Roman" w:hAnsi="Times New Roman" w:cs="Times New Roman"/>
          <w:sz w:val="24"/>
          <w:szCs w:val="24"/>
          <w:lang w:val="en-US"/>
        </w:rPr>
        <w:t xml:space="preserve">country,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 xml:space="preserve">(5) length of the game and (6) </w:t>
      </w:r>
      <w:r w:rsidRPr="00F70F0A">
        <w:rPr>
          <w:rFonts w:ascii="Times New Roman" w:hAnsi="Times New Roman" w:cs="Times New Roman"/>
          <w:sz w:val="24"/>
          <w:szCs w:val="24"/>
          <w:lang w:val="en-US"/>
        </w:rPr>
        <w:t>type of needs scale referenced.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40</w:t>
      </w:r>
      <w:r w:rsidRPr="00F70F0A">
        <w:rPr>
          <w:rFonts w:ascii="Times New Roman" w:hAnsi="Times New Roman" w:cs="Times New Roman"/>
          <w:sz w:val="24"/>
          <w:szCs w:val="24"/>
          <w:lang w:val="en-US"/>
        </w:rPr>
        <w:t xml:space="preserve">) = </w:t>
      </w:r>
      <w:r w:rsidR="009F6162">
        <w:rPr>
          <w:rFonts w:ascii="Times New Roman" w:hAnsi="Times New Roman" w:cs="Times New Roman"/>
          <w:sz w:val="24"/>
          <w:szCs w:val="24"/>
          <w:lang w:val="en-US"/>
        </w:rPr>
        <w:t>495</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9F6162">
        <w:rPr>
          <w:rFonts w:ascii="Times New Roman" w:hAnsi="Times New Roman" w:cs="Times New Roman"/>
          <w:sz w:val="24"/>
          <w:szCs w:val="24"/>
          <w:lang w:val="en-US"/>
        </w:rPr>
        <w:t>89</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9F6162">
        <w:rPr>
          <w:rFonts w:ascii="Times New Roman" w:hAnsi="Times New Roman" w:cs="Times New Roman"/>
          <w:sz w:val="24"/>
          <w:szCs w:val="24"/>
          <w:lang w:val="en-US"/>
        </w:rPr>
        <w:t>58</w:t>
      </w:r>
      <w:r>
        <w:rPr>
          <w:rFonts w:ascii="Times New Roman" w:hAnsi="Times New Roman" w:cs="Times New Roman"/>
          <w:sz w:val="24"/>
          <w:szCs w:val="24"/>
          <w:lang w:val="en-US"/>
        </w:rPr>
        <w:t xml:space="preserve">, </w:t>
      </w:r>
      <w:r w:rsidR="009F6162">
        <w:rPr>
          <w:rFonts w:ascii="Times New Roman" w:hAnsi="Times New Roman" w:cs="Times New Roman"/>
          <w:sz w:val="24"/>
          <w:szCs w:val="24"/>
          <w:lang w:val="en-US"/>
        </w:rPr>
        <w:t>1.51</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Pr="00F70F0A">
        <w:rPr>
          <w:rFonts w:ascii="Times New Roman" w:hAnsi="Times New Roman" w:cs="Times New Roman"/>
          <w:sz w:val="24"/>
          <w:szCs w:val="24"/>
          <w:lang w:val="en-US"/>
        </w:rPr>
        <w:t xml:space="preserve">(6) = </w:t>
      </w:r>
      <w:r w:rsidR="009F6162">
        <w:rPr>
          <w:rFonts w:ascii="Times New Roman" w:hAnsi="Times New Roman" w:cs="Times New Roman"/>
          <w:sz w:val="24"/>
          <w:szCs w:val="24"/>
          <w:lang w:val="en-US"/>
        </w:rPr>
        <w:t>8.92</w:t>
      </w:r>
      <w:r w:rsidRPr="00F70F0A">
        <w:rPr>
          <w:rFonts w:ascii="Times New Roman" w:hAnsi="Times New Roman" w:cs="Times New Roman"/>
          <w:sz w:val="24"/>
          <w:szCs w:val="24"/>
          <w:lang w:val="en-US"/>
        </w:rPr>
        <w:t>, p = .</w:t>
      </w:r>
      <w:r w:rsidR="009F6162">
        <w:rPr>
          <w:rFonts w:ascii="Times New Roman" w:hAnsi="Times New Roman" w:cs="Times New Roman"/>
          <w:sz w:val="24"/>
          <w:szCs w:val="24"/>
          <w:lang w:val="en-US"/>
        </w:rPr>
        <w:t>178</w:t>
      </w:r>
      <w:r w:rsidRPr="00F70F0A">
        <w:rPr>
          <w:rFonts w:ascii="Times New Roman" w:hAnsi="Times New Roman" w:cs="Times New Roman"/>
          <w:sz w:val="24"/>
          <w:szCs w:val="24"/>
          <w:lang w:val="en-US"/>
        </w:rPr>
        <w:t>. Inspecting the predictors individually also showed no indication for moderation (</w:t>
      </w:r>
      <w:r w:rsidRPr="00F70F0A">
        <w:rPr>
          <w:rFonts w:ascii="Times New Roman" w:hAnsi="Times New Roman" w:cs="Times New Roman"/>
          <w:i/>
          <w:sz w:val="24"/>
          <w:szCs w:val="24"/>
          <w:lang w:val="en-US"/>
        </w:rPr>
        <w:t>p</w:t>
      </w:r>
      <w:r w:rsidRPr="00F70F0A">
        <w:rPr>
          <w:rFonts w:ascii="Times New Roman" w:hAnsi="Times New Roman" w:cs="Times New Roman"/>
          <w:sz w:val="24"/>
          <w:szCs w:val="24"/>
          <w:lang w:val="en-US"/>
        </w:rPr>
        <w:t>s</w:t>
      </w:r>
      <w:r w:rsidR="006334A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&gt; .</w:t>
      </w:r>
      <w:r w:rsidR="009F6162">
        <w:rPr>
          <w:rFonts w:ascii="Times New Roman" w:hAnsi="Times New Roman" w:cs="Times New Roman"/>
          <w:sz w:val="24"/>
          <w:szCs w:val="24"/>
          <w:lang w:val="en-US"/>
        </w:rPr>
        <w:t>264</w:t>
      </w:r>
      <w:r w:rsidR="00F70F9F">
        <w:rPr>
          <w:rFonts w:ascii="Times New Roman" w:hAnsi="Times New Roman" w:cs="Times New Roman"/>
          <w:sz w:val="24"/>
          <w:szCs w:val="24"/>
          <w:lang w:val="en-US"/>
        </w:rPr>
        <w:t>; see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except for the gender composition of the sample, b = 1.87, p = .043, 95% CI [0.06, 3.68]</w:t>
      </w:r>
      <w:r w:rsidR="00C204A0">
        <w:rPr>
          <w:rFonts w:ascii="Times New Roman" w:hAnsi="Times New Roman" w:cs="Times New Roman"/>
          <w:sz w:val="24"/>
          <w:szCs w:val="24"/>
          <w:lang w:val="en-US"/>
        </w:rPr>
        <w:t>, where higher scores are accompanied by more males in the sample</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It is noteworthy that the different types of need scales </w:t>
      </w:r>
      <w:r w:rsidR="009657C1">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"(Van Beest &amp; Williams, 2006; Williams, 2009; Zadro et al., 2004)", "previouslyFormattedCitation" : "(Van Beest &amp; Williams, 2006; K.D. Williams, 2009; Zadro et al., 2004)" }, "properties" : { "noteIndex" : 0 }, "schema" : "https://github.com/citation-style-language/schema/raw/master/csl-citation.json" }</w:instrText>
      </w:r>
      <w:r w:rsidR="009657C1">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predict effect sizes, showing psychometric convergence among the three scales (but not necessarily validity). </w:t>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very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However, even </w:t>
      </w:r>
      <w:r w:rsidR="00C204A0">
        <w:rPr>
          <w:rFonts w:ascii="Times New Roman" w:hAnsi="Times New Roman" w:cs="Times New Roman"/>
          <w:sz w:val="24"/>
          <w:szCs w:val="24"/>
          <w:lang w:val="en-US"/>
        </w:rPr>
        <w:t>still proportion of males showed significant positive prediction of the effect size, albeit with little precision in the estimate. In sum, the data suggest that proportion of males in a study matters for the effect size found, but that the exact degree to which is unclear.</w:t>
      </w:r>
    </w:p>
    <w:p w14:paraId="0C5D1E0F" w14:textId="7B9843B8"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to </w:t>
      </w:r>
      <w:r w:rsidR="00B0101C">
        <w:rPr>
          <w:rFonts w:ascii="Times New Roman" w:hAnsi="Times New Roman" w:cs="Times New Roman"/>
          <w:sz w:val="24"/>
          <w:szCs w:val="24"/>
          <w:lang w:val="en-US"/>
        </w:rPr>
        <w:t xml:space="preserve">try and </w:t>
      </w:r>
      <w:r w:rsidR="00731737">
        <w:rPr>
          <w:rFonts w:ascii="Times New Roman" w:hAnsi="Times New Roman" w:cs="Times New Roman"/>
          <w:sz w:val="24"/>
          <w:szCs w:val="24"/>
          <w:lang w:val="en-US"/>
        </w:rPr>
        <w:t xml:space="preserve">establish </w:t>
      </w:r>
      <w:r w:rsidR="00731737" w:rsidRPr="00F70F0A">
        <w:rPr>
          <w:rFonts w:ascii="Times New Roman" w:hAnsi="Times New Roman" w:cs="Times New Roman"/>
          <w:sz w:val="24"/>
          <w:szCs w:val="24"/>
          <w:lang w:val="en-US"/>
        </w:rPr>
        <w:t xml:space="preserve">a more homogenous subset of studies. As was seen in the analysis of the </w:t>
      </w:r>
      <w:r w:rsidR="00B0101C">
        <w:rPr>
          <w:rFonts w:ascii="Times New Roman" w:hAnsi="Times New Roman" w:cs="Times New Roman"/>
          <w:sz w:val="24"/>
          <w:szCs w:val="24"/>
          <w:lang w:val="en-US"/>
        </w:rPr>
        <w:t xml:space="preserve">simple </w:t>
      </w:r>
      <w:r w:rsidR="00731737" w:rsidRPr="00F70F0A">
        <w:rPr>
          <w:rFonts w:ascii="Times New Roman" w:hAnsi="Times New Roman" w:cs="Times New Roman"/>
          <w:sz w:val="24"/>
          <w:szCs w:val="24"/>
          <w:lang w:val="en-US"/>
        </w:rPr>
        <w:t xml:space="preserve">ostracism effect </w:t>
      </w:r>
      <w:r w:rsidR="00731737" w:rsidRPr="00F70F0A">
        <w:rPr>
          <w:rFonts w:ascii="Times New Roman" w:hAnsi="Times New Roman" w:cs="Times New Roman"/>
          <w:sz w:val="24"/>
          <w:szCs w:val="24"/>
          <w:lang w:val="en-US"/>
        </w:rPr>
        <w:lastRenderedPageBreak/>
        <w:t xml:space="preserve">on the first measure, heterogeneity made up </w:t>
      </w:r>
      <w:r w:rsidR="00731737">
        <w:rPr>
          <w:rFonts w:ascii="Times New Roman" w:hAnsi="Times New Roman" w:cs="Times New Roman"/>
          <w:sz w:val="24"/>
          <w:szCs w:val="24"/>
          <w:lang w:val="en-US"/>
        </w:rPr>
        <w:t>9</w:t>
      </w:r>
      <w:r w:rsidR="00511854">
        <w:rPr>
          <w:rFonts w:ascii="Times New Roman" w:hAnsi="Times New Roman" w:cs="Times New Roman"/>
          <w:sz w:val="24"/>
          <w:szCs w:val="24"/>
          <w:lang w:val="en-US"/>
        </w:rPr>
        <w:t>3</w:t>
      </w:r>
      <w:r w:rsidR="00731737" w:rsidRPr="00F70F0A">
        <w:rPr>
          <w:rFonts w:ascii="Times New Roman" w:hAnsi="Times New Roman" w:cs="Times New Roman"/>
          <w:sz w:val="24"/>
          <w:szCs w:val="24"/>
          <w:lang w:val="en-US"/>
        </w:rPr>
        <w:t>% of the variability. A subset of typical Cyberball studies was selected to further understand heterogeneity in outcomes. This type of study was defined as having 3 players in the game, 30 throws, lasting less than five minutes and measuring fundamental needs (single or composite). Performing a meta-analysis on these ‘typical Cyberball studies’ (</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92% of the total variability is ascribable to heterogeneity in the effect sizes, </w:t>
      </w:r>
      <w:r w:rsidR="00731737" w:rsidRPr="00F70F0A">
        <w:rPr>
          <w:rFonts w:ascii="Times New Roman" w:hAnsi="Times New Roman" w:cs="Times New Roman"/>
          <w:sz w:val="24"/>
          <w:szCs w:val="24"/>
          <w:lang w:val="en-US"/>
        </w:rPr>
        <w:t xml:space="preserve">even in this substantively homogenous subset of studies. </w:t>
      </w:r>
      <w:r>
        <w:rPr>
          <w:rFonts w:ascii="Times New Roman" w:hAnsi="Times New Roman" w:cs="Times New Roman"/>
          <w:sz w:val="24"/>
          <w:szCs w:val="24"/>
          <w:lang w:val="en-US"/>
        </w:rPr>
        <w:t xml:space="preserve">We noted that the simple ostracism effect in these 37 studies was even stronger,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6B56D7E0" w14:textId="41403FF0"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larger for the fundamental needs, and weaker for the interpersonal measures. The interpersonal measures are also more prone to moderation of the ostracism.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are larger if there are more males present</w:t>
      </w:r>
      <w:r w:rsidRPr="00F70F0A">
        <w:rPr>
          <w:rFonts w:ascii="Times New Roman" w:hAnsi="Times New Roman" w:cs="Times New Roman"/>
          <w:sz w:val="24"/>
          <w:szCs w:val="24"/>
          <w:lang w:val="en-US"/>
        </w:rPr>
        <w:t>.</w:t>
      </w:r>
      <w:r w:rsidR="00BB049C">
        <w:rPr>
          <w:rFonts w:ascii="Times New Roman" w:hAnsi="Times New Roman" w:cs="Times New Roman"/>
          <w:sz w:val="24"/>
          <w:szCs w:val="24"/>
          <w:lang w:val="en-US"/>
        </w:rPr>
        <w:t xml:space="preserve"> How much larger, is hard to say due to high variability of the estimate.</w:t>
      </w:r>
      <w:r w:rsidRPr="00F70F0A">
        <w:rPr>
          <w:rFonts w:ascii="Times New Roman" w:hAnsi="Times New Roman" w:cs="Times New Roman"/>
          <w:sz w:val="24"/>
          <w:szCs w:val="24"/>
          <w:lang w:val="en-US"/>
        </w:rPr>
        <w:t xml:space="preserve"> Third, there is much heterogeneity in the effect sizes, even when taking a very heterogeneous setup</w:t>
      </w:r>
      <w:r w:rsidR="00BB049C">
        <w:rPr>
          <w:rFonts w:ascii="Times New Roman" w:hAnsi="Times New Roman" w:cs="Times New Roman"/>
          <w:sz w:val="24"/>
          <w:szCs w:val="24"/>
          <w:lang w:val="en-US"/>
        </w:rPr>
        <w:t xml:space="preserve"> of the study and its measures, suggesting that responses to ostracism are more variable than construed until now.</w:t>
      </w:r>
    </w:p>
    <w:p w14:paraId="7DA48F94"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2D250D7D"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This paper began with a deduction of several confirmatory hypotheses from theory and presenting several avenues for exploratory hypotheses. After having presented the </w:t>
      </w:r>
      <w:r>
        <w:rPr>
          <w:rFonts w:ascii="Times New Roman" w:hAnsi="Times New Roman" w:cs="Times New Roman"/>
          <w:sz w:val="24"/>
          <w:szCs w:val="24"/>
          <w:lang w:val="en-US"/>
        </w:rPr>
        <w:t xml:space="preserve">meta-analytic </w:t>
      </w:r>
      <w:r w:rsidRPr="00F70F0A">
        <w:rPr>
          <w:rFonts w:ascii="Times New Roman" w:hAnsi="Times New Roman" w:cs="Times New Roman"/>
          <w:sz w:val="24"/>
          <w:szCs w:val="24"/>
          <w:lang w:val="en-US"/>
        </w:rPr>
        <w:t>results concerning these hypotheses, we elaborate on the implications for theory and practice. Thereafter, we discuss several limitations of the current meta-analysis and provide suggestions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future research.</w:t>
      </w:r>
    </w:p>
    <w:p w14:paraId="08957414" w14:textId="1185137D" w:rsidR="0084114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For the confirmatory hypotheses, two questions were central: 1) “does the effect size of ostracism decrease over time?” and 2) “does the average moderation of ostracism increase over time?” The results from the analyses show that there is indication for a decrease in the effect from the first to the last measure, but that this is not moderated by the estimated time. </w:t>
      </w:r>
      <w:r w:rsidR="0084114C">
        <w:rPr>
          <w:rFonts w:ascii="Times New Roman" w:hAnsi="Times New Roman" w:cs="Times New Roman"/>
          <w:sz w:val="24"/>
          <w:szCs w:val="24"/>
          <w:lang w:val="en-US"/>
        </w:rPr>
        <w:t>These analyses also showed that variability of the standard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This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standard ostracism effect is less of a reflex than has been theorized previously (Williams, 2009), but</w:t>
      </w:r>
      <w:r w:rsidR="00A908A0">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 xml:space="preserve">that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with theory.</w:t>
      </w:r>
      <w:r w:rsidRPr="00F70F0A">
        <w:rPr>
          <w:rFonts w:ascii="Times New Roman" w:hAnsi="Times New Roman" w:cs="Times New Roman"/>
          <w:sz w:val="24"/>
          <w:szCs w:val="24"/>
          <w:lang w:val="en-US"/>
        </w:rPr>
        <w:t xml:space="preserve"> </w:t>
      </w:r>
    </w:p>
    <w:p w14:paraId="41503234" w14:textId="40853304"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interaction effect was present on</w:t>
      </w:r>
      <w:r w:rsidR="000B0F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also on </w:t>
      </w:r>
      <w:r w:rsidRPr="00F70F0A">
        <w:rPr>
          <w:rFonts w:ascii="Times New Roman" w:hAnsi="Times New Roman" w:cs="Times New Roman"/>
          <w:sz w:val="24"/>
          <w:szCs w:val="24"/>
          <w:lang w:val="en-US"/>
        </w:rPr>
        <w:t>the last measure</w:t>
      </w:r>
      <w:r w:rsidR="000B0FFB">
        <w:rPr>
          <w:rFonts w:ascii="Times New Roman" w:hAnsi="Times New Roman" w:cs="Times New Roman"/>
          <w:sz w:val="24"/>
          <w:szCs w:val="24"/>
          <w:lang w:val="en-US"/>
        </w:rPr>
        <w:t xml:space="preserve"> when three outliers were excluded</w:t>
      </w:r>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In other words, the 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This suggests that moderator factors do not influence the ostracism effect on average, but that the ostracism factor influences the moderator effect (on average). Substantively, this means that the moderated ostracism group scores higher on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commentRangeStart w:id="8"/>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counterintuitively suggests that a moderator decreases negative feelings in the ostracism </w:t>
      </w:r>
      <w:r w:rsidR="000D3458">
        <w:rPr>
          <w:rFonts w:ascii="Times New Roman" w:hAnsi="Times New Roman" w:cs="Times New Roman"/>
          <w:sz w:val="24"/>
          <w:szCs w:val="24"/>
          <w:lang w:val="en-US"/>
        </w:rPr>
        <w:lastRenderedPageBreak/>
        <w:t>conditions, but makes these feelings worse in the inclusion conditions. Substantively, this suggests that what makes the bad feel good, makes the good feel bad.</w:t>
      </w:r>
      <w:commentRangeEnd w:id="8"/>
      <w:r w:rsidR="00134C8B">
        <w:rPr>
          <w:rStyle w:val="CommentReference"/>
        </w:rPr>
        <w:commentReference w:id="8"/>
      </w:r>
    </w:p>
    <w:p w14:paraId="10BE483B" w14:textId="5F53CDF9"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 xml:space="preserve">effect sizes. The analyses showed that this was not the case for mean age of the participants, and 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Cyberball manipulation</w:t>
      </w:r>
      <w:r w:rsidR="001E02D7">
        <w:rPr>
          <w:rFonts w:ascii="Times New Roman" w:hAnsi="Times New Roman" w:cs="Times New Roman"/>
          <w:sz w:val="24"/>
          <w:szCs w:val="24"/>
          <w:lang w:val="en-US"/>
        </w:rPr>
        <w:t>, but was the case for proportion of males in the studies</w:t>
      </w:r>
      <w:r w:rsidRPr="00F70F0A">
        <w:rPr>
          <w:rFonts w:ascii="Times New Roman" w:hAnsi="Times New Roman" w:cs="Times New Roman"/>
          <w:sz w:val="24"/>
          <w:szCs w:val="24"/>
          <w:lang w:val="en-US"/>
        </w:rPr>
        <w:t>.</w:t>
      </w:r>
      <w:r w:rsidR="001E02D7">
        <w:rPr>
          <w:rFonts w:ascii="Times New Roman" w:hAnsi="Times New Roman" w:cs="Times New Roman"/>
          <w:sz w:val="24"/>
          <w:szCs w:val="24"/>
          <w:lang w:val="en-US"/>
        </w:rPr>
        <w:t xml:space="preserve"> This</w:t>
      </w:r>
      <w:r w:rsidR="00F2747E">
        <w:rPr>
          <w:rFonts w:ascii="Times New Roman" w:hAnsi="Times New Roman" w:cs="Times New Roman"/>
          <w:sz w:val="24"/>
          <w:szCs w:val="24"/>
          <w:lang w:val="en-US"/>
        </w:rPr>
        <w:t xml:space="preserve"> qualified as predicting a larger effect as more males are included in the sample, where it has been previously thought this would decrease the effect </w:t>
      </w:r>
      <w:r w:rsidR="008634A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8634A5">
        <w:rPr>
          <w:rFonts w:ascii="Times New Roman" w:hAnsi="Times New Roman" w:cs="Times New Roman"/>
          <w:sz w:val="24"/>
          <w:szCs w:val="24"/>
          <w:lang w:val="en-US"/>
        </w:rPr>
        <w:fldChar w:fldCharType="separate"/>
      </w:r>
      <w:r w:rsidR="008634A5" w:rsidRPr="008634A5">
        <w:rPr>
          <w:rFonts w:ascii="Times New Roman" w:hAnsi="Times New Roman" w:cs="Times New Roman"/>
          <w:noProof/>
          <w:sz w:val="24"/>
          <w:szCs w:val="24"/>
          <w:lang w:val="en-US"/>
        </w:rPr>
        <w:t>(</w:t>
      </w:r>
      <w:r w:rsidR="008634A5">
        <w:rPr>
          <w:rFonts w:ascii="Times New Roman" w:hAnsi="Times New Roman" w:cs="Times New Roman"/>
          <w:noProof/>
          <w:sz w:val="24"/>
          <w:szCs w:val="24"/>
          <w:lang w:val="en-US"/>
        </w:rPr>
        <w:t xml:space="preserve">e.g., </w:t>
      </w:r>
      <w:r w:rsidR="008634A5" w:rsidRPr="008634A5">
        <w:rPr>
          <w:rFonts w:ascii="Times New Roman" w:hAnsi="Times New Roman" w:cs="Times New Roman"/>
          <w:noProof/>
          <w:sz w:val="24"/>
          <w:szCs w:val="24"/>
          <w:lang w:val="en-US"/>
        </w:rPr>
        <w:t>Hawes et al., 2012)</w:t>
      </w:r>
      <w:r w:rsidR="008634A5">
        <w:rPr>
          <w:rFonts w:ascii="Times New Roman" w:hAnsi="Times New Roman" w:cs="Times New Roman"/>
          <w:sz w:val="24"/>
          <w:szCs w:val="24"/>
          <w:lang w:val="en-US"/>
        </w:rPr>
        <w:fldChar w:fldCharType="end"/>
      </w:r>
      <w:r w:rsidR="008634A5">
        <w:rPr>
          <w:rFonts w:ascii="Times New Roman" w:hAnsi="Times New Roman" w:cs="Times New Roman"/>
          <w:sz w:val="24"/>
          <w:szCs w:val="24"/>
          <w:lang w:val="en-US"/>
        </w:rPr>
        <w:t>.</w:t>
      </w:r>
    </w:p>
    <w:p w14:paraId="78995C2F" w14:textId="63F8EEEA"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weaker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1AD5959E" w14:textId="5AE4AB1B"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meta-analyses</w:t>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6A0596D" w14:textId="77777777" w:rsidR="00E76D2C" w:rsidRPr="00F70F0A" w:rsidRDefault="00731737" w:rsidP="00C30555">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Within the current meta-analysis there are several limitations. Four limitations are discussed below.</w:t>
      </w:r>
    </w:p>
    <w:p w14:paraId="3093A0FC" w14:textId="58A24263"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w:t>
      </w:r>
      <w:r w:rsidRPr="00F70F0A">
        <w:rPr>
          <w:rFonts w:ascii="Times New Roman" w:hAnsi="Times New Roman" w:cs="Times New Roman"/>
          <w:sz w:val="24"/>
          <w:szCs w:val="24"/>
          <w:lang w:val="en-US"/>
        </w:rPr>
        <w:lastRenderedPageBreak/>
        <w:t xml:space="preserve">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2A93BD1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the first: a trade-off between retaining sample size and comprehensiveness. Another reason why only the first and last measures were included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 sample size. </w:t>
      </w:r>
    </w:p>
    <w:p w14:paraId="00C9D128" w14:textId="010FBB74"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This indicates that the effects are very variable to begin with, and makes it unlikely that the effects are misrepresented.</w:t>
      </w:r>
    </w:p>
    <w:p w14:paraId="53A5A3C9" w14:textId="54D19928"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(2) imprecise reporting of the measures in the papers led to faulty 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shows 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p>
    <w:p w14:paraId="5969AF0A"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and colleagues (2013) within the physiological framework. These references can easily be retrieved from the database of examined papers, as is available on the OSF page of this paper.</w:t>
      </w:r>
    </w:p>
    <w:p w14:paraId="70B43361" w14:textId="351E7BF0" w:rsidR="00B5508E" w:rsidRDefault="00731737" w:rsidP="00B5508E">
      <w:pPr>
        <w:numPr>
          <w:ins w:id="9" w:author="I van Beest" w:date="2013-10-07T23:51:00Z"/>
        </w:num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Pr="00F70F0A">
        <w:rPr>
          <w:rFonts w:ascii="Times New Roman" w:hAnsi="Times New Roman" w:cs="Times New Roman"/>
          <w:sz w:val="24"/>
          <w:szCs w:val="24"/>
          <w:lang w:val="en-US"/>
        </w:rPr>
        <w:t>even though they are widely used.</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B5508E">
        <w:rPr>
          <w:rFonts w:ascii="Times New Roman" w:hAnsi="Times New Roman" w:cs="Times New Roman"/>
          <w:sz w:val="24"/>
          <w:szCs w:val="24"/>
          <w:lang w:val="en-US"/>
        </w:rPr>
        <w:t xml:space="preserve">We take this lack of validation into account and therefore 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5F816F82" w14:textId="4C23FEE8" w:rsidR="00E76D2C" w:rsidRPr="00F70F0A" w:rsidRDefault="0014060B" w:rsidP="00B5508E">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Our models</w:t>
      </w:r>
      <w:r w:rsidR="00731737" w:rsidRPr="00F70F0A">
        <w:rPr>
          <w:rFonts w:ascii="Times New Roman" w:hAnsi="Times New Roman" w:cs="Times New Roman"/>
          <w:sz w:val="24"/>
          <w:szCs w:val="24"/>
          <w:lang w:val="en-US"/>
        </w:rPr>
        <w:t xml:space="preserve"> show that the </w:t>
      </w:r>
      <w:r w:rsidR="00731737">
        <w:rPr>
          <w:rFonts w:ascii="Times New Roman" w:hAnsi="Times New Roman" w:cs="Times New Roman"/>
          <w:sz w:val="24"/>
          <w:szCs w:val="24"/>
          <w:lang w:val="en-US"/>
        </w:rPr>
        <w:t xml:space="preserve">ostracism effect is huge,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Additionally, and possibly more interesting, how can it be explained that ostracism can be moderated equally across the first and last measure within the studies? And finally, the heterogeneity in the effect sizes is high even when </w:t>
      </w:r>
      <w:r w:rsidR="00731737">
        <w:rPr>
          <w:rFonts w:ascii="Times New Roman" w:hAnsi="Times New Roman" w:cs="Times New Roman"/>
          <w:sz w:val="24"/>
          <w:szCs w:val="24"/>
          <w:lang w:val="en-US"/>
        </w:rPr>
        <w:t xml:space="preserve">considering </w:t>
      </w:r>
      <w:r w:rsidR="00731737" w:rsidRPr="00F70F0A">
        <w:rPr>
          <w:rFonts w:ascii="Times New Roman" w:hAnsi="Times New Roman" w:cs="Times New Roman"/>
          <w:sz w:val="24"/>
          <w:szCs w:val="24"/>
          <w:lang w:val="en-US"/>
        </w:rPr>
        <w:t>a homogeneous subset of studies. This poses 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These findings extend the need-threat model (Williams, 2009), which has played a major role in ostracism research until now. We invite fellow researchers to think and test ideas that might provide some explanation for these findings.</w:t>
      </w:r>
      <w:r w:rsidR="00731737" w:rsidRPr="00F70F0A">
        <w:rPr>
          <w:rFonts w:ascii="Times New Roman" w:hAnsi="Times New Roman" w:cs="Times New Roman"/>
          <w:sz w:val="24"/>
          <w:szCs w:val="24"/>
          <w:lang w:val="en-US"/>
        </w:rPr>
        <w:br w:type="page"/>
      </w:r>
    </w:p>
    <w:p w14:paraId="286B588E" w14:textId="5DAC0C7F" w:rsidR="00215DA4" w:rsidRDefault="00215DA4" w:rsidP="00215DA4">
      <w:pPr>
        <w:jc w:val="center"/>
        <w:rPr>
          <w:rFonts w:ascii="Times New Roman" w:hAnsi="Times New Roman" w:cs="Times New Roman"/>
          <w:sz w:val="24"/>
          <w:szCs w:val="24"/>
          <w:lang w:val="en-US"/>
        </w:rPr>
      </w:pPr>
      <w:commentRangeStart w:id="10"/>
      <w:r>
        <w:rPr>
          <w:rFonts w:ascii="Times New Roman" w:hAnsi="Times New Roman" w:cs="Times New Roman"/>
          <w:sz w:val="24"/>
          <w:szCs w:val="24"/>
          <w:lang w:val="en-US"/>
        </w:rPr>
        <w:lastRenderedPageBreak/>
        <w:t>References</w:t>
      </w:r>
      <w:commentRangeEnd w:id="10"/>
      <w:r w:rsidR="00CD43F4">
        <w:rPr>
          <w:rStyle w:val="CommentReference"/>
        </w:rPr>
        <w:commentReference w:id="10"/>
      </w:r>
    </w:p>
    <w:p w14:paraId="3930F5FC"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660562C"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543-554. doi: 10.1177/1745691612459060</w:t>
      </w:r>
    </w:p>
    <w:p w14:paraId="48D6B2D2" w14:textId="79B8F860"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580317EE" w14:textId="416DDA6B" w:rsidR="009657C1" w:rsidRPr="009657C1" w:rsidRDefault="00215DA4">
      <w:pPr>
        <w:pStyle w:val="NormalWeb"/>
        <w:ind w:left="480" w:hanging="480"/>
        <w:divId w:val="1675113027"/>
        <w:rPr>
          <w:noProof/>
        </w:rPr>
      </w:pPr>
      <w:r>
        <w:fldChar w:fldCharType="begin" w:fldLock="1"/>
      </w:r>
      <w:r>
        <w:rPr>
          <w:lang w:val="nl-NL"/>
        </w:rPr>
        <w:instrText xml:space="preserve">ADDIN Mendeley Bibliography CSL_BIBLIOGRAPHY </w:instrText>
      </w:r>
      <w:r>
        <w:fldChar w:fldCharType="separate"/>
      </w:r>
      <w:r w:rsidR="009657C1" w:rsidRPr="00C16279">
        <w:rPr>
          <w:noProof/>
          <w:lang w:val="nl-NL"/>
        </w:rPr>
        <w:t xml:space="preserve">Baumeister, R. F., Twenge, J. M., &amp; Nuss, C. K. (2002). </w:t>
      </w:r>
      <w:r w:rsidR="009657C1" w:rsidRPr="009657C1">
        <w:rPr>
          <w:noProof/>
        </w:rPr>
        <w:t xml:space="preserve">Effects of social exclusion on cognitive processes: Anticipated aloneness reduces intelligent thought. </w:t>
      </w:r>
      <w:r w:rsidR="009657C1" w:rsidRPr="009657C1">
        <w:rPr>
          <w:i/>
          <w:iCs/>
          <w:noProof/>
        </w:rPr>
        <w:t>Journal of Personality and Social Psychology</w:t>
      </w:r>
      <w:r w:rsidR="009657C1" w:rsidRPr="009657C1">
        <w:rPr>
          <w:noProof/>
        </w:rPr>
        <w:t xml:space="preserve">, </w:t>
      </w:r>
      <w:r w:rsidR="009657C1" w:rsidRPr="009657C1">
        <w:rPr>
          <w:i/>
          <w:iCs/>
          <w:noProof/>
        </w:rPr>
        <w:t>83</w:t>
      </w:r>
      <w:r w:rsidR="009657C1" w:rsidRPr="009657C1">
        <w:rPr>
          <w:noProof/>
        </w:rPr>
        <w:t>, 817–827. doi:10.1037//0022-3514.83.4.817</w:t>
      </w:r>
    </w:p>
    <w:p w14:paraId="09B9DC16" w14:textId="00FD5E5D" w:rsidR="009657C1" w:rsidRPr="009657C1" w:rsidRDefault="009657C1">
      <w:pPr>
        <w:pStyle w:val="NormalWeb"/>
        <w:ind w:left="480" w:hanging="480"/>
        <w:divId w:val="1675113027"/>
        <w:rPr>
          <w:noProof/>
        </w:rPr>
      </w:pPr>
      <w:r w:rsidRPr="009657C1">
        <w:rPr>
          <w:noProof/>
        </w:rPr>
        <w:t xml:space="preserve">Blackhart, G. C., Nelson, B. C., Knowles, M. L., &amp; Baumeister, R. F. (2009). Rejection elicits emotional reactions but neither causes immediate distress nor lowers self-esteem: a meta-analytic review of 192 studies on social exclusion. </w:t>
      </w:r>
      <w:r w:rsidRPr="009657C1">
        <w:rPr>
          <w:i/>
          <w:iCs/>
          <w:noProof/>
        </w:rPr>
        <w:t xml:space="preserve">Personality and </w:t>
      </w:r>
      <w:r w:rsidR="004803B1">
        <w:rPr>
          <w:i/>
          <w:iCs/>
          <w:noProof/>
        </w:rPr>
        <w:t>S</w:t>
      </w:r>
      <w:r w:rsidRPr="009657C1">
        <w:rPr>
          <w:i/>
          <w:iCs/>
          <w:noProof/>
        </w:rPr>
        <w:t xml:space="preserve">ocial </w:t>
      </w:r>
      <w:r w:rsidR="004803B1">
        <w:rPr>
          <w:i/>
          <w:iCs/>
          <w:noProof/>
        </w:rPr>
        <w:t>P</w:t>
      </w:r>
      <w:r w:rsidRPr="009657C1">
        <w:rPr>
          <w:i/>
          <w:iCs/>
          <w:noProof/>
        </w:rPr>
        <w:t xml:space="preserve">sychology </w:t>
      </w:r>
      <w:r w:rsidR="004803B1">
        <w:rPr>
          <w:i/>
          <w:iCs/>
          <w:noProof/>
        </w:rPr>
        <w:t>R</w:t>
      </w:r>
      <w:r w:rsidRPr="009657C1">
        <w:rPr>
          <w:i/>
          <w:iCs/>
          <w:noProof/>
        </w:rPr>
        <w:t>eview</w:t>
      </w:r>
      <w:r w:rsidRPr="009657C1">
        <w:rPr>
          <w:noProof/>
        </w:rPr>
        <w:t xml:space="preserve">, </w:t>
      </w:r>
      <w:r w:rsidRPr="009657C1">
        <w:rPr>
          <w:i/>
          <w:iCs/>
          <w:noProof/>
        </w:rPr>
        <w:t>13</w:t>
      </w:r>
      <w:r w:rsidRPr="009657C1">
        <w:rPr>
          <w:noProof/>
        </w:rPr>
        <w:t>, 269–309. doi:10.1177/1088868309346065</w:t>
      </w:r>
    </w:p>
    <w:p w14:paraId="3A3CDB36" w14:textId="5D343911" w:rsidR="009657C1" w:rsidRPr="009657C1" w:rsidRDefault="009657C1">
      <w:pPr>
        <w:pStyle w:val="NormalWeb"/>
        <w:ind w:left="480" w:hanging="480"/>
        <w:divId w:val="1675113027"/>
        <w:rPr>
          <w:noProof/>
        </w:rPr>
      </w:pPr>
      <w:r w:rsidRPr="009657C1">
        <w:rPr>
          <w:noProof/>
        </w:rPr>
        <w:t xml:space="preserve">Borenstein, M. (2009). Effect sizes for continuous data. In H. Cooper, L. V. Hedges, &amp; J. C. Valentine (Eds.), </w:t>
      </w:r>
      <w:r w:rsidRPr="009657C1">
        <w:rPr>
          <w:i/>
          <w:iCs/>
          <w:noProof/>
        </w:rPr>
        <w:t>The handbook of research synthesis and meta-analysis</w:t>
      </w:r>
      <w:r w:rsidR="004803B1">
        <w:rPr>
          <w:noProof/>
        </w:rPr>
        <w:t xml:space="preserve"> (2nd E</w:t>
      </w:r>
      <w:r w:rsidRPr="009657C1">
        <w:rPr>
          <w:noProof/>
        </w:rPr>
        <w:t>d.). New York, NY: Russell Sage Foundation.</w:t>
      </w:r>
    </w:p>
    <w:p w14:paraId="4BB26854" w14:textId="789906EA" w:rsidR="009657C1" w:rsidRDefault="009657C1">
      <w:pPr>
        <w:pStyle w:val="NormalWeb"/>
        <w:ind w:left="480" w:hanging="480"/>
        <w:divId w:val="1675113027"/>
        <w:rPr>
          <w:noProof/>
        </w:rPr>
      </w:pPr>
      <w:r w:rsidRPr="009657C1">
        <w:rPr>
          <w:noProof/>
        </w:rPr>
        <w:t xml:space="preserve">Boyes, M. E., &amp; French, D. J. (2009). Having a Cyberball: Using a ball-throwing game as an experimental social stressor to examine the relationship between neuroticism and coping. </w:t>
      </w:r>
      <w:r w:rsidRPr="009657C1">
        <w:rPr>
          <w:i/>
          <w:iCs/>
          <w:noProof/>
        </w:rPr>
        <w:t>Personality and Individual Differences</w:t>
      </w:r>
      <w:r w:rsidRPr="009657C1">
        <w:rPr>
          <w:noProof/>
        </w:rPr>
        <w:t xml:space="preserve">, </w:t>
      </w:r>
      <w:r w:rsidRPr="009657C1">
        <w:rPr>
          <w:i/>
          <w:iCs/>
          <w:noProof/>
        </w:rPr>
        <w:t>47</w:t>
      </w:r>
      <w:r w:rsidRPr="009657C1">
        <w:rPr>
          <w:noProof/>
        </w:rPr>
        <w:t>, 396–401. doi:10.1016/j.paid.2009.04.005</w:t>
      </w:r>
    </w:p>
    <w:p w14:paraId="6B026206" w14:textId="55F73B43"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Cacioppo, S., Frum, C., Asp, E., Weiss, R. M., Lewis, J. W., &amp; Cacioppo, J. T. (2013). A Quantitative Meta-Analysis of Functional Imaging Studies of Social Rejection. </w:t>
      </w:r>
      <w:r w:rsidRPr="0004217A">
        <w:rPr>
          <w:rFonts w:ascii="Times New Roman" w:eastAsia="Times New Roman" w:hAnsi="Times New Roman" w:cs="Times New Roman"/>
          <w:i/>
          <w:iCs/>
          <w:sz w:val="24"/>
          <w:szCs w:val="24"/>
          <w:lang w:val="en-US" w:eastAsia="nl-NL"/>
        </w:rPr>
        <w:t>Scientific Reports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3</w:t>
      </w:r>
      <w:r w:rsidRPr="0004217A">
        <w:rPr>
          <w:rFonts w:ascii="Times New Roman" w:eastAsia="Times New Roman" w:hAnsi="Times New Roman" w:cs="Times New Roman"/>
          <w:sz w:val="24"/>
          <w:szCs w:val="24"/>
          <w:lang w:val="en-US" w:eastAsia="nl-NL"/>
        </w:rPr>
        <w:t>.</w:t>
      </w:r>
    </w:p>
    <w:p w14:paraId="2FE7CAA3" w14:textId="5707309B" w:rsidR="00D86BF9" w:rsidRPr="00D86BF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Cohen, J. (1988). </w:t>
      </w:r>
      <w:r w:rsidRPr="00D86BF9">
        <w:rPr>
          <w:rFonts w:ascii="Times New Roman" w:eastAsia="Times New Roman" w:hAnsi="Times New Roman" w:cs="Times New Roman"/>
          <w:i/>
          <w:iCs/>
          <w:sz w:val="24"/>
          <w:szCs w:val="24"/>
          <w:lang w:val="en-US" w:eastAsia="nl-NL"/>
        </w:rPr>
        <w:t>Statistical Power Analysis for the Behavioral Sciences</w:t>
      </w:r>
      <w:r w:rsidRPr="00D86BF9">
        <w:rPr>
          <w:rFonts w:ascii="Times New Roman" w:eastAsia="Times New Roman" w:hAnsi="Times New Roman" w:cs="Times New Roman"/>
          <w:sz w:val="24"/>
          <w:szCs w:val="24"/>
          <w:lang w:val="en-US" w:eastAsia="nl-NL"/>
        </w:rPr>
        <w:t xml:space="preserve"> (2nd </w:t>
      </w:r>
      <w:r>
        <w:rPr>
          <w:rFonts w:ascii="Times New Roman" w:eastAsia="Times New Roman" w:hAnsi="Times New Roman" w:cs="Times New Roman"/>
          <w:sz w:val="24"/>
          <w:szCs w:val="24"/>
          <w:lang w:val="en-US" w:eastAsia="nl-NL"/>
        </w:rPr>
        <w:t>E</w:t>
      </w:r>
      <w:r w:rsidRPr="00D86BF9">
        <w:rPr>
          <w:rFonts w:ascii="Times New Roman" w:eastAsia="Times New Roman" w:hAnsi="Times New Roman" w:cs="Times New Roman"/>
          <w:sz w:val="24"/>
          <w:szCs w:val="24"/>
          <w:lang w:val="en-US" w:eastAsia="nl-NL"/>
        </w:rPr>
        <w:t>d.). Hillsdale, NJ: Lawrence Erlbaum.</w:t>
      </w:r>
    </w:p>
    <w:p w14:paraId="165943D2" w14:textId="65FD8007" w:rsidR="009657C1" w:rsidRDefault="009657C1">
      <w:pPr>
        <w:pStyle w:val="NormalWeb"/>
        <w:ind w:left="480" w:hanging="480"/>
        <w:divId w:val="1675113027"/>
        <w:rPr>
          <w:noProof/>
        </w:rPr>
      </w:pPr>
      <w:r w:rsidRPr="009657C1">
        <w:rPr>
          <w:noProof/>
        </w:rPr>
        <w:t xml:space="preserve">Egger, M., Smith, G. D., Schneider, M., &amp; Minder, C. (1997). Bias in meta-analysis detected by a simple, graphical test. </w:t>
      </w:r>
      <w:r w:rsidRPr="009657C1">
        <w:rPr>
          <w:i/>
          <w:iCs/>
          <w:noProof/>
        </w:rPr>
        <w:t>BMJ</w:t>
      </w:r>
      <w:r w:rsidRPr="009657C1">
        <w:rPr>
          <w:noProof/>
        </w:rPr>
        <w:t xml:space="preserve">, </w:t>
      </w:r>
      <w:r w:rsidRPr="009657C1">
        <w:rPr>
          <w:i/>
          <w:iCs/>
          <w:noProof/>
        </w:rPr>
        <w:t>315</w:t>
      </w:r>
      <w:r w:rsidRPr="009657C1">
        <w:rPr>
          <w:noProof/>
        </w:rPr>
        <w:t>, 629–634. doi:10.1136/bmj.315.7109.629</w:t>
      </w:r>
    </w:p>
    <w:p w14:paraId="5BDC8881" w14:textId="69219837"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Eisenberger, N. I., Lieberman, M. D., &amp; Williams, K. D. (2003). Does rejection hurt? An FMRI study of social exclusion. </w:t>
      </w:r>
      <w:r w:rsidRPr="00D86BF9">
        <w:rPr>
          <w:rFonts w:ascii="Times New Roman" w:eastAsia="Times New Roman" w:hAnsi="Times New Roman" w:cs="Times New Roman"/>
          <w:i/>
          <w:iCs/>
          <w:sz w:val="24"/>
          <w:szCs w:val="24"/>
          <w:lang w:val="en-US" w:eastAsia="nl-NL"/>
        </w:rPr>
        <w:t>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302</w:t>
      </w:r>
      <w:r w:rsidRPr="00D86BF9">
        <w:rPr>
          <w:rFonts w:ascii="Times New Roman" w:eastAsia="Times New Roman" w:hAnsi="Times New Roman" w:cs="Times New Roman"/>
          <w:sz w:val="24"/>
          <w:szCs w:val="24"/>
          <w:lang w:val="en-US" w:eastAsia="nl-NL"/>
        </w:rPr>
        <w:t>, 290–292. doi:10.1126/science.1089134</w:t>
      </w:r>
    </w:p>
    <w:p w14:paraId="798B98F1" w14:textId="667A26C4" w:rsidR="009657C1" w:rsidRPr="009657C1" w:rsidRDefault="009657C1">
      <w:pPr>
        <w:pStyle w:val="NormalWeb"/>
        <w:ind w:left="480" w:hanging="480"/>
        <w:divId w:val="1675113027"/>
        <w:rPr>
          <w:noProof/>
        </w:rPr>
      </w:pPr>
      <w:r w:rsidRPr="009657C1">
        <w:rPr>
          <w:noProof/>
        </w:rPr>
        <w:t xml:space="preserve">Gerber, J., &amp; Wheeler, L. (2009). On Being Rejected: A Meta-Analysis of Experimental Research on Rejection. </w:t>
      </w:r>
      <w:r w:rsidRPr="009657C1">
        <w:rPr>
          <w:i/>
          <w:iCs/>
          <w:noProof/>
        </w:rPr>
        <w:t>Perspectives on Psychological Science</w:t>
      </w:r>
      <w:r w:rsidRPr="009657C1">
        <w:rPr>
          <w:noProof/>
        </w:rPr>
        <w:t xml:space="preserve">, </w:t>
      </w:r>
      <w:r w:rsidRPr="009657C1">
        <w:rPr>
          <w:i/>
          <w:iCs/>
          <w:noProof/>
        </w:rPr>
        <w:t>4</w:t>
      </w:r>
      <w:r w:rsidRPr="009657C1">
        <w:rPr>
          <w:noProof/>
        </w:rPr>
        <w:t>, 468–488. doi:10.1111/j.1745-6924.2009.01158.x</w:t>
      </w:r>
    </w:p>
    <w:p w14:paraId="7B774497" w14:textId="5E27FA8A" w:rsidR="009657C1" w:rsidRDefault="009657C1">
      <w:pPr>
        <w:pStyle w:val="NormalWeb"/>
        <w:ind w:left="480" w:hanging="480"/>
        <w:divId w:val="1675113027"/>
        <w:rPr>
          <w:noProof/>
        </w:rPr>
      </w:pPr>
      <w:r w:rsidRPr="009657C1">
        <w:rPr>
          <w:noProof/>
        </w:rPr>
        <w:t xml:space="preserve">Gonsalkorale, K., &amp; Williams, K. D. (2007). The KKK won’t let me play: ostracism even by a despised outgroup hurts. </w:t>
      </w:r>
      <w:r w:rsidRPr="009657C1">
        <w:rPr>
          <w:i/>
          <w:iCs/>
          <w:noProof/>
        </w:rPr>
        <w:t>European Journal of Social Psychology</w:t>
      </w:r>
      <w:r w:rsidRPr="009657C1">
        <w:rPr>
          <w:noProof/>
        </w:rPr>
        <w:t xml:space="preserve">, </w:t>
      </w:r>
      <w:r w:rsidRPr="009657C1">
        <w:rPr>
          <w:i/>
          <w:iCs/>
          <w:noProof/>
        </w:rPr>
        <w:t>37</w:t>
      </w:r>
      <w:r w:rsidRPr="009657C1">
        <w:rPr>
          <w:noProof/>
        </w:rPr>
        <w:t>, 1176–1186. doi:10.1002/ejsp.392</w:t>
      </w:r>
    </w:p>
    <w:p w14:paraId="46A5B125" w14:textId="284343F1"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lastRenderedPageBreak/>
        <w:t xml:space="preserve">Haselton, M. G., &amp; Buss, D. M. (2000). Error management theory: a new perspective on biases in cross-sex mind reading. </w:t>
      </w:r>
      <w:r w:rsidRPr="0004217A">
        <w:rPr>
          <w:rFonts w:ascii="Times New Roman" w:eastAsia="Times New Roman" w:hAnsi="Times New Roman" w:cs="Times New Roman"/>
          <w:i/>
          <w:iCs/>
          <w:sz w:val="24"/>
          <w:szCs w:val="24"/>
          <w:lang w:val="en-US" w:eastAsia="nl-NL"/>
        </w:rPr>
        <w:t>Journal of Personality and Social Psychology</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78</w:t>
      </w:r>
      <w:r w:rsidRPr="0004217A">
        <w:rPr>
          <w:rFonts w:ascii="Times New Roman" w:eastAsia="Times New Roman" w:hAnsi="Times New Roman" w:cs="Times New Roman"/>
          <w:sz w:val="24"/>
          <w:szCs w:val="24"/>
          <w:lang w:val="en-US" w:eastAsia="nl-NL"/>
        </w:rPr>
        <w:t>, 81–91.</w:t>
      </w:r>
    </w:p>
    <w:p w14:paraId="298F5C8D" w14:textId="177CE415" w:rsidR="009657C1" w:rsidRPr="009657C1" w:rsidRDefault="009657C1">
      <w:pPr>
        <w:pStyle w:val="NormalWeb"/>
        <w:ind w:left="480" w:hanging="480"/>
        <w:divId w:val="1675113027"/>
        <w:rPr>
          <w:noProof/>
        </w:rPr>
      </w:pPr>
      <w:r w:rsidRPr="009657C1">
        <w:rPr>
          <w:noProof/>
        </w:rPr>
        <w:t xml:space="preserve">Hawes, D. J., Zadro, L., Fink, E., Richardson, R., O’Moore, K., Griffiths, B., … Williams, K. D. (2012). The effects of peer ostracism on children’s cognitive processes. </w:t>
      </w:r>
      <w:r w:rsidRPr="009657C1">
        <w:rPr>
          <w:i/>
          <w:iCs/>
          <w:noProof/>
        </w:rPr>
        <w:t>European Journal of Developmental Psychology</w:t>
      </w:r>
      <w:r w:rsidRPr="009657C1">
        <w:rPr>
          <w:noProof/>
        </w:rPr>
        <w:t xml:space="preserve">, </w:t>
      </w:r>
      <w:r w:rsidRPr="009657C1">
        <w:rPr>
          <w:i/>
          <w:iCs/>
          <w:noProof/>
        </w:rPr>
        <w:t>9</w:t>
      </w:r>
      <w:r w:rsidRPr="009657C1">
        <w:rPr>
          <w:noProof/>
        </w:rPr>
        <w:t>, 599–613. doi:10.1080/17405629.2011.638815</w:t>
      </w:r>
    </w:p>
    <w:p w14:paraId="7BDE6543" w14:textId="559592C2" w:rsidR="009657C1" w:rsidRPr="009657C1" w:rsidRDefault="009657C1">
      <w:pPr>
        <w:pStyle w:val="NormalWeb"/>
        <w:ind w:left="480" w:hanging="480"/>
        <w:divId w:val="1675113027"/>
        <w:rPr>
          <w:noProof/>
        </w:rPr>
      </w:pPr>
      <w:r w:rsidRPr="009657C1">
        <w:rPr>
          <w:noProof/>
        </w:rPr>
        <w:t xml:space="preserve">Hunter, J. E., &amp; Schmidt, F. L. (1990). Dichotomization of Continuous Variables: The Implications for Meta-Anafysis. </w:t>
      </w:r>
      <w:r w:rsidRPr="009657C1">
        <w:rPr>
          <w:i/>
          <w:iCs/>
          <w:noProof/>
        </w:rPr>
        <w:t>Journal of Applied Psychology</w:t>
      </w:r>
      <w:r w:rsidRPr="009657C1">
        <w:rPr>
          <w:noProof/>
        </w:rPr>
        <w:t xml:space="preserve">, </w:t>
      </w:r>
      <w:r w:rsidRPr="009657C1">
        <w:rPr>
          <w:i/>
          <w:iCs/>
          <w:noProof/>
        </w:rPr>
        <w:t>75</w:t>
      </w:r>
      <w:r w:rsidRPr="009657C1">
        <w:rPr>
          <w:noProof/>
        </w:rPr>
        <w:t>, 334–349.</w:t>
      </w:r>
    </w:p>
    <w:p w14:paraId="1DDFA597" w14:textId="47337D2C" w:rsidR="009657C1" w:rsidRDefault="009657C1">
      <w:pPr>
        <w:pStyle w:val="NormalWeb"/>
        <w:ind w:left="480" w:hanging="480"/>
        <w:divId w:val="1675113027"/>
        <w:rPr>
          <w:noProof/>
        </w:rPr>
      </w:pPr>
      <w:r w:rsidRPr="009657C1">
        <w:rPr>
          <w:noProof/>
        </w:rPr>
        <w:t>Hedges.</w:t>
      </w:r>
      <w:r w:rsidR="00CD678E">
        <w:rPr>
          <w:noProof/>
        </w:rPr>
        <w:t>, L.V.</w:t>
      </w:r>
      <w:r w:rsidRPr="009657C1">
        <w:rPr>
          <w:noProof/>
        </w:rPr>
        <w:t xml:space="preserve"> (1981). Distribution theory for Glass’s estimator of effect size and related estimators, </w:t>
      </w:r>
      <w:r w:rsidRPr="009657C1">
        <w:rPr>
          <w:i/>
          <w:iCs/>
          <w:noProof/>
        </w:rPr>
        <w:t>6</w:t>
      </w:r>
      <w:r w:rsidRPr="009657C1">
        <w:rPr>
          <w:noProof/>
        </w:rPr>
        <w:t>, 107–128.</w:t>
      </w:r>
    </w:p>
    <w:p w14:paraId="44F1A26E" w14:textId="76428300"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04217A">
        <w:rPr>
          <w:rFonts w:ascii="Times New Roman" w:eastAsia="Times New Roman" w:hAnsi="Times New Roman" w:cs="Times New Roman"/>
          <w:i/>
          <w:iCs/>
          <w:sz w:val="24"/>
          <w:szCs w:val="24"/>
          <w:lang w:val="en-US" w:eastAsia="nl-NL"/>
        </w:rPr>
        <w:t>Psychological Methods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9</w:t>
      </w:r>
      <w:r w:rsidRPr="0004217A">
        <w:rPr>
          <w:rFonts w:ascii="Times New Roman" w:eastAsia="Times New Roman" w:hAnsi="Times New Roman" w:cs="Times New Roman"/>
          <w:sz w:val="24"/>
          <w:szCs w:val="24"/>
          <w:lang w:val="en-US" w:eastAsia="nl-NL"/>
        </w:rPr>
        <w:t>, 426–445.</w:t>
      </w:r>
    </w:p>
    <w:p w14:paraId="49E07E01" w14:textId="782342D5"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Ijzerman, H., Gallucci, M., Pouw, W. T. J. L., Wei</w:t>
      </w:r>
      <w:r w:rsidRPr="00D86BF9">
        <w:rPr>
          <w:rFonts w:ascii="Times New Roman" w:eastAsia="Times New Roman" w:hAnsi="Times New Roman" w:cs="Times New Roman"/>
          <w:sz w:val="24"/>
          <w:szCs w:val="24"/>
          <w:lang w:eastAsia="nl-NL"/>
        </w:rPr>
        <w:t>β</w:t>
      </w:r>
      <w:r w:rsidRPr="00D86BF9">
        <w:rPr>
          <w:rFonts w:ascii="Times New Roman" w:eastAsia="Times New Roman" w:hAnsi="Times New Roman" w:cs="Times New Roman"/>
          <w:sz w:val="24"/>
          <w:szCs w:val="24"/>
          <w:lang w:val="en-US" w:eastAsia="nl-NL"/>
        </w:rPr>
        <w:t xml:space="preserve">gerber, S. C., Van Doesum, N. J., &amp; Williams, K. D. (2012). Cold-blooded loneliness: social exclusion leads to lower skin temperatures. </w:t>
      </w:r>
      <w:r w:rsidRPr="00D86BF9">
        <w:rPr>
          <w:rFonts w:ascii="Times New Roman" w:eastAsia="Times New Roman" w:hAnsi="Times New Roman" w:cs="Times New Roman"/>
          <w:i/>
          <w:iCs/>
          <w:sz w:val="24"/>
          <w:szCs w:val="24"/>
          <w:lang w:val="en-US" w:eastAsia="nl-NL"/>
        </w:rPr>
        <w:t>Acta Psychologica</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140</w:t>
      </w:r>
      <w:r w:rsidRPr="00D86BF9">
        <w:rPr>
          <w:rFonts w:ascii="Times New Roman" w:eastAsia="Times New Roman" w:hAnsi="Times New Roman" w:cs="Times New Roman"/>
          <w:sz w:val="24"/>
          <w:szCs w:val="24"/>
          <w:lang w:val="en-US" w:eastAsia="nl-NL"/>
        </w:rPr>
        <w:t>, 283–288. doi:10.1016/j.actpsy.2012.05.002</w:t>
      </w:r>
    </w:p>
    <w:p w14:paraId="27E05B36" w14:textId="53C7CD67" w:rsidR="009657C1" w:rsidRDefault="009657C1">
      <w:pPr>
        <w:pStyle w:val="NormalWeb"/>
        <w:ind w:left="480" w:hanging="480"/>
        <w:divId w:val="1675113027"/>
        <w:rPr>
          <w:noProof/>
        </w:rPr>
      </w:pPr>
      <w:r w:rsidRPr="009657C1">
        <w:rPr>
          <w:noProof/>
        </w:rPr>
        <w:t xml:space="preserve">Leary, M. R., Kowalski, R. M., Smith, L., &amp; Phillips, S. (2003). Teasing, rejection, and violence: Case studies of the school shootings. </w:t>
      </w:r>
      <w:r w:rsidRPr="009657C1">
        <w:rPr>
          <w:i/>
          <w:iCs/>
          <w:noProof/>
        </w:rPr>
        <w:t>Aggressive Behavior</w:t>
      </w:r>
      <w:r w:rsidRPr="009657C1">
        <w:rPr>
          <w:noProof/>
        </w:rPr>
        <w:t xml:space="preserve">, </w:t>
      </w:r>
      <w:r w:rsidRPr="009657C1">
        <w:rPr>
          <w:i/>
          <w:iCs/>
          <w:noProof/>
        </w:rPr>
        <w:t>29</w:t>
      </w:r>
      <w:r w:rsidRPr="009657C1">
        <w:rPr>
          <w:noProof/>
        </w:rPr>
        <w:t>, 202–214. doi:10.1002/ab.10061</w:t>
      </w:r>
    </w:p>
    <w:p w14:paraId="7FB996FF" w14:textId="542A3430"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D86BF9">
        <w:rPr>
          <w:rFonts w:ascii="Times New Roman" w:eastAsia="Times New Roman" w:hAnsi="Times New Roman" w:cs="Times New Roman"/>
          <w:i/>
          <w:iCs/>
          <w:sz w:val="24"/>
          <w:szCs w:val="24"/>
          <w:lang w:val="en-US" w:eastAsia="nl-NL"/>
        </w:rPr>
        <w:t>Perspectives on Psychological 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8</w:t>
      </w:r>
      <w:r w:rsidRPr="00D86BF9">
        <w:rPr>
          <w:rFonts w:ascii="Times New Roman" w:eastAsia="Times New Roman" w:hAnsi="Times New Roman" w:cs="Times New Roman"/>
          <w:sz w:val="24"/>
          <w:szCs w:val="24"/>
          <w:lang w:val="en-US" w:eastAsia="nl-NL"/>
        </w:rPr>
        <w:t>, 424–432. doi:10.1177/1745691613491437</w:t>
      </w:r>
    </w:p>
    <w:p w14:paraId="6C4C3662" w14:textId="76F52C87"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Light, R. J., &amp; Pillemer, D. B. (1984). </w:t>
      </w:r>
      <w:r w:rsidRPr="0004217A">
        <w:rPr>
          <w:rFonts w:ascii="Times New Roman" w:eastAsia="Times New Roman" w:hAnsi="Times New Roman" w:cs="Times New Roman"/>
          <w:i/>
          <w:iCs/>
          <w:sz w:val="24"/>
          <w:szCs w:val="24"/>
          <w:lang w:val="en-US" w:eastAsia="nl-NL"/>
        </w:rPr>
        <w:t>Summing up: the science of reviewing research</w:t>
      </w:r>
      <w:r w:rsidR="004803B1">
        <w:rPr>
          <w:rFonts w:ascii="Times New Roman" w:eastAsia="Times New Roman" w:hAnsi="Times New Roman" w:cs="Times New Roman"/>
          <w:i/>
          <w:iCs/>
          <w:sz w:val="24"/>
          <w:szCs w:val="24"/>
          <w:lang w:val="en-US" w:eastAsia="nl-NL"/>
        </w:rPr>
        <w:t>.</w:t>
      </w:r>
      <w:r w:rsidRPr="0004217A">
        <w:rPr>
          <w:rFonts w:ascii="Times New Roman" w:eastAsia="Times New Roman" w:hAnsi="Times New Roman" w:cs="Times New Roman"/>
          <w:sz w:val="24"/>
          <w:szCs w:val="24"/>
          <w:lang w:val="en-US" w:eastAsia="nl-NL"/>
        </w:rPr>
        <w:t xml:space="preserve"> Cambridge, MA: Harvard University Press.</w:t>
      </w:r>
    </w:p>
    <w:p w14:paraId="6517F9C9" w14:textId="77777777" w:rsidR="009657C1" w:rsidRPr="009657C1" w:rsidRDefault="009657C1">
      <w:pPr>
        <w:pStyle w:val="NormalWeb"/>
        <w:ind w:left="480" w:hanging="480"/>
        <w:divId w:val="1675113027"/>
        <w:rPr>
          <w:noProof/>
        </w:rPr>
      </w:pPr>
      <w:r w:rsidRPr="009657C1">
        <w:rPr>
          <w:noProof/>
        </w:rPr>
        <w:t xml:space="preserve">Lustenberger, D. E., &amp; Jagacinski, C. M. (2010). Exploring the Effects of Ostracism on Performance and Intrinsic Motivation. </w:t>
      </w:r>
      <w:r w:rsidRPr="009657C1">
        <w:rPr>
          <w:i/>
          <w:iCs/>
          <w:noProof/>
        </w:rPr>
        <w:t>Human Performance</w:t>
      </w:r>
      <w:r w:rsidRPr="009657C1">
        <w:rPr>
          <w:noProof/>
        </w:rPr>
        <w:t xml:space="preserve">, </w:t>
      </w:r>
      <w:r w:rsidRPr="009657C1">
        <w:rPr>
          <w:i/>
          <w:iCs/>
          <w:noProof/>
        </w:rPr>
        <w:t>23</w:t>
      </w:r>
      <w:r w:rsidRPr="009657C1">
        <w:rPr>
          <w:noProof/>
        </w:rPr>
        <w:t>(4), 283–304. doi:10.1080/08959285.2010.501046</w:t>
      </w:r>
    </w:p>
    <w:p w14:paraId="63D685AF" w14:textId="77777777" w:rsidR="009657C1" w:rsidRDefault="009657C1">
      <w:pPr>
        <w:pStyle w:val="NormalWeb"/>
        <w:ind w:left="480" w:hanging="480"/>
        <w:divId w:val="1675113027"/>
        <w:rPr>
          <w:noProof/>
        </w:rPr>
      </w:pPr>
      <w:r w:rsidRPr="009657C1">
        <w:rPr>
          <w:noProof/>
        </w:rPr>
        <w:t xml:space="preserve">MacCallum, R. C., Zhang, S., Preacher, K. J., &amp; Rucker, D. D. (2002). On the practice of dichotomization of quantitative variables. </w:t>
      </w:r>
      <w:r w:rsidRPr="009657C1">
        <w:rPr>
          <w:i/>
          <w:iCs/>
          <w:noProof/>
        </w:rPr>
        <w:t>Psychological Methods</w:t>
      </w:r>
      <w:r w:rsidRPr="009657C1">
        <w:rPr>
          <w:noProof/>
        </w:rPr>
        <w:t xml:space="preserve">, </w:t>
      </w:r>
      <w:r w:rsidRPr="009657C1">
        <w:rPr>
          <w:i/>
          <w:iCs/>
          <w:noProof/>
        </w:rPr>
        <w:t>7</w:t>
      </w:r>
      <w:r w:rsidRPr="009657C1">
        <w:rPr>
          <w:noProof/>
        </w:rPr>
        <w:t>(1), 19–40. doi:10.1037//1082-989X.7.1.19</w:t>
      </w:r>
    </w:p>
    <w:p w14:paraId="24D3A9D6" w14:textId="172CCC2B"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Nezlek, J. B., Kowalski, R. M., Leary, M. R., Blevins, T., &amp; Holgate, S. (1997). Personality moderators of reactions to interpersonal rejection: Depression and trait self-esteem. </w:t>
      </w:r>
      <w:r w:rsidRPr="00350896">
        <w:rPr>
          <w:rFonts w:ascii="Times New Roman" w:eastAsia="Times New Roman" w:hAnsi="Times New Roman" w:cs="Times New Roman"/>
          <w:i/>
          <w:iCs/>
          <w:sz w:val="24"/>
          <w:szCs w:val="24"/>
          <w:lang w:val="en-US" w:eastAsia="nl-NL"/>
        </w:rPr>
        <w:t>Personality and Social Psychology Bulletin</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23</w:t>
      </w:r>
      <w:r w:rsidRPr="00350896">
        <w:rPr>
          <w:rFonts w:ascii="Times New Roman" w:eastAsia="Times New Roman" w:hAnsi="Times New Roman" w:cs="Times New Roman"/>
          <w:sz w:val="24"/>
          <w:szCs w:val="24"/>
          <w:lang w:val="en-US" w:eastAsia="nl-NL"/>
        </w:rPr>
        <w:t>(12), 1235–1244.</w:t>
      </w:r>
    </w:p>
    <w:p w14:paraId="37D37978" w14:textId="77777777" w:rsidR="009657C1" w:rsidRPr="009657C1" w:rsidRDefault="009657C1">
      <w:pPr>
        <w:pStyle w:val="NormalWeb"/>
        <w:ind w:left="480" w:hanging="480"/>
        <w:divId w:val="1675113027"/>
        <w:rPr>
          <w:noProof/>
        </w:rPr>
      </w:pPr>
      <w:r w:rsidRPr="009657C1">
        <w:rPr>
          <w:noProof/>
        </w:rPr>
        <w:t xml:space="preserve">Oaten, M., Williams, K. D., Jones, A., &amp; Zadro, L. (2008). The effects of ostracism on self-regulation in the socially anxious. </w:t>
      </w:r>
      <w:r w:rsidRPr="009657C1">
        <w:rPr>
          <w:i/>
          <w:iCs/>
          <w:noProof/>
        </w:rPr>
        <w:t>Journal of Social and Clinical Psychology</w:t>
      </w:r>
      <w:r w:rsidRPr="009657C1">
        <w:rPr>
          <w:noProof/>
        </w:rPr>
        <w:t xml:space="preserve">, </w:t>
      </w:r>
      <w:r w:rsidRPr="009657C1">
        <w:rPr>
          <w:i/>
          <w:iCs/>
          <w:noProof/>
        </w:rPr>
        <w:t>27</w:t>
      </w:r>
      <w:r w:rsidRPr="009657C1">
        <w:rPr>
          <w:noProof/>
        </w:rPr>
        <w:t>(5), 471–504.</w:t>
      </w:r>
    </w:p>
    <w:p w14:paraId="46E7C3D7" w14:textId="77777777" w:rsidR="009657C1" w:rsidRPr="009657C1" w:rsidRDefault="009657C1">
      <w:pPr>
        <w:pStyle w:val="NormalWeb"/>
        <w:ind w:left="480" w:hanging="480"/>
        <w:divId w:val="1675113027"/>
        <w:rPr>
          <w:noProof/>
        </w:rPr>
      </w:pPr>
      <w:r w:rsidRPr="009657C1">
        <w:rPr>
          <w:noProof/>
        </w:rPr>
        <w:lastRenderedPageBreak/>
        <w:t xml:space="preserve">Pharo, H., Gross, J., Richardson, R., &amp; Hayne, H. (2011). Age-related changes in the effect of ostracism. </w:t>
      </w:r>
      <w:r w:rsidRPr="009657C1">
        <w:rPr>
          <w:i/>
          <w:iCs/>
          <w:noProof/>
        </w:rPr>
        <w:t>Social Influence</w:t>
      </w:r>
      <w:r w:rsidRPr="009657C1">
        <w:rPr>
          <w:noProof/>
        </w:rPr>
        <w:t xml:space="preserve">, </w:t>
      </w:r>
      <w:r w:rsidRPr="009657C1">
        <w:rPr>
          <w:i/>
          <w:iCs/>
          <w:noProof/>
        </w:rPr>
        <w:t>6</w:t>
      </w:r>
      <w:r w:rsidRPr="009657C1">
        <w:rPr>
          <w:noProof/>
        </w:rPr>
        <w:t>(1), 22–38. doi:10.1080/15534510.2010.525852</w:t>
      </w:r>
    </w:p>
    <w:p w14:paraId="4450E160" w14:textId="77777777" w:rsidR="009657C1" w:rsidRDefault="009657C1">
      <w:pPr>
        <w:pStyle w:val="NormalWeb"/>
        <w:ind w:left="480" w:hanging="480"/>
        <w:divId w:val="1675113027"/>
        <w:rPr>
          <w:noProof/>
        </w:rPr>
      </w:pPr>
      <w:r w:rsidRPr="009657C1">
        <w:rPr>
          <w:noProof/>
        </w:rPr>
        <w:t>R Core Team. (2013). R: A Language and Environment for Statistical Computing. Vienna, Austria. Retrieved from http://www.r-project.org/</w:t>
      </w:r>
    </w:p>
    <w:p w14:paraId="2CA155DA" w14:textId="0BB75729"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350896">
        <w:rPr>
          <w:rFonts w:ascii="Times New Roman" w:eastAsia="Times New Roman" w:hAnsi="Times New Roman" w:cs="Times New Roman"/>
          <w:i/>
          <w:iCs/>
          <w:sz w:val="24"/>
          <w:szCs w:val="24"/>
          <w:lang w:val="en-US" w:eastAsia="nl-NL"/>
        </w:rPr>
        <w:t>Journal of Personality and Social Psychology</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100</w:t>
      </w:r>
      <w:r w:rsidRPr="00350896">
        <w:rPr>
          <w:rFonts w:ascii="Times New Roman" w:eastAsia="Times New Roman" w:hAnsi="Times New Roman" w:cs="Times New Roman"/>
          <w:sz w:val="24"/>
          <w:szCs w:val="24"/>
          <w:lang w:val="en-US" w:eastAsia="nl-NL"/>
        </w:rPr>
        <w:t>(6), 1124–1138.</w:t>
      </w:r>
    </w:p>
    <w:p w14:paraId="6DE30AA5" w14:textId="77777777" w:rsidR="009657C1" w:rsidRPr="009657C1" w:rsidRDefault="009657C1">
      <w:pPr>
        <w:pStyle w:val="NormalWeb"/>
        <w:ind w:left="480" w:hanging="480"/>
        <w:divId w:val="1675113027"/>
        <w:rPr>
          <w:noProof/>
        </w:rPr>
      </w:pPr>
      <w:r w:rsidRPr="009657C1">
        <w:rPr>
          <w:noProof/>
        </w:rPr>
        <w:t xml:space="preserve">Sterne, J. A. C., &amp; Egger, M. (2005). Regression Methods to Detect Publication and Other Bias in Meta-Analysis. In H. R. Rothstein, A. J. Sutton, &amp; M. Borenstein (Eds.), </w:t>
      </w:r>
      <w:r w:rsidRPr="009657C1">
        <w:rPr>
          <w:i/>
          <w:iCs/>
          <w:noProof/>
        </w:rPr>
        <w:t>Publication bias in meta-analysis</w:t>
      </w:r>
      <w:r w:rsidRPr="009657C1">
        <w:rPr>
          <w:noProof/>
        </w:rPr>
        <w:t>. Chichester: John Wiley &amp; Sons.</w:t>
      </w:r>
    </w:p>
    <w:p w14:paraId="3A1C55ED" w14:textId="77777777" w:rsidR="009657C1" w:rsidRPr="009657C1" w:rsidRDefault="009657C1">
      <w:pPr>
        <w:pStyle w:val="NormalWeb"/>
        <w:ind w:left="480" w:hanging="480"/>
        <w:divId w:val="1675113027"/>
        <w:rPr>
          <w:noProof/>
        </w:rPr>
      </w:pPr>
      <w:r w:rsidRPr="00C16279">
        <w:rPr>
          <w:noProof/>
          <w:lang w:val="nl-NL"/>
        </w:rPr>
        <w:t xml:space="preserve">Van Beest, I., Carter-Sowell, A. R., van Dijk, E., &amp; Williams, K. D. (2012). </w:t>
      </w:r>
      <w:r w:rsidRPr="009657C1">
        <w:rPr>
          <w:noProof/>
        </w:rPr>
        <w:t xml:space="preserve">Groups being ostracized by groups: Is the pain shared, is recovery quicker, and are groups more likely to be aggressive? </w:t>
      </w:r>
      <w:r w:rsidRPr="009657C1">
        <w:rPr>
          <w:i/>
          <w:iCs/>
          <w:noProof/>
        </w:rPr>
        <w:t>Group Dynamics: Theory, Research, and Practice</w:t>
      </w:r>
      <w:r w:rsidRPr="009657C1">
        <w:rPr>
          <w:noProof/>
        </w:rPr>
        <w:t xml:space="preserve">, </w:t>
      </w:r>
      <w:r w:rsidRPr="009657C1">
        <w:rPr>
          <w:i/>
          <w:iCs/>
          <w:noProof/>
        </w:rPr>
        <w:t>16</w:t>
      </w:r>
      <w:r w:rsidRPr="009657C1">
        <w:rPr>
          <w:noProof/>
        </w:rPr>
        <w:t>(4), 241–254. doi:10.1037/a0030104</w:t>
      </w:r>
    </w:p>
    <w:p w14:paraId="6C1933D8" w14:textId="77777777" w:rsidR="009657C1" w:rsidRPr="009657C1" w:rsidRDefault="009657C1">
      <w:pPr>
        <w:pStyle w:val="NormalWeb"/>
        <w:ind w:left="480" w:hanging="480"/>
        <w:divId w:val="1675113027"/>
        <w:rPr>
          <w:noProof/>
        </w:rPr>
      </w:pPr>
      <w:r w:rsidRPr="009657C1">
        <w:rPr>
          <w:noProof/>
        </w:rPr>
        <w:t xml:space="preserve">Van Beest, I., &amp; Williams, K. D. (2006). When inclusion costs and ostracism pays, ostracism still hurts. </w:t>
      </w:r>
      <w:r w:rsidRPr="009657C1">
        <w:rPr>
          <w:i/>
          <w:iCs/>
          <w:noProof/>
        </w:rPr>
        <w:t>Journal of personality and social psychology</w:t>
      </w:r>
      <w:r w:rsidRPr="009657C1">
        <w:rPr>
          <w:noProof/>
        </w:rPr>
        <w:t xml:space="preserve">, </w:t>
      </w:r>
      <w:r w:rsidRPr="009657C1">
        <w:rPr>
          <w:i/>
          <w:iCs/>
          <w:noProof/>
        </w:rPr>
        <w:t>91</w:t>
      </w:r>
      <w:r w:rsidRPr="009657C1">
        <w:rPr>
          <w:noProof/>
        </w:rPr>
        <w:t>(5), 918–928. doi:10.1037/0022-3514.91.5.918</w:t>
      </w:r>
    </w:p>
    <w:p w14:paraId="1DE6E201" w14:textId="77777777" w:rsidR="009657C1" w:rsidRPr="009657C1" w:rsidRDefault="009657C1">
      <w:pPr>
        <w:pStyle w:val="NormalWeb"/>
        <w:ind w:left="480" w:hanging="480"/>
        <w:divId w:val="1675113027"/>
        <w:rPr>
          <w:noProof/>
        </w:rPr>
      </w:pPr>
      <w:r w:rsidRPr="009657C1">
        <w:rPr>
          <w:noProof/>
        </w:rPr>
        <w:t xml:space="preserve">Viechtbauer, W. (2005). Bias and Efficiency of Meta-Analytic Variance Estimators in the Random-Effects Model. </w:t>
      </w:r>
      <w:r w:rsidRPr="009657C1">
        <w:rPr>
          <w:i/>
          <w:iCs/>
          <w:noProof/>
        </w:rPr>
        <w:t>Journal of Educational and Behavioral Statistics</w:t>
      </w:r>
      <w:r w:rsidRPr="009657C1">
        <w:rPr>
          <w:noProof/>
        </w:rPr>
        <w:t xml:space="preserve">, </w:t>
      </w:r>
      <w:r w:rsidRPr="009657C1">
        <w:rPr>
          <w:i/>
          <w:iCs/>
          <w:noProof/>
        </w:rPr>
        <w:t>30</w:t>
      </w:r>
      <w:r w:rsidRPr="009657C1">
        <w:rPr>
          <w:noProof/>
        </w:rPr>
        <w:t>(3), 261–293. doi:10.3102/10769986030003261</w:t>
      </w:r>
    </w:p>
    <w:p w14:paraId="3D78EFA5" w14:textId="77777777" w:rsidR="009657C1" w:rsidRPr="009657C1" w:rsidRDefault="009657C1">
      <w:pPr>
        <w:pStyle w:val="NormalWeb"/>
        <w:ind w:left="480" w:hanging="480"/>
        <w:divId w:val="1675113027"/>
        <w:rPr>
          <w:noProof/>
        </w:rPr>
      </w:pPr>
      <w:r w:rsidRPr="009657C1">
        <w:rPr>
          <w:noProof/>
        </w:rPr>
        <w:t xml:space="preserve">Viechtbauer, Wolfgang. (2010). Conducting meta-analyses in R with the metafor package. </w:t>
      </w:r>
      <w:r w:rsidRPr="009657C1">
        <w:rPr>
          <w:i/>
          <w:iCs/>
          <w:noProof/>
        </w:rPr>
        <w:t>Journal of Statistical Software</w:t>
      </w:r>
      <w:r w:rsidRPr="009657C1">
        <w:rPr>
          <w:noProof/>
        </w:rPr>
        <w:t xml:space="preserve">, </w:t>
      </w:r>
      <w:r w:rsidRPr="009657C1">
        <w:rPr>
          <w:i/>
          <w:iCs/>
          <w:noProof/>
        </w:rPr>
        <w:t>36</w:t>
      </w:r>
      <w:r w:rsidRPr="009657C1">
        <w:rPr>
          <w:noProof/>
        </w:rPr>
        <w:t>(3), 1–48. Retrieved from http://onlinelibrary.wiley.com/doi/10.1002/wics.10/full</w:t>
      </w:r>
    </w:p>
    <w:p w14:paraId="638E5805" w14:textId="77777777" w:rsidR="009657C1" w:rsidRPr="009657C1" w:rsidRDefault="009657C1">
      <w:pPr>
        <w:pStyle w:val="NormalWeb"/>
        <w:ind w:left="480" w:hanging="480"/>
        <w:divId w:val="1675113027"/>
        <w:rPr>
          <w:noProof/>
        </w:rPr>
      </w:pPr>
      <w:r w:rsidRPr="00C16279">
        <w:rPr>
          <w:noProof/>
          <w:lang w:val="nl-NL"/>
        </w:rPr>
        <w:t xml:space="preserve">Wicherts, J. M., Borsboom, D., Kats, J., &amp; Molenaar, D. (2006). </w:t>
      </w:r>
      <w:r w:rsidRPr="009657C1">
        <w:rPr>
          <w:noProof/>
        </w:rPr>
        <w:t xml:space="preserve">The poor availability of psychological research data for reanalysis. </w:t>
      </w:r>
      <w:r w:rsidRPr="009657C1">
        <w:rPr>
          <w:i/>
          <w:iCs/>
          <w:noProof/>
        </w:rPr>
        <w:t>The American psychologist</w:t>
      </w:r>
      <w:r w:rsidRPr="009657C1">
        <w:rPr>
          <w:noProof/>
        </w:rPr>
        <w:t xml:space="preserve">, </w:t>
      </w:r>
      <w:r w:rsidRPr="009657C1">
        <w:rPr>
          <w:i/>
          <w:iCs/>
          <w:noProof/>
        </w:rPr>
        <w:t>61</w:t>
      </w:r>
      <w:r w:rsidRPr="009657C1">
        <w:rPr>
          <w:noProof/>
        </w:rPr>
        <w:t>(7), 726–8. doi:10.1037/0003-066X.61.7.726</w:t>
      </w:r>
    </w:p>
    <w:p w14:paraId="66D391CE" w14:textId="77777777" w:rsidR="009657C1" w:rsidRPr="009657C1" w:rsidRDefault="009657C1">
      <w:pPr>
        <w:pStyle w:val="NormalWeb"/>
        <w:ind w:left="480" w:hanging="480"/>
        <w:divId w:val="1675113027"/>
        <w:rPr>
          <w:noProof/>
        </w:rPr>
      </w:pPr>
      <w:r w:rsidRPr="009657C1">
        <w:rPr>
          <w:noProof/>
        </w:rPr>
        <w:t xml:space="preserve">Williams, K D, Cheung, C. K., &amp; Choi, W. (2000). Cyberostracism: effects of being ignored over the Internet. </w:t>
      </w:r>
      <w:r w:rsidRPr="009657C1">
        <w:rPr>
          <w:i/>
          <w:iCs/>
          <w:noProof/>
        </w:rPr>
        <w:t>Journal of personality and social psychology</w:t>
      </w:r>
      <w:r w:rsidRPr="009657C1">
        <w:rPr>
          <w:noProof/>
        </w:rPr>
        <w:t xml:space="preserve">, </w:t>
      </w:r>
      <w:r w:rsidRPr="009657C1">
        <w:rPr>
          <w:i/>
          <w:iCs/>
          <w:noProof/>
        </w:rPr>
        <w:t>79</w:t>
      </w:r>
      <w:r w:rsidRPr="009657C1">
        <w:rPr>
          <w:noProof/>
        </w:rPr>
        <w:t>(5), 748–62. Retrieved from http://www.ncbi.nlm.nih.gov/pubmed/11079239</w:t>
      </w:r>
    </w:p>
    <w:p w14:paraId="5D8D6B71" w14:textId="77777777" w:rsidR="009657C1" w:rsidRPr="009657C1" w:rsidRDefault="009657C1">
      <w:pPr>
        <w:pStyle w:val="NormalWeb"/>
        <w:ind w:left="480" w:hanging="480"/>
        <w:divId w:val="1675113027"/>
        <w:rPr>
          <w:noProof/>
        </w:rPr>
      </w:pPr>
      <w:r w:rsidRPr="009657C1">
        <w:rPr>
          <w:noProof/>
        </w:rPr>
        <w:t xml:space="preserve">Williams, K.D. (2009). Ostracism: a temporal need-threat model. </w:t>
      </w:r>
      <w:r w:rsidRPr="009657C1">
        <w:rPr>
          <w:i/>
          <w:iCs/>
          <w:noProof/>
        </w:rPr>
        <w:t>Advances in Experimental Social Psychology</w:t>
      </w:r>
      <w:r w:rsidRPr="009657C1">
        <w:rPr>
          <w:noProof/>
        </w:rPr>
        <w:t xml:space="preserve">, </w:t>
      </w:r>
      <w:r w:rsidRPr="009657C1">
        <w:rPr>
          <w:i/>
          <w:iCs/>
          <w:noProof/>
        </w:rPr>
        <w:t>41</w:t>
      </w:r>
      <w:r w:rsidRPr="009657C1">
        <w:rPr>
          <w:noProof/>
        </w:rPr>
        <w:t>, 275–314. doi:10.1016/S0065-2601(08)00406-1</w:t>
      </w:r>
    </w:p>
    <w:p w14:paraId="155FC590" w14:textId="77777777" w:rsidR="009657C1" w:rsidRPr="009657C1" w:rsidRDefault="009657C1">
      <w:pPr>
        <w:pStyle w:val="NormalWeb"/>
        <w:ind w:left="480" w:hanging="480"/>
        <w:divId w:val="1675113027"/>
        <w:rPr>
          <w:noProof/>
        </w:rPr>
      </w:pPr>
      <w:r w:rsidRPr="009657C1">
        <w:rPr>
          <w:noProof/>
        </w:rPr>
        <w:t xml:space="preserve">Williams, Kipling D., &amp; Jarvis, B. (2006). Cyberball: A program for use in research on interpersonal ostracism and acceptance. </w:t>
      </w:r>
      <w:r w:rsidRPr="009657C1">
        <w:rPr>
          <w:i/>
          <w:iCs/>
          <w:noProof/>
        </w:rPr>
        <w:t>Behavior Research Methods</w:t>
      </w:r>
      <w:r w:rsidRPr="009657C1">
        <w:rPr>
          <w:noProof/>
        </w:rPr>
        <w:t xml:space="preserve">, </w:t>
      </w:r>
      <w:r w:rsidRPr="009657C1">
        <w:rPr>
          <w:i/>
          <w:iCs/>
          <w:noProof/>
        </w:rPr>
        <w:t>38</w:t>
      </w:r>
      <w:r w:rsidRPr="009657C1">
        <w:rPr>
          <w:noProof/>
        </w:rPr>
        <w:t>(1), 174–180. doi:10.3758/BF03192765</w:t>
      </w:r>
    </w:p>
    <w:p w14:paraId="162AF44A" w14:textId="77777777" w:rsidR="009657C1" w:rsidRPr="009657C1" w:rsidRDefault="009657C1">
      <w:pPr>
        <w:pStyle w:val="NormalWeb"/>
        <w:ind w:left="480" w:hanging="480"/>
        <w:divId w:val="1675113027"/>
        <w:rPr>
          <w:noProof/>
        </w:rPr>
      </w:pPr>
      <w:r w:rsidRPr="009657C1">
        <w:rPr>
          <w:noProof/>
        </w:rPr>
        <w:t xml:space="preserve">Zadro, L., Williams, K. D., &amp; Richardson, R. (2004). How low can you go? Ostracism by a computer is sufficient to lower self-reported levels of belonging, control, self-esteem, and meaningful existence. </w:t>
      </w:r>
      <w:r w:rsidRPr="009657C1">
        <w:rPr>
          <w:i/>
          <w:iCs/>
          <w:noProof/>
        </w:rPr>
        <w:t>Journal of Experimental Social Psychology</w:t>
      </w:r>
      <w:r w:rsidRPr="009657C1">
        <w:rPr>
          <w:noProof/>
        </w:rPr>
        <w:t xml:space="preserve">, </w:t>
      </w:r>
      <w:r w:rsidRPr="009657C1">
        <w:rPr>
          <w:i/>
          <w:iCs/>
          <w:noProof/>
        </w:rPr>
        <w:t>40</w:t>
      </w:r>
      <w:r w:rsidRPr="009657C1">
        <w:rPr>
          <w:noProof/>
        </w:rPr>
        <w:t>(4), 560–567. doi:10.1016/j.jesp.2003.11.006</w:t>
      </w:r>
    </w:p>
    <w:p w14:paraId="14929F3F" w14:textId="4817DE17" w:rsidR="00B35841" w:rsidRDefault="00215DA4" w:rsidP="009618D3">
      <w:pPr>
        <w:pStyle w:val="NormalWeb"/>
        <w:spacing w:before="0" w:beforeAutospacing="0" w:after="0" w:afterAutospacing="0"/>
        <w:divId w:val="785346477"/>
      </w:pPr>
      <w:r>
        <w:lastRenderedPageBreak/>
        <w:fldChar w:fldCharType="end"/>
      </w:r>
    </w:p>
    <w:p w14:paraId="0586F5CF" w14:textId="77777777" w:rsidR="006623EF" w:rsidRDefault="006623EF" w:rsidP="009618D3">
      <w:pPr>
        <w:pStyle w:val="NormalWeb"/>
        <w:divId w:val="785346477"/>
      </w:pPr>
      <w:r>
        <w:rPr>
          <w:b/>
        </w:rPr>
        <w:t>Footnotes</w:t>
      </w:r>
    </w:p>
    <w:p w14:paraId="2590C7EA"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Please note that exclusion encompasses both social rejection and social ostracism.</w:t>
      </w:r>
    </w:p>
    <w:p w14:paraId="3E521AF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6EE0A5EE"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3B4A8A81" w14:textId="66C67849"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It should be noted that </w:t>
      </w:r>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p. 473): “</w:t>
      </w:r>
      <w:r>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Pr>
          <w:rFonts w:ascii="Times New Roman" w:hAnsi="Times New Roman" w:cs="Times New Roman"/>
          <w:sz w:val="24"/>
          <w:szCs w:val="24"/>
          <w:lang w:val="en-US"/>
        </w:rPr>
        <w:t xml:space="preserve">[…and…] </w:t>
      </w:r>
      <w:r>
        <w:rPr>
          <w:rFonts w:ascii="Times New Roman" w:hAnsi="Times New Roman" w:cs="Times New Roman"/>
          <w:i/>
          <w:sz w:val="24"/>
          <w:szCs w:val="24"/>
          <w:lang w:val="en-US"/>
        </w:rPr>
        <w:t>were excluded from the analyses.</w:t>
      </w:r>
      <w:r>
        <w:rPr>
          <w:rFonts w:ascii="Times New Roman" w:hAnsi="Times New Roman" w:cs="Times New Roman"/>
          <w:sz w:val="24"/>
          <w:szCs w:val="24"/>
          <w:lang w:val="en-US"/>
        </w:rPr>
        <w:t xml:space="preserve">” </w:t>
      </w:r>
    </w:p>
    <w:p w14:paraId="49344E21" w14:textId="464F7993"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out of the 72 data requests, we received timely replies of 52 (i.e., ~72%). However, these requests were only for specific information and not for raw datasets, as was the case in Wicherts and colleagues (2006).</w:t>
      </w:r>
    </w:p>
    <w:p w14:paraId="76A62B44"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unvalidated scales over validated scales. </w:t>
      </w:r>
    </w:p>
    <w:p w14:paraId="500DD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9E604FA"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634A5" w14:paraId="6C02AFC6"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2344A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2453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BAFFE8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9C50C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7734F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0DC3D5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E321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09AC19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8634A5" w14:paraId="11C47FA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3E1E35E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28073CE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8B9580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9727E5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78650D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57B339F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AA811B" w14:textId="77777777" w:rsidTr="00C105FC">
        <w:trPr>
          <w:trHeight w:val="765"/>
        </w:trPr>
        <w:tc>
          <w:tcPr>
            <w:tcW w:w="957" w:type="dxa"/>
            <w:tcBorders>
              <w:top w:val="nil"/>
              <w:left w:val="nil"/>
              <w:bottom w:val="nil"/>
              <w:right w:val="nil"/>
            </w:tcBorders>
            <w:shd w:val="clear" w:color="auto" w:fill="auto"/>
            <w:vAlign w:val="center"/>
            <w:hideMark/>
          </w:tcPr>
          <w:p w14:paraId="3A61A38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ECB299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3066A0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81D89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702CCA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0153E1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09F37A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CA22A7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54433B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2509A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594585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5B2B42B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DBC58DD" w14:textId="77777777" w:rsidTr="00C105FC">
        <w:trPr>
          <w:trHeight w:val="510"/>
        </w:trPr>
        <w:tc>
          <w:tcPr>
            <w:tcW w:w="957" w:type="dxa"/>
            <w:tcBorders>
              <w:top w:val="nil"/>
              <w:left w:val="nil"/>
              <w:bottom w:val="nil"/>
              <w:right w:val="nil"/>
            </w:tcBorders>
            <w:shd w:val="clear" w:color="auto" w:fill="auto"/>
            <w:vAlign w:val="center"/>
            <w:hideMark/>
          </w:tcPr>
          <w:p w14:paraId="1927A5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2104FE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579C07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E1D9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4E73BF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8D661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5091EE5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09729BF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CD50F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64BF3AC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173F738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84016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A73A05B" w14:textId="77777777" w:rsidTr="00C105FC">
        <w:trPr>
          <w:trHeight w:val="255"/>
        </w:trPr>
        <w:tc>
          <w:tcPr>
            <w:tcW w:w="957" w:type="dxa"/>
            <w:tcBorders>
              <w:top w:val="nil"/>
              <w:left w:val="nil"/>
              <w:bottom w:val="single" w:sz="4" w:space="0" w:color="auto"/>
              <w:right w:val="nil"/>
            </w:tcBorders>
            <w:shd w:val="clear" w:color="auto" w:fill="auto"/>
            <w:hideMark/>
          </w:tcPr>
          <w:p w14:paraId="4DA9FD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0D67B68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ED282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CEF0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A4249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2C14C22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36996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4C1A27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4383C4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1282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C9538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3B53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5190F7F9" w14:textId="77777777" w:rsidTr="00C105FC">
        <w:trPr>
          <w:trHeight w:val="255"/>
        </w:trPr>
        <w:tc>
          <w:tcPr>
            <w:tcW w:w="957" w:type="dxa"/>
            <w:tcBorders>
              <w:top w:val="nil"/>
              <w:left w:val="nil"/>
              <w:bottom w:val="nil"/>
              <w:right w:val="nil"/>
            </w:tcBorders>
            <w:shd w:val="clear" w:color="auto" w:fill="auto"/>
            <w:noWrap/>
            <w:vAlign w:val="bottom"/>
            <w:hideMark/>
          </w:tcPr>
          <w:p w14:paraId="50DBA7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15B442F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F7ADE0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7A528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6168F8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A8BF7B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AC10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20144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65AB129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6EF420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67CFD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4043C7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7C9BD8F" w14:textId="77777777" w:rsidTr="00C105FC">
        <w:trPr>
          <w:trHeight w:val="255"/>
        </w:trPr>
        <w:tc>
          <w:tcPr>
            <w:tcW w:w="957" w:type="dxa"/>
            <w:tcBorders>
              <w:top w:val="nil"/>
              <w:left w:val="nil"/>
              <w:bottom w:val="nil"/>
              <w:right w:val="nil"/>
            </w:tcBorders>
            <w:shd w:val="clear" w:color="auto" w:fill="auto"/>
            <w:noWrap/>
            <w:vAlign w:val="bottom"/>
            <w:hideMark/>
          </w:tcPr>
          <w:p w14:paraId="4185FB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4C12FF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0FE9F4F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1D67728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4A0C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766EE7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2D7DAB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DEDBB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44798F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9C470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01B16D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A4803E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04DDB870" w14:textId="77777777" w:rsidTr="00C105FC">
        <w:trPr>
          <w:trHeight w:val="255"/>
        </w:trPr>
        <w:tc>
          <w:tcPr>
            <w:tcW w:w="957" w:type="dxa"/>
            <w:tcBorders>
              <w:top w:val="nil"/>
              <w:left w:val="nil"/>
              <w:bottom w:val="nil"/>
              <w:right w:val="nil"/>
            </w:tcBorders>
            <w:shd w:val="clear" w:color="auto" w:fill="auto"/>
            <w:noWrap/>
            <w:vAlign w:val="bottom"/>
            <w:hideMark/>
          </w:tcPr>
          <w:p w14:paraId="3179E33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C0EFE7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44DF4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2B360AD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534AE3D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12E9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A5D00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72A00E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1712A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4D6745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DD8DD9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B9401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634A5" w14:paraId="4CA6C262"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48F945A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1DF0FA0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0B465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6395E91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091BB5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70B040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EF780F" w14:textId="77777777" w:rsidTr="00C105FC">
        <w:trPr>
          <w:trHeight w:val="765"/>
        </w:trPr>
        <w:tc>
          <w:tcPr>
            <w:tcW w:w="957" w:type="dxa"/>
            <w:tcBorders>
              <w:top w:val="nil"/>
              <w:left w:val="nil"/>
              <w:bottom w:val="nil"/>
              <w:right w:val="nil"/>
            </w:tcBorders>
            <w:shd w:val="clear" w:color="auto" w:fill="auto"/>
            <w:vAlign w:val="center"/>
            <w:hideMark/>
          </w:tcPr>
          <w:p w14:paraId="347BFFC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40FFE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49268F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FD13A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58CC5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2ED523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57766B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0AC3B7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A714A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773FF7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C08EDE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2D9AD5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591D300D" w14:textId="77777777" w:rsidTr="00C105FC">
        <w:trPr>
          <w:trHeight w:val="510"/>
        </w:trPr>
        <w:tc>
          <w:tcPr>
            <w:tcW w:w="957" w:type="dxa"/>
            <w:tcBorders>
              <w:top w:val="nil"/>
              <w:left w:val="nil"/>
              <w:bottom w:val="nil"/>
              <w:right w:val="nil"/>
            </w:tcBorders>
            <w:shd w:val="clear" w:color="auto" w:fill="auto"/>
            <w:vAlign w:val="center"/>
            <w:hideMark/>
          </w:tcPr>
          <w:p w14:paraId="28DD90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570A8D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4AE547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58EDD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37DA8B5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2044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EDE759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75212C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2A705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C8AFB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6AF0B48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2F4A86A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F564B30" w14:textId="77777777" w:rsidTr="00C105FC">
        <w:trPr>
          <w:trHeight w:val="255"/>
        </w:trPr>
        <w:tc>
          <w:tcPr>
            <w:tcW w:w="957" w:type="dxa"/>
            <w:tcBorders>
              <w:top w:val="nil"/>
              <w:left w:val="nil"/>
              <w:bottom w:val="single" w:sz="4" w:space="0" w:color="auto"/>
              <w:right w:val="nil"/>
            </w:tcBorders>
            <w:shd w:val="clear" w:color="auto" w:fill="auto"/>
            <w:hideMark/>
          </w:tcPr>
          <w:p w14:paraId="4FC94C1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87837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36EB094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1D0C46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710AD5A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7B2E01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44C121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55F1B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CC035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CEBC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A1C275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51E880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56DD8C5" w14:textId="77777777" w:rsidTr="00C105FC">
        <w:trPr>
          <w:trHeight w:val="255"/>
        </w:trPr>
        <w:tc>
          <w:tcPr>
            <w:tcW w:w="957" w:type="dxa"/>
            <w:tcBorders>
              <w:top w:val="nil"/>
              <w:left w:val="nil"/>
              <w:bottom w:val="nil"/>
              <w:right w:val="nil"/>
            </w:tcBorders>
            <w:shd w:val="clear" w:color="auto" w:fill="auto"/>
            <w:noWrap/>
            <w:vAlign w:val="bottom"/>
            <w:hideMark/>
          </w:tcPr>
          <w:p w14:paraId="5C8F62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3D30CE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2A35FA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09939B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474C0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73DD8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AB8EC1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4549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42D209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2489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63D35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52C094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72C5F9C"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0221B2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1C862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F6C89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1E153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1C53B9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312E3D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6BBB3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9E234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35F6AEC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539BEB7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1FA653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4AEBE7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634A5" w14:paraId="6DC7F1C9"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5C5CC394" w14:textId="61F3E0D0"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D677AAE" w14:textId="2E0AA844" w:rsidR="00C010BB" w:rsidRDefault="00C010BB">
      <w:pPr>
        <w:rPr>
          <w:lang w:val="en-US"/>
        </w:rPr>
      </w:pPr>
      <w:r>
        <w:rPr>
          <w:lang w:val="en-US"/>
        </w:rPr>
        <w:br w:type="page"/>
      </w:r>
    </w:p>
    <w:p w14:paraId="6C15DCCC"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634A5" w14:paraId="25A70B6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F547205" w14:textId="3859E794"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7E0D6FB4"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146C2863" w14:textId="386AA71E"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14560E8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4477D2C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43DD89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24FEA2E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57BC338F"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6A12E54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1F24641"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767E22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005127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3DA1AA4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36D52361" w14:textId="77777777">
        <w:trPr>
          <w:trHeight w:val="300"/>
        </w:trPr>
        <w:tc>
          <w:tcPr>
            <w:tcW w:w="1796" w:type="dxa"/>
            <w:tcBorders>
              <w:top w:val="nil"/>
              <w:left w:val="nil"/>
              <w:bottom w:val="nil"/>
              <w:right w:val="nil"/>
            </w:tcBorders>
            <w:shd w:val="clear" w:color="auto" w:fill="auto"/>
            <w:noWrap/>
            <w:vAlign w:val="bottom"/>
          </w:tcPr>
          <w:p w14:paraId="64834267" w14:textId="513697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1A97468E" w14:textId="32259B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87A86F5" w14:textId="3DCBDD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F9848E2" w14:textId="32B10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030E4D0" w14:textId="1E4CA9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EC6C9D2" w14:textId="693132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7B3930FC" w14:textId="10E9F8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C19407C" w14:textId="4ADF5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FCBC883" w14:textId="243D48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7D81FE8" w14:textId="2CA64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94CEAB7" w14:textId="3A15B4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5314F3" w14:textId="77777777">
        <w:trPr>
          <w:trHeight w:val="300"/>
        </w:trPr>
        <w:tc>
          <w:tcPr>
            <w:tcW w:w="1796" w:type="dxa"/>
            <w:tcBorders>
              <w:top w:val="nil"/>
              <w:left w:val="nil"/>
              <w:bottom w:val="nil"/>
              <w:right w:val="nil"/>
            </w:tcBorders>
            <w:shd w:val="clear" w:color="auto" w:fill="auto"/>
            <w:noWrap/>
            <w:vAlign w:val="bottom"/>
          </w:tcPr>
          <w:p w14:paraId="29BB2338" w14:textId="763445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0B42F32A" w14:textId="68D6D7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277413D" w14:textId="7A654C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40E96BA" w14:textId="04085E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4EB9480B" w14:textId="039A7D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0DAC1B" w14:textId="6D1E12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6890670A" w14:textId="2C9F4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6CDE5AB" w14:textId="1FC3F5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F08E57" w14:textId="2606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16271" w14:textId="6118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7A63CB" w14:textId="422F53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DB62A5" w14:textId="77777777">
        <w:trPr>
          <w:trHeight w:val="300"/>
        </w:trPr>
        <w:tc>
          <w:tcPr>
            <w:tcW w:w="1796" w:type="dxa"/>
            <w:tcBorders>
              <w:top w:val="nil"/>
              <w:left w:val="nil"/>
              <w:bottom w:val="nil"/>
              <w:right w:val="nil"/>
            </w:tcBorders>
            <w:shd w:val="clear" w:color="auto" w:fill="auto"/>
            <w:noWrap/>
            <w:vAlign w:val="bottom"/>
          </w:tcPr>
          <w:p w14:paraId="52577C94" w14:textId="22A4D9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1530C7E" w14:textId="760562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A12DF44" w14:textId="6E4FE8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710C14F5" w14:textId="36C6D8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778CFDD3" w14:textId="34B7ED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6F28D8C" w14:textId="457FEB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22D247A" w14:textId="54C4F3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8DD3676" w14:textId="26D430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7F140C" w14:textId="0E1B64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30FFA1" w14:textId="1519A5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CB9337" w14:textId="4621FC0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A21D63" w14:textId="77777777">
        <w:trPr>
          <w:trHeight w:val="300"/>
        </w:trPr>
        <w:tc>
          <w:tcPr>
            <w:tcW w:w="1796" w:type="dxa"/>
            <w:tcBorders>
              <w:top w:val="nil"/>
              <w:left w:val="nil"/>
              <w:bottom w:val="nil"/>
              <w:right w:val="nil"/>
            </w:tcBorders>
            <w:shd w:val="clear" w:color="auto" w:fill="auto"/>
            <w:noWrap/>
            <w:vAlign w:val="bottom"/>
          </w:tcPr>
          <w:p w14:paraId="00644097" w14:textId="502E9F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210EA2DF" w14:textId="43C0B67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8AF976" w14:textId="4AE6A3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39111C9" w14:textId="5CC9F7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1F6437C5" w14:textId="4C9E5F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2BC3BD5" w14:textId="18BBD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A504E37" w14:textId="24A3A7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5D58D24" w14:textId="189FDC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C946CE8" w14:textId="558D90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3522B70E" w14:textId="7D9C9D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FD56576" w14:textId="79BB05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72DE634D" w14:textId="77777777">
        <w:trPr>
          <w:trHeight w:val="300"/>
        </w:trPr>
        <w:tc>
          <w:tcPr>
            <w:tcW w:w="1796" w:type="dxa"/>
            <w:tcBorders>
              <w:top w:val="nil"/>
              <w:left w:val="nil"/>
              <w:bottom w:val="nil"/>
              <w:right w:val="nil"/>
            </w:tcBorders>
            <w:shd w:val="clear" w:color="auto" w:fill="auto"/>
            <w:noWrap/>
            <w:vAlign w:val="bottom"/>
          </w:tcPr>
          <w:p w14:paraId="4E4E174F" w14:textId="59EF0B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24E12252" w14:textId="7A256D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EE577D" w14:textId="68B611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19F3CFD" w14:textId="270B4B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44F38303" w14:textId="364E3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CF5E068" w14:textId="6F00AA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FAED937" w14:textId="7B45E7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1CFC7E1" w14:textId="7D88DB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B33E5B8" w14:textId="2F9BA9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1009BA8" w14:textId="464D59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3F6077BD" w14:textId="56A34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7C95171" w14:textId="77777777">
        <w:trPr>
          <w:trHeight w:val="300"/>
        </w:trPr>
        <w:tc>
          <w:tcPr>
            <w:tcW w:w="1796" w:type="dxa"/>
            <w:tcBorders>
              <w:top w:val="nil"/>
              <w:left w:val="nil"/>
              <w:bottom w:val="nil"/>
              <w:right w:val="nil"/>
            </w:tcBorders>
            <w:shd w:val="clear" w:color="auto" w:fill="auto"/>
            <w:noWrap/>
            <w:vAlign w:val="bottom"/>
          </w:tcPr>
          <w:p w14:paraId="5894726A" w14:textId="09CFF2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51F626A5" w14:textId="6BB31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35757C" w14:textId="3D4FF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CE90550" w14:textId="7181EE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127DC43A" w14:textId="54D7F3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DDDA9C7" w14:textId="6F82D7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3BC726C9" w14:textId="0BB96C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227D1A5" w14:textId="7A1028A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A2A4F9" w14:textId="5E1948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9FABDC" w14:textId="28285D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911B18" w14:textId="74BAD4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7B0037" w14:textId="77777777">
        <w:trPr>
          <w:trHeight w:val="300"/>
        </w:trPr>
        <w:tc>
          <w:tcPr>
            <w:tcW w:w="1796" w:type="dxa"/>
            <w:tcBorders>
              <w:top w:val="nil"/>
              <w:left w:val="nil"/>
              <w:bottom w:val="nil"/>
              <w:right w:val="nil"/>
            </w:tcBorders>
            <w:shd w:val="clear" w:color="auto" w:fill="auto"/>
            <w:noWrap/>
            <w:vAlign w:val="bottom"/>
          </w:tcPr>
          <w:p w14:paraId="31464135" w14:textId="5982EC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6F4049F8" w14:textId="5B84F1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62A662" w14:textId="0D07DB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395B7AC" w14:textId="77508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1B4128F" w14:textId="17C2D7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38BFF5" w14:textId="6E8EB7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028E2D5" w14:textId="53B8DD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92F47F" w14:textId="51B609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BA9449" w14:textId="2906BC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7A0CB" w14:textId="4E94FE9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405147" w14:textId="48B795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C75DBA" w14:textId="77777777">
        <w:trPr>
          <w:trHeight w:val="300"/>
        </w:trPr>
        <w:tc>
          <w:tcPr>
            <w:tcW w:w="1796" w:type="dxa"/>
            <w:tcBorders>
              <w:top w:val="nil"/>
              <w:left w:val="nil"/>
              <w:bottom w:val="nil"/>
              <w:right w:val="nil"/>
            </w:tcBorders>
            <w:shd w:val="clear" w:color="auto" w:fill="auto"/>
            <w:noWrap/>
            <w:vAlign w:val="bottom"/>
          </w:tcPr>
          <w:p w14:paraId="71C3F546" w14:textId="78E78C5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5A58096" w14:textId="7CC7F8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9429B3D" w14:textId="6FCE9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4B4A3519" w14:textId="404731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8E3D3EC" w14:textId="1F4EEA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7460EC0" w14:textId="2AE595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B0CC12" w14:textId="14A3E8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918CBA" w14:textId="0799FE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D0B2A2" w14:textId="01D2FD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61BC62" w14:textId="25B73E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4B2AC" w14:textId="718A3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083453" w14:textId="77777777">
        <w:trPr>
          <w:trHeight w:val="300"/>
        </w:trPr>
        <w:tc>
          <w:tcPr>
            <w:tcW w:w="1796" w:type="dxa"/>
            <w:tcBorders>
              <w:top w:val="nil"/>
              <w:left w:val="nil"/>
              <w:bottom w:val="nil"/>
              <w:right w:val="nil"/>
            </w:tcBorders>
            <w:shd w:val="clear" w:color="auto" w:fill="auto"/>
            <w:noWrap/>
            <w:vAlign w:val="bottom"/>
          </w:tcPr>
          <w:p w14:paraId="6563A27A" w14:textId="6C59BB1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A5D108A" w14:textId="4A7043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505F64" w14:textId="519AF4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69685053" w14:textId="5527D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1DE678D" w14:textId="1F91A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C377F8A" w14:textId="6B9CCF1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249983" w14:textId="03E7F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222243" w14:textId="02574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893EDB" w14:textId="4C2EE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3D1B39" w14:textId="67DD43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4A0E03" w14:textId="3B0D47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7440A6" w14:textId="77777777">
        <w:trPr>
          <w:trHeight w:val="300"/>
        </w:trPr>
        <w:tc>
          <w:tcPr>
            <w:tcW w:w="1796" w:type="dxa"/>
            <w:tcBorders>
              <w:top w:val="nil"/>
              <w:left w:val="nil"/>
              <w:bottom w:val="nil"/>
              <w:right w:val="nil"/>
            </w:tcBorders>
            <w:shd w:val="clear" w:color="auto" w:fill="auto"/>
            <w:noWrap/>
            <w:vAlign w:val="bottom"/>
          </w:tcPr>
          <w:p w14:paraId="5BCC2692" w14:textId="451857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1F0A7C0" w14:textId="21746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603C21" w14:textId="2B8DAF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2EEF8D7D" w14:textId="0BC0F8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713C389" w14:textId="1570C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C41316B" w14:textId="04E0E6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C1196C2" w14:textId="77B6E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09D175DC" w14:textId="2F9AC1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3A3232E" w14:textId="5C9676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648986A2" w14:textId="49861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0AFED669" w14:textId="1B97C8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025538F9" w14:textId="77777777">
        <w:trPr>
          <w:trHeight w:val="300"/>
        </w:trPr>
        <w:tc>
          <w:tcPr>
            <w:tcW w:w="1796" w:type="dxa"/>
            <w:tcBorders>
              <w:top w:val="nil"/>
              <w:left w:val="nil"/>
              <w:bottom w:val="nil"/>
              <w:right w:val="nil"/>
            </w:tcBorders>
            <w:shd w:val="clear" w:color="auto" w:fill="auto"/>
            <w:noWrap/>
            <w:vAlign w:val="bottom"/>
          </w:tcPr>
          <w:p w14:paraId="1FE11D96" w14:textId="7A9C25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A38D1F2" w14:textId="521D72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DAEB36" w14:textId="07141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397E363B" w14:textId="6A0E9A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9F35771" w14:textId="7C5490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6E5401" w14:textId="5F3072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6E998EEA" w14:textId="295C35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40C9E12" w14:textId="115C08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18E424" w14:textId="49F685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CF51D7C" w14:textId="646188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278E0CF" w14:textId="431C2C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335D5E" w14:textId="77777777">
        <w:trPr>
          <w:trHeight w:val="300"/>
        </w:trPr>
        <w:tc>
          <w:tcPr>
            <w:tcW w:w="1796" w:type="dxa"/>
            <w:tcBorders>
              <w:top w:val="nil"/>
              <w:left w:val="nil"/>
              <w:bottom w:val="nil"/>
              <w:right w:val="nil"/>
            </w:tcBorders>
            <w:shd w:val="clear" w:color="auto" w:fill="auto"/>
            <w:noWrap/>
            <w:vAlign w:val="bottom"/>
          </w:tcPr>
          <w:p w14:paraId="1A775EC8" w14:textId="38504FA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07BEC95" w14:textId="34C161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D2FFD5F" w14:textId="5ECD09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15181F6C" w14:textId="534CC5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597A3A04" w14:textId="68B7AE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411085BE" w14:textId="5F02C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1E79F25" w14:textId="1D1BFE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DD10F1B" w14:textId="2EE4EA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83D4F47" w14:textId="361F2C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63175A24" w14:textId="58D9E6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1EA00F4" w14:textId="5EC97D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219F86EB" w14:textId="77777777">
        <w:trPr>
          <w:trHeight w:val="300"/>
        </w:trPr>
        <w:tc>
          <w:tcPr>
            <w:tcW w:w="1796" w:type="dxa"/>
            <w:tcBorders>
              <w:top w:val="nil"/>
              <w:left w:val="nil"/>
              <w:bottom w:val="nil"/>
              <w:right w:val="nil"/>
            </w:tcBorders>
            <w:shd w:val="clear" w:color="auto" w:fill="auto"/>
            <w:noWrap/>
            <w:vAlign w:val="bottom"/>
          </w:tcPr>
          <w:p w14:paraId="2291B8FD" w14:textId="2FF9C1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B729395" w14:textId="799E3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5949486" w14:textId="3E8CC8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3012808B" w14:textId="22DB6A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0DA203F" w14:textId="32B0E5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14033A" w14:textId="6FB2D7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CA8F4" w14:textId="2F8E70E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7A6D29" w14:textId="03730BA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BA938A" w14:textId="6BA768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AE037" w14:textId="6AF480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38519C" w14:textId="3B0A56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089E8E" w14:textId="77777777">
        <w:trPr>
          <w:trHeight w:val="300"/>
        </w:trPr>
        <w:tc>
          <w:tcPr>
            <w:tcW w:w="1796" w:type="dxa"/>
            <w:tcBorders>
              <w:top w:val="nil"/>
              <w:left w:val="nil"/>
              <w:bottom w:val="nil"/>
              <w:right w:val="nil"/>
            </w:tcBorders>
            <w:shd w:val="clear" w:color="auto" w:fill="auto"/>
            <w:noWrap/>
            <w:vAlign w:val="bottom"/>
          </w:tcPr>
          <w:p w14:paraId="0007B686" w14:textId="5AA805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2F1DB4A" w14:textId="611B1E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7690F5" w14:textId="7F2887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6A3DDC6" w14:textId="1D5C79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77FB571" w14:textId="6369D3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96098F3" w14:textId="3451D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D88781" w14:textId="0B969B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2D348EA" w14:textId="76014C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A105CF" w14:textId="55C419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8B702" w14:textId="43A505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19546" w14:textId="794F8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6AC818" w14:textId="77777777">
        <w:trPr>
          <w:trHeight w:val="300"/>
        </w:trPr>
        <w:tc>
          <w:tcPr>
            <w:tcW w:w="1796" w:type="dxa"/>
            <w:tcBorders>
              <w:top w:val="nil"/>
              <w:left w:val="nil"/>
              <w:bottom w:val="nil"/>
              <w:right w:val="nil"/>
            </w:tcBorders>
            <w:shd w:val="clear" w:color="auto" w:fill="auto"/>
            <w:noWrap/>
            <w:vAlign w:val="bottom"/>
          </w:tcPr>
          <w:p w14:paraId="5EB79ECD" w14:textId="6E056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55409EB" w14:textId="68D912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D6858" w14:textId="2F3B36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5168C7FE" w14:textId="2A8799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BCD34D0" w14:textId="1A79C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A6FEBB9" w14:textId="3C9AF4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42B30215" w14:textId="05ED0E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63AC5A" w14:textId="0AE921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D7F8E6" w14:textId="044CE5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74613A" w14:textId="3A6AA4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C2C777" w14:textId="5EBB07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40569D" w14:textId="77777777">
        <w:trPr>
          <w:trHeight w:val="300"/>
        </w:trPr>
        <w:tc>
          <w:tcPr>
            <w:tcW w:w="1796" w:type="dxa"/>
            <w:tcBorders>
              <w:top w:val="nil"/>
              <w:left w:val="nil"/>
              <w:bottom w:val="nil"/>
              <w:right w:val="nil"/>
            </w:tcBorders>
            <w:shd w:val="clear" w:color="auto" w:fill="auto"/>
            <w:noWrap/>
            <w:vAlign w:val="bottom"/>
          </w:tcPr>
          <w:p w14:paraId="478B0C79" w14:textId="240034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3C6A49EF" w14:textId="35F209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A336B5" w14:textId="4813D3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14769247" w14:textId="56FA09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23D65D13" w14:textId="15F506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1BD6CFA" w14:textId="26518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B0AB32D" w14:textId="4455FF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887EAB" w14:textId="5D9C03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703E3C" w14:textId="63E065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4107504" w14:textId="0E0EB5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65DF9C" w14:textId="42EC6B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30F759" w14:textId="77777777">
        <w:trPr>
          <w:trHeight w:val="300"/>
        </w:trPr>
        <w:tc>
          <w:tcPr>
            <w:tcW w:w="1796" w:type="dxa"/>
            <w:tcBorders>
              <w:top w:val="nil"/>
              <w:left w:val="nil"/>
              <w:bottom w:val="nil"/>
              <w:right w:val="nil"/>
            </w:tcBorders>
            <w:shd w:val="clear" w:color="auto" w:fill="auto"/>
            <w:noWrap/>
            <w:vAlign w:val="bottom"/>
          </w:tcPr>
          <w:p w14:paraId="68479116" w14:textId="788273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1C95E0D8" w14:textId="4B4C5A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CDF8EDE" w14:textId="49A94F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778B0AA" w14:textId="5029B3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1C1E57AE" w14:textId="75A437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3167398" w14:textId="3F0967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5D6FB4" w14:textId="61EB9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30BEE" w14:textId="32D350D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3D8480" w14:textId="51E59E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10F094" w14:textId="73FAEC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EA1B94" w14:textId="3F4324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ABDABA" w14:textId="77777777">
        <w:trPr>
          <w:trHeight w:val="300"/>
        </w:trPr>
        <w:tc>
          <w:tcPr>
            <w:tcW w:w="1796" w:type="dxa"/>
            <w:tcBorders>
              <w:top w:val="nil"/>
              <w:left w:val="nil"/>
              <w:bottom w:val="nil"/>
              <w:right w:val="nil"/>
            </w:tcBorders>
            <w:shd w:val="clear" w:color="auto" w:fill="auto"/>
            <w:noWrap/>
            <w:vAlign w:val="bottom"/>
          </w:tcPr>
          <w:p w14:paraId="2E8DF177" w14:textId="243E440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6753DCC" w14:textId="2FA45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AD06D3D" w14:textId="2AF932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18FB847F" w14:textId="3E67AF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16AC9F" w14:textId="21437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E8F0E1" w14:textId="7B23E1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76DCC85" w14:textId="13F4FC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A4BC9A2" w14:textId="069AC3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88311FD" w14:textId="411976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755CAFD" w14:textId="1BF5D2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2159089B" w14:textId="4016D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8F452CB" w14:textId="77777777">
        <w:trPr>
          <w:trHeight w:val="300"/>
        </w:trPr>
        <w:tc>
          <w:tcPr>
            <w:tcW w:w="1796" w:type="dxa"/>
            <w:tcBorders>
              <w:top w:val="nil"/>
              <w:left w:val="nil"/>
              <w:bottom w:val="nil"/>
              <w:right w:val="nil"/>
            </w:tcBorders>
            <w:shd w:val="clear" w:color="auto" w:fill="auto"/>
            <w:noWrap/>
            <w:vAlign w:val="bottom"/>
          </w:tcPr>
          <w:p w14:paraId="2EF30928" w14:textId="6A089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CB31979" w14:textId="3467C5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DE51DE9" w14:textId="0175C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9B93D27" w14:textId="5AF3F7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26BBBE9" w14:textId="62FCA8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A14C312" w14:textId="04D38C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798C52E4" w14:textId="3D528D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754EE5D" w14:textId="35F5DF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49313D" w14:textId="0CECC7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F2C7A2" w14:textId="612E8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E1367E" w14:textId="5FC3F7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AC65CA" w14:textId="77777777">
        <w:trPr>
          <w:trHeight w:val="300"/>
        </w:trPr>
        <w:tc>
          <w:tcPr>
            <w:tcW w:w="1796" w:type="dxa"/>
            <w:tcBorders>
              <w:top w:val="nil"/>
              <w:left w:val="nil"/>
              <w:bottom w:val="nil"/>
              <w:right w:val="nil"/>
            </w:tcBorders>
            <w:shd w:val="clear" w:color="auto" w:fill="auto"/>
            <w:noWrap/>
            <w:vAlign w:val="bottom"/>
          </w:tcPr>
          <w:p w14:paraId="5019307A" w14:textId="5FF79B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7165A68A" w14:textId="34024CB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3B2DD63" w14:textId="02A274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FE41679" w14:textId="1441F5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C3F154B" w14:textId="68FBC7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B20C952" w14:textId="7AEA60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3D817EC" w14:textId="7C6A9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41A7700" w14:textId="24DD6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765412AA" w14:textId="5E337D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125CF188" w14:textId="164E7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2AAA5EE" w14:textId="483675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7E65B871" w14:textId="77777777">
        <w:trPr>
          <w:trHeight w:val="300"/>
        </w:trPr>
        <w:tc>
          <w:tcPr>
            <w:tcW w:w="1796" w:type="dxa"/>
            <w:tcBorders>
              <w:top w:val="nil"/>
              <w:left w:val="nil"/>
              <w:bottom w:val="nil"/>
              <w:right w:val="nil"/>
            </w:tcBorders>
            <w:shd w:val="clear" w:color="auto" w:fill="auto"/>
            <w:noWrap/>
            <w:vAlign w:val="bottom"/>
          </w:tcPr>
          <w:p w14:paraId="6BC9D76A" w14:textId="3B9C20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959DFF7" w14:textId="7FE3B2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7F1D448" w14:textId="26FF66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2369A7EC" w14:textId="6BBB0B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75BD371" w14:textId="24CC46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8CB4D34" w14:textId="1F21AC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7A5D6B60" w14:textId="7F3928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CED3783" w14:textId="006AADD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63777D52" w14:textId="4CDD04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0F9FCE" w14:textId="69FE15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472AD0E" w14:textId="085F0A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2A07B81" w14:textId="77777777">
        <w:trPr>
          <w:trHeight w:val="300"/>
        </w:trPr>
        <w:tc>
          <w:tcPr>
            <w:tcW w:w="1796" w:type="dxa"/>
            <w:tcBorders>
              <w:top w:val="nil"/>
              <w:left w:val="nil"/>
              <w:bottom w:val="nil"/>
              <w:right w:val="nil"/>
            </w:tcBorders>
            <w:shd w:val="clear" w:color="auto" w:fill="auto"/>
            <w:noWrap/>
            <w:vAlign w:val="bottom"/>
          </w:tcPr>
          <w:p w14:paraId="1F61B666" w14:textId="7CAD9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029F178A" w14:textId="5D6DB4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56AA41" w14:textId="16B7CDE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3CE3E09" w14:textId="699CD5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A2E8F25" w14:textId="0E40A9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7368145" w14:textId="7608AA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09ED17" w14:textId="695FB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D9479A" w14:textId="758D4F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6E9C93EB" w14:textId="215F12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07E38853" w14:textId="74EA66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F185A2" w14:textId="6ED066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590293" w14:textId="77777777">
        <w:trPr>
          <w:trHeight w:val="300"/>
        </w:trPr>
        <w:tc>
          <w:tcPr>
            <w:tcW w:w="1796" w:type="dxa"/>
            <w:tcBorders>
              <w:top w:val="nil"/>
              <w:left w:val="nil"/>
              <w:bottom w:val="nil"/>
              <w:right w:val="nil"/>
            </w:tcBorders>
            <w:shd w:val="clear" w:color="auto" w:fill="auto"/>
            <w:noWrap/>
            <w:vAlign w:val="bottom"/>
          </w:tcPr>
          <w:p w14:paraId="71AEF407" w14:textId="22FEC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5FD4AD86" w14:textId="7F747D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D11C69E" w14:textId="5825DE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DFD8C8B" w14:textId="37981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3056EC2" w14:textId="239F2F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2770682" w14:textId="420231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170C9" w14:textId="1487B2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09467" w14:textId="3F9AB1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A14E7" w14:textId="11CCEB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3B20A175" w14:textId="68E87D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DEE08A" w14:textId="6D939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F09397" w14:textId="77777777">
        <w:trPr>
          <w:trHeight w:val="300"/>
        </w:trPr>
        <w:tc>
          <w:tcPr>
            <w:tcW w:w="1796" w:type="dxa"/>
            <w:tcBorders>
              <w:top w:val="nil"/>
              <w:left w:val="nil"/>
              <w:bottom w:val="nil"/>
              <w:right w:val="nil"/>
            </w:tcBorders>
            <w:shd w:val="clear" w:color="auto" w:fill="auto"/>
            <w:noWrap/>
            <w:vAlign w:val="bottom"/>
          </w:tcPr>
          <w:p w14:paraId="63C47F5E" w14:textId="28B5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04571B4F" w14:textId="5D1114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CBF573B" w14:textId="2523D1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822861" w14:textId="41F807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354090C" w14:textId="6C9BA3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9EBFC49" w14:textId="54EE0A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D3A37B6" w14:textId="06A65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D782DFE" w14:textId="46F42F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8919D4" w14:textId="3529F4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B0A876" w14:textId="329CE9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3BBDE4" w14:textId="707D6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6016F3" w14:textId="77777777">
        <w:trPr>
          <w:trHeight w:val="300"/>
        </w:trPr>
        <w:tc>
          <w:tcPr>
            <w:tcW w:w="1796" w:type="dxa"/>
            <w:tcBorders>
              <w:top w:val="nil"/>
              <w:left w:val="nil"/>
              <w:bottom w:val="nil"/>
              <w:right w:val="nil"/>
            </w:tcBorders>
            <w:shd w:val="clear" w:color="auto" w:fill="auto"/>
            <w:noWrap/>
            <w:vAlign w:val="bottom"/>
          </w:tcPr>
          <w:p w14:paraId="365AF7CD" w14:textId="7D1D4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5AE1352F" w14:textId="5B9EBE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CC23161" w14:textId="3A1FEB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10ED1FE5" w14:textId="4C8DF8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3ED5CDE" w14:textId="0FE9669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10B831" w14:textId="0FD04B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40772045" w14:textId="5FCACF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1DC345" w14:textId="2D1F1B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8FD7D" w14:textId="370E7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8192EF" w14:textId="180365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EE8B3A" w14:textId="7B9A13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2D165" w14:textId="77777777">
        <w:trPr>
          <w:trHeight w:val="300"/>
        </w:trPr>
        <w:tc>
          <w:tcPr>
            <w:tcW w:w="1796" w:type="dxa"/>
            <w:tcBorders>
              <w:top w:val="nil"/>
              <w:left w:val="nil"/>
              <w:bottom w:val="nil"/>
              <w:right w:val="nil"/>
            </w:tcBorders>
            <w:shd w:val="clear" w:color="auto" w:fill="auto"/>
            <w:noWrap/>
            <w:vAlign w:val="bottom"/>
          </w:tcPr>
          <w:p w14:paraId="5C5D2AD0" w14:textId="3A955C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7D4052CA" w14:textId="423186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7B4F86F" w14:textId="3C97F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4AB8746" w14:textId="6CC4A8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2371772D" w14:textId="269B58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5BEA8" w14:textId="59E374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A00D8C" w14:textId="28326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F347784" w14:textId="2DFB61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A03FB" w14:textId="1E75D09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8D785EF" w14:textId="6A975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39DBD1" w14:textId="168A6D6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1DAC70" w14:textId="77777777">
        <w:trPr>
          <w:trHeight w:val="300"/>
        </w:trPr>
        <w:tc>
          <w:tcPr>
            <w:tcW w:w="1796" w:type="dxa"/>
            <w:tcBorders>
              <w:top w:val="nil"/>
              <w:left w:val="nil"/>
              <w:bottom w:val="nil"/>
              <w:right w:val="nil"/>
            </w:tcBorders>
            <w:shd w:val="clear" w:color="auto" w:fill="auto"/>
            <w:noWrap/>
            <w:vAlign w:val="bottom"/>
          </w:tcPr>
          <w:p w14:paraId="7C17DBE4" w14:textId="37207F0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3A5BAF9E" w14:textId="0023B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A6D088D" w14:textId="470956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3EE065A" w14:textId="53F312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D769193" w14:textId="3C508D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8BB7704" w14:textId="581248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D19A49" w14:textId="25BF4F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18C774" w14:textId="268D38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85406" w14:textId="1630FDF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C74CB" w14:textId="452F85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099173" w14:textId="49A41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8BE422" w14:textId="77777777">
        <w:trPr>
          <w:trHeight w:val="300"/>
        </w:trPr>
        <w:tc>
          <w:tcPr>
            <w:tcW w:w="1796" w:type="dxa"/>
            <w:tcBorders>
              <w:top w:val="nil"/>
              <w:left w:val="nil"/>
              <w:bottom w:val="nil"/>
              <w:right w:val="nil"/>
            </w:tcBorders>
            <w:shd w:val="clear" w:color="auto" w:fill="auto"/>
            <w:noWrap/>
            <w:vAlign w:val="bottom"/>
          </w:tcPr>
          <w:p w14:paraId="4D6D1F5A" w14:textId="463D7A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58914A" w14:textId="37AAB5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CABCAB" w14:textId="6CC5AF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3AB4BE78" w14:textId="4C1AB94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2FBCCF9" w14:textId="48EC99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0F33BF5" w14:textId="797AE6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1E4FF521" w14:textId="0C5EF9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C7BC5A1" w14:textId="76EF5C5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359BF1B" w14:textId="25DF8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15052DFA" w14:textId="6D31BC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2C18805" w14:textId="7FC1B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5261F003" w14:textId="77777777">
        <w:trPr>
          <w:trHeight w:val="300"/>
        </w:trPr>
        <w:tc>
          <w:tcPr>
            <w:tcW w:w="1796" w:type="dxa"/>
            <w:tcBorders>
              <w:top w:val="nil"/>
              <w:left w:val="nil"/>
              <w:bottom w:val="nil"/>
              <w:right w:val="nil"/>
            </w:tcBorders>
            <w:shd w:val="clear" w:color="auto" w:fill="auto"/>
            <w:noWrap/>
            <w:vAlign w:val="bottom"/>
          </w:tcPr>
          <w:p w14:paraId="72BBCEA8" w14:textId="4D8D2D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9F3FFDD" w14:textId="65920D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0AB8C71" w14:textId="64ADB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03785A6" w14:textId="296A88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0D0EE66F" w14:textId="2F43C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0FAADB7C" w14:textId="100A24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28B2EF80" w14:textId="1E2179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39AD7F7" w14:textId="386322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65C101A" w14:textId="6B7BE0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4E2622D" w14:textId="266C41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5BDD430B" w14:textId="31F0A76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AD7DDAF" w14:textId="77777777">
        <w:trPr>
          <w:trHeight w:val="300"/>
        </w:trPr>
        <w:tc>
          <w:tcPr>
            <w:tcW w:w="1796" w:type="dxa"/>
            <w:tcBorders>
              <w:top w:val="nil"/>
              <w:left w:val="nil"/>
              <w:bottom w:val="nil"/>
              <w:right w:val="nil"/>
            </w:tcBorders>
            <w:shd w:val="clear" w:color="auto" w:fill="auto"/>
            <w:noWrap/>
            <w:vAlign w:val="bottom"/>
          </w:tcPr>
          <w:p w14:paraId="124175F7" w14:textId="392B28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4573428" w14:textId="21EA6D3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078E1E9" w14:textId="0BBF1B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487F7964" w14:textId="59E722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D60D1AF" w14:textId="563F2E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659170A" w14:textId="22E12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2D5CD21" w14:textId="2276F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F2B0D14" w14:textId="3E6749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11A1AAE9" w14:textId="39E83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22673AE" w14:textId="59374D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830952F" w14:textId="21DFE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13F0A0E8" w14:textId="77777777">
        <w:trPr>
          <w:trHeight w:val="300"/>
        </w:trPr>
        <w:tc>
          <w:tcPr>
            <w:tcW w:w="1796" w:type="dxa"/>
            <w:tcBorders>
              <w:top w:val="nil"/>
              <w:left w:val="nil"/>
              <w:bottom w:val="nil"/>
              <w:right w:val="nil"/>
            </w:tcBorders>
            <w:shd w:val="clear" w:color="auto" w:fill="auto"/>
            <w:noWrap/>
            <w:vAlign w:val="bottom"/>
          </w:tcPr>
          <w:p w14:paraId="66603021" w14:textId="007D3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13234C9D" w14:textId="0F70B0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C3EE8B8" w14:textId="23353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2472B1D6" w14:textId="19E3AE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F1D3429" w14:textId="3915C0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E66E56D" w14:textId="049EF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C7C9350" w14:textId="2E3C0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22C42B2" w14:textId="5DA1A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7079050" w14:textId="3A00AE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8382B3F" w14:textId="37CA8A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DDFF616" w14:textId="4A551C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4CE3B9D" w14:textId="77777777">
        <w:trPr>
          <w:trHeight w:val="300"/>
        </w:trPr>
        <w:tc>
          <w:tcPr>
            <w:tcW w:w="1796" w:type="dxa"/>
            <w:tcBorders>
              <w:top w:val="nil"/>
              <w:left w:val="nil"/>
              <w:bottom w:val="nil"/>
              <w:right w:val="nil"/>
            </w:tcBorders>
            <w:shd w:val="clear" w:color="auto" w:fill="auto"/>
            <w:noWrap/>
            <w:vAlign w:val="bottom"/>
          </w:tcPr>
          <w:p w14:paraId="1159A1F3" w14:textId="1EE79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36A6AD90" w14:textId="7D6E87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35D2F53" w14:textId="5D7489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ED5DF8" w14:textId="7276FC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53AAC43" w14:textId="608F13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6EF76E3" w14:textId="1D7E50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B08F32" w14:textId="193C00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725BDD" w14:textId="091212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213AF9F0" w14:textId="72C974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6E933F0E" w14:textId="6526A0D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E6F83F" w14:textId="7A5904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5811C7" w14:textId="77777777">
        <w:trPr>
          <w:trHeight w:val="300"/>
        </w:trPr>
        <w:tc>
          <w:tcPr>
            <w:tcW w:w="1796" w:type="dxa"/>
            <w:tcBorders>
              <w:top w:val="nil"/>
              <w:left w:val="nil"/>
              <w:bottom w:val="nil"/>
              <w:right w:val="nil"/>
            </w:tcBorders>
            <w:shd w:val="clear" w:color="auto" w:fill="auto"/>
            <w:noWrap/>
            <w:vAlign w:val="bottom"/>
          </w:tcPr>
          <w:p w14:paraId="66D1CEC0" w14:textId="1D60F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19F577FD" w14:textId="57BA78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908EF63" w14:textId="106C78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6D497EE" w14:textId="17CCD3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4D5861E" w14:textId="070E3A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E86DBA8" w14:textId="062D36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57CB1" w14:textId="65CE2D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AD8922" w14:textId="6E3356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2E0B4" w14:textId="7D278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231CE6" w14:textId="695A2D1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1896A4" w14:textId="11C808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98EF72" w14:textId="77777777">
        <w:trPr>
          <w:trHeight w:val="300"/>
        </w:trPr>
        <w:tc>
          <w:tcPr>
            <w:tcW w:w="1796" w:type="dxa"/>
            <w:tcBorders>
              <w:top w:val="nil"/>
              <w:left w:val="nil"/>
              <w:bottom w:val="nil"/>
              <w:right w:val="nil"/>
            </w:tcBorders>
            <w:shd w:val="clear" w:color="auto" w:fill="auto"/>
            <w:noWrap/>
            <w:vAlign w:val="bottom"/>
          </w:tcPr>
          <w:p w14:paraId="44AEF767" w14:textId="4FA6BB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07560AC8" w14:textId="50A9A5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E83E67" w14:textId="19EE77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0AAE9B2F" w14:textId="186F2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67842287" w14:textId="253DEC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32D87AF" w14:textId="71B8D0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BB1AF8" w14:textId="77798F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066020" w14:textId="30228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A2A922" w14:textId="7EB282D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3F3A57" w14:textId="21325DF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AE1644" w14:textId="5B7A01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A87D0B" w14:textId="77777777">
        <w:trPr>
          <w:trHeight w:val="300"/>
        </w:trPr>
        <w:tc>
          <w:tcPr>
            <w:tcW w:w="1796" w:type="dxa"/>
            <w:tcBorders>
              <w:top w:val="nil"/>
              <w:left w:val="nil"/>
              <w:bottom w:val="nil"/>
              <w:right w:val="nil"/>
            </w:tcBorders>
            <w:shd w:val="clear" w:color="auto" w:fill="auto"/>
            <w:noWrap/>
            <w:vAlign w:val="bottom"/>
          </w:tcPr>
          <w:p w14:paraId="6226997E" w14:textId="57E5C9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7DDB4FA3" w14:textId="7894C3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618B0A63" w14:textId="53FFBE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E1A60A4" w14:textId="6A9BD1A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4FA43E7" w14:textId="23593B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00BC3F7" w14:textId="3DDFC5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E69CCC5" w14:textId="47A584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BE18CF0" w14:textId="4C9FE2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E8B844" w14:textId="2DD07A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F1E3E4" w14:textId="532B49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C07DD8" w14:textId="46082C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18F688" w14:textId="77777777">
        <w:trPr>
          <w:trHeight w:val="300"/>
        </w:trPr>
        <w:tc>
          <w:tcPr>
            <w:tcW w:w="1796" w:type="dxa"/>
            <w:tcBorders>
              <w:top w:val="nil"/>
              <w:left w:val="nil"/>
              <w:bottom w:val="nil"/>
              <w:right w:val="nil"/>
            </w:tcBorders>
            <w:shd w:val="clear" w:color="auto" w:fill="auto"/>
            <w:noWrap/>
            <w:vAlign w:val="bottom"/>
          </w:tcPr>
          <w:p w14:paraId="53D1E3F7" w14:textId="4E8401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362353D2" w14:textId="0254A6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537802" w14:textId="3BBE6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12F9A9A" w14:textId="722C69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A4AD06C" w14:textId="061A5F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32AAE34" w14:textId="5E5FD9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769DB1B" w14:textId="7FC1F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0768F6" w14:textId="54C18D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E526A26" w14:textId="778388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6ABF2A44" w14:textId="5A9F83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2C55349" w14:textId="387032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7472C0D" w14:textId="77777777">
        <w:trPr>
          <w:trHeight w:val="300"/>
        </w:trPr>
        <w:tc>
          <w:tcPr>
            <w:tcW w:w="1796" w:type="dxa"/>
            <w:tcBorders>
              <w:top w:val="nil"/>
              <w:left w:val="nil"/>
              <w:bottom w:val="nil"/>
              <w:right w:val="nil"/>
            </w:tcBorders>
            <w:shd w:val="clear" w:color="auto" w:fill="auto"/>
            <w:noWrap/>
            <w:vAlign w:val="bottom"/>
          </w:tcPr>
          <w:p w14:paraId="03B67F2D" w14:textId="5CF2E06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B398491" w14:textId="429E82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389F7064" w14:textId="29ECE4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7A76B44" w14:textId="09D715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CCAFFB8" w14:textId="31207B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2C124E4" w14:textId="15306E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66B0F9A5" w14:textId="3F2DE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E661F56" w14:textId="00FD5E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ECCEB67" w14:textId="564F48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366F9AFF" w14:textId="14621BE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7299F489" w14:textId="7C66B2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06AC8A5" w14:textId="77777777">
        <w:trPr>
          <w:trHeight w:val="300"/>
        </w:trPr>
        <w:tc>
          <w:tcPr>
            <w:tcW w:w="1796" w:type="dxa"/>
            <w:tcBorders>
              <w:top w:val="nil"/>
              <w:left w:val="nil"/>
              <w:bottom w:val="nil"/>
              <w:right w:val="nil"/>
            </w:tcBorders>
            <w:shd w:val="clear" w:color="auto" w:fill="auto"/>
            <w:noWrap/>
            <w:vAlign w:val="bottom"/>
          </w:tcPr>
          <w:p w14:paraId="2071A100" w14:textId="184E84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423A5245" w14:textId="332E5F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272EFAA" w14:textId="50DAFA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E613B5B" w14:textId="2CF4E0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132EC96F" w14:textId="36518F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F263B8" w14:textId="0E4E78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61E84CC1" w14:textId="05A770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569D2" w14:textId="2FE35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414971BC" w14:textId="287B2D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99D07F9" w14:textId="5F9DE7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847AAA8" w14:textId="3AA3F4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AB932AC" w14:textId="77777777">
        <w:trPr>
          <w:trHeight w:val="300"/>
        </w:trPr>
        <w:tc>
          <w:tcPr>
            <w:tcW w:w="1796" w:type="dxa"/>
            <w:tcBorders>
              <w:top w:val="nil"/>
              <w:left w:val="nil"/>
              <w:bottom w:val="nil"/>
              <w:right w:val="nil"/>
            </w:tcBorders>
            <w:shd w:val="clear" w:color="auto" w:fill="auto"/>
            <w:noWrap/>
            <w:vAlign w:val="bottom"/>
          </w:tcPr>
          <w:p w14:paraId="2BA04513" w14:textId="430A98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3E86A94B" w14:textId="22F372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196F59" w14:textId="53B422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DD17FA7" w14:textId="3EF4BC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091AE6BD" w14:textId="582FC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812958F" w14:textId="519DD5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2C0071EE" w14:textId="32DCEA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81F8F47" w14:textId="2BBF8E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DC86C23" w14:textId="54C5A1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CE95048" w14:textId="79E5AF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4DB9C4A1" w14:textId="4D6E1C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8937FE" w14:textId="77777777">
        <w:trPr>
          <w:trHeight w:val="300"/>
        </w:trPr>
        <w:tc>
          <w:tcPr>
            <w:tcW w:w="1796" w:type="dxa"/>
            <w:tcBorders>
              <w:top w:val="nil"/>
              <w:left w:val="nil"/>
              <w:bottom w:val="nil"/>
              <w:right w:val="nil"/>
            </w:tcBorders>
            <w:shd w:val="clear" w:color="auto" w:fill="auto"/>
            <w:noWrap/>
            <w:vAlign w:val="bottom"/>
          </w:tcPr>
          <w:p w14:paraId="5DD9D6AF" w14:textId="67CC53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090DEE7D" w14:textId="5CADD0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682EF00" w14:textId="30340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17B8AE" w14:textId="50F5E7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6114B16B" w14:textId="771307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1E73746" w14:textId="45809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E407DBA" w14:textId="32DA67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B2427CF" w14:textId="1C4B8B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517DE81" w14:textId="0084DA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FBFDE72" w14:textId="225D34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EC57E40" w14:textId="35B74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320CB2E" w14:textId="77777777">
        <w:trPr>
          <w:trHeight w:val="300"/>
        </w:trPr>
        <w:tc>
          <w:tcPr>
            <w:tcW w:w="1796" w:type="dxa"/>
            <w:tcBorders>
              <w:top w:val="nil"/>
              <w:left w:val="nil"/>
              <w:bottom w:val="nil"/>
              <w:right w:val="nil"/>
            </w:tcBorders>
            <w:shd w:val="clear" w:color="auto" w:fill="auto"/>
            <w:noWrap/>
            <w:vAlign w:val="bottom"/>
          </w:tcPr>
          <w:p w14:paraId="7035BD79" w14:textId="1ACAA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58B2BF9F" w14:textId="28E76E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6E098E" w14:textId="107021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47181C7" w14:textId="7E698B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18C6612" w14:textId="3254B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346B8C" w14:textId="5E705B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00EBDBD" w14:textId="736FAD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091DA5F" w14:textId="6D1F42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38C4" w14:textId="726F3F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59144" w14:textId="6066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B2C447" w14:textId="3D9800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BB3E8F" w14:textId="77777777">
        <w:trPr>
          <w:trHeight w:val="300"/>
        </w:trPr>
        <w:tc>
          <w:tcPr>
            <w:tcW w:w="1796" w:type="dxa"/>
            <w:tcBorders>
              <w:top w:val="nil"/>
              <w:left w:val="nil"/>
              <w:bottom w:val="nil"/>
              <w:right w:val="nil"/>
            </w:tcBorders>
            <w:shd w:val="clear" w:color="auto" w:fill="auto"/>
            <w:noWrap/>
            <w:vAlign w:val="bottom"/>
          </w:tcPr>
          <w:p w14:paraId="4C1F996C" w14:textId="1FC0DA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34DABDB" w14:textId="7EA8D4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5C6F8C8" w14:textId="586365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D42CCD3" w14:textId="4CE8B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46B88F06" w14:textId="5D1C4D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53A0E3" w14:textId="0C9993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FF7C8" w14:textId="31FA89B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E1B342" w14:textId="5D4FAD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A6D1B4" w14:textId="750CE5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C7C15B" w14:textId="7C469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51872A" w14:textId="5A1C60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6545E9" w14:textId="77777777">
        <w:trPr>
          <w:trHeight w:val="300"/>
        </w:trPr>
        <w:tc>
          <w:tcPr>
            <w:tcW w:w="1796" w:type="dxa"/>
            <w:tcBorders>
              <w:top w:val="nil"/>
              <w:left w:val="nil"/>
              <w:bottom w:val="nil"/>
              <w:right w:val="nil"/>
            </w:tcBorders>
            <w:shd w:val="clear" w:color="auto" w:fill="auto"/>
            <w:noWrap/>
            <w:vAlign w:val="bottom"/>
          </w:tcPr>
          <w:p w14:paraId="1B5BC7CC" w14:textId="690A86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2B0C9A67" w14:textId="5520C2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8C2B3A" w14:textId="20C205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5630053" w14:textId="04410C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62104917" w14:textId="629DB9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25D0E880" w14:textId="1F7D8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4349D" w14:textId="373242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135B21" w14:textId="4B9D2A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9BD0A2" w14:textId="3FBE21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FDA48" w14:textId="0BD4A0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F85A05A" w14:textId="4F66AB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F9F3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0C37B6E1" w14:textId="630BE4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506F8C8C" w14:textId="6C90A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626FBEE5" w14:textId="6FEB47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73FB4C3A" w14:textId="3E349C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AA842A3" w14:textId="2AD1F8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74111A8A" w14:textId="4B6697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340A3B" w14:textId="151CE5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1A795B11" w14:textId="07A394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3CA768A7" w14:textId="4A7022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7D66A176" w14:textId="77358D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54D210E" w14:textId="1DC701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77651DB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41F4A314" w14:textId="552963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61211A25" w14:textId="559BA9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4DF4DC26" w14:textId="5E6E7D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45AE8E6C" w14:textId="1977ADD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549A9F4C" w14:textId="039B7F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ADE0D30" w14:textId="247636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3ACB777" w14:textId="7091CB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54071F94" w14:textId="416EF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0535851" w14:textId="723AA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086FF651" w14:textId="51F6F8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A494190" w14:textId="3E4B9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B16CB56" w14:textId="77777777">
        <w:trPr>
          <w:trHeight w:val="300"/>
        </w:trPr>
        <w:tc>
          <w:tcPr>
            <w:tcW w:w="1796" w:type="dxa"/>
            <w:tcBorders>
              <w:top w:val="nil"/>
              <w:left w:val="nil"/>
              <w:bottom w:val="nil"/>
              <w:right w:val="nil"/>
            </w:tcBorders>
            <w:shd w:val="clear" w:color="auto" w:fill="auto"/>
            <w:noWrap/>
            <w:vAlign w:val="bottom"/>
          </w:tcPr>
          <w:p w14:paraId="7D3288C3" w14:textId="0354F1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16B5AE88" w14:textId="4A8420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2F55D77" w14:textId="16A5C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A0F71B4" w14:textId="76391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D89C734" w14:textId="1A9A4E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9ABF44E" w14:textId="652BE0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4C802B7" w14:textId="4B8AC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81D1108" w14:textId="5B63D6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4E231EC5" w14:textId="368C6DD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460549E" w14:textId="7A0B2E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E9AFE33" w14:textId="65587C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354BF7BF" w14:textId="77777777">
        <w:trPr>
          <w:trHeight w:val="300"/>
        </w:trPr>
        <w:tc>
          <w:tcPr>
            <w:tcW w:w="1796" w:type="dxa"/>
            <w:tcBorders>
              <w:top w:val="nil"/>
              <w:left w:val="nil"/>
              <w:bottom w:val="nil"/>
              <w:right w:val="nil"/>
            </w:tcBorders>
            <w:shd w:val="clear" w:color="auto" w:fill="auto"/>
            <w:noWrap/>
            <w:vAlign w:val="bottom"/>
          </w:tcPr>
          <w:p w14:paraId="44836FCB" w14:textId="1F40DB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01649884" w14:textId="4A6ECC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3BA44C" w14:textId="2DD706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A1AAEC3" w14:textId="19981E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CAF21D4" w14:textId="6E1DB9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5B19FF1" w14:textId="3C8A71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2A519B25" w14:textId="4F5063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7B9B5EE" w14:textId="11CC5BE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853CFC" w14:textId="6EC18D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815AFF" w14:textId="2064B4E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8CE578" w14:textId="1686C7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AE0" w14:textId="77777777">
        <w:trPr>
          <w:trHeight w:val="300"/>
        </w:trPr>
        <w:tc>
          <w:tcPr>
            <w:tcW w:w="1796" w:type="dxa"/>
            <w:tcBorders>
              <w:top w:val="nil"/>
              <w:left w:val="nil"/>
              <w:bottom w:val="nil"/>
              <w:right w:val="nil"/>
            </w:tcBorders>
            <w:shd w:val="clear" w:color="auto" w:fill="auto"/>
            <w:noWrap/>
            <w:vAlign w:val="bottom"/>
          </w:tcPr>
          <w:p w14:paraId="3E6C3B58" w14:textId="0CA975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592D7A74" w14:textId="240312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0BFAC07" w14:textId="057134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4375400" w14:textId="611B87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299E341B" w14:textId="03ED3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41BAD0" w14:textId="48A58B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5A89096" w14:textId="07B155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EBF87DC" w14:textId="74291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BD3B2" w14:textId="13DA3C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85262A" w14:textId="370D22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15CC36" w14:textId="078C46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F8D4C0" w14:textId="77777777">
        <w:trPr>
          <w:trHeight w:val="300"/>
        </w:trPr>
        <w:tc>
          <w:tcPr>
            <w:tcW w:w="1796" w:type="dxa"/>
            <w:tcBorders>
              <w:top w:val="nil"/>
              <w:left w:val="nil"/>
              <w:bottom w:val="nil"/>
              <w:right w:val="nil"/>
            </w:tcBorders>
            <w:shd w:val="clear" w:color="auto" w:fill="auto"/>
            <w:noWrap/>
            <w:vAlign w:val="bottom"/>
          </w:tcPr>
          <w:p w14:paraId="6070333F" w14:textId="5E7382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4B6AE9DA" w14:textId="3D6115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F9A3499" w14:textId="7ADC76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39E0BAB5" w14:textId="129B7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D678585" w14:textId="29B86F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077A425F" w14:textId="07DE78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7850DE25" w14:textId="18F2C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1673504" w14:textId="6F3382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69B2CA" w14:textId="64749C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FCF582" w14:textId="53A8B4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633519" w14:textId="542704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237250" w14:textId="77777777">
        <w:trPr>
          <w:trHeight w:val="300"/>
        </w:trPr>
        <w:tc>
          <w:tcPr>
            <w:tcW w:w="1796" w:type="dxa"/>
            <w:tcBorders>
              <w:top w:val="nil"/>
              <w:left w:val="nil"/>
              <w:bottom w:val="nil"/>
              <w:right w:val="nil"/>
            </w:tcBorders>
            <w:shd w:val="clear" w:color="auto" w:fill="auto"/>
            <w:noWrap/>
            <w:vAlign w:val="bottom"/>
          </w:tcPr>
          <w:p w14:paraId="3C06AD55" w14:textId="56AB41C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673458B6" w14:textId="4C6D4DE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E3C3F38" w14:textId="41CA84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8521FE9" w14:textId="009F85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19EFBF3" w14:textId="5EA9DD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1B3445A3" w14:textId="03774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3F604612" w14:textId="32F500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B6D01CB" w14:textId="0BB636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FEAC01B" w14:textId="7B1970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7BD8B348" w14:textId="1BF75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362CB70" w14:textId="7A31D00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82C3764" w14:textId="77777777">
        <w:trPr>
          <w:trHeight w:val="300"/>
        </w:trPr>
        <w:tc>
          <w:tcPr>
            <w:tcW w:w="1796" w:type="dxa"/>
            <w:tcBorders>
              <w:top w:val="nil"/>
              <w:left w:val="nil"/>
              <w:bottom w:val="nil"/>
              <w:right w:val="nil"/>
            </w:tcBorders>
            <w:shd w:val="clear" w:color="auto" w:fill="auto"/>
            <w:noWrap/>
            <w:vAlign w:val="bottom"/>
          </w:tcPr>
          <w:p w14:paraId="2AE52CBF" w14:textId="53A83D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34F27261" w14:textId="471BA8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1AC8A8" w14:textId="2675B5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290B192" w14:textId="1D0F5E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3F8EE08" w14:textId="0143A9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D06108" w14:textId="658BC1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8272542" w14:textId="04983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0CD150B" w14:textId="57C484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46AD0616" w14:textId="4E2825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6CF5195" w14:textId="282AAD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A79A7EF" w14:textId="3C153D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3CDA234" w14:textId="77777777">
        <w:trPr>
          <w:trHeight w:val="300"/>
        </w:trPr>
        <w:tc>
          <w:tcPr>
            <w:tcW w:w="1796" w:type="dxa"/>
            <w:tcBorders>
              <w:top w:val="nil"/>
              <w:left w:val="nil"/>
              <w:bottom w:val="nil"/>
              <w:right w:val="nil"/>
            </w:tcBorders>
            <w:shd w:val="clear" w:color="auto" w:fill="auto"/>
            <w:noWrap/>
            <w:vAlign w:val="bottom"/>
          </w:tcPr>
          <w:p w14:paraId="5355E0AD" w14:textId="70764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09935AD" w14:textId="6CC244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0ACE5BF" w14:textId="53F449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73F69731" w14:textId="3869B2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56132597" w14:textId="027CDB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795F62F" w14:textId="46A5D7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F124B3C" w14:textId="61E20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DCEE53" w14:textId="6E039C2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AFC276" w14:textId="1913BC5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420AD" w14:textId="69B483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2677C5" w14:textId="137D5D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5D2EFC" w14:textId="77777777">
        <w:trPr>
          <w:trHeight w:val="300"/>
        </w:trPr>
        <w:tc>
          <w:tcPr>
            <w:tcW w:w="1796" w:type="dxa"/>
            <w:tcBorders>
              <w:top w:val="nil"/>
              <w:left w:val="nil"/>
              <w:bottom w:val="nil"/>
              <w:right w:val="nil"/>
            </w:tcBorders>
            <w:shd w:val="clear" w:color="auto" w:fill="auto"/>
            <w:noWrap/>
            <w:vAlign w:val="bottom"/>
          </w:tcPr>
          <w:p w14:paraId="02D44C02" w14:textId="1D59D0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5749529" w14:textId="303DE9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8B14BA" w14:textId="060273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6A6CAFB" w14:textId="0CFB4B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C5EDDB" w14:textId="1F5316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F42A8E5" w14:textId="72F1FE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65E30" w14:textId="6F780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684129" w14:textId="443496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98A720" w14:textId="469CA94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503964" w14:textId="7E62F5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65EBB" w14:textId="17B250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8FF9F1" w14:textId="77777777">
        <w:trPr>
          <w:trHeight w:val="300"/>
        </w:trPr>
        <w:tc>
          <w:tcPr>
            <w:tcW w:w="1796" w:type="dxa"/>
            <w:tcBorders>
              <w:top w:val="nil"/>
              <w:left w:val="nil"/>
              <w:bottom w:val="nil"/>
              <w:right w:val="nil"/>
            </w:tcBorders>
            <w:shd w:val="clear" w:color="auto" w:fill="auto"/>
            <w:noWrap/>
            <w:vAlign w:val="bottom"/>
          </w:tcPr>
          <w:p w14:paraId="54E0478C" w14:textId="368D3B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3B25A312" w14:textId="034EA5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EDC1E2" w14:textId="48963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533B480" w14:textId="7AA1FF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BA04B38" w14:textId="04426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729070" w14:textId="2F0685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91C0482" w14:textId="1E8EA2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2E5D7AD" w14:textId="26794D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68FE9C8" w14:textId="0F21F6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5A0860A4" w14:textId="3E470C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0E705C42" w14:textId="348E51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64E5030" w14:textId="77777777">
        <w:trPr>
          <w:trHeight w:val="300"/>
        </w:trPr>
        <w:tc>
          <w:tcPr>
            <w:tcW w:w="1796" w:type="dxa"/>
            <w:tcBorders>
              <w:top w:val="nil"/>
              <w:left w:val="nil"/>
              <w:bottom w:val="nil"/>
              <w:right w:val="nil"/>
            </w:tcBorders>
            <w:shd w:val="clear" w:color="auto" w:fill="auto"/>
            <w:noWrap/>
            <w:vAlign w:val="bottom"/>
          </w:tcPr>
          <w:p w14:paraId="39743B3D" w14:textId="04E52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3B115ED7" w14:textId="67EA26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470231E" w14:textId="410833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CFFF489" w14:textId="58FEA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02552648" w14:textId="5C208D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7AA4B09" w14:textId="7465C1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D588F" w14:textId="05FA97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0B50F2" w14:textId="33C7E8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2D3C71" w14:textId="2D4C44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5747D6F" w14:textId="1AB2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FD08FB" w14:textId="0C369A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B534A6" w14:textId="77777777">
        <w:trPr>
          <w:trHeight w:val="300"/>
        </w:trPr>
        <w:tc>
          <w:tcPr>
            <w:tcW w:w="1796" w:type="dxa"/>
            <w:tcBorders>
              <w:top w:val="nil"/>
              <w:left w:val="nil"/>
              <w:bottom w:val="nil"/>
              <w:right w:val="nil"/>
            </w:tcBorders>
            <w:shd w:val="clear" w:color="auto" w:fill="auto"/>
            <w:noWrap/>
            <w:vAlign w:val="bottom"/>
          </w:tcPr>
          <w:p w14:paraId="15671476" w14:textId="5A3CC86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E88B03C" w14:textId="33590E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CDDBE92" w14:textId="471E65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71E4B988" w14:textId="1BF2D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6EAE9615" w14:textId="13D76E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3AC09140" w14:textId="6A021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08911434" w14:textId="36DB42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0C0BB19" w14:textId="6E9806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68E5E" w14:textId="386DA6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206F4A" w14:textId="207A31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5A13C5" w14:textId="4138C8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E06709" w14:textId="77777777">
        <w:trPr>
          <w:trHeight w:val="300"/>
        </w:trPr>
        <w:tc>
          <w:tcPr>
            <w:tcW w:w="1796" w:type="dxa"/>
            <w:tcBorders>
              <w:top w:val="nil"/>
              <w:left w:val="nil"/>
              <w:bottom w:val="nil"/>
              <w:right w:val="nil"/>
            </w:tcBorders>
            <w:shd w:val="clear" w:color="auto" w:fill="auto"/>
            <w:noWrap/>
            <w:vAlign w:val="bottom"/>
          </w:tcPr>
          <w:p w14:paraId="69B1941A" w14:textId="12601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5C8B9471" w14:textId="79935D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1CA9B93" w14:textId="620296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4BF3F28" w14:textId="49298F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37E6929C" w14:textId="6BF970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93438A" w14:textId="00D428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6392C8F1" w14:textId="47CCB8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133AE27" w14:textId="45D935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ACD787" w14:textId="3BDC2D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D502DA" w14:textId="74E3B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DB3080" w14:textId="02DC7B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DA1BC31" w14:textId="77777777">
        <w:trPr>
          <w:trHeight w:val="300"/>
        </w:trPr>
        <w:tc>
          <w:tcPr>
            <w:tcW w:w="1796" w:type="dxa"/>
            <w:tcBorders>
              <w:top w:val="nil"/>
              <w:left w:val="nil"/>
              <w:bottom w:val="nil"/>
              <w:right w:val="nil"/>
            </w:tcBorders>
            <w:shd w:val="clear" w:color="auto" w:fill="auto"/>
            <w:noWrap/>
            <w:vAlign w:val="bottom"/>
          </w:tcPr>
          <w:p w14:paraId="23DD7127" w14:textId="358030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14AB772" w14:textId="5E272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A6C2E76" w14:textId="15023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33F387E" w14:textId="3146A5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B66EDA8" w14:textId="384B2B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6B85136" w14:textId="253A78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8105A8F" w14:textId="5FFAD8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066F06E8" w14:textId="471F03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68956C" w14:textId="24E0E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393158" w14:textId="7050DE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26C008" w14:textId="08B29F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F7BE732" w14:textId="77777777">
        <w:trPr>
          <w:trHeight w:val="300"/>
        </w:trPr>
        <w:tc>
          <w:tcPr>
            <w:tcW w:w="1796" w:type="dxa"/>
            <w:tcBorders>
              <w:top w:val="nil"/>
              <w:left w:val="nil"/>
              <w:bottom w:val="nil"/>
              <w:right w:val="nil"/>
            </w:tcBorders>
            <w:shd w:val="clear" w:color="auto" w:fill="auto"/>
            <w:noWrap/>
            <w:vAlign w:val="bottom"/>
          </w:tcPr>
          <w:p w14:paraId="60BD60A4" w14:textId="41A28FF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5C31604C" w14:textId="021D3D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D4832F3" w14:textId="10712E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05D79156" w14:textId="477000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9EF49DD" w14:textId="7B66D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BF170EA" w14:textId="21887F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8857B60" w14:textId="064156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3DAFED2" w14:textId="2754E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36E9C2C" w14:textId="5CA72E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56A34AE" w14:textId="497842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7673B1E0" w14:textId="008AF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F979BB6" w14:textId="77777777">
        <w:trPr>
          <w:trHeight w:val="300"/>
        </w:trPr>
        <w:tc>
          <w:tcPr>
            <w:tcW w:w="1796" w:type="dxa"/>
            <w:tcBorders>
              <w:top w:val="nil"/>
              <w:left w:val="nil"/>
              <w:bottom w:val="nil"/>
              <w:right w:val="nil"/>
            </w:tcBorders>
            <w:shd w:val="clear" w:color="auto" w:fill="auto"/>
            <w:noWrap/>
            <w:vAlign w:val="bottom"/>
          </w:tcPr>
          <w:p w14:paraId="5F6136B7" w14:textId="4CA97E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2F7CE43F" w14:textId="5507DF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4D0F97" w14:textId="170ABF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585BF15D" w14:textId="56FB61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A4770FF" w14:textId="39C081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1C6DC47" w14:textId="5A4BAE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44FD4A03" w14:textId="2ABA0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0D341A" w14:textId="3285AC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94A036" w14:textId="56CC7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D31E7E" w14:textId="73A2E0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5B0AC" w14:textId="2AD9CE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392887B" w14:textId="77777777">
        <w:trPr>
          <w:trHeight w:val="300"/>
        </w:trPr>
        <w:tc>
          <w:tcPr>
            <w:tcW w:w="1796" w:type="dxa"/>
            <w:tcBorders>
              <w:top w:val="nil"/>
              <w:left w:val="nil"/>
              <w:bottom w:val="nil"/>
              <w:right w:val="nil"/>
            </w:tcBorders>
            <w:shd w:val="clear" w:color="auto" w:fill="auto"/>
            <w:noWrap/>
            <w:vAlign w:val="bottom"/>
          </w:tcPr>
          <w:p w14:paraId="563D7E3E" w14:textId="7693E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1020E44C" w14:textId="19E7A9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8E2EDEE" w14:textId="7E4B27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14CEB7C1" w14:textId="136A29F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596C16FE" w14:textId="2F9DC4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2BAEABD" w14:textId="4CC806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7CC0DAD" w14:textId="138B9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A35AED0" w14:textId="7B42763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806344" w14:textId="4F6A82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06CEB49" w14:textId="1EF392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8B4994" w14:textId="618C098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597CE4" w14:textId="77777777">
        <w:trPr>
          <w:trHeight w:val="300"/>
        </w:trPr>
        <w:tc>
          <w:tcPr>
            <w:tcW w:w="1796" w:type="dxa"/>
            <w:tcBorders>
              <w:top w:val="nil"/>
              <w:left w:val="nil"/>
              <w:bottom w:val="nil"/>
              <w:right w:val="nil"/>
            </w:tcBorders>
            <w:shd w:val="clear" w:color="auto" w:fill="auto"/>
            <w:noWrap/>
            <w:vAlign w:val="bottom"/>
          </w:tcPr>
          <w:p w14:paraId="578ACF18" w14:textId="7D8402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337A1AA" w14:textId="1807BC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841B75A" w14:textId="28339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5C239AD6" w14:textId="2D4C3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CF7FBD7" w14:textId="298DD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0855E8B" w14:textId="122B65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0788C282" w14:textId="0F4DF5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49A97B2" w14:textId="3991EB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BA506B" w14:textId="25BD17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C0105" w14:textId="2C6350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00916" w14:textId="453E90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5E7534" w14:textId="77777777">
        <w:trPr>
          <w:trHeight w:val="300"/>
        </w:trPr>
        <w:tc>
          <w:tcPr>
            <w:tcW w:w="1796" w:type="dxa"/>
            <w:tcBorders>
              <w:top w:val="nil"/>
              <w:left w:val="nil"/>
              <w:bottom w:val="nil"/>
              <w:right w:val="nil"/>
            </w:tcBorders>
            <w:shd w:val="clear" w:color="auto" w:fill="auto"/>
            <w:noWrap/>
            <w:vAlign w:val="bottom"/>
          </w:tcPr>
          <w:p w14:paraId="0018FFE3" w14:textId="3B2D99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5A1D5EC3" w14:textId="45BEB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3C93AA1" w14:textId="12CBD3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49DB0728" w14:textId="262198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2AE6D1C" w14:textId="3DDD47A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89CB45F" w14:textId="00C8E6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C07B41" w14:textId="12D1AD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451ED0" w14:textId="1BD820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BBC063A" w14:textId="127F8A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747B1CC" w14:textId="7D2BBE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7C809A" w14:textId="21BF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A65450" w14:textId="77777777">
        <w:trPr>
          <w:trHeight w:val="300"/>
        </w:trPr>
        <w:tc>
          <w:tcPr>
            <w:tcW w:w="1796" w:type="dxa"/>
            <w:tcBorders>
              <w:top w:val="nil"/>
              <w:left w:val="nil"/>
              <w:bottom w:val="nil"/>
              <w:right w:val="nil"/>
            </w:tcBorders>
            <w:shd w:val="clear" w:color="auto" w:fill="auto"/>
            <w:noWrap/>
            <w:vAlign w:val="bottom"/>
          </w:tcPr>
          <w:p w14:paraId="1DC31CE4" w14:textId="38D963B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13817DD" w14:textId="63793F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F86C9A" w14:textId="7D911B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86B1854" w14:textId="5A55A0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7F9113D2" w14:textId="0204500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BB2602A" w14:textId="6EAE79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201549" w14:textId="49EBC8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DD45E5" w14:textId="3114BF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F3AC1" w14:textId="140AF0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0DF2C8" w14:textId="681107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278F03" w14:textId="53DE0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BA7E9D" w14:textId="77777777">
        <w:trPr>
          <w:trHeight w:val="300"/>
        </w:trPr>
        <w:tc>
          <w:tcPr>
            <w:tcW w:w="1796" w:type="dxa"/>
            <w:tcBorders>
              <w:top w:val="nil"/>
              <w:left w:val="nil"/>
              <w:bottom w:val="nil"/>
              <w:right w:val="nil"/>
            </w:tcBorders>
            <w:shd w:val="clear" w:color="auto" w:fill="auto"/>
            <w:noWrap/>
            <w:vAlign w:val="bottom"/>
          </w:tcPr>
          <w:p w14:paraId="63FD3BF4" w14:textId="51180F5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04F1F701" w14:textId="73F040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19DA266" w14:textId="35875A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276C165F" w14:textId="493AF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78A302E4" w14:textId="496D2A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B2D081" w14:textId="4419DD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06F59918" w14:textId="5B03A1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6FED1FD" w14:textId="4F1DDA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A8717" w14:textId="38829F8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AD4F54" w14:textId="716FF3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C9186A" w14:textId="1CD7A0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5A74BB" w14:textId="77777777">
        <w:trPr>
          <w:trHeight w:val="300"/>
        </w:trPr>
        <w:tc>
          <w:tcPr>
            <w:tcW w:w="1796" w:type="dxa"/>
            <w:tcBorders>
              <w:top w:val="nil"/>
              <w:left w:val="nil"/>
              <w:bottom w:val="nil"/>
              <w:right w:val="nil"/>
            </w:tcBorders>
            <w:shd w:val="clear" w:color="auto" w:fill="auto"/>
            <w:noWrap/>
            <w:vAlign w:val="bottom"/>
          </w:tcPr>
          <w:p w14:paraId="2D981A4A" w14:textId="41DB4A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3F3546C6" w14:textId="6BF6D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9E8F51D" w14:textId="73FBC0C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9105BE8" w14:textId="247D59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03A2D596" w14:textId="72CCA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18E88A2D" w14:textId="6FAE2A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C099A0B" w14:textId="1C86BA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676C98" w14:textId="7297C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BDB978" w14:textId="007551C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80F78C" w14:textId="2B64E4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A5B696" w14:textId="0C1243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652EF" w14:textId="77777777">
        <w:trPr>
          <w:trHeight w:val="300"/>
        </w:trPr>
        <w:tc>
          <w:tcPr>
            <w:tcW w:w="1796" w:type="dxa"/>
            <w:tcBorders>
              <w:top w:val="nil"/>
              <w:left w:val="nil"/>
              <w:bottom w:val="nil"/>
              <w:right w:val="nil"/>
            </w:tcBorders>
            <w:shd w:val="clear" w:color="auto" w:fill="auto"/>
            <w:noWrap/>
            <w:vAlign w:val="bottom"/>
          </w:tcPr>
          <w:p w14:paraId="193CF46A" w14:textId="727A3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52794F1D" w14:textId="6445E2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DCE5C0" w14:textId="69956B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3F66C4E7" w14:textId="0D6149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649C96B3" w14:textId="069586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64E477D" w14:textId="55B966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41966EA" w14:textId="099F08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8E1D6A" w14:textId="7242C4B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0B2F65" w14:textId="37C736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25FEE6" w14:textId="496DBB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082CB" w14:textId="401857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93A531" w14:textId="77777777">
        <w:trPr>
          <w:trHeight w:val="300"/>
        </w:trPr>
        <w:tc>
          <w:tcPr>
            <w:tcW w:w="1796" w:type="dxa"/>
            <w:tcBorders>
              <w:top w:val="nil"/>
              <w:left w:val="nil"/>
              <w:bottom w:val="nil"/>
              <w:right w:val="nil"/>
            </w:tcBorders>
            <w:shd w:val="clear" w:color="auto" w:fill="auto"/>
            <w:noWrap/>
            <w:vAlign w:val="bottom"/>
          </w:tcPr>
          <w:p w14:paraId="5BF83C3E" w14:textId="59DA94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D2BF0D0" w14:textId="733ACB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C247AE" w14:textId="17F0034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2D44E289" w14:textId="45983D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46B37337" w14:textId="20E276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D57EFD3" w14:textId="551D99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198729A" w14:textId="519208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0716F03" w14:textId="53223D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0ABCA39B" w14:textId="7EDF62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1DD18CD" w14:textId="67087E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A0D1963" w14:textId="0AC017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1C31E7E6" w14:textId="77777777">
        <w:trPr>
          <w:trHeight w:val="300"/>
        </w:trPr>
        <w:tc>
          <w:tcPr>
            <w:tcW w:w="1796" w:type="dxa"/>
            <w:tcBorders>
              <w:top w:val="nil"/>
              <w:left w:val="nil"/>
              <w:bottom w:val="nil"/>
              <w:right w:val="nil"/>
            </w:tcBorders>
            <w:shd w:val="clear" w:color="auto" w:fill="auto"/>
            <w:noWrap/>
            <w:vAlign w:val="bottom"/>
          </w:tcPr>
          <w:p w14:paraId="5234F216" w14:textId="13D190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438130D" w14:textId="30158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3FCA7E" w14:textId="779D6C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58480569" w14:textId="2F08BC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5E046B7A" w14:textId="78001C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A9C1B75" w14:textId="23F3CB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D6462D" w14:textId="1385DC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44EEAB1" w14:textId="3A20A9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8E4093" w14:textId="360F91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5021B2" w14:textId="0DAD7D4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586C" w14:textId="05FAB8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84C84B" w14:textId="77777777">
        <w:trPr>
          <w:trHeight w:val="300"/>
        </w:trPr>
        <w:tc>
          <w:tcPr>
            <w:tcW w:w="1796" w:type="dxa"/>
            <w:tcBorders>
              <w:top w:val="nil"/>
              <w:left w:val="nil"/>
              <w:bottom w:val="nil"/>
              <w:right w:val="nil"/>
            </w:tcBorders>
            <w:shd w:val="clear" w:color="auto" w:fill="auto"/>
            <w:noWrap/>
            <w:vAlign w:val="bottom"/>
          </w:tcPr>
          <w:p w14:paraId="419A3307" w14:textId="6254134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3A47087" w14:textId="595553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67DD4D7" w14:textId="154E61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45B283B" w14:textId="63280D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38231708" w14:textId="12D27D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5375F34" w14:textId="7E527D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4C2ACE" w14:textId="07FBF2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12DD4E" w14:textId="48E6EC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C0C338" w14:textId="39BBD0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0DF291" w14:textId="4C0104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1F797F" w14:textId="6E8954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F65E68" w14:textId="77777777">
        <w:trPr>
          <w:trHeight w:val="300"/>
        </w:trPr>
        <w:tc>
          <w:tcPr>
            <w:tcW w:w="1796" w:type="dxa"/>
            <w:tcBorders>
              <w:top w:val="nil"/>
              <w:left w:val="nil"/>
              <w:bottom w:val="nil"/>
              <w:right w:val="nil"/>
            </w:tcBorders>
            <w:shd w:val="clear" w:color="auto" w:fill="auto"/>
            <w:noWrap/>
            <w:vAlign w:val="bottom"/>
          </w:tcPr>
          <w:p w14:paraId="5A049FD7" w14:textId="5FB127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7E74D697" w14:textId="065EE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5956BD" w14:textId="4166B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618279" w14:textId="7EBDD4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D758CA" w14:textId="00B57C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8760889" w14:textId="4EB09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250BB" w14:textId="756BD3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4FCB0E" w14:textId="6BBBAE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2DCFF8" w14:textId="455EF1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904EEA" w14:textId="55F5B92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301730" w14:textId="2836CD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89D29C" w14:textId="77777777">
        <w:trPr>
          <w:trHeight w:val="300"/>
        </w:trPr>
        <w:tc>
          <w:tcPr>
            <w:tcW w:w="1796" w:type="dxa"/>
            <w:tcBorders>
              <w:top w:val="nil"/>
              <w:left w:val="nil"/>
              <w:bottom w:val="nil"/>
              <w:right w:val="nil"/>
            </w:tcBorders>
            <w:shd w:val="clear" w:color="auto" w:fill="auto"/>
            <w:noWrap/>
            <w:vAlign w:val="bottom"/>
          </w:tcPr>
          <w:p w14:paraId="2090B10C" w14:textId="3EFD4AA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69E4D719" w14:textId="2EBE0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1CCDB3" w14:textId="7F5252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6B0C09EA" w14:textId="573AA3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7E5578F" w14:textId="6D016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45CE509" w14:textId="5B2319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3ACB6D2D" w14:textId="1B8BD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9282832" w14:textId="2CB2C4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9ADFA2" w14:textId="71E211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1F8AF" w14:textId="54E80E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E1935" w14:textId="5C65DF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C18EC1" w14:textId="77777777">
        <w:trPr>
          <w:trHeight w:val="300"/>
        </w:trPr>
        <w:tc>
          <w:tcPr>
            <w:tcW w:w="1796" w:type="dxa"/>
            <w:tcBorders>
              <w:top w:val="nil"/>
              <w:left w:val="nil"/>
              <w:bottom w:val="nil"/>
              <w:right w:val="nil"/>
            </w:tcBorders>
            <w:shd w:val="clear" w:color="auto" w:fill="auto"/>
            <w:noWrap/>
            <w:vAlign w:val="bottom"/>
          </w:tcPr>
          <w:p w14:paraId="2A6161AC" w14:textId="436A39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4ECC365" w14:textId="3F5CEC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10F792" w14:textId="7D1337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7F67BE0" w14:textId="3E2F75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5FB0011" w14:textId="4A73F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93E4ECA" w14:textId="70E9C1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616138" w14:textId="09354B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5FE8" w14:textId="59F746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B3AD3" w14:textId="45E71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0C6793" w14:textId="2F0FC1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E51B5" w14:textId="2623F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9134B9" w14:textId="77777777">
        <w:trPr>
          <w:trHeight w:val="300"/>
        </w:trPr>
        <w:tc>
          <w:tcPr>
            <w:tcW w:w="1796" w:type="dxa"/>
            <w:tcBorders>
              <w:top w:val="nil"/>
              <w:left w:val="nil"/>
              <w:bottom w:val="nil"/>
              <w:right w:val="nil"/>
            </w:tcBorders>
            <w:shd w:val="clear" w:color="auto" w:fill="auto"/>
            <w:noWrap/>
            <w:vAlign w:val="bottom"/>
          </w:tcPr>
          <w:p w14:paraId="1E8E61A6" w14:textId="192962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5744E77C" w14:textId="481C99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15325" w14:textId="658139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B8F76C6" w14:textId="60E81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29CC7CF2" w14:textId="127A1A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E222C9" w14:textId="4A11E9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5D4ED1" w14:textId="6B69DD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55A94" w14:textId="06005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0B184" w14:textId="06C81A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F6CEF4" w14:textId="7687EE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E0A63" w14:textId="4F8BC8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C57FDD" w14:textId="77777777">
        <w:trPr>
          <w:trHeight w:val="300"/>
        </w:trPr>
        <w:tc>
          <w:tcPr>
            <w:tcW w:w="1796" w:type="dxa"/>
            <w:tcBorders>
              <w:top w:val="nil"/>
              <w:left w:val="nil"/>
              <w:bottom w:val="nil"/>
              <w:right w:val="nil"/>
            </w:tcBorders>
            <w:shd w:val="clear" w:color="auto" w:fill="auto"/>
            <w:noWrap/>
            <w:vAlign w:val="bottom"/>
          </w:tcPr>
          <w:p w14:paraId="33A073B6" w14:textId="3E7426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D83EED3" w14:textId="1C028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6DE919" w14:textId="662EBA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89432C2" w14:textId="00026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86C0BAC" w14:textId="6FAE60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408C576" w14:textId="1475CEE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8C22FF" w14:textId="14D9CC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77663" w14:textId="0DAD6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F5A76E" w14:textId="339971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24FD5A" w14:textId="4F5D1F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185019" w14:textId="6ACBBB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4689EF" w14:textId="77777777">
        <w:trPr>
          <w:trHeight w:val="300"/>
        </w:trPr>
        <w:tc>
          <w:tcPr>
            <w:tcW w:w="1796" w:type="dxa"/>
            <w:tcBorders>
              <w:top w:val="nil"/>
              <w:left w:val="nil"/>
              <w:bottom w:val="nil"/>
              <w:right w:val="nil"/>
            </w:tcBorders>
            <w:shd w:val="clear" w:color="auto" w:fill="auto"/>
            <w:noWrap/>
            <w:vAlign w:val="bottom"/>
          </w:tcPr>
          <w:p w14:paraId="6DC6FE46" w14:textId="688258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615BE18" w14:textId="11437D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B2A501A" w14:textId="57A05C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14F9D74" w14:textId="4D95C4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6586B32" w14:textId="29110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91520F9" w14:textId="50F575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A9ED90F" w14:textId="632833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AF9DDCD" w14:textId="78B1CD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BEFB02" w14:textId="773824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B04708" w14:textId="38F603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1C66F" w14:textId="0C8CEE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314CCE" w14:textId="77777777">
        <w:trPr>
          <w:trHeight w:val="300"/>
        </w:trPr>
        <w:tc>
          <w:tcPr>
            <w:tcW w:w="1796" w:type="dxa"/>
            <w:tcBorders>
              <w:top w:val="nil"/>
              <w:left w:val="nil"/>
              <w:bottom w:val="nil"/>
              <w:right w:val="nil"/>
            </w:tcBorders>
            <w:shd w:val="clear" w:color="auto" w:fill="auto"/>
            <w:noWrap/>
            <w:vAlign w:val="bottom"/>
          </w:tcPr>
          <w:p w14:paraId="2A266819" w14:textId="538F18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E744B7E" w14:textId="3F60E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E80F464" w14:textId="72BD00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42C9570" w14:textId="16F30D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D6DE64C" w14:textId="1D40D1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C28A7B6" w14:textId="26C6A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B6AA23" w14:textId="53F540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9E353" w14:textId="79FD543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829C21" w14:textId="293758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AC6193" w14:textId="0CBC7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281818" w14:textId="15E925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3BD5F6" w14:textId="77777777">
        <w:trPr>
          <w:trHeight w:val="300"/>
        </w:trPr>
        <w:tc>
          <w:tcPr>
            <w:tcW w:w="1796" w:type="dxa"/>
            <w:tcBorders>
              <w:top w:val="nil"/>
              <w:left w:val="nil"/>
              <w:bottom w:val="nil"/>
              <w:right w:val="nil"/>
            </w:tcBorders>
            <w:shd w:val="clear" w:color="auto" w:fill="auto"/>
            <w:noWrap/>
            <w:vAlign w:val="bottom"/>
          </w:tcPr>
          <w:p w14:paraId="085C2686" w14:textId="36B02E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523E922F" w14:textId="31D4B9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7AF50F" w14:textId="3F9059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9180E14" w14:textId="5AEB78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AE0CFA2" w14:textId="35F3A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8A66CC" w14:textId="7927E5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31967DFF" w14:textId="5EB726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56C69F6" w14:textId="01A1D0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2A09C3" w14:textId="15F7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C5605E" w14:textId="4965F7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0EF0E2" w14:textId="3475BE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B5D22E" w14:textId="77777777">
        <w:trPr>
          <w:trHeight w:val="300"/>
        </w:trPr>
        <w:tc>
          <w:tcPr>
            <w:tcW w:w="1796" w:type="dxa"/>
            <w:tcBorders>
              <w:top w:val="nil"/>
              <w:left w:val="nil"/>
              <w:bottom w:val="nil"/>
              <w:right w:val="nil"/>
            </w:tcBorders>
            <w:shd w:val="clear" w:color="auto" w:fill="auto"/>
            <w:noWrap/>
            <w:vAlign w:val="bottom"/>
          </w:tcPr>
          <w:p w14:paraId="3F8BF943" w14:textId="72353E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77E65056" w14:textId="19EC6C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A4DAA4" w14:textId="3459E7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464B8E5" w14:textId="5F3ACF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4715F192" w14:textId="7E6A0E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FE159B6" w14:textId="4A3A1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733B75A1" w14:textId="506ABE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1C8B83" w14:textId="3F9CCE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0FB55" w14:textId="73C11DD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569E16" w14:textId="66ABAE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FB59ED" w14:textId="41EB9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5E7608" w14:textId="77777777">
        <w:trPr>
          <w:trHeight w:val="300"/>
        </w:trPr>
        <w:tc>
          <w:tcPr>
            <w:tcW w:w="1796" w:type="dxa"/>
            <w:tcBorders>
              <w:top w:val="nil"/>
              <w:left w:val="nil"/>
              <w:bottom w:val="nil"/>
              <w:right w:val="nil"/>
            </w:tcBorders>
            <w:shd w:val="clear" w:color="auto" w:fill="auto"/>
            <w:noWrap/>
            <w:vAlign w:val="bottom"/>
          </w:tcPr>
          <w:p w14:paraId="154D1CEF" w14:textId="717B68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4A5BB7CB" w14:textId="5108E3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A6BEB6" w14:textId="64115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6EF2F67" w14:textId="246E91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20FA2962" w14:textId="62BC89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8125976" w14:textId="4E8419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FEDAEF" w14:textId="17704A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621DF35" w14:textId="0611F73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7CF309" w14:textId="390A7F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8460A2" w14:textId="6C93A6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7C01D0" w14:textId="4C35D5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724649" w14:textId="77777777">
        <w:trPr>
          <w:trHeight w:val="300"/>
        </w:trPr>
        <w:tc>
          <w:tcPr>
            <w:tcW w:w="1796" w:type="dxa"/>
            <w:tcBorders>
              <w:top w:val="nil"/>
              <w:left w:val="nil"/>
              <w:bottom w:val="nil"/>
              <w:right w:val="nil"/>
            </w:tcBorders>
            <w:shd w:val="clear" w:color="auto" w:fill="auto"/>
            <w:noWrap/>
            <w:vAlign w:val="bottom"/>
          </w:tcPr>
          <w:p w14:paraId="5BE2F934" w14:textId="472042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D7F3A1A" w14:textId="1F524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E4B4BE" w14:textId="515C5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4F68077" w14:textId="1A27F2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0FAB2BDA" w14:textId="12E9CA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4BDFCC6" w14:textId="63B26E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79702B4" w14:textId="71E1242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4FBE3B" w14:textId="1F0285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4941CD9A" w14:textId="7B484D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7C7963A2" w14:textId="4E0EBC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57F0441F" w14:textId="1CA429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7A3AFA1" w14:textId="77777777">
        <w:trPr>
          <w:trHeight w:val="300"/>
        </w:trPr>
        <w:tc>
          <w:tcPr>
            <w:tcW w:w="1796" w:type="dxa"/>
            <w:tcBorders>
              <w:top w:val="nil"/>
              <w:left w:val="nil"/>
              <w:bottom w:val="nil"/>
              <w:right w:val="nil"/>
            </w:tcBorders>
            <w:shd w:val="clear" w:color="auto" w:fill="auto"/>
            <w:noWrap/>
            <w:vAlign w:val="bottom"/>
          </w:tcPr>
          <w:p w14:paraId="35FF1D03" w14:textId="7C7A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1708C24D" w14:textId="6DCCAA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12BF04" w14:textId="1EDBC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5836DB63" w14:textId="5A08B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4B8B4420" w14:textId="10C083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C14D54" w14:textId="1609C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AC050DA" w14:textId="7C6684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EEAA404" w14:textId="2608E1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AA33214" w14:textId="6FBA1E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C4F03A" w14:textId="72FDE0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B409513" w14:textId="35DAB4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5390CC7" w14:textId="77777777">
        <w:trPr>
          <w:trHeight w:val="300"/>
        </w:trPr>
        <w:tc>
          <w:tcPr>
            <w:tcW w:w="1796" w:type="dxa"/>
            <w:tcBorders>
              <w:top w:val="nil"/>
              <w:left w:val="nil"/>
              <w:bottom w:val="nil"/>
              <w:right w:val="nil"/>
            </w:tcBorders>
            <w:shd w:val="clear" w:color="auto" w:fill="auto"/>
            <w:noWrap/>
            <w:vAlign w:val="bottom"/>
          </w:tcPr>
          <w:p w14:paraId="7D957007" w14:textId="0C426A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8F7B3C0" w14:textId="2BF5A5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1B7CCA8" w14:textId="5E7B79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0332FED5" w14:textId="695F25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666F4E4" w14:textId="79305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6CDB28E" w14:textId="0290AD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C47BAB7" w14:textId="61BA61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6D2E31C" w14:textId="3A9F02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5F80D7" w14:textId="50D61ED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DE7F84" w14:textId="4432EE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EA266" w14:textId="2D0AF2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554F2" w14:textId="77777777">
        <w:trPr>
          <w:trHeight w:val="300"/>
        </w:trPr>
        <w:tc>
          <w:tcPr>
            <w:tcW w:w="1796" w:type="dxa"/>
            <w:tcBorders>
              <w:top w:val="nil"/>
              <w:left w:val="nil"/>
              <w:bottom w:val="nil"/>
              <w:right w:val="nil"/>
            </w:tcBorders>
            <w:shd w:val="clear" w:color="auto" w:fill="auto"/>
            <w:noWrap/>
            <w:vAlign w:val="bottom"/>
          </w:tcPr>
          <w:p w14:paraId="58AC1385" w14:textId="618122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5C75BE5D" w14:textId="1A81FC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14E8F4" w14:textId="6545A5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39399316" w14:textId="03758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70CC808A" w14:textId="65F472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06C2E42" w14:textId="763B93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1378B33" w14:textId="195BE8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E3C253" w14:textId="176056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A2B6BC" w14:textId="0C02A0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8FB4C" w14:textId="4AF382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DD8AE0" w14:textId="6BDCDA5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5F8E9B" w14:textId="77777777">
        <w:trPr>
          <w:trHeight w:val="300"/>
        </w:trPr>
        <w:tc>
          <w:tcPr>
            <w:tcW w:w="1796" w:type="dxa"/>
            <w:tcBorders>
              <w:top w:val="nil"/>
              <w:left w:val="nil"/>
              <w:bottom w:val="nil"/>
              <w:right w:val="nil"/>
            </w:tcBorders>
            <w:shd w:val="clear" w:color="auto" w:fill="auto"/>
            <w:noWrap/>
            <w:vAlign w:val="bottom"/>
          </w:tcPr>
          <w:p w14:paraId="523889C7" w14:textId="11A3D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5E0A7B2C" w14:textId="4FB916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2425B1" w14:textId="3E281F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CC6E7EB" w14:textId="306DD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5BBFC6F" w14:textId="1B5AD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7D014E6" w14:textId="4D4466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4BEAEF3" w14:textId="66ED7A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24A4944" w14:textId="762B4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16E976E5" w14:textId="678BE4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582E3B8" w14:textId="27C1D7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966C9FB" w14:textId="73660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0DD57CC0" w14:textId="77777777">
        <w:trPr>
          <w:trHeight w:val="300"/>
        </w:trPr>
        <w:tc>
          <w:tcPr>
            <w:tcW w:w="1796" w:type="dxa"/>
            <w:tcBorders>
              <w:top w:val="nil"/>
              <w:left w:val="nil"/>
              <w:bottom w:val="nil"/>
              <w:right w:val="nil"/>
            </w:tcBorders>
            <w:shd w:val="clear" w:color="auto" w:fill="auto"/>
            <w:noWrap/>
            <w:vAlign w:val="bottom"/>
          </w:tcPr>
          <w:p w14:paraId="07EEA3C8" w14:textId="05BDFD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690DF078" w14:textId="6AFD60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6CF0A01" w14:textId="1B9E27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5FBF9D1B" w14:textId="1BF440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54FAFF5B" w14:textId="6AD91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C232B23" w14:textId="032113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C3AB8D4" w14:textId="599509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D1720F" w14:textId="432FB5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118981" w14:textId="6E575E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D514D2" w14:textId="3B57F49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8C98F9" w14:textId="646F85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792389" w14:textId="77777777">
        <w:trPr>
          <w:trHeight w:val="300"/>
        </w:trPr>
        <w:tc>
          <w:tcPr>
            <w:tcW w:w="1796" w:type="dxa"/>
            <w:tcBorders>
              <w:top w:val="nil"/>
              <w:left w:val="nil"/>
              <w:bottom w:val="nil"/>
              <w:right w:val="nil"/>
            </w:tcBorders>
            <w:shd w:val="clear" w:color="auto" w:fill="auto"/>
            <w:noWrap/>
            <w:vAlign w:val="bottom"/>
          </w:tcPr>
          <w:p w14:paraId="521F81A1" w14:textId="3BC62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1DBCD9F4" w14:textId="71DE2C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021EA9" w14:textId="7B584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95F1BFF" w14:textId="25FAFC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0C20756" w14:textId="500CA2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EA05844" w14:textId="403235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67035E" w14:textId="5C37B0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2F8FEC0" w14:textId="1C2918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51B7CE" w14:textId="53F0B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05528B" w14:textId="1511CB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3C904F" w14:textId="2CCD6E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0C35145"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E54E390" w14:textId="205024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9AAC5E8" w14:textId="53B081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677730C4" w14:textId="53E345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296C716" w14:textId="4FFCA6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D6088CF" w14:textId="62DFA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0B6D43AC" w14:textId="18A5C4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9C9C21F" w14:textId="70D865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4C2918A5" w14:textId="69F048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5FA355AB" w14:textId="40E71C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181A7843" w14:textId="0741EC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A844E79" w14:textId="75B266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6C2B86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011B1AF" w14:textId="12294E9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71DA7CCF" w14:textId="4CE68C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5F30350" w14:textId="036FDA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36D3067B" w14:textId="0B0534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8AC5E2B" w14:textId="481AE46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67A58E61" w14:textId="48AD5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55541B9E" w14:textId="3AABFB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16B46A52" w14:textId="2467342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25F912D" w14:textId="50B14B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47512677" w14:textId="107338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0F3D8923" w14:textId="0D5762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A6A61C1" w14:textId="77777777">
        <w:trPr>
          <w:trHeight w:val="300"/>
        </w:trPr>
        <w:tc>
          <w:tcPr>
            <w:tcW w:w="1796" w:type="dxa"/>
            <w:tcBorders>
              <w:top w:val="nil"/>
              <w:left w:val="nil"/>
              <w:bottom w:val="nil"/>
              <w:right w:val="nil"/>
            </w:tcBorders>
            <w:shd w:val="clear" w:color="auto" w:fill="auto"/>
            <w:noWrap/>
            <w:vAlign w:val="bottom"/>
          </w:tcPr>
          <w:p w14:paraId="3728A267" w14:textId="2D6499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2CEB2D99" w14:textId="45F92C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5411ACD" w14:textId="5730BD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DAE0A9B" w14:textId="54471E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58D9B7DF" w14:textId="0A975C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336FBE81" w14:textId="734CBC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EC2231" w14:textId="4543A4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DE8AF01" w14:textId="6DC2BC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8EA735" w14:textId="1E72C3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B18108" w14:textId="2456AC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AFF583" w14:textId="740B6C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C22282" w14:textId="77777777">
        <w:trPr>
          <w:trHeight w:val="300"/>
        </w:trPr>
        <w:tc>
          <w:tcPr>
            <w:tcW w:w="1796" w:type="dxa"/>
            <w:tcBorders>
              <w:top w:val="nil"/>
              <w:left w:val="nil"/>
              <w:bottom w:val="nil"/>
              <w:right w:val="nil"/>
            </w:tcBorders>
            <w:shd w:val="clear" w:color="auto" w:fill="auto"/>
            <w:noWrap/>
            <w:vAlign w:val="bottom"/>
          </w:tcPr>
          <w:p w14:paraId="1E3507AD" w14:textId="1444B0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374342A" w14:textId="2D3EE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C021190" w14:textId="57A3EB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0668A725" w14:textId="449703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77E0E425" w14:textId="217607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99D5801" w14:textId="23BEAD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445DBE0" w14:textId="3DDE39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7112573" w14:textId="0ABCF47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67708" w14:textId="678FE9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147F8" w14:textId="6390B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2DBAB" w14:textId="45563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393DFC" w14:textId="77777777">
        <w:trPr>
          <w:trHeight w:val="300"/>
        </w:trPr>
        <w:tc>
          <w:tcPr>
            <w:tcW w:w="1796" w:type="dxa"/>
            <w:tcBorders>
              <w:top w:val="nil"/>
              <w:left w:val="nil"/>
              <w:bottom w:val="nil"/>
              <w:right w:val="nil"/>
            </w:tcBorders>
            <w:shd w:val="clear" w:color="auto" w:fill="auto"/>
            <w:noWrap/>
            <w:vAlign w:val="bottom"/>
          </w:tcPr>
          <w:p w14:paraId="06B2CAF1" w14:textId="5A8FD9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142040BE" w14:textId="2B0313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606D8D" w14:textId="4442C7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2577A5C" w14:textId="13580D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20FE07D8" w14:textId="6A5EF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C7FBD03" w14:textId="0D1AA9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B830A3C" w14:textId="5B21BC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D2C7A16" w14:textId="3C266D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54731C" w14:textId="09EDEB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D0E033" w14:textId="37EE7B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5D501" w14:textId="15ADFD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B1913D" w14:textId="77777777">
        <w:trPr>
          <w:trHeight w:val="300"/>
        </w:trPr>
        <w:tc>
          <w:tcPr>
            <w:tcW w:w="1796" w:type="dxa"/>
            <w:tcBorders>
              <w:top w:val="nil"/>
              <w:left w:val="nil"/>
              <w:bottom w:val="nil"/>
              <w:right w:val="nil"/>
            </w:tcBorders>
            <w:shd w:val="clear" w:color="auto" w:fill="auto"/>
            <w:noWrap/>
            <w:vAlign w:val="bottom"/>
          </w:tcPr>
          <w:p w14:paraId="3B0BD659" w14:textId="1B80D4E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02ADA17" w14:textId="011CEE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6FD8252" w14:textId="27BD4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167D2EBA" w14:textId="346F74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B764C1E" w14:textId="7FADB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452FDBA" w14:textId="12D71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5EDCB8D0" w14:textId="0F0D36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4AAE126" w14:textId="718008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8C43A0" w14:textId="4C30F2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0B1C47" w14:textId="4EA9B9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8B0BF" w14:textId="503A8C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F8B6CE" w14:textId="77777777">
        <w:trPr>
          <w:trHeight w:val="300"/>
        </w:trPr>
        <w:tc>
          <w:tcPr>
            <w:tcW w:w="1796" w:type="dxa"/>
            <w:tcBorders>
              <w:top w:val="nil"/>
              <w:left w:val="nil"/>
              <w:bottom w:val="nil"/>
              <w:right w:val="nil"/>
            </w:tcBorders>
            <w:shd w:val="clear" w:color="auto" w:fill="auto"/>
            <w:noWrap/>
            <w:vAlign w:val="bottom"/>
          </w:tcPr>
          <w:p w14:paraId="011DA2C3" w14:textId="3E746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8F9BEE5" w14:textId="0D2D8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01D4FE7" w14:textId="1AD0F3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F8F27C3" w14:textId="79CFDF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1F52B53" w14:textId="4A7317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58BCD92" w14:textId="639028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4F5A1948" w14:textId="2B77B1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E88B553" w14:textId="483FB1F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DA106A5" w14:textId="536F50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588CB72" w14:textId="30655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7BF1B6A4" w14:textId="4E4AC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05E8CE2D" w14:textId="77777777">
        <w:trPr>
          <w:trHeight w:val="300"/>
        </w:trPr>
        <w:tc>
          <w:tcPr>
            <w:tcW w:w="1796" w:type="dxa"/>
            <w:tcBorders>
              <w:top w:val="nil"/>
              <w:left w:val="nil"/>
              <w:bottom w:val="nil"/>
              <w:right w:val="nil"/>
            </w:tcBorders>
            <w:shd w:val="clear" w:color="auto" w:fill="auto"/>
            <w:noWrap/>
            <w:vAlign w:val="bottom"/>
          </w:tcPr>
          <w:p w14:paraId="1A89AED1" w14:textId="47DC27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2F044153" w14:textId="18F50F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4ADCE0" w14:textId="5F57D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40086168" w14:textId="107777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1C8D9911" w14:textId="723F3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F35E32F" w14:textId="05305D8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598340" w14:textId="6640523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0D0DC8" w14:textId="0C883F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79D6A232" w14:textId="1787E5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3A1951C6" w14:textId="071E8C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62EB46" w14:textId="3BB412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606912" w14:textId="77777777">
        <w:trPr>
          <w:trHeight w:val="300"/>
        </w:trPr>
        <w:tc>
          <w:tcPr>
            <w:tcW w:w="1796" w:type="dxa"/>
            <w:tcBorders>
              <w:top w:val="nil"/>
              <w:left w:val="nil"/>
              <w:bottom w:val="nil"/>
              <w:right w:val="nil"/>
            </w:tcBorders>
            <w:shd w:val="clear" w:color="auto" w:fill="auto"/>
            <w:noWrap/>
            <w:vAlign w:val="bottom"/>
          </w:tcPr>
          <w:p w14:paraId="4F3A3DA2" w14:textId="22AD6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085B4CEB" w14:textId="505289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A2776A" w14:textId="264296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40CBDF25" w14:textId="228B8B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83C6CC6" w14:textId="7C64D9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125DC11" w14:textId="128713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47866D8" w14:textId="13DBC4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A0E5140" w14:textId="104C6A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24FC37E" w14:textId="1DE7BE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90B77F0" w14:textId="1F918F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80510C0" w14:textId="38E68E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D9CBEC9" w14:textId="77777777">
        <w:trPr>
          <w:trHeight w:val="300"/>
        </w:trPr>
        <w:tc>
          <w:tcPr>
            <w:tcW w:w="1796" w:type="dxa"/>
            <w:tcBorders>
              <w:top w:val="nil"/>
              <w:left w:val="nil"/>
              <w:bottom w:val="nil"/>
              <w:right w:val="nil"/>
            </w:tcBorders>
            <w:shd w:val="clear" w:color="auto" w:fill="auto"/>
            <w:noWrap/>
            <w:vAlign w:val="bottom"/>
          </w:tcPr>
          <w:p w14:paraId="6EABB0C7" w14:textId="3DFD139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4BA9A8F2" w14:textId="50F76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6C3200F" w14:textId="20AE2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46B1B89D" w14:textId="747EEA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043EB8" w14:textId="47941C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CE6F0F5" w14:textId="7EEDA9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22B6D839" w14:textId="6399BF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B91C7CA" w14:textId="03334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2AA7C5C" w14:textId="6416C2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1717F15" w14:textId="113AA2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A25222B" w14:textId="1A78F8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97D07A8" w14:textId="77777777">
        <w:trPr>
          <w:trHeight w:val="300"/>
        </w:trPr>
        <w:tc>
          <w:tcPr>
            <w:tcW w:w="1796" w:type="dxa"/>
            <w:tcBorders>
              <w:top w:val="nil"/>
              <w:left w:val="nil"/>
              <w:bottom w:val="nil"/>
              <w:right w:val="nil"/>
            </w:tcBorders>
            <w:shd w:val="clear" w:color="auto" w:fill="auto"/>
            <w:noWrap/>
            <w:vAlign w:val="bottom"/>
          </w:tcPr>
          <w:p w14:paraId="615005D3" w14:textId="3B5C1B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55FC6391" w14:textId="0D9E4AC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848B70" w14:textId="70B12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DE638C1" w14:textId="5839D6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141C21A0" w14:textId="50D28D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642C4FA" w14:textId="455B62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8B7A19" w14:textId="6B9431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3D7CB4C" w14:textId="382C79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9F27FC" w14:textId="36B0A59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CDAE4F" w14:textId="32C8A4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4FCA5" w14:textId="56609C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C4D872" w14:textId="77777777">
        <w:trPr>
          <w:trHeight w:val="300"/>
        </w:trPr>
        <w:tc>
          <w:tcPr>
            <w:tcW w:w="1796" w:type="dxa"/>
            <w:tcBorders>
              <w:top w:val="nil"/>
              <w:left w:val="nil"/>
              <w:bottom w:val="nil"/>
              <w:right w:val="nil"/>
            </w:tcBorders>
            <w:shd w:val="clear" w:color="auto" w:fill="auto"/>
            <w:noWrap/>
            <w:vAlign w:val="bottom"/>
          </w:tcPr>
          <w:p w14:paraId="6C9B76F8" w14:textId="2C1AC61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32FF81D" w14:textId="19989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24E394B" w14:textId="78C990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0DF8B409" w14:textId="77C6C3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191F832F" w14:textId="35E9F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8F8583F" w14:textId="3ED93A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A5E4F3E" w14:textId="6B55D3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F12B5A5" w14:textId="1D314C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BCF56A6" w14:textId="7768E4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C3C2B18" w14:textId="3F977FE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0B4E1D40" w14:textId="354E3A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9827E2F" w14:textId="77777777">
        <w:trPr>
          <w:trHeight w:val="300"/>
        </w:trPr>
        <w:tc>
          <w:tcPr>
            <w:tcW w:w="1796" w:type="dxa"/>
            <w:tcBorders>
              <w:top w:val="nil"/>
              <w:left w:val="nil"/>
              <w:bottom w:val="nil"/>
              <w:right w:val="nil"/>
            </w:tcBorders>
            <w:shd w:val="clear" w:color="auto" w:fill="auto"/>
            <w:noWrap/>
            <w:vAlign w:val="bottom"/>
          </w:tcPr>
          <w:p w14:paraId="70B07018" w14:textId="331EB9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C92B06" w14:textId="26A26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F846B02" w14:textId="254F50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0609FFCD" w14:textId="2DBE88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48A7074E" w14:textId="7868EE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D01F24" w14:textId="109BC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2D477FD2" w14:textId="501767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AFF69AA" w14:textId="5B1926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3857873" w14:textId="4CF2B8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26A9783" w14:textId="258311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E435E38" w14:textId="2D4167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4B7E959" w14:textId="77777777">
        <w:trPr>
          <w:trHeight w:val="300"/>
        </w:trPr>
        <w:tc>
          <w:tcPr>
            <w:tcW w:w="1796" w:type="dxa"/>
            <w:tcBorders>
              <w:top w:val="nil"/>
              <w:left w:val="nil"/>
              <w:bottom w:val="nil"/>
              <w:right w:val="nil"/>
            </w:tcBorders>
            <w:shd w:val="clear" w:color="auto" w:fill="auto"/>
            <w:noWrap/>
            <w:vAlign w:val="bottom"/>
          </w:tcPr>
          <w:p w14:paraId="7E2FA3DE" w14:textId="2D0DB5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4AE70D7" w14:textId="19E45A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2B9EE1" w14:textId="2DF223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2B7AEF1D" w14:textId="4C2AE1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633E90E" w14:textId="7B5351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080766F" w14:textId="28EC78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B4C4A94" w14:textId="38F50A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8D5E9D4" w14:textId="620A1C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1785097" w14:textId="113F68C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0FB8A440" w14:textId="313DAB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3981D43D" w14:textId="6B00B7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FAADBF4" w14:textId="77777777">
        <w:trPr>
          <w:trHeight w:val="300"/>
        </w:trPr>
        <w:tc>
          <w:tcPr>
            <w:tcW w:w="1796" w:type="dxa"/>
            <w:tcBorders>
              <w:top w:val="nil"/>
              <w:left w:val="nil"/>
              <w:bottom w:val="nil"/>
              <w:right w:val="nil"/>
            </w:tcBorders>
            <w:shd w:val="clear" w:color="auto" w:fill="auto"/>
            <w:noWrap/>
            <w:vAlign w:val="bottom"/>
          </w:tcPr>
          <w:p w14:paraId="5E7FD638" w14:textId="76AB14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94A08D8" w14:textId="4C99F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84232E4" w14:textId="4B4781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7EA7284B" w14:textId="0C2339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DC1D2C8" w14:textId="39BC30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FC04781" w14:textId="2B4FCA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E83FBA6" w14:textId="3FC081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59FCB3" w14:textId="727AA7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F40405B" w14:textId="7DF2A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0EF1E164" w14:textId="3EAF2E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0607664" w14:textId="7CFC1A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45FE205C" w14:textId="77777777">
        <w:trPr>
          <w:trHeight w:val="300"/>
        </w:trPr>
        <w:tc>
          <w:tcPr>
            <w:tcW w:w="1796" w:type="dxa"/>
            <w:tcBorders>
              <w:top w:val="nil"/>
              <w:left w:val="nil"/>
              <w:bottom w:val="nil"/>
              <w:right w:val="nil"/>
            </w:tcBorders>
            <w:shd w:val="clear" w:color="auto" w:fill="auto"/>
            <w:noWrap/>
            <w:vAlign w:val="bottom"/>
          </w:tcPr>
          <w:p w14:paraId="18C502C6" w14:textId="3496E1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9082551" w14:textId="6F24F8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88C87E4" w14:textId="7C9E6E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32460C26" w14:textId="02C0A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444CCADF" w14:textId="6F34D5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10FA846" w14:textId="2390D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0B76869" w14:textId="4625B4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72D5BF5" w14:textId="3D09923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22DC1B6" w14:textId="01EE80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506D38C2" w14:textId="219141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9275BEC" w14:textId="2A5B9F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1D4B4D5F" w14:textId="77777777">
        <w:trPr>
          <w:trHeight w:val="300"/>
        </w:trPr>
        <w:tc>
          <w:tcPr>
            <w:tcW w:w="1796" w:type="dxa"/>
            <w:tcBorders>
              <w:top w:val="nil"/>
              <w:left w:val="nil"/>
              <w:bottom w:val="nil"/>
              <w:right w:val="nil"/>
            </w:tcBorders>
            <w:shd w:val="clear" w:color="auto" w:fill="auto"/>
            <w:noWrap/>
            <w:vAlign w:val="bottom"/>
          </w:tcPr>
          <w:p w14:paraId="412C4908" w14:textId="0E2C41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AFA890D" w14:textId="5DAA2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868AD0F" w14:textId="7CC06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C40386" w14:textId="5744C7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74C7F4CF" w14:textId="24ECEF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6078DD4" w14:textId="2F4DE3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AD8D5C1" w14:textId="053745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8D41DA" w14:textId="17C3AC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52421E3" w14:textId="588067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5634C533" w14:textId="2AA8FE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417E1729" w14:textId="42FEF5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B3C9DA" w14:textId="77777777">
        <w:trPr>
          <w:trHeight w:val="300"/>
        </w:trPr>
        <w:tc>
          <w:tcPr>
            <w:tcW w:w="1796" w:type="dxa"/>
            <w:tcBorders>
              <w:top w:val="nil"/>
              <w:left w:val="nil"/>
              <w:bottom w:val="nil"/>
              <w:right w:val="nil"/>
            </w:tcBorders>
            <w:shd w:val="clear" w:color="auto" w:fill="auto"/>
            <w:noWrap/>
            <w:vAlign w:val="bottom"/>
          </w:tcPr>
          <w:p w14:paraId="6CE4084E" w14:textId="5E04CD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31F8D87" w14:textId="2DAF08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C852AD0" w14:textId="512447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BC8654D" w14:textId="23ADC0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61E30F91" w14:textId="7704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ED90A49" w14:textId="4BE30D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76C7FD7" w14:textId="103590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8713579" w14:textId="2B816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1D18AF" w14:textId="11515C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8AE1D" w14:textId="13AC57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C85C0" w14:textId="23E67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5D5063" w14:textId="77777777">
        <w:trPr>
          <w:trHeight w:val="300"/>
        </w:trPr>
        <w:tc>
          <w:tcPr>
            <w:tcW w:w="1796" w:type="dxa"/>
            <w:tcBorders>
              <w:top w:val="nil"/>
              <w:left w:val="nil"/>
              <w:bottom w:val="nil"/>
              <w:right w:val="nil"/>
            </w:tcBorders>
            <w:shd w:val="clear" w:color="auto" w:fill="auto"/>
            <w:noWrap/>
            <w:vAlign w:val="bottom"/>
          </w:tcPr>
          <w:p w14:paraId="5A538563" w14:textId="00FD72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513114F5" w14:textId="10B1D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2FDEDB8" w14:textId="660F33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42958934" w14:textId="784821E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DBD762A" w14:textId="71B355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86B2723" w14:textId="1617B5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1C9498C" w14:textId="11D3B0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21765E9" w14:textId="19D4BA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66AD84C4" w14:textId="1F0C3F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9CB4D57" w14:textId="3681BE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7762B8ED" w14:textId="615C98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A5500A7" w14:textId="77777777">
        <w:trPr>
          <w:trHeight w:val="300"/>
        </w:trPr>
        <w:tc>
          <w:tcPr>
            <w:tcW w:w="1796" w:type="dxa"/>
            <w:tcBorders>
              <w:top w:val="nil"/>
              <w:left w:val="nil"/>
              <w:bottom w:val="nil"/>
              <w:right w:val="nil"/>
            </w:tcBorders>
            <w:shd w:val="clear" w:color="auto" w:fill="auto"/>
            <w:noWrap/>
            <w:vAlign w:val="bottom"/>
          </w:tcPr>
          <w:p w14:paraId="13E1BC36" w14:textId="59E8EC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55FE19B7" w14:textId="4FE3BD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2D60DE" w14:textId="3CD4F5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7E9E0E4" w14:textId="1CFAC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2265662B" w14:textId="65E7F3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70D4335" w14:textId="6A551E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42D81BF3" w14:textId="271830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B50EFE" w14:textId="47A8DD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780D1EAE" w14:textId="72C742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2A5EF585" w14:textId="28D666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17FDAFFB" w14:textId="437B5A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C317EDC" w14:textId="77777777">
        <w:trPr>
          <w:trHeight w:val="300"/>
        </w:trPr>
        <w:tc>
          <w:tcPr>
            <w:tcW w:w="1796" w:type="dxa"/>
            <w:tcBorders>
              <w:top w:val="nil"/>
              <w:left w:val="nil"/>
              <w:bottom w:val="nil"/>
              <w:right w:val="nil"/>
            </w:tcBorders>
            <w:shd w:val="clear" w:color="auto" w:fill="auto"/>
            <w:noWrap/>
            <w:vAlign w:val="bottom"/>
          </w:tcPr>
          <w:p w14:paraId="2A070A05" w14:textId="4894D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6B182553" w14:textId="7E7E58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85CD43F" w14:textId="3FB610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3C47285D" w14:textId="4956F4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10E44976" w14:textId="471D32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0E2E6E5" w14:textId="6380E8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3BC0AD6B" w14:textId="46C949F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69C9AD9F" w14:textId="36B91D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79169F19" w14:textId="2A7242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3E28953" w14:textId="1972CB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4BB301C" w14:textId="1E48D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AF12E34" w14:textId="77777777">
        <w:trPr>
          <w:trHeight w:val="300"/>
        </w:trPr>
        <w:tc>
          <w:tcPr>
            <w:tcW w:w="1796" w:type="dxa"/>
            <w:tcBorders>
              <w:top w:val="nil"/>
              <w:left w:val="nil"/>
              <w:bottom w:val="nil"/>
              <w:right w:val="nil"/>
            </w:tcBorders>
            <w:shd w:val="clear" w:color="auto" w:fill="auto"/>
            <w:noWrap/>
            <w:vAlign w:val="bottom"/>
          </w:tcPr>
          <w:p w14:paraId="01DC8BDA" w14:textId="0314A53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04EDDA14" w14:textId="5C147A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D3E75E" w14:textId="4B8F06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35FD129" w14:textId="3BAD6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DE8028C" w14:textId="29100C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8B6A58C" w14:textId="5E728E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F9F342" w14:textId="7E5EB9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F5E725" w14:textId="12A437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B14AD0" w14:textId="52CA43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FD544" w14:textId="65D4532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F58B62" w14:textId="4DEB95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890669" w14:textId="77777777">
        <w:trPr>
          <w:trHeight w:val="300"/>
        </w:trPr>
        <w:tc>
          <w:tcPr>
            <w:tcW w:w="1796" w:type="dxa"/>
            <w:tcBorders>
              <w:top w:val="nil"/>
              <w:left w:val="nil"/>
              <w:bottom w:val="nil"/>
              <w:right w:val="nil"/>
            </w:tcBorders>
            <w:shd w:val="clear" w:color="auto" w:fill="auto"/>
            <w:noWrap/>
            <w:vAlign w:val="bottom"/>
          </w:tcPr>
          <w:p w14:paraId="5186678B" w14:textId="3836E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C3F137E" w14:textId="60DE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0ADB9401" w14:textId="5D2F09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4C9ABED" w14:textId="5B148E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7D57A76" w14:textId="02A055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03C7F922" w14:textId="69B582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29AD2EEC" w14:textId="30D1B5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73EDD598" w14:textId="569136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281B76" w14:textId="503BD17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B23F6E" w14:textId="024F06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83655" w14:textId="7965C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24F5B2" w14:textId="77777777">
        <w:trPr>
          <w:trHeight w:val="300"/>
        </w:trPr>
        <w:tc>
          <w:tcPr>
            <w:tcW w:w="1796" w:type="dxa"/>
            <w:tcBorders>
              <w:top w:val="nil"/>
              <w:left w:val="nil"/>
              <w:bottom w:val="nil"/>
              <w:right w:val="nil"/>
            </w:tcBorders>
            <w:shd w:val="clear" w:color="auto" w:fill="auto"/>
            <w:noWrap/>
            <w:vAlign w:val="bottom"/>
          </w:tcPr>
          <w:p w14:paraId="3EC7D870" w14:textId="0ED539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3C728EA" w14:textId="1C4F6E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A7965E2" w14:textId="6BE92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4676E0" w14:textId="4B1E8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04B5F2A" w14:textId="320A02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168ECEC3" w14:textId="2405DB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7F9ED618" w14:textId="2751B1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0B884CF6" w14:textId="07C11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FD1EC3" w14:textId="574B8B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91C474" w14:textId="0F6C588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2A7705" w14:textId="131C62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D9E4CA" w14:textId="77777777">
        <w:trPr>
          <w:trHeight w:val="300"/>
        </w:trPr>
        <w:tc>
          <w:tcPr>
            <w:tcW w:w="1796" w:type="dxa"/>
            <w:tcBorders>
              <w:top w:val="nil"/>
              <w:left w:val="nil"/>
              <w:bottom w:val="nil"/>
              <w:right w:val="nil"/>
            </w:tcBorders>
            <w:shd w:val="clear" w:color="auto" w:fill="auto"/>
            <w:noWrap/>
            <w:vAlign w:val="bottom"/>
          </w:tcPr>
          <w:p w14:paraId="1AF2A9AC" w14:textId="2DAFBF9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6A63F6A3" w14:textId="593E1D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F9AC2D" w14:textId="40165D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604EEF78" w14:textId="0ABC7C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4F45C67A" w14:textId="74FC76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2DC2823" w14:textId="13E33B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2FC9D2F" w14:textId="1AFD7E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026DF15" w14:textId="3474A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E48D549" w14:textId="1BDE96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B2B353F" w14:textId="216D75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43A6B77C" w14:textId="4D916B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CFA3041" w14:textId="77777777">
        <w:trPr>
          <w:trHeight w:val="300"/>
        </w:trPr>
        <w:tc>
          <w:tcPr>
            <w:tcW w:w="1796" w:type="dxa"/>
            <w:tcBorders>
              <w:top w:val="nil"/>
              <w:left w:val="nil"/>
              <w:bottom w:val="nil"/>
              <w:right w:val="nil"/>
            </w:tcBorders>
            <w:shd w:val="clear" w:color="auto" w:fill="auto"/>
            <w:noWrap/>
            <w:vAlign w:val="bottom"/>
          </w:tcPr>
          <w:p w14:paraId="5B2B03EE" w14:textId="7B5648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1C42A6B1" w14:textId="504E1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196FD" w14:textId="478D29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C0A34B7" w14:textId="02423C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7E950AEC" w14:textId="2CD4B3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6D0F3A6" w14:textId="18792C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9200126" w14:textId="2BAAA3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BD8BA1D" w14:textId="21408D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468C3ED" w14:textId="257E5D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32312953" w14:textId="13DD2F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230B20E8" w14:textId="24140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0CAD9A64" w14:textId="77777777">
        <w:trPr>
          <w:trHeight w:val="300"/>
        </w:trPr>
        <w:tc>
          <w:tcPr>
            <w:tcW w:w="1796" w:type="dxa"/>
            <w:tcBorders>
              <w:top w:val="nil"/>
              <w:left w:val="nil"/>
              <w:bottom w:val="nil"/>
              <w:right w:val="nil"/>
            </w:tcBorders>
            <w:shd w:val="clear" w:color="auto" w:fill="auto"/>
            <w:noWrap/>
            <w:vAlign w:val="bottom"/>
          </w:tcPr>
          <w:p w14:paraId="251A34DC" w14:textId="3BF476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96AB083" w14:textId="634EB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D029491" w14:textId="08ACC7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70A45A2" w14:textId="0E5EC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201E3238" w14:textId="07E59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1794411" w14:textId="04DD4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64352314" w14:textId="09853C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58FAD79" w14:textId="4B11A4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FEFAC9" w14:textId="6A313C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E7C636" w14:textId="731047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ABF39D" w14:textId="034A21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651A97" w14:textId="77777777">
        <w:trPr>
          <w:trHeight w:val="300"/>
        </w:trPr>
        <w:tc>
          <w:tcPr>
            <w:tcW w:w="1796" w:type="dxa"/>
            <w:tcBorders>
              <w:top w:val="nil"/>
              <w:left w:val="nil"/>
              <w:bottom w:val="nil"/>
              <w:right w:val="nil"/>
            </w:tcBorders>
            <w:shd w:val="clear" w:color="auto" w:fill="auto"/>
            <w:noWrap/>
            <w:vAlign w:val="bottom"/>
          </w:tcPr>
          <w:p w14:paraId="7B08A552" w14:textId="173B750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5BB476F" w14:textId="685426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CB01E8D" w14:textId="724675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1B90EE07" w14:textId="40EF8C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2083E1D" w14:textId="4620B2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43A186" w14:textId="5BD501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A9853FF" w14:textId="30F63C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0DB079A" w14:textId="28BD00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DBF47A2" w14:textId="2C347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6E2BDD87" w14:textId="61EE48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3DE6F6B" w14:textId="49607E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753EF94" w14:textId="77777777">
        <w:trPr>
          <w:trHeight w:val="300"/>
        </w:trPr>
        <w:tc>
          <w:tcPr>
            <w:tcW w:w="1796" w:type="dxa"/>
            <w:tcBorders>
              <w:top w:val="nil"/>
              <w:left w:val="nil"/>
              <w:bottom w:val="nil"/>
              <w:right w:val="nil"/>
            </w:tcBorders>
            <w:shd w:val="clear" w:color="auto" w:fill="auto"/>
            <w:noWrap/>
            <w:vAlign w:val="bottom"/>
          </w:tcPr>
          <w:p w14:paraId="6CB9C79A" w14:textId="5710D4F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2E2B5A5B" w14:textId="34080B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50360ED4" w14:textId="1F7A2D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4E3B694" w14:textId="2D7DDB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EE02441" w14:textId="38E601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7DBBF4F" w14:textId="572FFF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3447108B" w14:textId="77A881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5526BFB" w14:textId="00EBA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66053A99" w14:textId="4E00B6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71A5E52F" w14:textId="59D083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456219B" w14:textId="77D9F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2683901" w14:textId="77777777">
        <w:trPr>
          <w:trHeight w:val="300"/>
        </w:trPr>
        <w:tc>
          <w:tcPr>
            <w:tcW w:w="1796" w:type="dxa"/>
            <w:tcBorders>
              <w:top w:val="nil"/>
              <w:left w:val="nil"/>
              <w:bottom w:val="nil"/>
              <w:right w:val="nil"/>
            </w:tcBorders>
            <w:shd w:val="clear" w:color="auto" w:fill="auto"/>
            <w:noWrap/>
            <w:vAlign w:val="bottom"/>
          </w:tcPr>
          <w:p w14:paraId="6A1AEA6A" w14:textId="587407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259FC2D8" w14:textId="3FCBA2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7D02A63E" w14:textId="2407FB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B08731" w14:textId="3B4037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343F4795" w14:textId="7EB2AD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AA9DE5D" w14:textId="7088AD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1C4A1AD" w14:textId="058FC2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F7B487B" w14:textId="0559FD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988055" w14:textId="7B8967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801B10" w14:textId="51CB3DD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9B1B05" w14:textId="7E6840B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731674" w14:textId="77777777">
        <w:trPr>
          <w:trHeight w:val="300"/>
        </w:trPr>
        <w:tc>
          <w:tcPr>
            <w:tcW w:w="1796" w:type="dxa"/>
            <w:tcBorders>
              <w:top w:val="nil"/>
              <w:left w:val="nil"/>
              <w:bottom w:val="nil"/>
              <w:right w:val="nil"/>
            </w:tcBorders>
            <w:shd w:val="clear" w:color="auto" w:fill="auto"/>
            <w:noWrap/>
            <w:vAlign w:val="bottom"/>
          </w:tcPr>
          <w:p w14:paraId="435F98F4" w14:textId="52EF15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457BAE51" w14:textId="7D5D9C0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DB45EC" w14:textId="616F9B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B16492C" w14:textId="44FE6F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102000B" w14:textId="58BF9D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4C85E6B" w14:textId="116D3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B0018" w14:textId="565AD1F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9F7A20" w14:textId="33123F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1CFC8E" w14:textId="7596C6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11D91C" w14:textId="5064D4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2D505" w14:textId="3F599A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B13C30" w14:textId="77777777">
        <w:trPr>
          <w:trHeight w:val="300"/>
        </w:trPr>
        <w:tc>
          <w:tcPr>
            <w:tcW w:w="1796" w:type="dxa"/>
            <w:tcBorders>
              <w:top w:val="nil"/>
              <w:left w:val="nil"/>
              <w:bottom w:val="nil"/>
              <w:right w:val="nil"/>
            </w:tcBorders>
            <w:shd w:val="clear" w:color="auto" w:fill="auto"/>
            <w:noWrap/>
            <w:vAlign w:val="bottom"/>
          </w:tcPr>
          <w:p w14:paraId="6B3140B9" w14:textId="0CDA48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5B8CD837" w14:textId="452EA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54F9C1C" w14:textId="2FD1D6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A24A7C1" w14:textId="321331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B4458D4" w14:textId="601CAA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8107BF4" w14:textId="56C1A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B702FA9" w14:textId="1F3C5C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9E12F13" w14:textId="5A4643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D7CD15" w14:textId="020F898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E38F06" w14:textId="1846ADD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F29E57" w14:textId="5F7CF7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8E4592" w14:textId="77777777">
        <w:trPr>
          <w:trHeight w:val="300"/>
        </w:trPr>
        <w:tc>
          <w:tcPr>
            <w:tcW w:w="1796" w:type="dxa"/>
            <w:tcBorders>
              <w:top w:val="nil"/>
              <w:left w:val="nil"/>
              <w:bottom w:val="single" w:sz="4" w:space="0" w:color="auto"/>
              <w:right w:val="nil"/>
            </w:tcBorders>
            <w:shd w:val="clear" w:color="auto" w:fill="auto"/>
            <w:noWrap/>
            <w:vAlign w:val="bottom"/>
          </w:tcPr>
          <w:p w14:paraId="6F5EA2F9" w14:textId="2E73DC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1C9F2ABD" w14:textId="6AC0CF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13746F0" w14:textId="7CEAF6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60A93A74" w14:textId="20285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5734691A" w14:textId="6604F5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10B0F90B" w14:textId="5D725C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04ED25E" w14:textId="3D5627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1AE942E8" w14:textId="2E4D8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1B88159" w14:textId="3B8452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1E46D640" w14:textId="0282AA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E962175" w14:textId="60F882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bl>
    <w:p w14:paraId="6D0FB120" w14:textId="5431C8E2" w:rsidR="00F70F9F" w:rsidRDefault="00F70F9F" w:rsidP="006623EF">
      <w:pPr>
        <w:spacing w:after="0" w:line="480" w:lineRule="auto"/>
        <w:rPr>
          <w:rFonts w:ascii="Times New Roman" w:hAnsi="Times New Roman" w:cs="Times New Roman"/>
          <w:sz w:val="24"/>
          <w:szCs w:val="24"/>
          <w:lang w:val="en-US"/>
        </w:rPr>
      </w:pPr>
    </w:p>
    <w:p w14:paraId="11463A94"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765"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C16279" w14:paraId="44711EC5" w14:textId="77777777" w:rsidTr="00C16279">
        <w:trPr>
          <w:trHeight w:val="325"/>
        </w:trPr>
        <w:tc>
          <w:tcPr>
            <w:tcW w:w="7387" w:type="dxa"/>
            <w:gridSpan w:val="6"/>
            <w:tcBorders>
              <w:top w:val="nil"/>
              <w:left w:val="nil"/>
              <w:bottom w:val="single" w:sz="4" w:space="0" w:color="auto"/>
              <w:right w:val="nil"/>
            </w:tcBorders>
            <w:shd w:val="clear" w:color="auto" w:fill="auto"/>
            <w:noWrap/>
            <w:vAlign w:val="bottom"/>
            <w:hideMark/>
          </w:tcPr>
          <w:p w14:paraId="4E420A65" w14:textId="214CD2F1"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56959B3C"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1F5E582B"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42B63A7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795" w:type="dxa"/>
            <w:tcBorders>
              <w:top w:val="nil"/>
              <w:left w:val="nil"/>
              <w:bottom w:val="single" w:sz="4" w:space="0" w:color="auto"/>
              <w:right w:val="nil"/>
            </w:tcBorders>
            <w:shd w:val="clear" w:color="auto" w:fill="auto"/>
            <w:noWrap/>
            <w:vAlign w:val="bottom"/>
            <w:hideMark/>
          </w:tcPr>
          <w:p w14:paraId="63EDCB5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349E6F7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3D28190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4654FCB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45706DF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0536B8D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C16279" w:rsidRPr="00C16279" w14:paraId="034D0630" w14:textId="77777777" w:rsidTr="00C16279">
        <w:trPr>
          <w:trHeight w:val="325"/>
        </w:trPr>
        <w:tc>
          <w:tcPr>
            <w:tcW w:w="1969" w:type="dxa"/>
            <w:tcBorders>
              <w:top w:val="nil"/>
              <w:left w:val="nil"/>
              <w:bottom w:val="nil"/>
              <w:right w:val="nil"/>
            </w:tcBorders>
            <w:shd w:val="clear" w:color="auto" w:fill="auto"/>
            <w:noWrap/>
            <w:vAlign w:val="bottom"/>
            <w:hideMark/>
          </w:tcPr>
          <w:p w14:paraId="01691C5A"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Intercept</w:t>
            </w:r>
          </w:p>
        </w:tc>
        <w:tc>
          <w:tcPr>
            <w:tcW w:w="795" w:type="dxa"/>
            <w:tcBorders>
              <w:top w:val="nil"/>
              <w:left w:val="nil"/>
              <w:bottom w:val="nil"/>
              <w:right w:val="nil"/>
            </w:tcBorders>
            <w:shd w:val="clear" w:color="auto" w:fill="auto"/>
            <w:noWrap/>
            <w:vAlign w:val="bottom"/>
            <w:hideMark/>
          </w:tcPr>
          <w:p w14:paraId="38715B0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-0.58</w:t>
            </w:r>
          </w:p>
        </w:tc>
        <w:tc>
          <w:tcPr>
            <w:tcW w:w="546" w:type="dxa"/>
            <w:tcBorders>
              <w:top w:val="nil"/>
              <w:left w:val="nil"/>
              <w:bottom w:val="nil"/>
              <w:right w:val="nil"/>
            </w:tcBorders>
            <w:shd w:val="clear" w:color="auto" w:fill="auto"/>
            <w:noWrap/>
            <w:vAlign w:val="bottom"/>
            <w:hideMark/>
          </w:tcPr>
          <w:p w14:paraId="6FBEB79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3.36</w:t>
            </w:r>
          </w:p>
        </w:tc>
        <w:tc>
          <w:tcPr>
            <w:tcW w:w="851" w:type="dxa"/>
            <w:tcBorders>
              <w:top w:val="nil"/>
              <w:left w:val="nil"/>
              <w:bottom w:val="nil"/>
              <w:right w:val="nil"/>
            </w:tcBorders>
            <w:shd w:val="clear" w:color="auto" w:fill="auto"/>
            <w:noWrap/>
            <w:vAlign w:val="bottom"/>
            <w:hideMark/>
          </w:tcPr>
          <w:p w14:paraId="02963E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-0.17</w:t>
            </w:r>
          </w:p>
        </w:tc>
        <w:tc>
          <w:tcPr>
            <w:tcW w:w="939" w:type="dxa"/>
            <w:tcBorders>
              <w:top w:val="nil"/>
              <w:left w:val="nil"/>
              <w:bottom w:val="nil"/>
              <w:right w:val="nil"/>
            </w:tcBorders>
            <w:shd w:val="clear" w:color="auto" w:fill="auto"/>
            <w:noWrap/>
            <w:vAlign w:val="bottom"/>
            <w:hideMark/>
          </w:tcPr>
          <w:p w14:paraId="58E981B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0.862</w:t>
            </w:r>
          </w:p>
        </w:tc>
        <w:tc>
          <w:tcPr>
            <w:tcW w:w="2283" w:type="dxa"/>
            <w:tcBorders>
              <w:top w:val="nil"/>
              <w:left w:val="nil"/>
              <w:bottom w:val="nil"/>
              <w:right w:val="nil"/>
            </w:tcBorders>
            <w:shd w:val="clear" w:color="auto" w:fill="auto"/>
            <w:noWrap/>
            <w:vAlign w:val="bottom"/>
            <w:hideMark/>
          </w:tcPr>
          <w:p w14:paraId="1121CD3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-7.16</w:t>
            </w:r>
          </w:p>
        </w:tc>
        <w:tc>
          <w:tcPr>
            <w:tcW w:w="2378" w:type="dxa"/>
            <w:tcBorders>
              <w:top w:val="nil"/>
              <w:left w:val="nil"/>
              <w:bottom w:val="nil"/>
              <w:right w:val="nil"/>
            </w:tcBorders>
            <w:shd w:val="clear" w:color="auto" w:fill="auto"/>
            <w:noWrap/>
            <w:vAlign w:val="bottom"/>
            <w:hideMark/>
          </w:tcPr>
          <w:p w14:paraId="58CB1E0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6.00</w:t>
            </w:r>
          </w:p>
        </w:tc>
      </w:tr>
      <w:tr w:rsidR="00C16279" w:rsidRPr="00C16279" w14:paraId="439C93A4" w14:textId="77777777" w:rsidTr="00C16279">
        <w:trPr>
          <w:trHeight w:val="325"/>
        </w:trPr>
        <w:tc>
          <w:tcPr>
            <w:tcW w:w="1969" w:type="dxa"/>
            <w:tcBorders>
              <w:top w:val="nil"/>
              <w:left w:val="nil"/>
              <w:bottom w:val="nil"/>
              <w:right w:val="nil"/>
            </w:tcBorders>
            <w:shd w:val="clear" w:color="auto" w:fill="auto"/>
            <w:noWrap/>
            <w:vAlign w:val="bottom"/>
            <w:hideMark/>
          </w:tcPr>
          <w:p w14:paraId="3CF2FFA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Country</w:t>
            </w:r>
          </w:p>
        </w:tc>
        <w:tc>
          <w:tcPr>
            <w:tcW w:w="795" w:type="dxa"/>
            <w:tcBorders>
              <w:top w:val="nil"/>
              <w:left w:val="nil"/>
              <w:bottom w:val="nil"/>
              <w:right w:val="nil"/>
            </w:tcBorders>
            <w:shd w:val="clear" w:color="auto" w:fill="auto"/>
            <w:noWrap/>
            <w:vAlign w:val="bottom"/>
            <w:hideMark/>
          </w:tcPr>
          <w:p w14:paraId="5146ADE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-0.30</w:t>
            </w:r>
          </w:p>
        </w:tc>
        <w:tc>
          <w:tcPr>
            <w:tcW w:w="546" w:type="dxa"/>
            <w:tcBorders>
              <w:top w:val="nil"/>
              <w:left w:val="nil"/>
              <w:bottom w:val="nil"/>
              <w:right w:val="nil"/>
            </w:tcBorders>
            <w:shd w:val="clear" w:color="auto" w:fill="auto"/>
            <w:noWrap/>
            <w:vAlign w:val="bottom"/>
            <w:hideMark/>
          </w:tcPr>
          <w:p w14:paraId="1F8AF1B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0.29</w:t>
            </w:r>
          </w:p>
        </w:tc>
        <w:tc>
          <w:tcPr>
            <w:tcW w:w="851" w:type="dxa"/>
            <w:tcBorders>
              <w:top w:val="nil"/>
              <w:left w:val="nil"/>
              <w:bottom w:val="nil"/>
              <w:right w:val="nil"/>
            </w:tcBorders>
            <w:shd w:val="clear" w:color="auto" w:fill="auto"/>
            <w:noWrap/>
            <w:vAlign w:val="bottom"/>
            <w:hideMark/>
          </w:tcPr>
          <w:p w14:paraId="30675E5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-1.01</w:t>
            </w:r>
          </w:p>
        </w:tc>
        <w:tc>
          <w:tcPr>
            <w:tcW w:w="939" w:type="dxa"/>
            <w:tcBorders>
              <w:top w:val="nil"/>
              <w:left w:val="nil"/>
              <w:bottom w:val="nil"/>
              <w:right w:val="nil"/>
            </w:tcBorders>
            <w:shd w:val="clear" w:color="auto" w:fill="auto"/>
            <w:noWrap/>
            <w:vAlign w:val="bottom"/>
            <w:hideMark/>
          </w:tcPr>
          <w:p w14:paraId="089BAC5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0.315</w:t>
            </w:r>
          </w:p>
        </w:tc>
        <w:tc>
          <w:tcPr>
            <w:tcW w:w="2283" w:type="dxa"/>
            <w:tcBorders>
              <w:top w:val="nil"/>
              <w:left w:val="nil"/>
              <w:bottom w:val="nil"/>
              <w:right w:val="nil"/>
            </w:tcBorders>
            <w:shd w:val="clear" w:color="auto" w:fill="auto"/>
            <w:noWrap/>
            <w:vAlign w:val="bottom"/>
            <w:hideMark/>
          </w:tcPr>
          <w:p w14:paraId="572F52EE"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-0.87</w:t>
            </w:r>
          </w:p>
        </w:tc>
        <w:tc>
          <w:tcPr>
            <w:tcW w:w="2378" w:type="dxa"/>
            <w:tcBorders>
              <w:top w:val="nil"/>
              <w:left w:val="nil"/>
              <w:bottom w:val="nil"/>
              <w:right w:val="nil"/>
            </w:tcBorders>
            <w:shd w:val="clear" w:color="auto" w:fill="auto"/>
            <w:noWrap/>
            <w:vAlign w:val="bottom"/>
            <w:hideMark/>
          </w:tcPr>
          <w:p w14:paraId="4D8D5FA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w:t>
            </w:r>
          </w:p>
        </w:tc>
      </w:tr>
      <w:tr w:rsidR="00C16279" w:rsidRPr="00C16279" w14:paraId="347436FA" w14:textId="77777777" w:rsidTr="00C16279">
        <w:trPr>
          <w:trHeight w:val="325"/>
        </w:trPr>
        <w:tc>
          <w:tcPr>
            <w:tcW w:w="1969" w:type="dxa"/>
            <w:tcBorders>
              <w:top w:val="nil"/>
              <w:left w:val="nil"/>
              <w:bottom w:val="nil"/>
              <w:right w:val="nil"/>
            </w:tcBorders>
            <w:shd w:val="clear" w:color="auto" w:fill="auto"/>
            <w:noWrap/>
            <w:vAlign w:val="bottom"/>
            <w:hideMark/>
          </w:tcPr>
          <w:p w14:paraId="68D8D6F6"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Proportion Male</w:t>
            </w:r>
          </w:p>
        </w:tc>
        <w:tc>
          <w:tcPr>
            <w:tcW w:w="795" w:type="dxa"/>
            <w:tcBorders>
              <w:top w:val="nil"/>
              <w:left w:val="nil"/>
              <w:bottom w:val="nil"/>
              <w:right w:val="nil"/>
            </w:tcBorders>
            <w:shd w:val="clear" w:color="auto" w:fill="auto"/>
            <w:noWrap/>
            <w:vAlign w:val="bottom"/>
            <w:hideMark/>
          </w:tcPr>
          <w:p w14:paraId="61BB9A2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1.87</w:t>
            </w:r>
          </w:p>
        </w:tc>
        <w:tc>
          <w:tcPr>
            <w:tcW w:w="546" w:type="dxa"/>
            <w:tcBorders>
              <w:top w:val="nil"/>
              <w:left w:val="nil"/>
              <w:bottom w:val="nil"/>
              <w:right w:val="nil"/>
            </w:tcBorders>
            <w:shd w:val="clear" w:color="auto" w:fill="auto"/>
            <w:noWrap/>
            <w:vAlign w:val="bottom"/>
            <w:hideMark/>
          </w:tcPr>
          <w:p w14:paraId="7515642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0.93</w:t>
            </w:r>
          </w:p>
        </w:tc>
        <w:tc>
          <w:tcPr>
            <w:tcW w:w="851" w:type="dxa"/>
            <w:tcBorders>
              <w:top w:val="nil"/>
              <w:left w:val="nil"/>
              <w:bottom w:val="nil"/>
              <w:right w:val="nil"/>
            </w:tcBorders>
            <w:shd w:val="clear" w:color="auto" w:fill="auto"/>
            <w:noWrap/>
            <w:vAlign w:val="bottom"/>
            <w:hideMark/>
          </w:tcPr>
          <w:p w14:paraId="50B0A09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2.02</w:t>
            </w:r>
          </w:p>
        </w:tc>
        <w:tc>
          <w:tcPr>
            <w:tcW w:w="939" w:type="dxa"/>
            <w:tcBorders>
              <w:top w:val="nil"/>
              <w:left w:val="nil"/>
              <w:bottom w:val="nil"/>
              <w:right w:val="nil"/>
            </w:tcBorders>
            <w:shd w:val="clear" w:color="auto" w:fill="auto"/>
            <w:noWrap/>
            <w:vAlign w:val="bottom"/>
            <w:hideMark/>
          </w:tcPr>
          <w:p w14:paraId="230D61C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0.043</w:t>
            </w:r>
          </w:p>
        </w:tc>
        <w:tc>
          <w:tcPr>
            <w:tcW w:w="2283" w:type="dxa"/>
            <w:tcBorders>
              <w:top w:val="nil"/>
              <w:left w:val="nil"/>
              <w:bottom w:val="nil"/>
              <w:right w:val="nil"/>
            </w:tcBorders>
            <w:shd w:val="clear" w:color="auto" w:fill="auto"/>
            <w:noWrap/>
            <w:vAlign w:val="bottom"/>
            <w:hideMark/>
          </w:tcPr>
          <w:p w14:paraId="536BD29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0.06</w:t>
            </w:r>
          </w:p>
        </w:tc>
        <w:tc>
          <w:tcPr>
            <w:tcW w:w="2378" w:type="dxa"/>
            <w:tcBorders>
              <w:top w:val="nil"/>
              <w:left w:val="nil"/>
              <w:bottom w:val="nil"/>
              <w:right w:val="nil"/>
            </w:tcBorders>
            <w:shd w:val="clear" w:color="auto" w:fill="auto"/>
            <w:noWrap/>
            <w:vAlign w:val="bottom"/>
            <w:hideMark/>
          </w:tcPr>
          <w:p w14:paraId="6A7C0FB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3.68</w:t>
            </w:r>
          </w:p>
        </w:tc>
      </w:tr>
      <w:tr w:rsidR="00C16279" w:rsidRPr="00C16279" w14:paraId="718825B6" w14:textId="77777777" w:rsidTr="00C16279">
        <w:trPr>
          <w:trHeight w:val="325"/>
        </w:trPr>
        <w:tc>
          <w:tcPr>
            <w:tcW w:w="1969" w:type="dxa"/>
            <w:tcBorders>
              <w:top w:val="nil"/>
              <w:left w:val="nil"/>
              <w:bottom w:val="nil"/>
              <w:right w:val="nil"/>
            </w:tcBorders>
            <w:shd w:val="clear" w:color="auto" w:fill="auto"/>
            <w:noWrap/>
            <w:vAlign w:val="bottom"/>
            <w:hideMark/>
          </w:tcPr>
          <w:p w14:paraId="696DD794"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Mean Age</w:t>
            </w:r>
          </w:p>
        </w:tc>
        <w:tc>
          <w:tcPr>
            <w:tcW w:w="795" w:type="dxa"/>
            <w:tcBorders>
              <w:top w:val="nil"/>
              <w:left w:val="nil"/>
              <w:bottom w:val="nil"/>
              <w:right w:val="nil"/>
            </w:tcBorders>
            <w:shd w:val="clear" w:color="auto" w:fill="auto"/>
            <w:noWrap/>
            <w:vAlign w:val="bottom"/>
            <w:hideMark/>
          </w:tcPr>
          <w:p w14:paraId="35F442E6"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546" w:type="dxa"/>
            <w:tcBorders>
              <w:top w:val="nil"/>
              <w:left w:val="nil"/>
              <w:bottom w:val="nil"/>
              <w:right w:val="nil"/>
            </w:tcBorders>
            <w:shd w:val="clear" w:color="auto" w:fill="auto"/>
            <w:noWrap/>
            <w:vAlign w:val="bottom"/>
            <w:hideMark/>
          </w:tcPr>
          <w:p w14:paraId="76B74E3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851" w:type="dxa"/>
            <w:tcBorders>
              <w:top w:val="nil"/>
              <w:left w:val="nil"/>
              <w:bottom w:val="nil"/>
              <w:right w:val="nil"/>
            </w:tcBorders>
            <w:shd w:val="clear" w:color="auto" w:fill="auto"/>
            <w:noWrap/>
            <w:vAlign w:val="bottom"/>
            <w:hideMark/>
          </w:tcPr>
          <w:p w14:paraId="71416E7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-1.12</w:t>
            </w:r>
          </w:p>
        </w:tc>
        <w:tc>
          <w:tcPr>
            <w:tcW w:w="939" w:type="dxa"/>
            <w:tcBorders>
              <w:top w:val="nil"/>
              <w:left w:val="nil"/>
              <w:bottom w:val="nil"/>
              <w:right w:val="nil"/>
            </w:tcBorders>
            <w:shd w:val="clear" w:color="auto" w:fill="auto"/>
            <w:noWrap/>
            <w:vAlign w:val="bottom"/>
            <w:hideMark/>
          </w:tcPr>
          <w:p w14:paraId="763708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0.264</w:t>
            </w:r>
          </w:p>
        </w:tc>
        <w:tc>
          <w:tcPr>
            <w:tcW w:w="2283" w:type="dxa"/>
            <w:tcBorders>
              <w:top w:val="nil"/>
              <w:left w:val="nil"/>
              <w:bottom w:val="nil"/>
              <w:right w:val="nil"/>
            </w:tcBorders>
            <w:shd w:val="clear" w:color="auto" w:fill="auto"/>
            <w:noWrap/>
            <w:vAlign w:val="bottom"/>
            <w:hideMark/>
          </w:tcPr>
          <w:p w14:paraId="383B845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-0.14</w:t>
            </w:r>
          </w:p>
        </w:tc>
        <w:tc>
          <w:tcPr>
            <w:tcW w:w="2378" w:type="dxa"/>
            <w:tcBorders>
              <w:top w:val="nil"/>
              <w:left w:val="nil"/>
              <w:bottom w:val="nil"/>
              <w:right w:val="nil"/>
            </w:tcBorders>
            <w:shd w:val="clear" w:color="auto" w:fill="auto"/>
            <w:noWrap/>
            <w:vAlign w:val="bottom"/>
            <w:hideMark/>
          </w:tcPr>
          <w:p w14:paraId="5E51571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w:t>
            </w:r>
          </w:p>
        </w:tc>
      </w:tr>
      <w:tr w:rsidR="00C16279" w:rsidRPr="00C16279" w14:paraId="1F070199" w14:textId="77777777" w:rsidTr="00C16279">
        <w:trPr>
          <w:trHeight w:val="325"/>
        </w:trPr>
        <w:tc>
          <w:tcPr>
            <w:tcW w:w="1969" w:type="dxa"/>
            <w:tcBorders>
              <w:top w:val="nil"/>
              <w:left w:val="nil"/>
              <w:bottom w:val="nil"/>
              <w:right w:val="nil"/>
            </w:tcBorders>
            <w:shd w:val="clear" w:color="auto" w:fill="auto"/>
            <w:noWrap/>
            <w:vAlign w:val="bottom"/>
            <w:hideMark/>
          </w:tcPr>
          <w:p w14:paraId="0F1BB513"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Nr. of players</w:t>
            </w:r>
          </w:p>
        </w:tc>
        <w:tc>
          <w:tcPr>
            <w:tcW w:w="795" w:type="dxa"/>
            <w:tcBorders>
              <w:top w:val="nil"/>
              <w:left w:val="nil"/>
              <w:bottom w:val="nil"/>
              <w:right w:val="nil"/>
            </w:tcBorders>
            <w:shd w:val="clear" w:color="auto" w:fill="auto"/>
            <w:noWrap/>
            <w:vAlign w:val="bottom"/>
            <w:hideMark/>
          </w:tcPr>
          <w:p w14:paraId="34FE5A6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-0.47</w:t>
            </w:r>
          </w:p>
        </w:tc>
        <w:tc>
          <w:tcPr>
            <w:tcW w:w="546" w:type="dxa"/>
            <w:tcBorders>
              <w:top w:val="nil"/>
              <w:left w:val="nil"/>
              <w:bottom w:val="nil"/>
              <w:right w:val="nil"/>
            </w:tcBorders>
            <w:shd w:val="clear" w:color="auto" w:fill="auto"/>
            <w:noWrap/>
            <w:vAlign w:val="bottom"/>
            <w:hideMark/>
          </w:tcPr>
          <w:p w14:paraId="1CDF7D6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1.03</w:t>
            </w:r>
          </w:p>
        </w:tc>
        <w:tc>
          <w:tcPr>
            <w:tcW w:w="851" w:type="dxa"/>
            <w:tcBorders>
              <w:top w:val="nil"/>
              <w:left w:val="nil"/>
              <w:bottom w:val="nil"/>
              <w:right w:val="nil"/>
            </w:tcBorders>
            <w:shd w:val="clear" w:color="auto" w:fill="auto"/>
            <w:noWrap/>
            <w:vAlign w:val="bottom"/>
            <w:hideMark/>
          </w:tcPr>
          <w:p w14:paraId="44DAE40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-0.45</w:t>
            </w:r>
          </w:p>
        </w:tc>
        <w:tc>
          <w:tcPr>
            <w:tcW w:w="939" w:type="dxa"/>
            <w:tcBorders>
              <w:top w:val="nil"/>
              <w:left w:val="nil"/>
              <w:bottom w:val="nil"/>
              <w:right w:val="nil"/>
            </w:tcBorders>
            <w:shd w:val="clear" w:color="auto" w:fill="auto"/>
            <w:noWrap/>
            <w:vAlign w:val="bottom"/>
            <w:hideMark/>
          </w:tcPr>
          <w:p w14:paraId="1C6A09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0.651</w:t>
            </w:r>
          </w:p>
        </w:tc>
        <w:tc>
          <w:tcPr>
            <w:tcW w:w="2283" w:type="dxa"/>
            <w:tcBorders>
              <w:top w:val="nil"/>
              <w:left w:val="nil"/>
              <w:bottom w:val="nil"/>
              <w:right w:val="nil"/>
            </w:tcBorders>
            <w:shd w:val="clear" w:color="auto" w:fill="auto"/>
            <w:noWrap/>
            <w:vAlign w:val="bottom"/>
            <w:hideMark/>
          </w:tcPr>
          <w:p w14:paraId="2B05E41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-2.49</w:t>
            </w:r>
          </w:p>
        </w:tc>
        <w:tc>
          <w:tcPr>
            <w:tcW w:w="2378" w:type="dxa"/>
            <w:tcBorders>
              <w:top w:val="nil"/>
              <w:left w:val="nil"/>
              <w:bottom w:val="nil"/>
              <w:right w:val="nil"/>
            </w:tcBorders>
            <w:shd w:val="clear" w:color="auto" w:fill="auto"/>
            <w:noWrap/>
            <w:vAlign w:val="bottom"/>
            <w:hideMark/>
          </w:tcPr>
          <w:p w14:paraId="1C0C4D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1.56</w:t>
            </w:r>
          </w:p>
        </w:tc>
      </w:tr>
      <w:tr w:rsidR="00C16279" w:rsidRPr="00C16279" w14:paraId="43A63B9F" w14:textId="77777777" w:rsidTr="00C16279">
        <w:trPr>
          <w:trHeight w:val="325"/>
        </w:trPr>
        <w:tc>
          <w:tcPr>
            <w:tcW w:w="1969" w:type="dxa"/>
            <w:tcBorders>
              <w:top w:val="nil"/>
              <w:left w:val="nil"/>
              <w:bottom w:val="nil"/>
              <w:right w:val="nil"/>
            </w:tcBorders>
            <w:shd w:val="clear" w:color="auto" w:fill="auto"/>
            <w:noWrap/>
            <w:vAlign w:val="bottom"/>
            <w:hideMark/>
          </w:tcPr>
          <w:p w14:paraId="6AD4FDFB"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Length of ostracism</w:t>
            </w:r>
          </w:p>
        </w:tc>
        <w:tc>
          <w:tcPr>
            <w:tcW w:w="795" w:type="dxa"/>
            <w:tcBorders>
              <w:top w:val="nil"/>
              <w:left w:val="nil"/>
              <w:bottom w:val="nil"/>
              <w:right w:val="nil"/>
            </w:tcBorders>
            <w:shd w:val="clear" w:color="auto" w:fill="auto"/>
            <w:noWrap/>
            <w:vAlign w:val="bottom"/>
            <w:hideMark/>
          </w:tcPr>
          <w:p w14:paraId="0820774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0.82</w:t>
            </w:r>
          </w:p>
        </w:tc>
        <w:tc>
          <w:tcPr>
            <w:tcW w:w="546" w:type="dxa"/>
            <w:tcBorders>
              <w:top w:val="nil"/>
              <w:left w:val="nil"/>
              <w:bottom w:val="nil"/>
              <w:right w:val="nil"/>
            </w:tcBorders>
            <w:shd w:val="clear" w:color="auto" w:fill="auto"/>
            <w:noWrap/>
            <w:vAlign w:val="bottom"/>
            <w:hideMark/>
          </w:tcPr>
          <w:p w14:paraId="608BAFD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0.77</w:t>
            </w:r>
          </w:p>
        </w:tc>
        <w:tc>
          <w:tcPr>
            <w:tcW w:w="851" w:type="dxa"/>
            <w:tcBorders>
              <w:top w:val="nil"/>
              <w:left w:val="nil"/>
              <w:bottom w:val="nil"/>
              <w:right w:val="nil"/>
            </w:tcBorders>
            <w:shd w:val="clear" w:color="auto" w:fill="auto"/>
            <w:noWrap/>
            <w:vAlign w:val="bottom"/>
            <w:hideMark/>
          </w:tcPr>
          <w:p w14:paraId="69E5798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1.06</w:t>
            </w:r>
          </w:p>
        </w:tc>
        <w:tc>
          <w:tcPr>
            <w:tcW w:w="939" w:type="dxa"/>
            <w:tcBorders>
              <w:top w:val="nil"/>
              <w:left w:val="nil"/>
              <w:bottom w:val="nil"/>
              <w:right w:val="nil"/>
            </w:tcBorders>
            <w:shd w:val="clear" w:color="auto" w:fill="auto"/>
            <w:noWrap/>
            <w:vAlign w:val="bottom"/>
            <w:hideMark/>
          </w:tcPr>
          <w:p w14:paraId="2375547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0.289</w:t>
            </w:r>
          </w:p>
        </w:tc>
        <w:tc>
          <w:tcPr>
            <w:tcW w:w="2283" w:type="dxa"/>
            <w:tcBorders>
              <w:top w:val="nil"/>
              <w:left w:val="nil"/>
              <w:bottom w:val="nil"/>
              <w:right w:val="nil"/>
            </w:tcBorders>
            <w:shd w:val="clear" w:color="auto" w:fill="auto"/>
            <w:noWrap/>
            <w:vAlign w:val="bottom"/>
            <w:hideMark/>
          </w:tcPr>
          <w:p w14:paraId="67363A3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-0.70</w:t>
            </w:r>
          </w:p>
        </w:tc>
        <w:tc>
          <w:tcPr>
            <w:tcW w:w="2378" w:type="dxa"/>
            <w:tcBorders>
              <w:top w:val="nil"/>
              <w:left w:val="nil"/>
              <w:bottom w:val="nil"/>
              <w:right w:val="nil"/>
            </w:tcBorders>
            <w:shd w:val="clear" w:color="auto" w:fill="auto"/>
            <w:noWrap/>
            <w:vAlign w:val="bottom"/>
            <w:hideMark/>
          </w:tcPr>
          <w:p w14:paraId="26631EE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2.34</w:t>
            </w:r>
          </w:p>
        </w:tc>
      </w:tr>
      <w:tr w:rsidR="00C16279" w:rsidRPr="00C16279" w14:paraId="61165ACD"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5B4A0E3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Need scale</w:t>
            </w:r>
          </w:p>
        </w:tc>
        <w:tc>
          <w:tcPr>
            <w:tcW w:w="795" w:type="dxa"/>
            <w:tcBorders>
              <w:top w:val="nil"/>
              <w:left w:val="nil"/>
              <w:bottom w:val="single" w:sz="4" w:space="0" w:color="auto"/>
              <w:right w:val="nil"/>
            </w:tcBorders>
            <w:shd w:val="clear" w:color="auto" w:fill="auto"/>
            <w:noWrap/>
            <w:vAlign w:val="bottom"/>
            <w:hideMark/>
          </w:tcPr>
          <w:p w14:paraId="43102A7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-0.03</w:t>
            </w:r>
          </w:p>
        </w:tc>
        <w:tc>
          <w:tcPr>
            <w:tcW w:w="546" w:type="dxa"/>
            <w:tcBorders>
              <w:top w:val="nil"/>
              <w:left w:val="nil"/>
              <w:bottom w:val="single" w:sz="4" w:space="0" w:color="auto"/>
              <w:right w:val="nil"/>
            </w:tcBorders>
            <w:shd w:val="clear" w:color="auto" w:fill="auto"/>
            <w:noWrap/>
            <w:vAlign w:val="bottom"/>
            <w:hideMark/>
          </w:tcPr>
          <w:p w14:paraId="5E3948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0.12</w:t>
            </w:r>
          </w:p>
        </w:tc>
        <w:tc>
          <w:tcPr>
            <w:tcW w:w="851" w:type="dxa"/>
            <w:tcBorders>
              <w:top w:val="nil"/>
              <w:left w:val="nil"/>
              <w:bottom w:val="single" w:sz="4" w:space="0" w:color="auto"/>
              <w:right w:val="nil"/>
            </w:tcBorders>
            <w:shd w:val="clear" w:color="auto" w:fill="auto"/>
            <w:noWrap/>
            <w:vAlign w:val="bottom"/>
            <w:hideMark/>
          </w:tcPr>
          <w:p w14:paraId="56A9F3A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-0.24</w:t>
            </w:r>
          </w:p>
        </w:tc>
        <w:tc>
          <w:tcPr>
            <w:tcW w:w="939" w:type="dxa"/>
            <w:tcBorders>
              <w:top w:val="nil"/>
              <w:left w:val="nil"/>
              <w:bottom w:val="single" w:sz="4" w:space="0" w:color="auto"/>
              <w:right w:val="nil"/>
            </w:tcBorders>
            <w:shd w:val="clear" w:color="auto" w:fill="auto"/>
            <w:noWrap/>
            <w:vAlign w:val="bottom"/>
            <w:hideMark/>
          </w:tcPr>
          <w:p w14:paraId="50F6179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0.812</w:t>
            </w:r>
          </w:p>
        </w:tc>
        <w:tc>
          <w:tcPr>
            <w:tcW w:w="2283" w:type="dxa"/>
            <w:tcBorders>
              <w:top w:val="nil"/>
              <w:left w:val="nil"/>
              <w:bottom w:val="single" w:sz="4" w:space="0" w:color="auto"/>
              <w:right w:val="nil"/>
            </w:tcBorders>
            <w:shd w:val="clear" w:color="auto" w:fill="auto"/>
            <w:noWrap/>
            <w:vAlign w:val="bottom"/>
            <w:hideMark/>
          </w:tcPr>
          <w:p w14:paraId="0BF3598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w:t>
            </w:r>
          </w:p>
        </w:tc>
        <w:tc>
          <w:tcPr>
            <w:tcW w:w="2378" w:type="dxa"/>
            <w:tcBorders>
              <w:top w:val="nil"/>
              <w:left w:val="nil"/>
              <w:bottom w:val="single" w:sz="4" w:space="0" w:color="auto"/>
              <w:right w:val="nil"/>
            </w:tcBorders>
            <w:shd w:val="clear" w:color="auto" w:fill="auto"/>
            <w:noWrap/>
            <w:vAlign w:val="bottom"/>
            <w:hideMark/>
          </w:tcPr>
          <w:p w14:paraId="11BED5A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0.20</w:t>
            </w:r>
          </w:p>
        </w:tc>
      </w:tr>
      <w:tr w:rsidR="00C16279" w:rsidRPr="00C16279" w14:paraId="521C72D2" w14:textId="77777777" w:rsidTr="00C16279">
        <w:trPr>
          <w:trHeight w:val="325"/>
        </w:trPr>
        <w:tc>
          <w:tcPr>
            <w:tcW w:w="7387" w:type="dxa"/>
            <w:gridSpan w:val="6"/>
            <w:tcBorders>
              <w:top w:val="nil"/>
              <w:left w:val="nil"/>
              <w:bottom w:val="nil"/>
              <w:right w:val="nil"/>
            </w:tcBorders>
            <w:shd w:val="clear" w:color="auto" w:fill="auto"/>
            <w:noWrap/>
            <w:vAlign w:val="bottom"/>
            <w:hideMark/>
          </w:tcPr>
          <w:p w14:paraId="31A6581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p>
        </w:tc>
        <w:tc>
          <w:tcPr>
            <w:tcW w:w="2378" w:type="dxa"/>
            <w:tcBorders>
              <w:top w:val="nil"/>
              <w:left w:val="nil"/>
              <w:bottom w:val="nil"/>
              <w:right w:val="nil"/>
            </w:tcBorders>
            <w:shd w:val="clear" w:color="auto" w:fill="auto"/>
            <w:noWrap/>
            <w:vAlign w:val="bottom"/>
            <w:hideMark/>
          </w:tcPr>
          <w:p w14:paraId="558E609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p>
        </w:tc>
      </w:tr>
    </w:tbl>
    <w:p w14:paraId="607A30F6" w14:textId="11234622"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E78DA5"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0E0B1696" w14:textId="341FFDD4" w:rsidR="00E76D2C" w:rsidRPr="00F70F0A" w:rsidRDefault="00F644AB" w:rsidP="006623EF">
      <w:pPr>
        <w:spacing w:after="0"/>
        <w:jc w:val="center"/>
        <w:rPr>
          <w:rFonts w:ascii="Times New Roman" w:hAnsi="Times New Roman" w:cs="Times New Roman"/>
          <w:sz w:val="24"/>
          <w:szCs w:val="24"/>
          <w:lang w:val="en-US"/>
        </w:rPr>
      </w:pPr>
      <w:r w:rsidRPr="00F644AB">
        <w:rPr>
          <w:rFonts w:ascii="Times New Roman" w:hAnsi="Times New Roman" w:cs="Times New Roman"/>
          <w:noProof/>
          <w:sz w:val="24"/>
          <w:szCs w:val="24"/>
          <w:lang w:eastAsia="nl-NL"/>
        </w:rPr>
        <w:lastRenderedPageBreak/>
        <w:drawing>
          <wp:inline distT="0" distB="0" distL="0" distR="0" wp14:anchorId="7B9CCC6E" wp14:editId="6FD742EE">
            <wp:extent cx="5768340" cy="5799555"/>
            <wp:effectExtent l="0" t="0" r="3810" b="0"/>
            <wp:docPr id="1" name="Picture 1" descr="C:\Users\Chris\Dropbox\MSc ReMa\Cyberball Meta-analysis\Rplot0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Rplot02.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5799555"/>
                    </a:xfrm>
                    <a:prstGeom prst="rect">
                      <a:avLst/>
                    </a:prstGeom>
                    <a:noFill/>
                    <a:ln>
                      <a:noFill/>
                    </a:ln>
                  </pic:spPr>
                </pic:pic>
              </a:graphicData>
            </a:graphic>
          </wp:inline>
        </w:drawing>
      </w:r>
    </w:p>
    <w:p w14:paraId="01D8E50D" w14:textId="77777777" w:rsidR="00B85BEF"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034CC0" w14:textId="77777777" w:rsidR="00B85BEF" w:rsidRDefault="00B85BE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9A17BC"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229E4F2D" wp14:editId="7358A40A">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A6E1E2E" w14:textId="1BCC753B"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D88B290"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10370EB7" w14:textId="37194FDE"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B3C322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5C3046"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4EB4B2D0"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53CB70C"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054706E7" w14:textId="77777777" w:rsidR="00A56777" w:rsidRPr="00F70F0A" w:rsidRDefault="008634A5"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10E0809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FB2154C"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DE7C26D"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F1AA3D0" w14:textId="77777777" w:rsidR="00E76D2C" w:rsidRPr="00F70F0A" w:rsidRDefault="00E76D2C" w:rsidP="006623EF">
      <w:pPr>
        <w:spacing w:after="0"/>
        <w:jc w:val="center"/>
        <w:rPr>
          <w:rFonts w:ascii="Times New Roman" w:hAnsi="Times New Roman" w:cs="Times New Roman"/>
          <w:b/>
          <w:sz w:val="24"/>
          <w:szCs w:val="24"/>
          <w:lang w:val="en-US"/>
        </w:rPr>
      </w:pPr>
    </w:p>
    <w:p w14:paraId="3C0B690F" w14:textId="77777777" w:rsidR="00E76D2C" w:rsidRPr="00F70F0A" w:rsidRDefault="00E76D2C" w:rsidP="006623EF">
      <w:pPr>
        <w:spacing w:after="0"/>
        <w:jc w:val="center"/>
        <w:rPr>
          <w:rFonts w:ascii="Times New Roman" w:hAnsi="Times New Roman" w:cs="Times New Roman"/>
          <w:b/>
          <w:sz w:val="24"/>
          <w:szCs w:val="24"/>
          <w:lang w:val="en-US"/>
        </w:rPr>
      </w:pPr>
    </w:p>
    <w:p w14:paraId="1CCA4017" w14:textId="77777777" w:rsidR="00E76D2C" w:rsidRPr="00F70F0A" w:rsidRDefault="00E76D2C" w:rsidP="006623EF">
      <w:pPr>
        <w:spacing w:after="0"/>
        <w:jc w:val="center"/>
        <w:rPr>
          <w:rFonts w:ascii="Times New Roman" w:hAnsi="Times New Roman" w:cs="Times New Roman"/>
          <w:b/>
          <w:sz w:val="24"/>
          <w:szCs w:val="24"/>
          <w:lang w:val="en-US"/>
        </w:rPr>
      </w:pPr>
    </w:p>
    <w:p w14:paraId="16096B74" w14:textId="77777777" w:rsidR="00E76D2C" w:rsidRPr="00F70F0A" w:rsidRDefault="00E76D2C" w:rsidP="006623EF">
      <w:pPr>
        <w:spacing w:after="0"/>
        <w:jc w:val="center"/>
        <w:rPr>
          <w:rFonts w:ascii="Times New Roman" w:hAnsi="Times New Roman" w:cs="Times New Roman"/>
          <w:b/>
          <w:sz w:val="24"/>
          <w:szCs w:val="24"/>
          <w:lang w:val="en-US"/>
        </w:rPr>
      </w:pPr>
    </w:p>
    <w:p w14:paraId="026C045B" w14:textId="77777777" w:rsidR="00E76D2C" w:rsidRPr="00F70F0A" w:rsidRDefault="00E76D2C" w:rsidP="006623EF">
      <w:pPr>
        <w:spacing w:after="0"/>
        <w:jc w:val="center"/>
        <w:rPr>
          <w:rFonts w:ascii="Times New Roman" w:hAnsi="Times New Roman" w:cs="Times New Roman"/>
          <w:b/>
          <w:sz w:val="24"/>
          <w:szCs w:val="24"/>
          <w:lang w:val="en-US"/>
        </w:rPr>
      </w:pPr>
    </w:p>
    <w:p w14:paraId="04EFC7EA" w14:textId="77777777" w:rsidR="00E76D2C" w:rsidRPr="00F70F0A" w:rsidRDefault="00E76D2C" w:rsidP="006623EF">
      <w:pPr>
        <w:spacing w:after="0"/>
        <w:jc w:val="center"/>
        <w:rPr>
          <w:rFonts w:ascii="Times New Roman" w:hAnsi="Times New Roman" w:cs="Times New Roman"/>
          <w:b/>
          <w:sz w:val="24"/>
          <w:szCs w:val="24"/>
          <w:lang w:val="en-US"/>
        </w:rPr>
      </w:pPr>
    </w:p>
    <w:p w14:paraId="7DD51FF7"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74385442"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3C6AE0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281044BA" w14:textId="06046A0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13294DF1" w14:textId="0D266A3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329FDD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39F33F3D" w14:textId="181DAD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43CDD17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9EA8971" w14:textId="27361B4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45A79682" w14:textId="61C1750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4945C6A1" w14:textId="4015D35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14E1DA52" w14:textId="2685A49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3781285F" w14:textId="462E89F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70F6A145" w14:textId="0366DE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095CF53" w14:textId="1C64DCA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E3F755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7385BB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6C69057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140327F5" w14:textId="7DE3D5E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58209C5F" w14:textId="3ADBA2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61BD574" w14:textId="6AD59E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24D8C764" w14:textId="1DA1DD6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Chow, R. M., Tiedens, L. Z., &amp; Govan, C. L. (2008). 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2B6611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05C31AF0" w14:textId="35B35CA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28ED2129" w14:textId="2F3C7C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 Waal-Andrews, W., &amp; Van Beest, I. (2012). 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2C1DE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38061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3F3467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86395A0" w14:textId="523A5E77" w:rsidR="006623EF" w:rsidRDefault="006623EF" w:rsidP="006623EF">
      <w:pPr>
        <w:pStyle w:val="NormalWeb"/>
        <w:ind w:left="480" w:hanging="480"/>
      </w:pPr>
      <w:r>
        <w:t xml:space="preserve">Duclos, R., Wan, E. W., &amp; Jiang, Y. (2013). Show Me the Honey! Effects of Social Exclusion on Financial Risk-Taking. </w:t>
      </w:r>
      <w:r>
        <w:rPr>
          <w:i/>
          <w:iCs/>
        </w:rPr>
        <w:t>Journal of Consumer Research</w:t>
      </w:r>
      <w:r>
        <w:t xml:space="preserve">, </w:t>
      </w:r>
      <w:r>
        <w:rPr>
          <w:i/>
          <w:iCs/>
        </w:rPr>
        <w:t>40</w:t>
      </w:r>
      <w:r>
        <w:t>, 122–135. doi:10.1086/668900</w:t>
      </w:r>
    </w:p>
    <w:p w14:paraId="7F7004C5" w14:textId="14B5F11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773FE1E" w14:textId="6A66B605"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07E884D1" w14:textId="4956578D"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7E3BF713" w14:textId="591A685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5D829A19" w14:textId="0161D4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65E973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5DBBC33" w14:textId="73B2A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79CFB2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FFB7335" w14:textId="454D06D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5C7F79D1" w14:textId="099D05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21711E4B" w14:textId="50A4973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0BA3F5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2C0054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23B1A8BD" w14:textId="357ED0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71A3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B309A8C" w14:textId="6D68EC0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32A5B6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A51EE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54468A40" w14:textId="15C905E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3132A8E5" w14:textId="01634D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7F8625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5563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5EC83E0E" w14:textId="7E5C74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43017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2A131313" w14:textId="7BAE76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38CF827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BCBE7EB" w14:textId="50E4AD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88CE50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403C3D40" w14:textId="6EFF69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6206A10E" w14:textId="1C817F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35D8A00" w14:textId="5DDCEA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683FBC4" w14:textId="1FD5F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305E58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E8599CB" w14:textId="1632593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McDonald, M. M., &amp; Donnellan, B. M. (2012). 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5669CE98" w14:textId="6A05D30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42792DB" w14:textId="7C7E7F2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D39BC24" w14:textId="0DD56CB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5AF390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CEB821E" w14:textId="6812809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01EBA8D8" w14:textId="2F1526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48B9282E" w14:textId="17DFD73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Plaisier, X. S., &amp; Konijn, E. A.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247520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052244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E9BCC28" w14:textId="2B251B6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09F3C6CF" w14:textId="5C8F172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681EA4D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7AA69F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65490158" w14:textId="215221C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CC58814" w14:textId="535C91E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1022B74" w14:textId="42D85AD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4B49BFDB" w14:textId="59AA60B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523019FE" w14:textId="0D29500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A61FD51" w14:textId="7B674D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3C3FD050" w14:textId="38D7A0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7275644" w14:textId="58DC76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3B255A4D" w14:textId="2B6A9D5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23060F85" w14:textId="609300E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A8E2919" w14:textId="4E083F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ACB7E5E" w14:textId="2D6C19B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6BBBD7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204C2284" w14:textId="7F458B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3D4F281" w14:textId="7F0346B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3B67FC74" w14:textId="7589633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1F4CD3D2" w14:textId="68C979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6166E56C" w14:textId="2925BE1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437C3AAC" w14:textId="54CD08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0FE3BB8B" w14:textId="58F7D5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2E9E7BEB" w14:textId="6CE341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1104B799" w14:textId="74D386C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7D041828" w14:textId="77D83AD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Zhong, C.-B., &amp; Leonardelli, G. J. (2008). 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11FC3D9" w14:textId="526D1F2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Zöller, C., Maroof, P., Weik, U., &amp; Deinzer, R. (2010). 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5AA9257C" w14:textId="6BA5942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2F1117A0"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hris Hartgerink" w:date="2013-11-01T17:29:00Z" w:initials="CH">
    <w:p w14:paraId="5D871921" w14:textId="51675647" w:rsidR="00CD678E" w:rsidRPr="00CF7CA3" w:rsidRDefault="00CD678E">
      <w:pPr>
        <w:pStyle w:val="CommentText"/>
        <w:rPr>
          <w:lang w:val="en-US"/>
        </w:rPr>
      </w:pPr>
      <w:r>
        <w:rPr>
          <w:lang w:val="en-US"/>
        </w:rPr>
        <w:t xml:space="preserve">Reasoning: </w:t>
      </w:r>
      <w:r>
        <w:rPr>
          <w:rStyle w:val="CommentReference"/>
        </w:rPr>
        <w:annotationRef/>
      </w:r>
      <w:r w:rsidRPr="00CF7CA3">
        <w:rPr>
          <w:lang w:val="en-US"/>
        </w:rPr>
        <w:t>As collectivism might influence the degree to which belonging is important (see Hofstede, 1980).</w:t>
      </w:r>
    </w:p>
  </w:comment>
  <w:comment w:id="3" w:author="Chris Hartgerink" w:date="2013-11-01T17:30:00Z" w:initials="CH">
    <w:p w14:paraId="0465D230" w14:textId="4AA92CCC" w:rsidR="00CD678E" w:rsidRPr="00CF7CA3" w:rsidRDefault="00CD678E">
      <w:pPr>
        <w:pStyle w:val="CommentText"/>
        <w:rPr>
          <w:lang w:val="en-US"/>
        </w:rPr>
      </w:pPr>
      <w:r>
        <w:rPr>
          <w:rStyle w:val="CommentReference"/>
        </w:rPr>
        <w:annotationRef/>
      </w:r>
      <w:r w:rsidRPr="00CF7CA3">
        <w:rPr>
          <w:lang w:val="en-US"/>
        </w:rPr>
        <w:t xml:space="preserve">Reasoning: As some have argued that </w:t>
      </w:r>
      <w:r>
        <w:rPr>
          <w:lang w:val="en-US"/>
        </w:rPr>
        <w:t>social aspects are evolutionary more important for females (REF)</w:t>
      </w:r>
    </w:p>
  </w:comment>
  <w:comment w:id="4" w:author="Chris Hartgerink" w:date="2013-11-01T17:31:00Z" w:initials="CH">
    <w:p w14:paraId="09136509" w14:textId="70BF4433" w:rsidR="00CD678E" w:rsidRPr="00CF7CA3" w:rsidRDefault="00CD678E">
      <w:pPr>
        <w:pStyle w:val="CommentText"/>
        <w:rPr>
          <w:lang w:val="en-US"/>
        </w:rPr>
      </w:pPr>
      <w:r>
        <w:rPr>
          <w:rStyle w:val="CommentReference"/>
        </w:rPr>
        <w:annotationRef/>
      </w:r>
      <w:r w:rsidRPr="00CF7CA3">
        <w:rPr>
          <w:lang w:val="en-US"/>
        </w:rPr>
        <w:t xml:space="preserve">Reasoning: As some might argue that </w:t>
      </w:r>
      <w:r>
        <w:rPr>
          <w:lang w:val="en-US"/>
        </w:rPr>
        <w:t>belonging to the group is more important for younger people, who have less, and less stable connections.</w:t>
      </w:r>
    </w:p>
  </w:comment>
  <w:comment w:id="5" w:author="Chris Hartgerink" w:date="2013-11-01T17:32:00Z" w:initials="CH">
    <w:p w14:paraId="74A854C1" w14:textId="36AD283C" w:rsidR="00CD678E" w:rsidRPr="00CF7CA3" w:rsidRDefault="00CD678E">
      <w:pPr>
        <w:pStyle w:val="CommentText"/>
        <w:rPr>
          <w:lang w:val="en-US"/>
        </w:rPr>
      </w:pPr>
      <w:r>
        <w:rPr>
          <w:rStyle w:val="CommentReference"/>
        </w:rPr>
        <w:annotationRef/>
      </w:r>
      <w:r w:rsidRPr="00CF7CA3">
        <w:rPr>
          <w:lang w:val="en-US"/>
        </w:rPr>
        <w:t>Reasoning: As some might argue that being excluded by more people is worse</w:t>
      </w:r>
    </w:p>
  </w:comment>
  <w:comment w:id="6" w:author="Chris Hartgerink" w:date="2013-11-01T17:32:00Z" w:initials="CH">
    <w:p w14:paraId="2BED4FFA" w14:textId="232A23A7" w:rsidR="00CD678E" w:rsidRPr="00CF7CA3" w:rsidRDefault="00CD678E">
      <w:pPr>
        <w:pStyle w:val="CommentText"/>
        <w:rPr>
          <w:lang w:val="en-US"/>
        </w:rPr>
      </w:pPr>
      <w:r>
        <w:rPr>
          <w:rStyle w:val="CommentReference"/>
        </w:rPr>
        <w:annotationRef/>
      </w:r>
      <w:r w:rsidRPr="00CF7CA3">
        <w:rPr>
          <w:lang w:val="en-US"/>
        </w:rPr>
        <w:t>Reasoning: It might be argued that being ostracized longer is more affecting</w:t>
      </w:r>
    </w:p>
  </w:comment>
  <w:comment w:id="7" w:author="Chris Hartgerink" w:date="2013-11-01T17:32:00Z" w:initials="CH">
    <w:p w14:paraId="22A69377" w14:textId="3B3DCA52" w:rsidR="00CD678E" w:rsidRPr="00CF7CA3" w:rsidRDefault="00CD678E">
      <w:pPr>
        <w:pStyle w:val="CommentText"/>
        <w:rPr>
          <w:lang w:val="en-US"/>
        </w:rPr>
      </w:pPr>
      <w:r>
        <w:rPr>
          <w:rStyle w:val="CommentReference"/>
        </w:rPr>
        <w:annotationRef/>
      </w:r>
      <w:r w:rsidRPr="00CF7CA3">
        <w:rPr>
          <w:lang w:val="en-US"/>
        </w:rPr>
        <w:t>Reasoning: To see whether there are differences between the type of scales.</w:t>
      </w:r>
    </w:p>
  </w:comment>
  <w:comment w:id="1" w:author="Chris Hartgerink" w:date="2013-10-31T19:42:00Z" w:initials="CH">
    <w:p w14:paraId="24BA1E93" w14:textId="2A87CF88" w:rsidR="00CD678E" w:rsidRPr="0066375E" w:rsidRDefault="00CD678E">
      <w:pPr>
        <w:pStyle w:val="CommentText"/>
        <w:rPr>
          <w:lang w:val="en-US"/>
        </w:rPr>
      </w:pPr>
      <w:r>
        <w:rPr>
          <w:rStyle w:val="CommentReference"/>
        </w:rPr>
        <w:annotationRef/>
      </w:r>
      <w:r w:rsidRPr="0066375E">
        <w:rPr>
          <w:lang w:val="en-US"/>
        </w:rPr>
        <w:t>Should we provide some theoreti</w:t>
      </w:r>
      <w:r>
        <w:rPr>
          <w:lang w:val="en-US"/>
        </w:rPr>
        <w:t>cal ground for these predictors? For 2, 3 I can easily find some papers; 1, 4, 5, 6 would be more inductive and require additional space..</w:t>
      </w:r>
    </w:p>
  </w:comment>
  <w:comment w:id="8" w:author="Chris Hartgerink" w:date="2013-12-04T21:15:00Z" w:initials="CH">
    <w:p w14:paraId="396FC146" w14:textId="6F13836F" w:rsidR="00134C8B" w:rsidRPr="00134C8B" w:rsidRDefault="00134C8B">
      <w:pPr>
        <w:pStyle w:val="CommentText"/>
        <w:rPr>
          <w:lang w:val="en-US"/>
        </w:rPr>
      </w:pPr>
      <w:r>
        <w:rPr>
          <w:rStyle w:val="CommentReference"/>
        </w:rPr>
        <w:annotationRef/>
      </w:r>
      <w:r w:rsidRPr="00134C8B">
        <w:rPr>
          <w:lang w:val="en-US"/>
        </w:rPr>
        <w:t xml:space="preserve">This is a hard thing to wrap my head around, but this is the best I could do for now. </w:t>
      </w:r>
      <w:r>
        <w:rPr>
          <w:lang w:val="en-US"/>
        </w:rPr>
        <w:t>Please review this carefully.</w:t>
      </w:r>
    </w:p>
  </w:comment>
  <w:comment w:id="10" w:author="Chris Hartgerink" w:date="2013-11-26T08:22:00Z" w:initials="CH">
    <w:p w14:paraId="408B7DAD" w14:textId="2427935B" w:rsidR="00CD678E" w:rsidRPr="008634A5" w:rsidRDefault="00CD678E">
      <w:pPr>
        <w:pStyle w:val="CommentText"/>
      </w:pPr>
      <w:r>
        <w:rPr>
          <w:rStyle w:val="CommentReference"/>
        </w:rPr>
        <w:annotationRef/>
      </w:r>
      <w:r w:rsidRPr="008634A5">
        <w:t>Lijst dubbel checken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871921" w15:done="0"/>
  <w15:commentEx w15:paraId="0465D230" w15:done="0"/>
  <w15:commentEx w15:paraId="09136509" w15:done="0"/>
  <w15:commentEx w15:paraId="74A854C1" w15:done="0"/>
  <w15:commentEx w15:paraId="2BED4FFA" w15:done="0"/>
  <w15:commentEx w15:paraId="22A69377" w15:done="0"/>
  <w15:commentEx w15:paraId="24BA1E93" w15:done="0"/>
  <w15:commentEx w15:paraId="396FC146" w15:done="0"/>
  <w15:commentEx w15:paraId="408B7DA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72C60" w14:textId="77777777" w:rsidR="000335EF" w:rsidRDefault="000335EF" w:rsidP="00E87791">
      <w:pPr>
        <w:spacing w:after="0" w:line="240" w:lineRule="auto"/>
      </w:pPr>
      <w:r>
        <w:separator/>
      </w:r>
    </w:p>
  </w:endnote>
  <w:endnote w:type="continuationSeparator" w:id="0">
    <w:p w14:paraId="17B41798" w14:textId="77777777" w:rsidR="000335EF" w:rsidRDefault="000335EF"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320B6E7C" w14:textId="4867980E" w:rsidR="00CD678E" w:rsidRDefault="00CD678E">
        <w:pPr>
          <w:pStyle w:val="Footer"/>
          <w:jc w:val="right"/>
        </w:pPr>
      </w:p>
    </w:sdtContent>
  </w:sdt>
  <w:p w14:paraId="7B9A60B0" w14:textId="77777777" w:rsidR="00CD678E" w:rsidRDefault="00CD67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496B5" w14:textId="77777777" w:rsidR="000335EF" w:rsidRDefault="000335EF" w:rsidP="00E87791">
      <w:pPr>
        <w:spacing w:after="0" w:line="240" w:lineRule="auto"/>
      </w:pPr>
      <w:r>
        <w:separator/>
      </w:r>
    </w:p>
  </w:footnote>
  <w:footnote w:type="continuationSeparator" w:id="0">
    <w:p w14:paraId="67C86E62" w14:textId="77777777" w:rsidR="000335EF" w:rsidRDefault="000335EF"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838DF" w14:textId="385EDD1D" w:rsidR="00CD678E" w:rsidRPr="00F0642F" w:rsidRDefault="00CD678E"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021138">
      <w:rPr>
        <w:rFonts w:ascii="Times New Roman" w:hAnsi="Times New Roman" w:cs="Times New Roman"/>
        <w:noProof/>
        <w:lang w:val="en-US"/>
      </w:rPr>
      <w:t>23</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21138"/>
    <w:rsid w:val="000335EF"/>
    <w:rsid w:val="00041662"/>
    <w:rsid w:val="0004217A"/>
    <w:rsid w:val="0004634D"/>
    <w:rsid w:val="0006039A"/>
    <w:rsid w:val="00065019"/>
    <w:rsid w:val="0008327B"/>
    <w:rsid w:val="000B0FFB"/>
    <w:rsid w:val="000D3458"/>
    <w:rsid w:val="000E0198"/>
    <w:rsid w:val="00114AA5"/>
    <w:rsid w:val="00130F58"/>
    <w:rsid w:val="00134C8B"/>
    <w:rsid w:val="00136C95"/>
    <w:rsid w:val="0014060B"/>
    <w:rsid w:val="00146A41"/>
    <w:rsid w:val="0016126F"/>
    <w:rsid w:val="001618D7"/>
    <w:rsid w:val="00174722"/>
    <w:rsid w:val="00184824"/>
    <w:rsid w:val="001A07B0"/>
    <w:rsid w:val="001A726D"/>
    <w:rsid w:val="001B6421"/>
    <w:rsid w:val="001C5687"/>
    <w:rsid w:val="001D140B"/>
    <w:rsid w:val="001E02D7"/>
    <w:rsid w:val="001F0E11"/>
    <w:rsid w:val="001F2305"/>
    <w:rsid w:val="001F7AEF"/>
    <w:rsid w:val="00215DA4"/>
    <w:rsid w:val="002315A3"/>
    <w:rsid w:val="00234196"/>
    <w:rsid w:val="002455C9"/>
    <w:rsid w:val="00263D89"/>
    <w:rsid w:val="0026749D"/>
    <w:rsid w:val="002778FB"/>
    <w:rsid w:val="00293B58"/>
    <w:rsid w:val="002D3BCF"/>
    <w:rsid w:val="002D4692"/>
    <w:rsid w:val="002E1DA7"/>
    <w:rsid w:val="002E2CBB"/>
    <w:rsid w:val="002E69D3"/>
    <w:rsid w:val="002F101B"/>
    <w:rsid w:val="00324702"/>
    <w:rsid w:val="00350896"/>
    <w:rsid w:val="0035369A"/>
    <w:rsid w:val="003545D7"/>
    <w:rsid w:val="003620A6"/>
    <w:rsid w:val="003744A8"/>
    <w:rsid w:val="00381745"/>
    <w:rsid w:val="003B196F"/>
    <w:rsid w:val="003C2481"/>
    <w:rsid w:val="003D22CC"/>
    <w:rsid w:val="003D74C3"/>
    <w:rsid w:val="003E0E89"/>
    <w:rsid w:val="00405ED2"/>
    <w:rsid w:val="00423B73"/>
    <w:rsid w:val="00443A07"/>
    <w:rsid w:val="00444A89"/>
    <w:rsid w:val="004626E4"/>
    <w:rsid w:val="00462C12"/>
    <w:rsid w:val="00473E31"/>
    <w:rsid w:val="004803B1"/>
    <w:rsid w:val="004A7912"/>
    <w:rsid w:val="004A7CA5"/>
    <w:rsid w:val="004B2301"/>
    <w:rsid w:val="004B7C46"/>
    <w:rsid w:val="004C0E3C"/>
    <w:rsid w:val="004C1FCA"/>
    <w:rsid w:val="004C2069"/>
    <w:rsid w:val="004C2568"/>
    <w:rsid w:val="004C5F22"/>
    <w:rsid w:val="00511854"/>
    <w:rsid w:val="005141F0"/>
    <w:rsid w:val="00520722"/>
    <w:rsid w:val="00536231"/>
    <w:rsid w:val="005576E8"/>
    <w:rsid w:val="00563327"/>
    <w:rsid w:val="005737DD"/>
    <w:rsid w:val="005751E9"/>
    <w:rsid w:val="0058166E"/>
    <w:rsid w:val="005C1571"/>
    <w:rsid w:val="005D08D9"/>
    <w:rsid w:val="005E1EE7"/>
    <w:rsid w:val="005E5FFD"/>
    <w:rsid w:val="00604171"/>
    <w:rsid w:val="0060498C"/>
    <w:rsid w:val="0061101C"/>
    <w:rsid w:val="0062361D"/>
    <w:rsid w:val="00623D68"/>
    <w:rsid w:val="00632A9D"/>
    <w:rsid w:val="006334A3"/>
    <w:rsid w:val="006623EF"/>
    <w:rsid w:val="0066375E"/>
    <w:rsid w:val="006740D0"/>
    <w:rsid w:val="00692953"/>
    <w:rsid w:val="006D537C"/>
    <w:rsid w:val="006E07E5"/>
    <w:rsid w:val="006E6C6A"/>
    <w:rsid w:val="006F359D"/>
    <w:rsid w:val="00712DE8"/>
    <w:rsid w:val="00727B5D"/>
    <w:rsid w:val="0073067A"/>
    <w:rsid w:val="00731737"/>
    <w:rsid w:val="0073492C"/>
    <w:rsid w:val="007370EF"/>
    <w:rsid w:val="00740DBE"/>
    <w:rsid w:val="00751B51"/>
    <w:rsid w:val="0076527D"/>
    <w:rsid w:val="007907DC"/>
    <w:rsid w:val="007A087B"/>
    <w:rsid w:val="007B0F0C"/>
    <w:rsid w:val="007B5EE4"/>
    <w:rsid w:val="007B79EA"/>
    <w:rsid w:val="007D26AC"/>
    <w:rsid w:val="007E5030"/>
    <w:rsid w:val="007F7FC7"/>
    <w:rsid w:val="00822478"/>
    <w:rsid w:val="00831180"/>
    <w:rsid w:val="0084114C"/>
    <w:rsid w:val="00845204"/>
    <w:rsid w:val="0086030D"/>
    <w:rsid w:val="008634A5"/>
    <w:rsid w:val="00871BEA"/>
    <w:rsid w:val="00892BAA"/>
    <w:rsid w:val="008D1067"/>
    <w:rsid w:val="008E78E3"/>
    <w:rsid w:val="008E7C11"/>
    <w:rsid w:val="00901224"/>
    <w:rsid w:val="00905FC8"/>
    <w:rsid w:val="00911603"/>
    <w:rsid w:val="009153CA"/>
    <w:rsid w:val="0091637F"/>
    <w:rsid w:val="00922531"/>
    <w:rsid w:val="0094417D"/>
    <w:rsid w:val="00955B28"/>
    <w:rsid w:val="00960EE6"/>
    <w:rsid w:val="009618D3"/>
    <w:rsid w:val="009657C1"/>
    <w:rsid w:val="00966977"/>
    <w:rsid w:val="009743EF"/>
    <w:rsid w:val="00991FBE"/>
    <w:rsid w:val="009933D4"/>
    <w:rsid w:val="0099599A"/>
    <w:rsid w:val="009A24B1"/>
    <w:rsid w:val="009C1A66"/>
    <w:rsid w:val="009C3583"/>
    <w:rsid w:val="009C467D"/>
    <w:rsid w:val="009E759C"/>
    <w:rsid w:val="009F6162"/>
    <w:rsid w:val="00A075B4"/>
    <w:rsid w:val="00A13277"/>
    <w:rsid w:val="00A162B4"/>
    <w:rsid w:val="00A22D2C"/>
    <w:rsid w:val="00A51103"/>
    <w:rsid w:val="00A56777"/>
    <w:rsid w:val="00A62BCA"/>
    <w:rsid w:val="00A66A9A"/>
    <w:rsid w:val="00A7686E"/>
    <w:rsid w:val="00A85439"/>
    <w:rsid w:val="00A908A0"/>
    <w:rsid w:val="00A95997"/>
    <w:rsid w:val="00A9628A"/>
    <w:rsid w:val="00AA103C"/>
    <w:rsid w:val="00AA7236"/>
    <w:rsid w:val="00AD3D33"/>
    <w:rsid w:val="00B0101C"/>
    <w:rsid w:val="00B23802"/>
    <w:rsid w:val="00B244B9"/>
    <w:rsid w:val="00B30886"/>
    <w:rsid w:val="00B35841"/>
    <w:rsid w:val="00B37953"/>
    <w:rsid w:val="00B5508E"/>
    <w:rsid w:val="00B61469"/>
    <w:rsid w:val="00B73337"/>
    <w:rsid w:val="00B830F2"/>
    <w:rsid w:val="00B84A1F"/>
    <w:rsid w:val="00B85BEF"/>
    <w:rsid w:val="00B970E9"/>
    <w:rsid w:val="00BA130B"/>
    <w:rsid w:val="00BB049C"/>
    <w:rsid w:val="00BB2C66"/>
    <w:rsid w:val="00BD5138"/>
    <w:rsid w:val="00BD5CC7"/>
    <w:rsid w:val="00C010BB"/>
    <w:rsid w:val="00C012C6"/>
    <w:rsid w:val="00C05D90"/>
    <w:rsid w:val="00C105FC"/>
    <w:rsid w:val="00C16279"/>
    <w:rsid w:val="00C16978"/>
    <w:rsid w:val="00C170B6"/>
    <w:rsid w:val="00C204A0"/>
    <w:rsid w:val="00C30555"/>
    <w:rsid w:val="00C36012"/>
    <w:rsid w:val="00C54AA4"/>
    <w:rsid w:val="00C60B25"/>
    <w:rsid w:val="00C660EC"/>
    <w:rsid w:val="00C95474"/>
    <w:rsid w:val="00CB22AC"/>
    <w:rsid w:val="00CB3E6B"/>
    <w:rsid w:val="00CD43F4"/>
    <w:rsid w:val="00CD4A64"/>
    <w:rsid w:val="00CD678E"/>
    <w:rsid w:val="00CF0E0F"/>
    <w:rsid w:val="00CF7CA3"/>
    <w:rsid w:val="00D060BE"/>
    <w:rsid w:val="00D2013A"/>
    <w:rsid w:val="00D86BF9"/>
    <w:rsid w:val="00DA0EC7"/>
    <w:rsid w:val="00DB2DCC"/>
    <w:rsid w:val="00DB5826"/>
    <w:rsid w:val="00DC5D21"/>
    <w:rsid w:val="00DE20D1"/>
    <w:rsid w:val="00DE3DCD"/>
    <w:rsid w:val="00E06E83"/>
    <w:rsid w:val="00E15699"/>
    <w:rsid w:val="00E447B4"/>
    <w:rsid w:val="00E476A0"/>
    <w:rsid w:val="00E51543"/>
    <w:rsid w:val="00E5214A"/>
    <w:rsid w:val="00E661C6"/>
    <w:rsid w:val="00E66E16"/>
    <w:rsid w:val="00E72809"/>
    <w:rsid w:val="00E76D2C"/>
    <w:rsid w:val="00E846CF"/>
    <w:rsid w:val="00E87791"/>
    <w:rsid w:val="00E91FED"/>
    <w:rsid w:val="00EA1F8D"/>
    <w:rsid w:val="00EB5472"/>
    <w:rsid w:val="00EC31F3"/>
    <w:rsid w:val="00EC3A5F"/>
    <w:rsid w:val="00EC58F2"/>
    <w:rsid w:val="00EE3741"/>
    <w:rsid w:val="00EE5EA4"/>
    <w:rsid w:val="00F0304B"/>
    <w:rsid w:val="00F04790"/>
    <w:rsid w:val="00F15DFE"/>
    <w:rsid w:val="00F2747E"/>
    <w:rsid w:val="00F30481"/>
    <w:rsid w:val="00F366BA"/>
    <w:rsid w:val="00F41F85"/>
    <w:rsid w:val="00F47019"/>
    <w:rsid w:val="00F610B3"/>
    <w:rsid w:val="00F644AB"/>
    <w:rsid w:val="00F70F9F"/>
    <w:rsid w:val="00F7317E"/>
    <w:rsid w:val="00F827F0"/>
    <w:rsid w:val="00F85F5D"/>
    <w:rsid w:val="00F961BE"/>
    <w:rsid w:val="00FA40F1"/>
    <w:rsid w:val="00FA4AE7"/>
    <w:rsid w:val="00FD2A88"/>
    <w:rsid w:val="00FD2BCC"/>
    <w:rsid w:val="00FD7E72"/>
    <w:rsid w:val="00FF4A04"/>
    <w:rsid w:val="00FF76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389815"/>
  <w15:docId w15:val="{73F9539C-C5BF-409E-A063-8EA1181C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openscienceframework.org/project/HT25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117A4-387A-4208-B744-64ADFB555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5828</TotalTime>
  <Pages>48</Pages>
  <Words>22372</Words>
  <Characters>123050</Characters>
  <Application>Microsoft Office Word</Application>
  <DocSecurity>0</DocSecurity>
  <Lines>1025</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Chris Hartgerink</cp:lastModifiedBy>
  <cp:revision>86</cp:revision>
  <cp:lastPrinted>2013-06-10T18:08:00Z</cp:lastPrinted>
  <dcterms:created xsi:type="dcterms:W3CDTF">2013-10-30T10:04:00Z</dcterms:created>
  <dcterms:modified xsi:type="dcterms:W3CDTF">2013-12-04T20:21:00Z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