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96431" w14:textId="77777777" w:rsidR="00E76D2C" w:rsidRPr="00E76D2C" w:rsidRDefault="00E76D2C" w:rsidP="00444A89">
      <w:pPr>
        <w:spacing w:after="0"/>
        <w:rPr>
          <w:rFonts w:ascii="Times New Roman" w:hAnsi="Times New Roman" w:cs="Times New Roman"/>
          <w:sz w:val="24"/>
          <w:szCs w:val="24"/>
        </w:rPr>
      </w:pPr>
    </w:p>
    <w:p w14:paraId="67C578C1" w14:textId="77777777" w:rsidR="00E76D2C" w:rsidRDefault="00E76D2C" w:rsidP="00444A89">
      <w:pPr>
        <w:spacing w:after="0"/>
        <w:jc w:val="center"/>
        <w:rPr>
          <w:rFonts w:ascii="Times New Roman" w:hAnsi="Times New Roman" w:cs="Times New Roman"/>
          <w:sz w:val="24"/>
          <w:szCs w:val="24"/>
          <w:lang w:val="en-US"/>
        </w:rPr>
      </w:pPr>
    </w:p>
    <w:p w14:paraId="1DB66380"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7913E1B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 meta-analysis of Cyberball studies.</w:t>
      </w:r>
    </w:p>
    <w:p w14:paraId="0AC8115D" w14:textId="77777777" w:rsidR="00C30555" w:rsidRPr="00444A89" w:rsidRDefault="00C30555" w:rsidP="00444A89">
      <w:pPr>
        <w:spacing w:after="0"/>
        <w:jc w:val="center"/>
        <w:rPr>
          <w:rFonts w:ascii="Times New Roman" w:hAnsi="Times New Roman" w:cs="Times New Roman"/>
          <w:sz w:val="24"/>
          <w:szCs w:val="24"/>
          <w:lang w:val="en-US"/>
        </w:rPr>
      </w:pPr>
    </w:p>
    <w:p w14:paraId="384EE072" w14:textId="77777777" w:rsidR="00C30555" w:rsidRPr="00444A89" w:rsidRDefault="00C30555" w:rsidP="00444A89">
      <w:pPr>
        <w:spacing w:after="0"/>
        <w:jc w:val="center"/>
        <w:rPr>
          <w:rFonts w:ascii="Times New Roman" w:hAnsi="Times New Roman" w:cs="Times New Roman"/>
          <w:sz w:val="24"/>
          <w:szCs w:val="24"/>
          <w:lang w:val="en-US"/>
        </w:rPr>
      </w:pPr>
    </w:p>
    <w:p w14:paraId="45055014"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77DDE0DC"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160850B6"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80D0219"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06166AD4" w14:textId="77777777" w:rsidR="00E76D2C" w:rsidRPr="00F70F0A" w:rsidRDefault="00E76D2C" w:rsidP="00444A89">
      <w:pPr>
        <w:spacing w:after="0"/>
        <w:jc w:val="center"/>
        <w:rPr>
          <w:rFonts w:ascii="Times New Roman" w:hAnsi="Times New Roman" w:cs="Times New Roman"/>
          <w:sz w:val="24"/>
          <w:szCs w:val="24"/>
          <w:lang w:val="en-US"/>
        </w:rPr>
      </w:pPr>
    </w:p>
    <w:p w14:paraId="250CF027"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7C65D74A"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6A012AE4" w14:textId="77777777" w:rsidR="00C30555" w:rsidRDefault="00C30555" w:rsidP="00444A89">
      <w:pPr>
        <w:spacing w:after="0"/>
        <w:jc w:val="center"/>
        <w:rPr>
          <w:rFonts w:ascii="Times New Roman" w:hAnsi="Times New Roman" w:cs="Times New Roman"/>
          <w:sz w:val="24"/>
          <w:szCs w:val="24"/>
          <w:lang w:val="en-US"/>
        </w:rPr>
      </w:pPr>
    </w:p>
    <w:p w14:paraId="49D75427" w14:textId="77777777" w:rsidR="00C30555" w:rsidRPr="00F70F0A" w:rsidRDefault="00C30555" w:rsidP="00444A89">
      <w:pPr>
        <w:spacing w:after="0"/>
        <w:jc w:val="center"/>
        <w:rPr>
          <w:rFonts w:ascii="Times New Roman" w:hAnsi="Times New Roman" w:cs="Times New Roman"/>
          <w:sz w:val="24"/>
          <w:szCs w:val="24"/>
          <w:lang w:val="en-US"/>
        </w:rPr>
      </w:pPr>
    </w:p>
    <w:p w14:paraId="64C44883"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591EBC74"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B309971" w14:textId="77777777"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627B3BB9"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2CAF0079" w14:textId="77777777"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there is</w:t>
      </w:r>
      <w:r w:rsidR="0008327B">
        <w:rPr>
          <w:rFonts w:ascii="Times New Roman" w:hAnsi="Times New Roman" w:cs="Times New Roman"/>
          <w:sz w:val="24"/>
          <w:szCs w:val="24"/>
          <w:lang w:val="en-US"/>
        </w:rPr>
        <w:t xml:space="preserve"> </w:t>
      </w:r>
      <w:r w:rsidR="00E66E16">
        <w:rPr>
          <w:rFonts w:ascii="Times New Roman" w:hAnsi="Times New Roman" w:cs="Times New Roman"/>
          <w:sz w:val="24"/>
          <w:szCs w:val="24"/>
          <w:lang w:val="en-US"/>
        </w:rPr>
        <w:t>indication for interaction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 and interpersonal measures</w:t>
      </w:r>
      <w:r w:rsidR="00134C8B">
        <w:rPr>
          <w:rStyle w:val="CommentReference"/>
          <w:rFonts w:ascii="Times New Roman" w:hAnsi="Times New Roman" w:cs="Times New Roman"/>
          <w:sz w:val="24"/>
          <w:szCs w:val="24"/>
          <w:lang w:val="en-US"/>
        </w:rPr>
        <w:t>, with deviations being only in size</w:t>
      </w:r>
      <w:r w:rsidR="003E0E89">
        <w:rPr>
          <w:rStyle w:val="CommentReference"/>
          <w:rFonts w:ascii="Times New Roman" w:hAnsi="Times New Roman" w:cs="Times New Roman"/>
          <w:sz w:val="24"/>
          <w:szCs w:val="24"/>
          <w:lang w:val="en-US"/>
        </w:rPr>
        <w:t xml:space="preserve">. This </w:t>
      </w:r>
      <w:r w:rsidR="00263D89">
        <w:rPr>
          <w:rStyle w:val="CommentReference"/>
          <w:rFonts w:ascii="Times New Roman" w:hAnsi="Times New Roman" w:cs="Times New Roman"/>
          <w:sz w:val="24"/>
          <w:szCs w:val="24"/>
          <w:lang w:val="en-US"/>
        </w:rPr>
        <w:t xml:space="preserve">overall pattern was moderated by </w:t>
      </w:r>
      <w:r w:rsidR="00E66E16">
        <w:rPr>
          <w:rStyle w:val="CommentReference"/>
          <w:rFonts w:ascii="Times New Roman" w:hAnsi="Times New Roman" w:cs="Times New Roman"/>
          <w:sz w:val="24"/>
          <w:szCs w:val="24"/>
          <w:lang w:val="en-US"/>
        </w:rPr>
        <w:t xml:space="preserve">sample gender composition, with more males predicting larger effects. Other </w:t>
      </w:r>
      <w:r w:rsidR="00263D89">
        <w:rPr>
          <w:rStyle w:val="CommentReference"/>
          <w:rFonts w:ascii="Times New Roman" w:hAnsi="Times New Roman" w:cs="Times New Roman"/>
          <w:sz w:val="24"/>
          <w:szCs w:val="24"/>
          <w:lang w:val="en-US"/>
        </w:rPr>
        <w:t xml:space="preserve">structural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(e.g., number of players)</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We concur with prior theorizing that ostracism has a huge 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50B1FABF"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56ED5497"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69D31193" w14:textId="77777777" w:rsidR="00C30555" w:rsidRDefault="00C30555" w:rsidP="00444A89">
      <w:pPr>
        <w:spacing w:after="0"/>
        <w:jc w:val="center"/>
        <w:rPr>
          <w:rFonts w:ascii="Times New Roman" w:hAnsi="Times New Roman" w:cs="Times New Roman"/>
          <w:sz w:val="24"/>
          <w:szCs w:val="24"/>
          <w:lang w:val="en-US"/>
        </w:rPr>
      </w:pPr>
    </w:p>
    <w:p w14:paraId="615623BE" w14:textId="6F8FB733"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Cyberball </w:t>
      </w:r>
      <w:r w:rsidR="000B48A1">
        <w:rPr>
          <w:rFonts w:ascii="Times New Roman" w:hAnsi="Times New Roman" w:cs="Times New Roman"/>
          <w:sz w:val="24"/>
          <w:szCs w:val="24"/>
          <w:lang w:val="en-US"/>
        </w:rPr>
        <w:t>(</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&amp;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593A23" w:rsidRPr="00F70F0A">
        <w:rPr>
          <w:rFonts w:ascii="Times New Roman" w:hAnsi="Times New Roman" w:cs="Times New Roman"/>
          <w:sz w:val="24"/>
          <w:szCs w:val="24"/>
          <w:lang w:val="en-US"/>
        </w:rPr>
        <w:fldChar w:fldCharType="end"/>
      </w:r>
      <w:r w:rsidR="000B48A1">
        <w:rPr>
          <w:rFonts w:ascii="Times New Roman" w:hAnsi="Times New Roman" w:cs="Times New Roman"/>
          <w:sz w:val="24"/>
          <w:szCs w:val="24"/>
          <w:lang w:val="en-US"/>
        </w:rPr>
        <w:t xml:space="preserve">, 2000)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 xml:space="preserve">used to manipulate the degree of social inclusion or ostracism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The program varies the degree to which participants are being passed the ball by the other players;</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 xml:space="preserve">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593A23"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the Cyberball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40A62D14"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421C382D" w14:textId="358AA434"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Cyberball,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(i.e.</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has been 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&amp; Jarvis, 2006)</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 ostracism research has a</w:t>
      </w:r>
      <w:r w:rsidR="00731737" w:rsidRPr="00F70F0A">
        <w:rPr>
          <w:rFonts w:ascii="Times New Roman" w:hAnsi="Times New Roman" w:cs="Times New Roman"/>
          <w:sz w:val="24"/>
          <w:szCs w:val="24"/>
          <w:lang w:val="en-US"/>
        </w:rPr>
        <w:t xml:space="preserve"> soci</w:t>
      </w:r>
      <w:r w:rsidR="00731737">
        <w:rPr>
          <w:rFonts w:ascii="Times New Roman" w:hAnsi="Times New Roman" w:cs="Times New Roman"/>
          <w:sz w:val="24"/>
          <w:szCs w:val="24"/>
          <w:lang w:val="en-US"/>
        </w:rPr>
        <w:t xml:space="preserve">etal </w:t>
      </w:r>
      <w:r w:rsidR="00731737" w:rsidRPr="00F70F0A">
        <w:rPr>
          <w:rFonts w:ascii="Times New Roman" w:hAnsi="Times New Roman" w:cs="Times New Roman"/>
          <w:sz w:val="24"/>
          <w:szCs w:val="24"/>
          <w:lang w:val="en-US"/>
        </w:rPr>
        <w:t>relevance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Leary, Kowalski, Smith, &amp; Phillips, 2003)</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mood;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Lustenberger &amp; Jagacinski, 2010</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Van Beest, Carter-Sowell, Van Dijk, &amp; Williams, 2012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w:t>
      </w:r>
      <w:r w:rsidR="00901224">
        <w:rPr>
          <w:rFonts w:ascii="Times New Roman" w:hAnsi="Times New Roman" w:cs="Times New Roman"/>
          <w:sz w:val="24"/>
          <w:szCs w:val="24"/>
          <w:lang w:val="en-US"/>
        </w:rPr>
        <w:lastRenderedPageBreak/>
        <w:t>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E06E83">
        <w:rPr>
          <w:rFonts w:ascii="Times New Roman" w:hAnsi="Times New Roman" w:cs="Times New Roman"/>
          <w:sz w:val="24"/>
          <w:szCs w:val="24"/>
          <w:lang w:val="en-US"/>
        </w:rPr>
        <w:t xml:space="preserve"> and varying other constructs, such as 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as the ‘ostracism effect.’ </w:t>
      </w:r>
    </w:p>
    <w:p w14:paraId="4FA3DD01" w14:textId="30A9F4CC" w:rsidR="00E76D2C" w:rsidRPr="00F70F0A" w:rsidRDefault="00593A23"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(2) a reflective stage</w:t>
      </w:r>
      <w:r w:rsidR="00772345">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r w:rsidR="00270A66">
        <w:rPr>
          <w:rFonts w:ascii="Times New Roman" w:hAnsi="Times New Roman" w:cs="Times New Roman"/>
          <w:sz w:val="24"/>
          <w:szCs w:val="24"/>
          <w:lang w:val="en-US"/>
        </w:rPr>
        <w:t xml:space="preserve"> (or ‘delayed’)</w:t>
      </w:r>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5C625437" w14:textId="3373BF5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(Cacioppo,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w:t>
      </w:r>
      <w:commentRangeStart w:id="0"/>
      <w:r w:rsidR="00712DE8">
        <w:rPr>
          <w:rFonts w:ascii="Times New Roman" w:hAnsi="Times New Roman" w:cs="Times New Roman"/>
          <w:sz w:val="24"/>
          <w:szCs w:val="24"/>
          <w:lang w:val="en-US"/>
        </w:rPr>
        <w:t xml:space="preserve">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w:t>
      </w:r>
      <w:commentRangeEnd w:id="0"/>
      <w:r w:rsidR="00F96AEC">
        <w:rPr>
          <w:rStyle w:val="CommentReference"/>
        </w:rPr>
        <w:commentReference w:id="0"/>
      </w:r>
      <w:r w:rsidR="00712DE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w:t>
      </w:r>
      <w:commentRangeStart w:id="1"/>
      <w:r w:rsidR="00462C12">
        <w:rPr>
          <w:rFonts w:ascii="Times New Roman" w:hAnsi="Times New Roman" w:cs="Times New Roman"/>
          <w:sz w:val="24"/>
          <w:szCs w:val="24"/>
          <w:lang w:val="en-US"/>
        </w:rPr>
        <w:t>used</w:t>
      </w:r>
      <w:commentRangeEnd w:id="1"/>
      <w:r w:rsidR="009A3B12">
        <w:rPr>
          <w:rStyle w:val="CommentReference"/>
        </w:rPr>
        <w:commentReference w:id="1"/>
      </w:r>
      <w:r w:rsidR="00462C12">
        <w:rPr>
          <w:rFonts w:ascii="Times New Roman" w:hAnsi="Times New Roman" w:cs="Times New Roman"/>
          <w:sz w:val="24"/>
          <w:szCs w:val="24"/>
          <w:lang w:val="en-US"/>
        </w:rPr>
        <w:t xml:space="preserve">.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pain due to ostracism is similar to physical pain, as suggested by Eisenberger, Lieberman, and Williams (2003). </w:t>
      </w:r>
    </w:p>
    <w:p w14:paraId="4345AE8D"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n fMRI studies, the current meta-analysis limits the paradigm to that of 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criteria were also used to ensure broad enough criteria to include as many studies as possible to test our hypotheses, while maintaining study quality</w:t>
      </w:r>
      <w:r w:rsidR="000522A2" w:rsidRPr="00F70F0A">
        <w:rPr>
          <w:rFonts w:ascii="Times New Roman" w:hAnsi="Times New Roman" w:cs="Times New Roman"/>
          <w:sz w:val="24"/>
          <w:szCs w:val="24"/>
          <w:lang w:val="en-US"/>
        </w:rPr>
        <w:t xml:space="preserve">. </w:t>
      </w:r>
    </w:p>
    <w:p w14:paraId="634638A1"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17F7576D"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Cyberball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will be outlined.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06E1A96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1A2C5565"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From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w:t>
      </w:r>
      <w:commentRangeStart w:id="2"/>
      <w:r w:rsidR="00A211E4" w:rsidRPr="00F70F0A">
        <w:rPr>
          <w:rFonts w:ascii="Times New Roman" w:hAnsi="Times New Roman" w:cs="Times New Roman"/>
          <w:sz w:val="24"/>
          <w:szCs w:val="24"/>
          <w:lang w:val="en-US"/>
        </w:rPr>
        <w:t>group</w:t>
      </w:r>
      <w:commentRangeEnd w:id="2"/>
      <w:r w:rsidR="005040FC">
        <w:rPr>
          <w:rStyle w:val="CommentReference"/>
        </w:rPr>
        <w:commentReference w:id="2"/>
      </w:r>
      <w:r w:rsidR="00A211E4" w:rsidRPr="00F70F0A">
        <w:rPr>
          <w:rFonts w:ascii="Times New Roman" w:hAnsi="Times New Roman" w:cs="Times New Roman"/>
          <w:sz w:val="24"/>
          <w:szCs w:val="24"/>
          <w:lang w:val="en-US"/>
        </w:rPr>
        <w:t xml:space="preserve">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31D4C508" w14:textId="77777777"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players, gender of participant,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xml:space="preserve">) and </w:t>
      </w:r>
      <w:r w:rsidR="00130F58"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w:t>
      </w:r>
      <w:commentRangeStart w:id="3"/>
      <w:r w:rsidR="0066375E">
        <w:rPr>
          <w:rFonts w:ascii="Times New Roman" w:hAnsi="Times New Roman" w:cs="Times New Roman"/>
          <w:sz w:val="24"/>
          <w:szCs w:val="24"/>
          <w:lang w:val="en-US"/>
        </w:rPr>
        <w:t>respectively</w:t>
      </w:r>
      <w:commentRangeEnd w:id="3"/>
      <w:r w:rsidR="009A3B12">
        <w:rPr>
          <w:rStyle w:val="CommentReference"/>
        </w:rPr>
        <w:commentReference w:id="3"/>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A97865E" w14:textId="777777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this meta-regression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a variable which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320AA269" w14:textId="43C128EA"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Cyberball paradigm (see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w:t>
      </w:r>
      <w:r>
        <w:rPr>
          <w:rFonts w:ascii="Times New Roman" w:hAnsi="Times New Roman" w:cs="Times New Roman"/>
          <w:sz w:val="24"/>
          <w:szCs w:val="24"/>
          <w:lang w:val="en-US"/>
        </w:rPr>
        <w:lastRenderedPageBreak/>
        <w:t>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w:t>
      </w:r>
      <w:r w:rsidRPr="00F70F0A">
        <w:rPr>
          <w:rFonts w:ascii="Times New Roman" w:hAnsi="Times New Roman" w:cs="Times New Roman"/>
          <w:sz w:val="24"/>
          <w:szCs w:val="24"/>
          <w:lang w:val="en-US"/>
        </w:rPr>
        <w:t xml:space="preserve"> </w:t>
      </w:r>
      <w:commentRangeStart w:id="4"/>
      <w:r w:rsidR="00480E89">
        <w:rPr>
          <w:rFonts w:ascii="Times New Roman" w:hAnsi="Times New Roman" w:cs="Times New Roman"/>
          <w:sz w:val="24"/>
          <w:szCs w:val="24"/>
          <w:lang w:val="en-US"/>
        </w:rPr>
        <w:t>We will d</w:t>
      </w:r>
      <w:r w:rsidRPr="00F70F0A">
        <w:rPr>
          <w:rFonts w:ascii="Times New Roman" w:hAnsi="Times New Roman" w:cs="Times New Roman"/>
          <w:sz w:val="24"/>
          <w:szCs w:val="24"/>
          <w:lang w:val="en-US"/>
        </w:rPr>
        <w:t xml:space="preserve">iscuss the psychometric properties of the ‘fundamental needs’ questionnaires </w:t>
      </w:r>
      <w:r w:rsidR="00480E89">
        <w:rPr>
          <w:rFonts w:ascii="Times New Roman" w:hAnsi="Times New Roman" w:cs="Times New Roman"/>
          <w:sz w:val="24"/>
          <w:szCs w:val="24"/>
          <w:lang w:val="en-US"/>
        </w:rPr>
        <w:t>further in</w:t>
      </w:r>
      <w:r w:rsidRPr="00F70F0A">
        <w:rPr>
          <w:rFonts w:ascii="Times New Roman" w:hAnsi="Times New Roman" w:cs="Times New Roman"/>
          <w:sz w:val="24"/>
          <w:szCs w:val="24"/>
          <w:lang w:val="en-US"/>
        </w:rPr>
        <w:t xml:space="preserve"> the discussion section. </w:t>
      </w:r>
      <w:r w:rsidR="00480E89">
        <w:rPr>
          <w:rFonts w:ascii="Times New Roman" w:hAnsi="Times New Roman" w:cs="Times New Roman"/>
          <w:sz w:val="24"/>
          <w:szCs w:val="24"/>
          <w:lang w:val="en-US"/>
        </w:rPr>
        <w:t>For now, it is important to note that there</w:t>
      </w:r>
      <w:r w:rsidRPr="00F70F0A">
        <w:rPr>
          <w:rFonts w:ascii="Times New Roman" w:hAnsi="Times New Roman" w:cs="Times New Roman"/>
          <w:sz w:val="24"/>
          <w:szCs w:val="24"/>
          <w:lang w:val="en-US"/>
        </w:rPr>
        <w:t xml:space="preserve"> are multiple types of measures included in the effect size calculation and subsequently the meta-analysis</w:t>
      </w:r>
      <w:commentRangeEnd w:id="4"/>
      <w:r w:rsidR="009A3B12">
        <w:rPr>
          <w:rStyle w:val="CommentReference"/>
        </w:rPr>
        <w:commentReference w:id="4"/>
      </w:r>
      <w:r w:rsidR="00480E89">
        <w:rPr>
          <w:rFonts w:ascii="Times New Roman" w:hAnsi="Times New Roman" w:cs="Times New Roman"/>
          <w:sz w:val="24"/>
          <w:szCs w:val="24"/>
          <w:lang w:val="en-US"/>
        </w:rPr>
        <w:t>. 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5D055CF3" w14:textId="77777777" w:rsidR="00623D68" w:rsidRDefault="00623D68" w:rsidP="00C30555">
      <w:pPr>
        <w:spacing w:after="0" w:line="480" w:lineRule="auto"/>
        <w:ind w:left="90"/>
        <w:rPr>
          <w:rFonts w:ascii="Times New Roman" w:hAnsi="Times New Roman" w:cs="Times New Roman"/>
          <w:sz w:val="24"/>
          <w:szCs w:val="24"/>
          <w:lang w:val="en-US"/>
        </w:rPr>
      </w:pPr>
      <w:commentRangeStart w:id="5"/>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w:t>
      </w:r>
      <w:commentRangeStart w:id="6"/>
      <w:r w:rsidR="00A162B4">
        <w:rPr>
          <w:rFonts w:ascii="Times New Roman" w:hAnsi="Times New Roman" w:cs="Times New Roman"/>
          <w:sz w:val="24"/>
          <w:szCs w:val="24"/>
          <w:lang w:val="en-US"/>
        </w:rPr>
        <w:t>delayed</w:t>
      </w:r>
      <w:commentRangeEnd w:id="6"/>
      <w:r w:rsidR="00DB7523">
        <w:rPr>
          <w:rStyle w:val="CommentReference"/>
        </w:rPr>
        <w:commentReference w:id="6"/>
      </w:r>
      <w:r w:rsidR="00A162B4">
        <w:rPr>
          <w:rFonts w:ascii="Times New Roman" w:hAnsi="Times New Roman" w:cs="Times New Roman"/>
          <w:sz w:val="24"/>
          <w:szCs w:val="24"/>
          <w:lang w:val="en-US"/>
        </w:rPr>
        <w:t>.</w:t>
      </w:r>
      <w:r w:rsidR="009E759C">
        <w:rPr>
          <w:rFonts w:ascii="Times New Roman" w:hAnsi="Times New Roman" w:cs="Times New Roman"/>
          <w:sz w:val="24"/>
          <w:szCs w:val="24"/>
          <w:lang w:val="en-US"/>
        </w:rPr>
        <w:t xml:space="preserve"> </w:t>
      </w:r>
      <w:commentRangeEnd w:id="5"/>
      <w:r w:rsidR="00480E89">
        <w:rPr>
          <w:rStyle w:val="CommentReference"/>
        </w:rPr>
        <w:commentReference w:id="5"/>
      </w:r>
    </w:p>
    <w:p w14:paraId="31CBC912"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below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71ED7581"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3DC1B805"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4BBD6FDB"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r w:rsidR="00F961BE" w:rsidRPr="00F70F0A">
        <w:rPr>
          <w:rFonts w:ascii="Times New Roman" w:hAnsi="Times New Roman" w:cs="Times New Roman"/>
          <w:sz w:val="24"/>
          <w:szCs w:val="24"/>
          <w:lang w:val="en-US"/>
        </w:rPr>
        <w:t>Cacioppo,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3D790ECF" w14:textId="3F42FF7C"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were required to have a factor that manipulated number of 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593A23"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6839E467" w14:textId="7DBF80E5"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r w:rsidR="0004634D" w:rsidRPr="00F70F0A">
        <w:rPr>
          <w:rFonts w:ascii="Times New Roman" w:hAnsi="Times New Roman" w:cs="Times New Roman"/>
          <w:sz w:val="24"/>
          <w:szCs w:val="24"/>
          <w:lang w:val="en-US"/>
        </w:rPr>
        <w:t xml:space="preserve">Cyberball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 (3)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t>
      </w:r>
      <w:r w:rsidR="0004634D" w:rsidRPr="00F70F0A">
        <w:rPr>
          <w:rFonts w:ascii="Times New Roman" w:hAnsi="Times New Roman" w:cs="Times New Roman"/>
          <w:sz w:val="24"/>
          <w:szCs w:val="24"/>
          <w:lang w:val="en-US"/>
        </w:rPr>
        <w:lastRenderedPageBreak/>
        <w:t xml:space="preserve">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 xml:space="preserve">study quality, which is preferable to subjective quality assessment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 excluding manipulation checks in this assessment.</w:t>
      </w:r>
    </w:p>
    <w:p w14:paraId="0FFC2F05"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58A47FFF" w14:textId="10A2EB95"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meta-analysis of Cyberball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39CF47C8" w14:textId="287900A0"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ScienceDirect and Worldcat. The first three cover only published articles, whereas </w:t>
      </w:r>
      <w:commentRangeStart w:id="7"/>
      <w:commentRangeStart w:id="8"/>
      <w:r w:rsidRPr="00F70F0A">
        <w:rPr>
          <w:rFonts w:ascii="Times New Roman" w:hAnsi="Times New Roman" w:cs="Times New Roman"/>
          <w:sz w:val="24"/>
          <w:szCs w:val="24"/>
          <w:lang w:val="en-US"/>
        </w:rPr>
        <w:t>Worldcat</w:t>
      </w:r>
      <w:r>
        <w:rPr>
          <w:rFonts w:ascii="Times New Roman" w:hAnsi="Times New Roman" w:cs="Times New Roman"/>
          <w:sz w:val="24"/>
          <w:szCs w:val="24"/>
          <w:lang w:val="en-US"/>
        </w:rPr>
        <w:t xml:space="preserve"> </w:t>
      </w:r>
      <w:commentRangeEnd w:id="7"/>
      <w:r w:rsidR="00111F5F">
        <w:rPr>
          <w:rStyle w:val="CommentReference"/>
        </w:rPr>
        <w:commentReference w:id="7"/>
      </w:r>
      <w:commentRangeEnd w:id="8"/>
      <w:r w:rsidR="00E134D3">
        <w:rPr>
          <w:rStyle w:val="CommentReference"/>
        </w:rPr>
        <w:commentReference w:id="8"/>
      </w:r>
      <w:commentRangeStart w:id="9"/>
      <w:r w:rsidRPr="00F70F0A">
        <w:rPr>
          <w:rFonts w:ascii="Times New Roman" w:hAnsi="Times New Roman" w:cs="Times New Roman"/>
          <w:sz w:val="24"/>
          <w:szCs w:val="24"/>
          <w:lang w:val="en-US"/>
        </w:rPr>
        <w:t>also</w:t>
      </w:r>
      <w:commentRangeEnd w:id="9"/>
      <w:r w:rsidR="000B73FB">
        <w:rPr>
          <w:rStyle w:val="CommentReference"/>
        </w:rPr>
        <w:commentReference w:id="9"/>
      </w:r>
      <w:r w:rsidRPr="00F70F0A">
        <w:rPr>
          <w:rFonts w:ascii="Times New Roman" w:hAnsi="Times New Roman" w:cs="Times New Roman"/>
          <w:sz w:val="24"/>
          <w:szCs w:val="24"/>
          <w:lang w:val="en-US"/>
        </w:rPr>
        <w:t xml:space="preserve"> covers dissertations.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 of which 152 were selected to be included in the coding.</w:t>
      </w:r>
    </w:p>
    <w:p w14:paraId="60019DF1" w14:textId="2A8A1D0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w:t>
      </w:r>
      <w:r w:rsidRPr="00F70F0A">
        <w:rPr>
          <w:rFonts w:ascii="Times New Roman" w:hAnsi="Times New Roman" w:cs="Times New Roman"/>
          <w:sz w:val="24"/>
          <w:szCs w:val="24"/>
          <w:lang w:val="en-US"/>
        </w:rPr>
        <w:lastRenderedPageBreak/>
        <w:t xml:space="preserve">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39152209" w14:textId="3EA2795D"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Kip Williams keeps a list of Cyberball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AC773EE" w14:textId="59105AD6"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commentRangeStart w:id="10"/>
      <w:r w:rsidR="0070515C">
        <w:rPr>
          <w:rStyle w:val="CommentReference"/>
        </w:rPr>
        <w:commentReference w:id="11"/>
      </w:r>
      <w:commentRangeEnd w:id="10"/>
      <w:r w:rsidR="00B42601">
        <w:rPr>
          <w:rFonts w:ascii="Times New Roman" w:hAnsi="Times New Roman" w:cs="Times New Roman"/>
          <w:sz w:val="24"/>
          <w:szCs w:val="24"/>
          <w:lang w:val="en-US"/>
        </w:rPr>
        <w:t xml:space="preserve"> </w:t>
      </w:r>
      <w:r w:rsidR="00B42601">
        <w:rPr>
          <w:rStyle w:val="CommentReference"/>
        </w:rPr>
        <w:commentReference w:id="10"/>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50B7684C" w14:textId="23C377A3"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272908B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6C4158C2" w14:textId="56745F22"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 first author coded all the studies</w:t>
      </w:r>
      <w:r w:rsidR="009638AE">
        <w:rPr>
          <w:rFonts w:ascii="Times New Roman" w:hAnsi="Times New Roman" w:cs="Times New Roman"/>
          <w:sz w:val="24"/>
          <w:szCs w:val="24"/>
          <w:lang w:val="en-US"/>
        </w:rPr>
        <w:t>. T</w:t>
      </w:r>
      <w:r w:rsidRPr="00F70F0A">
        <w:rPr>
          <w:rFonts w:ascii="Times New Roman" w:hAnsi="Times New Roman" w:cs="Times New Roman"/>
          <w:sz w:val="24"/>
          <w:szCs w:val="24"/>
          <w:lang w:val="en-US"/>
        </w:rPr>
        <w:t xml:space="preserve">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full two-by-two design. </w:t>
      </w:r>
      <w:r w:rsidRPr="00F70F0A">
        <w:rPr>
          <w:rFonts w:ascii="Times New Roman" w:hAnsi="Times New Roman" w:cs="Times New Roman"/>
          <w:sz w:val="24"/>
          <w:szCs w:val="24"/>
          <w:lang w:val="en-US"/>
        </w:rPr>
        <w:t>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F6EE5C" w14:textId="2B553E4B"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Smits, Dolan, Horst, Wicherts, &amp; Timmerman, 2011</w:t>
      </w:r>
      <w:r w:rsidR="00731737" w:rsidRPr="00F70F0A">
        <w:rPr>
          <w:rFonts w:ascii="Times New Roman" w:hAnsi="Times New Roman" w:cs="Times New Roman"/>
          <w:sz w:val="24"/>
          <w:szCs w:val="24"/>
          <w:lang w:val="en-US"/>
        </w:rPr>
        <w:t>). Any additional time reported in the procedure was also coded.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1922F7D8" w14:textId="7204B4A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w:t>
      </w:r>
      <w:commentRangeStart w:id="12"/>
      <w:commentRangeStart w:id="13"/>
      <w:r w:rsidRPr="00F70F0A">
        <w:rPr>
          <w:rFonts w:ascii="Times New Roman" w:hAnsi="Times New Roman" w:cs="Times New Roman"/>
          <w:sz w:val="24"/>
          <w:szCs w:val="24"/>
          <w:lang w:val="en-US"/>
        </w:rPr>
        <w:t>Interpersonal</w:t>
      </w:r>
      <w:commentRangeEnd w:id="12"/>
      <w:r w:rsidR="00E10B15">
        <w:rPr>
          <w:rStyle w:val="CommentReference"/>
        </w:rPr>
        <w:commentReference w:id="12"/>
      </w:r>
      <w:commentRangeEnd w:id="13"/>
      <w:r w:rsidR="005E1901">
        <w:rPr>
          <w:rStyle w:val="CommentReference"/>
        </w:rPr>
        <w:commentReference w:id="13"/>
      </w:r>
      <w:r w:rsidRPr="00F70F0A">
        <w:rPr>
          <w:rFonts w:ascii="Times New Roman" w:hAnsi="Times New Roman" w:cs="Times New Roman"/>
          <w:sz w:val="24"/>
          <w:szCs w:val="24"/>
          <w:lang w:val="en-US"/>
        </w:rPr>
        <w:t xml:space="preserve">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t>
      </w:r>
      <w:r w:rsidR="00E91FED">
        <w:rPr>
          <w:rFonts w:ascii="Times New Roman" w:hAnsi="Times New Roman" w:cs="Times New Roman"/>
          <w:sz w:val="24"/>
          <w:szCs w:val="24"/>
          <w:lang w:val="en-US"/>
        </w:rPr>
        <w:lastRenderedPageBreak/>
        <w:t xml:space="preserve">whether the first- and last measure fit the definition of immediate (i.e., during the game) or delayed (i.e., after the game/now), </w:t>
      </w:r>
      <w:commentRangeStart w:id="14"/>
      <w:r w:rsidR="00E91FED">
        <w:rPr>
          <w:rFonts w:ascii="Times New Roman" w:hAnsi="Times New Roman" w:cs="Times New Roman"/>
          <w:sz w:val="24"/>
          <w:szCs w:val="24"/>
          <w:lang w:val="en-US"/>
        </w:rPr>
        <w:t>respectively</w:t>
      </w:r>
      <w:commentRangeEnd w:id="14"/>
      <w:r w:rsidR="00E10B15">
        <w:rPr>
          <w:rStyle w:val="CommentReference"/>
        </w:rPr>
        <w:commentReference w:id="14"/>
      </w:r>
      <w:r w:rsidRPr="00F70F0A">
        <w:rPr>
          <w:rFonts w:ascii="Times New Roman" w:hAnsi="Times New Roman" w:cs="Times New Roman"/>
          <w:sz w:val="24"/>
          <w:szCs w:val="24"/>
          <w:lang w:val="en-US"/>
        </w:rPr>
        <w:t>.</w:t>
      </w:r>
    </w:p>
    <w:p w14:paraId="6D8AEAB0" w14:textId="4C20EF74"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w:t>
      </w:r>
      <w:commentRangeStart w:id="15"/>
      <w:commentRangeStart w:id="16"/>
      <w:r w:rsidR="005E1E88">
        <w:rPr>
          <w:rFonts w:ascii="Times New Roman" w:hAnsi="Times New Roman" w:cs="Times New Roman"/>
          <w:sz w:val="24"/>
          <w:szCs w:val="24"/>
          <w:lang w:val="en-US"/>
        </w:rPr>
        <w:t>as in Williams et al., 2000)</w:t>
      </w:r>
      <w:r w:rsidR="005E1E88">
        <w:rPr>
          <w:rStyle w:val="CommentReference"/>
          <w:lang w:val="en-US"/>
        </w:rPr>
        <w:t>,</w:t>
      </w:r>
      <w:r w:rsidR="005E1E88">
        <w:rPr>
          <w:rFonts w:ascii="Times New Roman" w:hAnsi="Times New Roman" w:cs="Times New Roman"/>
          <w:sz w:val="24"/>
          <w:szCs w:val="24"/>
          <w:lang w:val="en-US"/>
        </w:rPr>
        <w:t xml:space="preserve"> </w:t>
      </w:r>
      <w:commentRangeEnd w:id="15"/>
      <w:r w:rsidR="005E1E88">
        <w:rPr>
          <w:rStyle w:val="CommentReference"/>
        </w:rPr>
        <w:commentReference w:id="15"/>
      </w:r>
      <w:commentRangeEnd w:id="16"/>
      <w:r w:rsidR="0025753D">
        <w:rPr>
          <w:rStyle w:val="CommentReference"/>
        </w:rPr>
        <w:commentReference w:id="16"/>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593A23">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w:t>
      </w:r>
      <w:r w:rsidR="00C60B25">
        <w:rPr>
          <w:rFonts w:ascii="Times New Roman" w:hAnsi="Times New Roman" w:cs="Times New Roman"/>
          <w:sz w:val="24"/>
          <w:szCs w:val="24"/>
          <w:lang w:val="en-US"/>
        </w:rPr>
        <w:lastRenderedPageBreak/>
        <w:t xml:space="preserve">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593A2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055A5E3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76DE578C"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4AD18CB2" w14:textId="719965F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640F65CC" w14:textId="3FC8552A"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w:t>
      </w:r>
      <w:r w:rsidRPr="00F70F0A">
        <w:rPr>
          <w:rFonts w:ascii="Times New Roman" w:hAnsi="Times New Roman" w:cs="Times New Roman"/>
          <w:sz w:val="24"/>
          <w:szCs w:val="24"/>
          <w:lang w:val="en-US"/>
        </w:rPr>
        <w:lastRenderedPageBreak/>
        <w:t xml:space="preserve">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DC13AD8" w14:textId="23F2EF3D"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estimate tau-squared (the (residual) variance), as recommended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38FB5459"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w:t>
      </w:r>
      <w:commentRangeStart w:id="17"/>
      <w:commentRangeStart w:id="18"/>
      <w:r w:rsidRPr="00F70F0A">
        <w:rPr>
          <w:rFonts w:ascii="Times New Roman" w:hAnsi="Times New Roman" w:cs="Times New Roman"/>
          <w:sz w:val="24"/>
          <w:szCs w:val="24"/>
          <w:lang w:val="en-US"/>
        </w:rPr>
        <w:t>effect</w:t>
      </w:r>
      <w:commentRangeEnd w:id="17"/>
      <w:r w:rsidR="00E10B15">
        <w:rPr>
          <w:rStyle w:val="CommentReference"/>
        </w:rPr>
        <w:commentReference w:id="17"/>
      </w:r>
      <w:commentRangeEnd w:id="18"/>
      <w:r w:rsidR="0025753D">
        <w:rPr>
          <w:rStyle w:val="CommentReference"/>
        </w:rPr>
        <w:commentReference w:id="18"/>
      </w:r>
      <w:r w:rsidRPr="00F70F0A">
        <w:rPr>
          <w:rFonts w:ascii="Times New Roman" w:hAnsi="Times New Roman" w:cs="Times New Roman"/>
          <w:sz w:val="24"/>
          <w:szCs w:val="24"/>
          <w:lang w:val="en-US"/>
        </w:rPr>
        <w:t xml:space="preserve">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 xml:space="preserve">the mixed-effects model with tau-squared fit at the upperbound value of the 95% confidence interval. </w:t>
      </w:r>
    </w:p>
    <w:p w14:paraId="1CDFB90B" w14:textId="55C96F4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 xml:space="preserve">(Egger, Smith, </w:t>
      </w:r>
      <w:r w:rsidRPr="00F70F0A">
        <w:rPr>
          <w:rFonts w:ascii="Times New Roman" w:hAnsi="Times New Roman" w:cs="Times New Roman"/>
          <w:noProof/>
          <w:sz w:val="24"/>
          <w:szCs w:val="24"/>
          <w:lang w:val="en-US"/>
        </w:rPr>
        <w:lastRenderedPageBreak/>
        <w:t>Schneider, &amp; Minder, 1997)</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4DCAA54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2326250"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11F27DA4" w14:textId="1B74970A"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ECAC9AF" w14:textId="0371964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64A7EE87" w14:textId="6DC7843F"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commentRangeStart w:id="19"/>
      <w:commentRangeStart w:id="20"/>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completing the Cyberball game</w:t>
      </w:r>
      <w:r w:rsidR="005F4B78">
        <w:rPr>
          <w:rFonts w:ascii="Times New Roman" w:hAnsi="Times New Roman" w:cs="Times New Roman"/>
          <w:sz w:val="24"/>
          <w:szCs w:val="24"/>
          <w:lang w:val="en-US"/>
        </w:rPr>
        <w:t xml:space="preserve"> </w:t>
      </w:r>
      <w:commentRangeEnd w:id="19"/>
      <w:r w:rsidR="005F4B78">
        <w:rPr>
          <w:rStyle w:val="CommentReference"/>
        </w:rPr>
        <w:commentReference w:id="19"/>
      </w:r>
      <w:commentRangeEnd w:id="20"/>
      <w:r w:rsidR="003375A0">
        <w:rPr>
          <w:rStyle w:val="CommentReference"/>
        </w:rPr>
        <w:commentReference w:id="20"/>
      </w:r>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1976947A" w14:textId="23A4E004"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time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operationalized </w:t>
      </w:r>
      <w:r w:rsidR="00731737">
        <w:rPr>
          <w:rFonts w:ascii="Times New Roman" w:hAnsi="Times New Roman" w:cs="Times New Roman"/>
          <w:sz w:val="24"/>
          <w:szCs w:val="24"/>
          <w:lang w:val="en-US"/>
        </w:rPr>
        <w:t>in our analysis</w:t>
      </w:r>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w:t>
      </w:r>
      <w:commentRangeStart w:id="21"/>
      <w:commentRangeStart w:id="22"/>
      <w:r w:rsidR="00731737" w:rsidRPr="00F70F0A">
        <w:rPr>
          <w:rFonts w:ascii="Times New Roman" w:hAnsi="Times New Roman" w:cs="Times New Roman"/>
          <w:sz w:val="24"/>
          <w:szCs w:val="24"/>
          <w:lang w:val="en-US"/>
        </w:rPr>
        <w:t>intervals</w:t>
      </w:r>
      <w:commentRangeEnd w:id="21"/>
      <w:r w:rsidR="00BE4844">
        <w:rPr>
          <w:rStyle w:val="CommentReference"/>
        </w:rPr>
        <w:commentReference w:id="21"/>
      </w:r>
      <w:commentRangeEnd w:id="22"/>
      <w:r w:rsidR="003375A0">
        <w:rPr>
          <w:rStyle w:val="CommentReference"/>
        </w:rPr>
        <w:commentReference w:id="22"/>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and </w:t>
      </w:r>
      <w:commentRangeStart w:id="23"/>
      <w:commentRangeStart w:id="24"/>
      <w:r w:rsidR="00731737" w:rsidRPr="00F70F0A">
        <w:rPr>
          <w:rFonts w:ascii="Times New Roman" w:hAnsi="Times New Roman" w:cs="Times New Roman"/>
          <w:sz w:val="24"/>
          <w:szCs w:val="24"/>
          <w:lang w:val="en-US"/>
        </w:rPr>
        <w:t>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 xml:space="preserve">s </w:t>
      </w:r>
      <w:commentRangeEnd w:id="23"/>
      <w:r w:rsidR="00F65837">
        <w:rPr>
          <w:rStyle w:val="CommentReference"/>
        </w:rPr>
        <w:commentReference w:id="23"/>
      </w:r>
      <w:commentRangeEnd w:id="24"/>
      <w:r w:rsidR="00A37527">
        <w:rPr>
          <w:rStyle w:val="CommentReference"/>
        </w:rPr>
        <w:commentReference w:id="24"/>
      </w:r>
      <w:r w:rsidR="00731737" w:rsidRPr="00F70F0A">
        <w:rPr>
          <w:rFonts w:ascii="Times New Roman" w:hAnsi="Times New Roman" w:cs="Times New Roman"/>
          <w:sz w:val="24"/>
          <w:szCs w:val="24"/>
          <w:lang w:val="en-US"/>
        </w:rPr>
        <w:t>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w:t>
      </w:r>
      <w:commentRangeStart w:id="25"/>
      <w:commentRangeStart w:id="26"/>
      <w:r w:rsidR="00A37527">
        <w:rPr>
          <w:rFonts w:ascii="Times New Roman" w:hAnsi="Times New Roman" w:cs="Times New Roman"/>
          <w:sz w:val="24"/>
          <w:szCs w:val="24"/>
          <w:lang w:val="en-US"/>
        </w:rPr>
        <w:t xml:space="preserve">conservative </w:t>
      </w:r>
      <w:commentRangeEnd w:id="25"/>
      <w:r w:rsidR="00A37527">
        <w:rPr>
          <w:rStyle w:val="CommentReference"/>
        </w:rPr>
        <w:commentReference w:id="25"/>
      </w:r>
      <w:commentRangeEnd w:id="26"/>
      <w:r w:rsidR="00A37527">
        <w:rPr>
          <w:rStyle w:val="CommentReference"/>
        </w:rPr>
        <w:commentReference w:id="26"/>
      </w:r>
      <w:r w:rsidR="00A37527">
        <w:rPr>
          <w:rFonts w:ascii="Times New Roman" w:hAnsi="Times New Roman" w:cs="Times New Roman"/>
          <w:sz w:val="24"/>
          <w:szCs w:val="24"/>
          <w:lang w:val="en-US"/>
        </w:rPr>
        <w:t xml:space="preserve"> (Schenker &amp; Gentleman, 2001), and hence we conclude that the average ostracism effects are different between first and last </w:t>
      </w:r>
      <w:commentRangeStart w:id="27"/>
      <w:commentRangeStart w:id="28"/>
      <w:r w:rsidR="00A37527">
        <w:rPr>
          <w:rFonts w:ascii="Times New Roman" w:hAnsi="Times New Roman" w:cs="Times New Roman"/>
          <w:sz w:val="24"/>
          <w:szCs w:val="24"/>
          <w:lang w:val="en-US"/>
        </w:rPr>
        <w:t>measures</w:t>
      </w:r>
      <w:commentRangeEnd w:id="27"/>
      <w:r w:rsidR="00A37527">
        <w:rPr>
          <w:rStyle w:val="CommentReference"/>
        </w:rPr>
        <w:commentReference w:id="27"/>
      </w:r>
      <w:commentRangeEnd w:id="28"/>
      <w:r w:rsidR="00A37527">
        <w:rPr>
          <w:rStyle w:val="CommentReference"/>
        </w:rPr>
        <w:commentReference w:id="28"/>
      </w:r>
      <w:r w:rsidR="00A37527">
        <w:rPr>
          <w:rFonts w:ascii="Times New Roman" w:hAnsi="Times New Roman" w:cs="Times New Roman"/>
          <w:sz w:val="24"/>
          <w:szCs w:val="24"/>
          <w:lang w:val="en-US"/>
        </w:rPr>
        <w:t>.</w:t>
      </w:r>
    </w:p>
    <w:p w14:paraId="752AC137" w14:textId="19772FB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D643EA">
        <w:rPr>
          <w:rFonts w:ascii="Times New Roman" w:hAnsi="Times New Roman" w:cs="Times New Roman"/>
          <w:sz w:val="24"/>
          <w:szCs w:val="24"/>
          <w:lang w:val="en-US"/>
        </w:rPr>
        <w:t>equalled</w:t>
      </w:r>
      <w:r w:rsidRPr="00F70F0A">
        <w:rPr>
          <w:rFonts w:ascii="Times New Roman" w:hAnsi="Times New Roman" w:cs="Times New Roman"/>
          <w:sz w:val="24"/>
          <w:szCs w:val="24"/>
          <w:lang w:val="en-US"/>
        </w:rPr>
        <w:t xml:space="preserve"> Δd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w:t>
      </w:r>
      <w:commentRangeStart w:id="29"/>
      <w:commentRangeStart w:id="30"/>
      <w:r w:rsidR="000B1401">
        <w:rPr>
          <w:rFonts w:ascii="Times New Roman" w:hAnsi="Times New Roman" w:cs="Times New Roman"/>
          <w:sz w:val="24"/>
          <w:szCs w:val="24"/>
          <w:lang w:val="en-US"/>
        </w:rPr>
        <w:t>estimates</w:t>
      </w:r>
      <w:commentRangeEnd w:id="29"/>
      <w:r w:rsidR="00BE4844">
        <w:rPr>
          <w:rStyle w:val="CommentReference"/>
        </w:rPr>
        <w:commentReference w:id="29"/>
      </w:r>
      <w:commentRangeEnd w:id="30"/>
      <w:r w:rsidR="00606C3D">
        <w:rPr>
          <w:rStyle w:val="CommentReference"/>
        </w:rPr>
        <w:commentReference w:id="30"/>
      </w:r>
      <w:r w:rsidRPr="00F70F0A">
        <w:rPr>
          <w:rFonts w:ascii="Times New Roman" w:hAnsi="Times New Roman" w:cs="Times New Roman"/>
          <w:sz w:val="24"/>
          <w:szCs w:val="24"/>
          <w:lang w:val="en-US"/>
        </w:rPr>
        <w:t>.</w:t>
      </w:r>
    </w:p>
    <w:p w14:paraId="04436454" w14:textId="196F6B3C"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studentized residuals, </w:t>
      </w:r>
      <w:r w:rsidR="00A95997" w:rsidRPr="00F70F0A">
        <w:rPr>
          <w:rFonts w:ascii="Times New Roman" w:hAnsi="Times New Roman" w:cs="Times New Roman"/>
          <w:sz w:val="24"/>
          <w:szCs w:val="24"/>
        </w:rPr>
        <w:t>Δ</w:t>
      </w:r>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286C9C0C" w14:textId="35FB6C8A"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69AB2E4E" w14:textId="587D0F98"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xml:space="preserve">. Estimating the simple effect of ostracism within the moderated level </w:t>
      </w:r>
      <w:r w:rsidR="00B40354">
        <w:rPr>
          <w:rFonts w:ascii="Times New Roman" w:hAnsi="Times New Roman" w:cs="Times New Roman"/>
          <w:sz w:val="24"/>
          <w:szCs w:val="24"/>
          <w:lang w:val="en-US"/>
        </w:rPr>
        <w:t>(</w:t>
      </w:r>
      <w:commentRangeStart w:id="31"/>
      <w:commentRangeStart w:id="32"/>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when physical pain manipulation takes place; Riva et al., 2011</w:t>
      </w:r>
      <w:commentRangeEnd w:id="31"/>
      <w:r w:rsidR="00B40354">
        <w:rPr>
          <w:rStyle w:val="CommentReference"/>
        </w:rPr>
        <w:commentReference w:id="31"/>
      </w:r>
      <w:commentRangeEnd w:id="32"/>
      <w:r w:rsidR="000073B5">
        <w:rPr>
          <w:rStyle w:val="CommentReference"/>
        </w:rPr>
        <w:commentReference w:id="32"/>
      </w:r>
      <w:ins w:id="33" w:author="Jelte Wicherts" w:date="2013-12-24T10:54:00Z">
        <w:r w:rsidR="00B40354">
          <w:rPr>
            <w:rFonts w:ascii="Times New Roman" w:hAnsi="Times New Roman" w:cs="Times New Roman"/>
            <w:sz w:val="24"/>
            <w:szCs w:val="24"/>
            <w:lang w:val="en-US"/>
          </w:rPr>
          <w:t>)</w:t>
        </w:r>
      </w:ins>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Pr>
          <w:rFonts w:ascii="Times New Roman" w:hAnsi="Times New Roman" w:cs="Times New Roman"/>
          <w:sz w:val="24"/>
          <w:szCs w:val="24"/>
          <w:lang w:val="en-US"/>
        </w:rPr>
        <w:t>that 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ins w:id="34" w:author="Jelte Wicherts" w:date="2013-12-23T17:08:00Z">
        <w:r w:rsidR="00F5059F">
          <w:rPr>
            <w:rFonts w:ascii="Times New Roman" w:hAnsi="Times New Roman" w:cs="Times New Roman"/>
            <w:sz w:val="24"/>
            <w:szCs w:val="24"/>
            <w:lang w:val="en-US"/>
          </w:rPr>
          <w:t xml:space="preserve"> in the primary studies</w:t>
        </w:r>
      </w:ins>
      <w:ins w:id="35" w:author="Jelte Wicherts" w:date="2013-12-24T10:54:00Z">
        <w:r w:rsidR="00132DA6">
          <w:rPr>
            <w:rFonts w:ascii="Times New Roman" w:hAnsi="Times New Roman" w:cs="Times New Roman"/>
            <w:sz w:val="24"/>
            <w:szCs w:val="24"/>
            <w:lang w:val="en-US"/>
          </w:rPr>
          <w:t xml:space="preserve"> (i.e., they are not visible on the basis of compari</w:t>
        </w:r>
      </w:ins>
      <w:ins w:id="36" w:author="Jelte Wicherts" w:date="2013-12-24T10:55:00Z">
        <w:r w:rsidR="00132DA6">
          <w:rPr>
            <w:rFonts w:ascii="Times New Roman" w:hAnsi="Times New Roman" w:cs="Times New Roman"/>
            <w:sz w:val="24"/>
            <w:szCs w:val="24"/>
            <w:lang w:val="en-US"/>
          </w:rPr>
          <w:t>s</w:t>
        </w:r>
      </w:ins>
      <w:ins w:id="37" w:author="Jelte Wicherts" w:date="2013-12-24T10:54:00Z">
        <w:r w:rsidR="00132DA6">
          <w:rPr>
            <w:rFonts w:ascii="Times New Roman" w:hAnsi="Times New Roman" w:cs="Times New Roman"/>
            <w:sz w:val="24"/>
            <w:szCs w:val="24"/>
            <w:lang w:val="en-US"/>
          </w:rPr>
          <w:t xml:space="preserve">ons </w:t>
        </w:r>
        <w:commentRangeStart w:id="38"/>
        <w:commentRangeStart w:id="39"/>
        <w:r w:rsidR="00132DA6">
          <w:rPr>
            <w:rFonts w:ascii="Times New Roman" w:hAnsi="Times New Roman" w:cs="Times New Roman"/>
            <w:sz w:val="24"/>
            <w:szCs w:val="24"/>
            <w:lang w:val="en-US"/>
          </w:rPr>
          <w:t>of</w:t>
        </w:r>
      </w:ins>
      <w:commentRangeEnd w:id="38"/>
      <w:r w:rsidR="00584FE4">
        <w:rPr>
          <w:rStyle w:val="CommentReference"/>
        </w:rPr>
        <w:commentReference w:id="38"/>
      </w:r>
      <w:commentRangeEnd w:id="39"/>
      <w:r w:rsidR="00DE704D">
        <w:rPr>
          <w:rStyle w:val="CommentReference"/>
        </w:rPr>
        <w:commentReference w:id="39"/>
      </w:r>
      <w:ins w:id="41" w:author="Jelte Wicherts" w:date="2013-12-24T10:54:00Z">
        <w:r w:rsidR="00132DA6">
          <w:rPr>
            <w:rFonts w:ascii="Times New Roman" w:hAnsi="Times New Roman" w:cs="Times New Roman"/>
            <w:sz w:val="24"/>
            <w:szCs w:val="24"/>
            <w:lang w:val="en-US"/>
          </w:rPr>
          <w:t xml:space="preserve"> means across the s</w:t>
        </w:r>
      </w:ins>
      <w:ins w:id="42" w:author="Jelte Wicherts" w:date="2013-12-24T10:55:00Z">
        <w:r w:rsidR="00132DA6">
          <w:rPr>
            <w:rFonts w:ascii="Times New Roman" w:hAnsi="Times New Roman" w:cs="Times New Roman"/>
            <w:sz w:val="24"/>
            <w:szCs w:val="24"/>
            <w:lang w:val="en-US"/>
          </w:rPr>
          <w:t>t</w:t>
        </w:r>
      </w:ins>
      <w:ins w:id="43" w:author="Jelte Wicherts" w:date="2013-12-24T10:54:00Z">
        <w:r w:rsidR="00132DA6">
          <w:rPr>
            <w:rFonts w:ascii="Times New Roman" w:hAnsi="Times New Roman" w:cs="Times New Roman"/>
            <w:sz w:val="24"/>
            <w:szCs w:val="24"/>
            <w:lang w:val="en-US"/>
          </w:rPr>
          <w:t>udies)</w:t>
        </w:r>
      </w:ins>
      <w:r w:rsidR="00AA7236">
        <w:rPr>
          <w:rFonts w:ascii="Times New Roman" w:hAnsi="Times New Roman" w:cs="Times New Roman"/>
          <w:sz w:val="24"/>
          <w:szCs w:val="24"/>
          <w:lang w:val="en-US"/>
        </w:rPr>
        <w:t>.</w:t>
      </w:r>
    </w:p>
    <w:p w14:paraId="671C5E25" w14:textId="2723A0F0"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the moderator effect within the levels of the ostracism factor</w:t>
      </w:r>
      <w:r>
        <w:rPr>
          <w:rFonts w:ascii="Times New Roman" w:hAnsi="Times New Roman" w:cs="Times New Roman"/>
          <w:sz w:val="24"/>
          <w:szCs w:val="24"/>
          <w:lang w:val="en-US"/>
        </w:rPr>
        <w:t xml:space="preserve"> showed </w:t>
      </w:r>
      <w:r w:rsidR="0076527D">
        <w:rPr>
          <w:rFonts w:ascii="Times New Roman" w:hAnsi="Times New Roman" w:cs="Times New Roman"/>
          <w:sz w:val="24"/>
          <w:szCs w:val="24"/>
          <w:lang w:val="en-US"/>
        </w:rPr>
        <w:t>that this is indeed the case. Within the ostracism level, the estimated 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and 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w:t>
      </w:r>
      <w:commentRangeStart w:id="44"/>
      <w:commentRangeStart w:id="45"/>
      <w:r w:rsidR="0076527D">
        <w:rPr>
          <w:rFonts w:ascii="Times New Roman" w:hAnsi="Times New Roman" w:cs="Times New Roman"/>
          <w:sz w:val="24"/>
          <w:szCs w:val="24"/>
          <w:lang w:val="en-US"/>
        </w:rPr>
        <w:t>group</w:t>
      </w:r>
      <w:commentRangeEnd w:id="44"/>
      <w:r w:rsidR="00256F12">
        <w:rPr>
          <w:rStyle w:val="CommentReference"/>
        </w:rPr>
        <w:commentReference w:id="44"/>
      </w:r>
      <w:commentRangeEnd w:id="45"/>
      <w:r w:rsidR="00E1191A">
        <w:rPr>
          <w:rStyle w:val="CommentReference"/>
        </w:rPr>
        <w:commentReference w:id="45"/>
      </w:r>
      <w:r w:rsidR="00132DA6">
        <w:rPr>
          <w:rFonts w:ascii="Times New Roman" w:hAnsi="Times New Roman" w:cs="Times New Roman"/>
          <w:sz w:val="24"/>
          <w:szCs w:val="24"/>
          <w:lang w:val="en-US"/>
        </w:rPr>
        <w:t xml:space="preserve"> (</w:t>
      </w:r>
      <w:commentRangeStart w:id="46"/>
      <w:commentRangeStart w:id="47"/>
      <w:r w:rsidR="00132DA6">
        <w:rPr>
          <w:rFonts w:ascii="Times New Roman" w:hAnsi="Times New Roman" w:cs="Times New Roman"/>
          <w:sz w:val="24"/>
          <w:szCs w:val="24"/>
          <w:lang w:val="en-US"/>
        </w:rPr>
        <w:t xml:space="preserve">e.g., </w:t>
      </w:r>
      <w:commentRangeEnd w:id="46"/>
      <w:r w:rsidR="00132DA6">
        <w:rPr>
          <w:rStyle w:val="CommentReference"/>
        </w:rPr>
        <w:commentReference w:id="46"/>
      </w:r>
      <w:commentRangeEnd w:id="47"/>
      <w:r w:rsidR="006C1200">
        <w:rPr>
          <w:rStyle w:val="CommentReference"/>
        </w:rPr>
        <w:commentReference w:id="47"/>
      </w:r>
      <w:r w:rsidR="006C1200">
        <w:rPr>
          <w:rFonts w:ascii="Times New Roman" w:hAnsi="Times New Roman" w:cs="Times New Roman"/>
          <w:sz w:val="24"/>
          <w:szCs w:val="24"/>
          <w:lang w:val="en-US"/>
        </w:rPr>
        <w:t>not mentally visualizing the Cyberball game versus visualizing it; Kassner, Dongning, Law, &amp; Williams, n.d.</w:t>
      </w:r>
      <w:ins w:id="48" w:author="Jelte Wicherts" w:date="2013-12-24T10:55:00Z">
        <w:r w:rsidR="00132DA6">
          <w:rPr>
            <w:rFonts w:ascii="Times New Roman" w:hAnsi="Times New Roman" w:cs="Times New Roman"/>
            <w:sz w:val="24"/>
            <w:szCs w:val="24"/>
            <w:lang w:val="en-US"/>
          </w:rPr>
          <w:t>)</w:t>
        </w:r>
      </w:ins>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w:t>
      </w:r>
      <w:r w:rsidR="00911603">
        <w:rPr>
          <w:rFonts w:ascii="Times New Roman" w:hAnsi="Times New Roman" w:cs="Times New Roman"/>
          <w:sz w:val="24"/>
          <w:szCs w:val="24"/>
          <w:lang w:val="en-US"/>
        </w:rPr>
        <w:lastRenderedPageBreak/>
        <w:t>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w:t>
      </w:r>
      <w:commentRangeStart w:id="49"/>
      <w:r w:rsidR="009C467D">
        <w:rPr>
          <w:rFonts w:ascii="Times New Roman" w:hAnsi="Times New Roman" w:cs="Times New Roman"/>
          <w:sz w:val="24"/>
          <w:szCs w:val="24"/>
          <w:lang w:val="en-US"/>
        </w:rPr>
        <w:t>04</w:t>
      </w:r>
      <w:commentRangeEnd w:id="49"/>
      <w:r w:rsidR="00256F12">
        <w:rPr>
          <w:rStyle w:val="CommentReference"/>
        </w:rPr>
        <w:commentReference w:id="49"/>
      </w:r>
      <w:r w:rsidR="009C467D">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indicating that the </w:t>
      </w:r>
      <w:commentRangeStart w:id="50"/>
      <w:commentRangeStart w:id="51"/>
      <w:r w:rsidR="004A7CA5">
        <w:rPr>
          <w:rFonts w:ascii="Times New Roman" w:hAnsi="Times New Roman" w:cs="Times New Roman"/>
          <w:sz w:val="24"/>
          <w:szCs w:val="24"/>
          <w:lang w:val="en-US"/>
        </w:rPr>
        <w:t>moderator</w:t>
      </w:r>
      <w:commentRangeEnd w:id="50"/>
      <w:r w:rsidR="000E524A">
        <w:rPr>
          <w:rStyle w:val="CommentReference"/>
        </w:rPr>
        <w:commentReference w:id="50"/>
      </w:r>
      <w:commentRangeEnd w:id="51"/>
      <w:r w:rsidR="00356A51">
        <w:rPr>
          <w:rStyle w:val="CommentReference"/>
        </w:rPr>
        <w:commentReference w:id="51"/>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has a fully reversed effect on the included level, where the moderated score lower than the non-moderated within the inclusion level</w:t>
      </w:r>
      <w:r w:rsidR="002728E3">
        <w:rPr>
          <w:rFonts w:ascii="Times New Roman" w:hAnsi="Times New Roman" w:cs="Times New Roman"/>
          <w:sz w:val="24"/>
          <w:szCs w:val="24"/>
          <w:lang w:val="en-US"/>
        </w:rPr>
        <w:t xml:space="preserve"> (e.g., self-affirmation present or absent; Webb, Harris, &amp; McAtamney, n.d.)</w:t>
      </w:r>
      <w:r w:rsidR="004A7CA5">
        <w:rPr>
          <w:rFonts w:ascii="Times New Roman" w:hAnsi="Times New Roman" w:cs="Times New Roman"/>
          <w:sz w:val="24"/>
          <w:szCs w:val="24"/>
          <w:lang w:val="en-US"/>
        </w:rPr>
        <w:t>.</w:t>
      </w:r>
      <w:r w:rsidR="00C36012">
        <w:rPr>
          <w:rFonts w:ascii="Times New Roman" w:hAnsi="Times New Roman" w:cs="Times New Roman"/>
          <w:sz w:val="24"/>
          <w:szCs w:val="24"/>
          <w:lang w:val="en-US"/>
        </w:rPr>
        <w:t xml:space="preserve"> These analyses thus indicate the significant impact the moderator level has on the first measure for the ostracism level, and on both measures for the inclusion level.</w:t>
      </w:r>
      <w:commentRangeStart w:id="52"/>
      <w:commentRangeStart w:id="53"/>
      <w:ins w:id="54" w:author="Jelte Wicherts" w:date="2013-12-23T17:09:00Z">
        <w:r>
          <w:rPr>
            <w:rFonts w:ascii="Times New Roman" w:hAnsi="Times New Roman" w:cs="Times New Roman"/>
            <w:sz w:val="24"/>
            <w:szCs w:val="24"/>
            <w:lang w:val="en-US"/>
          </w:rPr>
          <w:t xml:space="preserve">  </w:t>
        </w:r>
        <w:commentRangeEnd w:id="52"/>
        <w:r>
          <w:rPr>
            <w:rStyle w:val="CommentReference"/>
          </w:rPr>
          <w:commentReference w:id="52"/>
        </w:r>
      </w:ins>
      <w:commentRangeEnd w:id="53"/>
      <w:r w:rsidR="000855C0">
        <w:rPr>
          <w:rStyle w:val="CommentReference"/>
        </w:rPr>
        <w:commentReference w:id="53"/>
      </w:r>
    </w:p>
    <w:p w14:paraId="46549C4A" w14:textId="5AADAA2C"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731737" w:rsidRPr="00F70F0A">
        <w:rPr>
          <w:rFonts w:ascii="Times New Roman" w:hAnsi="Times New Roman" w:cs="Times New Roman"/>
          <w:sz w:val="24"/>
          <w:szCs w:val="24"/>
          <w:lang w:val="en-US"/>
        </w:rPr>
        <w:t>inspect</w:t>
      </w:r>
      <w:r w:rsidR="0076527D">
        <w:rPr>
          <w:rFonts w:ascii="Times New Roman" w:hAnsi="Times New Roman" w:cs="Times New Roman"/>
          <w:sz w:val="24"/>
          <w:szCs w:val="24"/>
          <w:lang w:val="en-US"/>
        </w:rPr>
        <w:t>ed</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whether v</w:t>
      </w:r>
      <w:r w:rsidR="00731737" w:rsidRPr="00F70F0A">
        <w:rPr>
          <w:rFonts w:ascii="Times New Roman" w:hAnsi="Times New Roman" w:cs="Times New Roman"/>
          <w:sz w:val="24"/>
          <w:szCs w:val="24"/>
          <w:lang w:val="en-US"/>
        </w:rPr>
        <w:t>ariability in a 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6FC9D79" w14:textId="30D529C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1431F597" w14:textId="7214045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the 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w:t>
      </w:r>
      <w:commentRangeStart w:id="55"/>
      <w:commentRangeStart w:id="56"/>
      <w:r>
        <w:rPr>
          <w:rFonts w:ascii="Times New Roman" w:hAnsi="Times New Roman" w:cs="Times New Roman"/>
          <w:sz w:val="24"/>
          <w:szCs w:val="24"/>
          <w:lang w:val="en-US"/>
        </w:rPr>
        <w:t xml:space="preserve"> The first and </w:t>
      </w:r>
      <w:r>
        <w:rPr>
          <w:rFonts w:ascii="Times New Roman" w:hAnsi="Times New Roman" w:cs="Times New Roman"/>
          <w:sz w:val="24"/>
          <w:szCs w:val="24"/>
          <w:lang w:val="en-US"/>
        </w:rPr>
        <w:lastRenderedPageBreak/>
        <w:t xml:space="preserve">second panels indicate that the effect of ostracism within both moderator levels is stronger for the subset of fundamental needs measures, and weaker for interpersonal measures. </w:t>
      </w:r>
      <w:commentRangeStart w:id="57"/>
      <w:r w:rsidR="001724F0">
        <w:rPr>
          <w:rFonts w:ascii="Times New Roman" w:hAnsi="Times New Roman" w:cs="Times New Roman"/>
          <w:sz w:val="24"/>
          <w:szCs w:val="24"/>
          <w:lang w:val="en-US"/>
        </w:rPr>
        <w:t>This indicates that in a similar factorial design, fundamental measures show stronger effects and interpersonal measures weaker effects.</w:t>
      </w:r>
      <w:commentRangeEnd w:id="57"/>
      <w:r w:rsidR="000B02FA">
        <w:rPr>
          <w:rStyle w:val="CommentReference"/>
        </w:rPr>
        <w:commentReference w:id="57"/>
      </w:r>
      <w:r w:rsidR="001724F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Panel 5 indicates that the moderation of interpersonal measures is stronger compared to the other subsets. </w:t>
      </w:r>
      <w:commentRangeStart w:id="58"/>
      <w:commentRangeStart w:id="59"/>
      <w:r>
        <w:rPr>
          <w:rFonts w:ascii="Times New Roman" w:hAnsi="Times New Roman" w:cs="Times New Roman"/>
          <w:sz w:val="24"/>
          <w:szCs w:val="24"/>
          <w:lang w:val="en-US"/>
        </w:rPr>
        <w:t xml:space="preserve">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commentRangeEnd w:id="55"/>
      <w:r w:rsidR="00004F28">
        <w:rPr>
          <w:rStyle w:val="CommentReference"/>
        </w:rPr>
        <w:commentReference w:id="55"/>
      </w:r>
      <w:commentRangeEnd w:id="56"/>
      <w:commentRangeEnd w:id="58"/>
      <w:commentRangeEnd w:id="59"/>
      <w:r w:rsidR="000B02FA">
        <w:rPr>
          <w:rStyle w:val="CommentReference"/>
        </w:rPr>
        <w:commentReference w:id="56"/>
      </w:r>
      <w:r w:rsidR="00004F28">
        <w:rPr>
          <w:rStyle w:val="CommentReference"/>
        </w:rPr>
        <w:commentReference w:id="58"/>
      </w:r>
      <w:r w:rsidR="000B02FA">
        <w:rPr>
          <w:rStyle w:val="CommentReference"/>
        </w:rPr>
        <w:commentReference w:id="59"/>
      </w:r>
    </w:p>
    <w:p w14:paraId="5BA75208" w14:textId="578E6FBA"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commentRangeStart w:id="60"/>
      <w:commentRangeStart w:id="61"/>
      <w:r w:rsidR="00B0101C">
        <w:rPr>
          <w:rFonts w:ascii="Times New Roman" w:hAnsi="Times New Roman" w:cs="Times New Roman"/>
          <w:sz w:val="24"/>
          <w:szCs w:val="24"/>
          <w:lang w:val="en-US"/>
        </w:rPr>
        <w:t>country</w:t>
      </w:r>
      <w:commentRangeEnd w:id="60"/>
      <w:r w:rsidR="00792D66">
        <w:rPr>
          <w:rStyle w:val="CommentReference"/>
        </w:rPr>
        <w:commentReference w:id="60"/>
      </w:r>
      <w:commentRangeEnd w:id="61"/>
      <w:r w:rsidR="0074166C">
        <w:rPr>
          <w:rStyle w:val="CommentReference"/>
        </w:rPr>
        <w:commentReference w:id="61"/>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commentRangeStart w:id="62"/>
      <w:commentRangeStart w:id="63"/>
      <w:r w:rsidR="00792D66">
        <w:rPr>
          <w:rFonts w:ascii="Times New Roman" w:hAnsi="Times New Roman" w:cs="Times New Roman"/>
          <w:sz w:val="24"/>
          <w:szCs w:val="24"/>
          <w:lang w:val="en-US"/>
        </w:rPr>
        <w:t>(</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w:t>
      </w:r>
      <w:commentRangeEnd w:id="62"/>
      <w:r w:rsidR="00792D66">
        <w:rPr>
          <w:rStyle w:val="CommentReference"/>
        </w:rPr>
        <w:commentReference w:id="62"/>
      </w:r>
      <w:commentRangeEnd w:id="63"/>
      <w:r w:rsidR="0074166C">
        <w:rPr>
          <w:rStyle w:val="CommentReference"/>
        </w:rPr>
        <w:commentReference w:id="63"/>
      </w:r>
      <w:r w:rsidR="00B0101C">
        <w:rPr>
          <w:rFonts w:ascii="Times New Roman" w:hAnsi="Times New Roman" w:cs="Times New Roman"/>
          <w:sz w:val="24"/>
          <w:szCs w:val="24"/>
          <w:lang w:val="en-US"/>
        </w:rPr>
        <w:t xml:space="preserve">and (6) </w:t>
      </w:r>
      <w:commentRangeStart w:id="64"/>
      <w:commentRangeStart w:id="65"/>
      <w:r w:rsidRPr="00F70F0A">
        <w:rPr>
          <w:rFonts w:ascii="Times New Roman" w:hAnsi="Times New Roman" w:cs="Times New Roman"/>
          <w:sz w:val="24"/>
          <w:szCs w:val="24"/>
          <w:lang w:val="en-US"/>
        </w:rPr>
        <w:t>type of needs scale referenced</w:t>
      </w:r>
      <w:commentRangeEnd w:id="64"/>
      <w:r w:rsidR="00792D66">
        <w:rPr>
          <w:rStyle w:val="CommentReference"/>
        </w:rPr>
        <w:commentReference w:id="64"/>
      </w:r>
      <w:commentRangeEnd w:id="65"/>
      <w:r w:rsidR="0074166C">
        <w:rPr>
          <w:rStyle w:val="CommentReference"/>
        </w:rPr>
        <w:commentReference w:id="65"/>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commentRangeStart w:id="66"/>
      <w:commentRangeStart w:id="67"/>
      <w:r w:rsidR="009657C1">
        <w:rPr>
          <w:rFonts w:ascii="Times New Roman" w:hAnsi="Times New Roman" w:cs="Times New Roman"/>
          <w:sz w:val="24"/>
          <w:szCs w:val="24"/>
          <w:lang w:val="en-US"/>
        </w:rPr>
        <w:t>he</w:t>
      </w:r>
      <w:commentRangeEnd w:id="66"/>
      <w:r w:rsidR="000E524A">
        <w:rPr>
          <w:rStyle w:val="CommentReference"/>
        </w:rPr>
        <w:commentReference w:id="66"/>
      </w:r>
      <w:commentRangeEnd w:id="67"/>
      <w:r w:rsidR="0074166C">
        <w:rPr>
          <w:rStyle w:val="CommentReference"/>
        </w:rPr>
        <w:commentReference w:id="67"/>
      </w:r>
      <w:r w:rsidR="009657C1">
        <w:rPr>
          <w:rFonts w:ascii="Times New Roman" w:hAnsi="Times New Roman" w:cs="Times New Roman"/>
          <w:sz w:val="24"/>
          <w:szCs w:val="24"/>
          <w:lang w:val="en-US"/>
        </w:rPr>
        <w:t xml:space="preserve"> different types of need scales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"(e.g.,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593A23">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w:t>
      </w:r>
      <w:commentRangeStart w:id="68"/>
      <w:r w:rsidR="009657C1">
        <w:rPr>
          <w:rFonts w:ascii="Times New Roman" w:hAnsi="Times New Roman" w:cs="Times New Roman"/>
          <w:sz w:val="24"/>
          <w:szCs w:val="24"/>
          <w:lang w:val="en-US"/>
        </w:rPr>
        <w:t xml:space="preserve">(but not necessarily validity). </w:t>
      </w:r>
      <w:commentRangeEnd w:id="68"/>
      <w:r w:rsidR="00DE704D">
        <w:rPr>
          <w:rStyle w:val="CommentReference"/>
        </w:rPr>
        <w:commentReference w:id="68"/>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D02F53E" w14:textId="514C3F9F"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w:t>
      </w:r>
      <w:r w:rsidR="00A57D26">
        <w:rPr>
          <w:rFonts w:ascii="Times New Roman" w:hAnsi="Times New Roman" w:cs="Times New Roman"/>
          <w:sz w:val="24"/>
          <w:szCs w:val="24"/>
          <w:lang w:val="en-US"/>
        </w:rPr>
        <w:lastRenderedPageBreak/>
        <w:t>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 xml:space="preserve">These studies concerned </w:t>
      </w:r>
      <w:r w:rsidR="00731737" w:rsidRPr="00F70F0A">
        <w:rPr>
          <w:rFonts w:ascii="Times New Roman" w:hAnsi="Times New Roman" w:cs="Times New Roman"/>
          <w:sz w:val="24"/>
          <w:szCs w:val="24"/>
          <w:lang w:val="en-US"/>
        </w:rPr>
        <w:t>typical Cyberball</w:t>
      </w:r>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Cyberball studies only involved measures of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37 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35871A6D" w14:textId="5800839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 xml:space="preserve">yberball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1B0D8557"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D22E0D0" w14:textId="3D172150"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ostracism studies with the Cyberball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lastRenderedPageBreak/>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w:t>
      </w:r>
      <w:commentRangeStart w:id="69"/>
      <w:commentRangeStart w:id="70"/>
      <w:r w:rsidR="000E524A">
        <w:rPr>
          <w:rFonts w:ascii="Times New Roman" w:hAnsi="Times New Roman" w:cs="Times New Roman"/>
          <w:sz w:val="24"/>
          <w:szCs w:val="24"/>
          <w:lang w:val="en-US"/>
        </w:rPr>
        <w:t>measure</w:t>
      </w:r>
      <w:commentRangeEnd w:id="69"/>
      <w:r w:rsidR="00DD13D0">
        <w:rPr>
          <w:rStyle w:val="CommentReference"/>
        </w:rPr>
        <w:commentReference w:id="69"/>
      </w:r>
      <w:commentRangeEnd w:id="70"/>
      <w:r w:rsidR="0089224F">
        <w:rPr>
          <w:rStyle w:val="CommentReference"/>
        </w:rPr>
        <w:commentReference w:id="70"/>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w:t>
      </w:r>
      <w:commentRangeStart w:id="71"/>
      <w:commentRangeStart w:id="72"/>
      <w:r w:rsidR="0084114C">
        <w:rPr>
          <w:rFonts w:ascii="Times New Roman" w:hAnsi="Times New Roman" w:cs="Times New Roman"/>
          <w:sz w:val="24"/>
          <w:szCs w:val="24"/>
          <w:lang w:val="en-US"/>
        </w:rPr>
        <w:t>ostracism</w:t>
      </w:r>
      <w:commentRangeEnd w:id="71"/>
      <w:r w:rsidR="00DD13D0">
        <w:rPr>
          <w:rStyle w:val="CommentReference"/>
        </w:rPr>
        <w:commentReference w:id="71"/>
      </w:r>
      <w:commentRangeEnd w:id="72"/>
      <w:r w:rsidR="0089224F">
        <w:rPr>
          <w:rStyle w:val="CommentReference"/>
        </w:rPr>
        <w:commentReference w:id="72"/>
      </w:r>
      <w:r w:rsidR="0084114C">
        <w:rPr>
          <w:rFonts w:ascii="Times New Roman" w:hAnsi="Times New Roman" w:cs="Times New Roman"/>
          <w:sz w:val="24"/>
          <w:szCs w:val="24"/>
          <w:lang w:val="en-US"/>
        </w:rPr>
        <w:t xml:space="preserve">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This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w:t>
      </w:r>
      <w:commentRangeStart w:id="73"/>
      <w:commentRangeStart w:id="74"/>
      <w:r w:rsidR="0084114C">
        <w:rPr>
          <w:rFonts w:ascii="Times New Roman" w:hAnsi="Times New Roman" w:cs="Times New Roman"/>
          <w:sz w:val="24"/>
          <w:szCs w:val="24"/>
          <w:lang w:val="en-US"/>
        </w:rPr>
        <w:t>ostracism</w:t>
      </w:r>
      <w:commentRangeEnd w:id="73"/>
      <w:r w:rsidR="00DD13D0">
        <w:rPr>
          <w:rStyle w:val="CommentReference"/>
        </w:rPr>
        <w:commentReference w:id="73"/>
      </w:r>
      <w:commentRangeEnd w:id="74"/>
      <w:r w:rsidR="0089224F">
        <w:rPr>
          <w:rStyle w:val="CommentReference"/>
        </w:rPr>
        <w:commentReference w:id="74"/>
      </w:r>
      <w:r w:rsidR="0084114C">
        <w:rPr>
          <w:rFonts w:ascii="Times New Roman" w:hAnsi="Times New Roman" w:cs="Times New Roman"/>
          <w:sz w:val="24"/>
          <w:szCs w:val="24"/>
          <w:lang w:val="en-US"/>
        </w:rPr>
        <w:t xml:space="preserve"> effect is less of a reflex than has been theorized previously (Williams, 2009), but</w:t>
      </w:r>
      <w:r w:rsidR="00A908A0">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 xml:space="preserve">that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with theory.</w:t>
      </w:r>
      <w:r w:rsidR="00731737" w:rsidRPr="00F70F0A">
        <w:rPr>
          <w:rFonts w:ascii="Times New Roman" w:hAnsi="Times New Roman" w:cs="Times New Roman"/>
          <w:sz w:val="24"/>
          <w:szCs w:val="24"/>
          <w:lang w:val="en-US"/>
        </w:rPr>
        <w:t xml:space="preserve"> </w:t>
      </w:r>
    </w:p>
    <w:p w14:paraId="7E1766E6" w14:textId="18D527A5"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w:t>
      </w:r>
      <w:r w:rsidR="000B0FFB">
        <w:rPr>
          <w:rFonts w:ascii="Times New Roman" w:hAnsi="Times New Roman" w:cs="Times New Roman"/>
          <w:sz w:val="24"/>
          <w:szCs w:val="24"/>
          <w:lang w:val="en-US"/>
        </w:rPr>
        <w:t>when three outliers were excluded</w:t>
      </w:r>
      <w:r w:rsidR="00153A5A">
        <w:rPr>
          <w:rFonts w:ascii="Times New Roman" w:hAnsi="Times New Roman" w:cs="Times New Roman"/>
          <w:sz w:val="24"/>
          <w:szCs w:val="24"/>
          <w:lang w:val="en-US"/>
        </w:rPr>
        <w:t>)</w:t>
      </w:r>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commentRangeStart w:id="75"/>
      <w:commentRangeStart w:id="76"/>
      <w:r w:rsidRPr="00F70F0A">
        <w:rPr>
          <w:rFonts w:ascii="Times New Roman" w:hAnsi="Times New Roman" w:cs="Times New Roman"/>
          <w:sz w:val="24"/>
          <w:szCs w:val="24"/>
          <w:lang w:val="en-US"/>
        </w:rPr>
        <w:t>In</w:t>
      </w:r>
      <w:commentRangeEnd w:id="75"/>
      <w:r w:rsidR="00DD13D0">
        <w:rPr>
          <w:rStyle w:val="CommentReference"/>
        </w:rPr>
        <w:commentReference w:id="75"/>
      </w:r>
      <w:commentRangeEnd w:id="76"/>
      <w:r w:rsidR="009E406E">
        <w:rPr>
          <w:rStyle w:val="CommentReference"/>
        </w:rPr>
        <w:commentReference w:id="76"/>
      </w:r>
      <w:r w:rsidRPr="00F70F0A">
        <w:rPr>
          <w:rFonts w:ascii="Times New Roman" w:hAnsi="Times New Roman" w:cs="Times New Roman"/>
          <w:sz w:val="24"/>
          <w:szCs w:val="24"/>
          <w:lang w:val="en-US"/>
        </w:rPr>
        <w:t xml:space="preserve"> other words, </w:t>
      </w:r>
      <w:r w:rsidR="00153A5A">
        <w:rPr>
          <w:rFonts w:ascii="Times New Roman" w:hAnsi="Times New Roman" w:cs="Times New Roman"/>
          <w:sz w:val="24"/>
          <w:szCs w:val="24"/>
          <w:lang w:val="en-US"/>
        </w:rPr>
        <w:t>our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commentRangeStart w:id="77"/>
      <w:commentRangeStart w:id="78"/>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77"/>
      <w:r w:rsidR="00153A5A">
        <w:rPr>
          <w:rStyle w:val="CommentReference"/>
        </w:rPr>
        <w:commentReference w:id="77"/>
      </w:r>
      <w:commentRangeEnd w:id="78"/>
      <w:r w:rsidR="00FB237B">
        <w:rPr>
          <w:rStyle w:val="CommentReference"/>
        </w:rPr>
        <w:commentReference w:id="78"/>
      </w:r>
      <w:r w:rsidR="00EE5EA4">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For example,</w:t>
      </w:r>
      <w:r w:rsidR="00FB237B">
        <w:rPr>
          <w:rFonts w:ascii="Times New Roman" w:hAnsi="Times New Roman" w:cs="Times New Roman"/>
          <w:sz w:val="24"/>
          <w:szCs w:val="24"/>
          <w:lang w:val="en-US"/>
        </w:rPr>
        <w:t xml:space="preserve"> if we adapt the findings to the factors of Webb et al. (n.d.),</w:t>
      </w:r>
      <w:r w:rsidR="00AD2DBE">
        <w:rPr>
          <w:rFonts w:ascii="Times New Roman" w:hAnsi="Times New Roman" w:cs="Times New Roman"/>
          <w:sz w:val="24"/>
          <w:szCs w:val="24"/>
          <w:lang w:val="en-US"/>
        </w:rPr>
        <w:t xml:space="preserve"> the </w:t>
      </w:r>
      <w:r w:rsidR="00FB237B">
        <w:rPr>
          <w:rFonts w:ascii="Times New Roman" w:hAnsi="Times New Roman" w:cs="Times New Roman"/>
          <w:sz w:val="24"/>
          <w:szCs w:val="24"/>
          <w:lang w:val="en-US"/>
        </w:rPr>
        <w:t xml:space="preserve">relative between-subjects </w:t>
      </w:r>
      <w:r w:rsidR="00AD2DBE">
        <w:rPr>
          <w:rFonts w:ascii="Times New Roman" w:hAnsi="Times New Roman" w:cs="Times New Roman"/>
          <w:sz w:val="24"/>
          <w:szCs w:val="24"/>
          <w:lang w:val="en-US"/>
        </w:rPr>
        <w:t>effect of ostracism</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compared to inclusion</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w:t>
      </w:r>
      <w:r w:rsidR="00FB237B">
        <w:rPr>
          <w:rFonts w:ascii="Times New Roman" w:hAnsi="Times New Roman" w:cs="Times New Roman"/>
          <w:sz w:val="24"/>
          <w:szCs w:val="24"/>
          <w:lang w:val="en-US"/>
        </w:rPr>
        <w:t xml:space="preserve">is similar </w:t>
      </w:r>
      <w:r w:rsidR="00AD2DBE">
        <w:rPr>
          <w:rFonts w:ascii="Times New Roman" w:hAnsi="Times New Roman" w:cs="Times New Roman"/>
          <w:sz w:val="24"/>
          <w:szCs w:val="24"/>
          <w:lang w:val="en-US"/>
        </w:rPr>
        <w:t>when self-affirming or not</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However, the self-affirming and ostracized score higher </w:t>
      </w:r>
      <w:r w:rsidR="00FB237B">
        <w:rPr>
          <w:rFonts w:ascii="Times New Roman" w:hAnsi="Times New Roman" w:cs="Times New Roman"/>
          <w:sz w:val="24"/>
          <w:szCs w:val="24"/>
          <w:lang w:val="en-US"/>
        </w:rPr>
        <w:t xml:space="preserve">than </w:t>
      </w:r>
      <w:r w:rsidR="00AD2DBE">
        <w:rPr>
          <w:rFonts w:ascii="Times New Roman" w:hAnsi="Times New Roman" w:cs="Times New Roman"/>
          <w:sz w:val="24"/>
          <w:szCs w:val="24"/>
          <w:lang w:val="en-US"/>
        </w:rPr>
        <w:t xml:space="preserve">the non self-affirming ostracized (and vice versa for the included). </w:t>
      </w:r>
      <w:r w:rsidR="00EE5EA4">
        <w:rPr>
          <w:rFonts w:ascii="Times New Roman" w:hAnsi="Times New Roman" w:cs="Times New Roman"/>
          <w:sz w:val="24"/>
          <w:szCs w:val="24"/>
          <w:lang w:val="en-US"/>
        </w:rPr>
        <w:t>Substantively, this means that the moderated ostracism group scores higher on measures such as fundamental needs, when compared to the non-moderated group</w:t>
      </w:r>
      <w:r w:rsidR="0094417D">
        <w:rPr>
          <w:rFonts w:ascii="Times New Roman" w:hAnsi="Times New Roman" w:cs="Times New Roman"/>
          <w:sz w:val="24"/>
          <w:szCs w:val="24"/>
          <w:lang w:val="en-US"/>
        </w:rPr>
        <w:t xml:space="preserve">, an effect which only holds for the first time </w:t>
      </w:r>
      <w:commentRangeStart w:id="79"/>
      <w:commentRangeStart w:id="80"/>
      <w:r w:rsidR="0094417D">
        <w:rPr>
          <w:rFonts w:ascii="Times New Roman" w:hAnsi="Times New Roman" w:cs="Times New Roman"/>
          <w:sz w:val="24"/>
          <w:szCs w:val="24"/>
          <w:lang w:val="en-US"/>
        </w:rPr>
        <w:t>point</w:t>
      </w:r>
      <w:commentRangeEnd w:id="79"/>
      <w:r w:rsidR="00DD13D0">
        <w:rPr>
          <w:rStyle w:val="CommentReference"/>
        </w:rPr>
        <w:commentReference w:id="79"/>
      </w:r>
      <w:commentRangeEnd w:id="80"/>
      <w:r w:rsidR="009E406E">
        <w:rPr>
          <w:rStyle w:val="CommentReference"/>
        </w:rPr>
        <w:commentReference w:id="80"/>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w:t>
      </w:r>
      <w:commentRangeStart w:id="81"/>
      <w:r w:rsidR="00EE5EA4">
        <w:rPr>
          <w:rFonts w:ascii="Times New Roman" w:hAnsi="Times New Roman" w:cs="Times New Roman"/>
          <w:sz w:val="24"/>
          <w:szCs w:val="24"/>
          <w:lang w:val="en-US"/>
        </w:rPr>
        <w:t xml:space="preserve"> </w:t>
      </w:r>
      <w:commentRangeStart w:id="82"/>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moderator decreases negative feelings in the ostracism conditions, but makes these feelings worse in the inclusion </w:t>
      </w:r>
      <w:r w:rsidR="000D3458">
        <w:rPr>
          <w:rFonts w:ascii="Times New Roman" w:hAnsi="Times New Roman" w:cs="Times New Roman"/>
          <w:sz w:val="24"/>
          <w:szCs w:val="24"/>
          <w:lang w:val="en-US"/>
        </w:rPr>
        <w:lastRenderedPageBreak/>
        <w:t xml:space="preserve">conditions. Substantively, this suggests that what makes the bad feel good, makes the good feel </w:t>
      </w:r>
      <w:commentRangeStart w:id="83"/>
      <w:commentRangeStart w:id="84"/>
      <w:r w:rsidR="000D3458">
        <w:rPr>
          <w:rFonts w:ascii="Times New Roman" w:hAnsi="Times New Roman" w:cs="Times New Roman"/>
          <w:sz w:val="24"/>
          <w:szCs w:val="24"/>
          <w:lang w:val="en-US"/>
        </w:rPr>
        <w:t>bad</w:t>
      </w:r>
      <w:commentRangeEnd w:id="83"/>
      <w:r w:rsidR="00607659">
        <w:rPr>
          <w:rStyle w:val="CommentReference"/>
        </w:rPr>
        <w:commentReference w:id="83"/>
      </w:r>
      <w:commentRangeEnd w:id="84"/>
      <w:r w:rsidR="009E406E">
        <w:rPr>
          <w:rStyle w:val="CommentReference"/>
        </w:rPr>
        <w:commentReference w:id="84"/>
      </w:r>
      <w:r w:rsidR="000D3458">
        <w:rPr>
          <w:rFonts w:ascii="Times New Roman" w:hAnsi="Times New Roman" w:cs="Times New Roman"/>
          <w:sz w:val="24"/>
          <w:szCs w:val="24"/>
          <w:lang w:val="en-US"/>
        </w:rPr>
        <w:t>.</w:t>
      </w:r>
      <w:commentRangeEnd w:id="82"/>
      <w:r w:rsidR="00134C8B">
        <w:rPr>
          <w:rStyle w:val="CommentReference"/>
        </w:rPr>
        <w:commentReference w:id="82"/>
      </w:r>
      <w:commentRangeEnd w:id="81"/>
      <w:r w:rsidR="00153A5A">
        <w:rPr>
          <w:rStyle w:val="CommentReference"/>
        </w:rPr>
        <w:commentReference w:id="81"/>
      </w:r>
    </w:p>
    <w:p w14:paraId="62D36F80" w14:textId="55B0B0DB"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effect sizes. The analyses showed that this was the case</w:t>
      </w:r>
      <w:r w:rsidR="00153A5A">
        <w:rPr>
          <w:rFonts w:ascii="Times New Roman" w:hAnsi="Times New Roman" w:cs="Times New Roman"/>
          <w:sz w:val="24"/>
          <w:szCs w:val="24"/>
          <w:lang w:val="en-US"/>
        </w:rPr>
        <w:t xml:space="preserve"> neither</w:t>
      </w:r>
      <w:r w:rsidRPr="00F70F0A">
        <w:rPr>
          <w:rFonts w:ascii="Times New Roman" w:hAnsi="Times New Roman" w:cs="Times New Roman"/>
          <w:sz w:val="24"/>
          <w:szCs w:val="24"/>
          <w:lang w:val="en-US"/>
        </w:rPr>
        <w:t xml:space="preserve"> for mean age of the participants, </w:t>
      </w:r>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Cyberball manipulation</w:t>
      </w:r>
      <w:ins w:id="85" w:author="Jelte Wicherts" w:date="2013-12-24T11:32:00Z">
        <w:r w:rsidR="00153A5A">
          <w:rPr>
            <w:rFonts w:ascii="Times New Roman" w:hAnsi="Times New Roman" w:cs="Times New Roman"/>
            <w:sz w:val="24"/>
            <w:szCs w:val="24"/>
            <w:lang w:val="en-US"/>
          </w:rPr>
          <w:t xml:space="preserve">. </w:t>
        </w:r>
      </w:ins>
      <w:r w:rsidR="00E57305">
        <w:rPr>
          <w:rFonts w:ascii="Times New Roman" w:hAnsi="Times New Roman" w:cs="Times New Roman"/>
          <w:sz w:val="24"/>
          <w:szCs w:val="24"/>
          <w:lang w:val="en-US"/>
        </w:rPr>
        <w:t>Additionally</w:t>
      </w:r>
      <w:r w:rsidR="009E406E">
        <w:rPr>
          <w:rFonts w:ascii="Times New Roman" w:hAnsi="Times New Roman" w:cs="Times New Roman"/>
          <w:sz w:val="24"/>
          <w:szCs w:val="24"/>
          <w:lang w:val="en-US"/>
        </w:rPr>
        <w:t xml:space="preserve">, the gender distribution in the sample did not </w:t>
      </w:r>
      <w:r w:rsidR="00E57305">
        <w:rPr>
          <w:rFonts w:ascii="Times New Roman" w:hAnsi="Times New Roman" w:cs="Times New Roman"/>
          <w:sz w:val="24"/>
          <w:szCs w:val="24"/>
          <w:lang w:val="en-US"/>
        </w:rPr>
        <w:t xml:space="preserve">influence the effect size found, counter to what has been hypothesized before </w:t>
      </w:r>
      <w:commentRangeStart w:id="86"/>
      <w:commentRangeStart w:id="87"/>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8634A5">
        <w:rPr>
          <w:rFonts w:ascii="Times New Roman" w:hAnsi="Times New Roman" w:cs="Times New Roman"/>
          <w:noProof/>
          <w:sz w:val="24"/>
          <w:szCs w:val="24"/>
          <w:lang w:val="en-US"/>
        </w:rPr>
        <w:t>(</w:t>
      </w:r>
      <w:r w:rsidR="00E57305">
        <w:rPr>
          <w:rFonts w:ascii="Times New Roman" w:hAnsi="Times New Roman" w:cs="Times New Roman"/>
          <w:noProof/>
          <w:sz w:val="24"/>
          <w:szCs w:val="24"/>
          <w:lang w:val="en-US"/>
        </w:rPr>
        <w:t xml:space="preserve">e.g., </w:t>
      </w:r>
      <w:r w:rsidR="00E57305" w:rsidRPr="008634A5">
        <w:rPr>
          <w:rFonts w:ascii="Times New Roman" w:hAnsi="Times New Roman" w:cs="Times New Roman"/>
          <w:noProof/>
          <w:sz w:val="24"/>
          <w:szCs w:val="24"/>
          <w:lang w:val="en-US"/>
        </w:rPr>
        <w:t>Hawes et al., 2012)</w:t>
      </w:r>
      <w:r w:rsidR="00E57305">
        <w:rPr>
          <w:rFonts w:ascii="Times New Roman" w:hAnsi="Times New Roman" w:cs="Times New Roman"/>
          <w:sz w:val="24"/>
          <w:szCs w:val="24"/>
          <w:lang w:val="en-US"/>
        </w:rPr>
        <w:fldChar w:fldCharType="end"/>
      </w:r>
      <w:commentRangeEnd w:id="86"/>
      <w:r w:rsidR="00E57305">
        <w:rPr>
          <w:rStyle w:val="CommentReference"/>
        </w:rPr>
        <w:commentReference w:id="86"/>
      </w:r>
      <w:commentRangeEnd w:id="87"/>
      <w:r w:rsidR="00E57305">
        <w:rPr>
          <w:rStyle w:val="CommentReference"/>
        </w:rPr>
        <w:commentReference w:id="87"/>
      </w:r>
      <w:r w:rsidR="00E57305">
        <w:rPr>
          <w:rFonts w:ascii="Times New Roman" w:hAnsi="Times New Roman" w:cs="Times New Roman"/>
          <w:sz w:val="24"/>
          <w:szCs w:val="24"/>
          <w:lang w:val="en-US"/>
        </w:rPr>
        <w:t>.</w:t>
      </w:r>
      <w:r w:rsidR="00F2747E">
        <w:rPr>
          <w:rFonts w:ascii="Times New Roman" w:hAnsi="Times New Roman" w:cs="Times New Roman"/>
          <w:sz w:val="24"/>
          <w:szCs w:val="24"/>
          <w:lang w:val="en-US"/>
        </w:rPr>
        <w:t xml:space="preserve"> </w:t>
      </w:r>
    </w:p>
    <w:p w14:paraId="64697BB5" w14:textId="77777777"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except that interpersonal measures showed relatively weak</w:t>
      </w:r>
      <w:del w:id="88" w:author="Jelte Wicherts" w:date="2013-12-24T11:33:00Z">
        <w:r w:rsidRPr="0016126F" w:rsidDel="00153A5A">
          <w:rPr>
            <w:rFonts w:ascii="Times New Roman" w:hAnsi="Times New Roman" w:cs="Times New Roman"/>
            <w:sz w:val="24"/>
            <w:szCs w:val="24"/>
            <w:lang w:val="en-US"/>
          </w:rPr>
          <w:delText>er</w:delText>
        </w:r>
      </w:del>
      <w:r w:rsidRPr="0016126F">
        <w:rPr>
          <w:rFonts w:ascii="Times New Roman" w:hAnsi="Times New Roman" w:cs="Times New Roman"/>
          <w:sz w:val="24"/>
          <w:szCs w:val="24"/>
          <w:lang w:val="en-US"/>
        </w:rPr>
        <w:t xml:space="preserve">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3DBBB269" w14:textId="27E0BD36"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w:t>
      </w:r>
      <w:commentRangeStart w:id="89"/>
      <w:commentRangeStart w:id="90"/>
      <w:r>
        <w:rPr>
          <w:rFonts w:ascii="Times New Roman" w:hAnsi="Times New Roman" w:cs="Times New Roman"/>
          <w:sz w:val="24"/>
          <w:szCs w:val="24"/>
          <w:lang w:val="en-US"/>
        </w:rPr>
        <w:t>analyses</w:t>
      </w:r>
      <w:commentRangeEnd w:id="89"/>
      <w:r w:rsidR="00153A5A">
        <w:rPr>
          <w:rStyle w:val="CommentReference"/>
        </w:rPr>
        <w:commentReference w:id="89"/>
      </w:r>
      <w:commentRangeEnd w:id="90"/>
      <w:r w:rsidR="00E57305">
        <w:rPr>
          <w:rStyle w:val="CommentReference"/>
        </w:rPr>
        <w:commentReference w:id="90"/>
      </w:r>
      <w:r w:rsidR="00E57305">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"id" : "ITEM-2",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"ITEM-2",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"mendeley" : { "manualFormatting" : "(Blackhart et al., 2009; Cacioppo et al., 2013; Gerber &amp; Wheeler, 2009)", "previouslyFormattedCitation" : "(Blackhart et al., 2009; Gerber &amp; Wheeler, 2009)"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00E57305">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1453E6" w14:textId="1204D14B" w:rsidR="00204DDD" w:rsidRDefault="00731737">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w:t>
      </w:r>
      <w:r w:rsidRPr="00F70F0A">
        <w:rPr>
          <w:rFonts w:ascii="Times New Roman" w:hAnsi="Times New Roman" w:cs="Times New Roman"/>
          <w:sz w:val="24"/>
          <w:szCs w:val="24"/>
          <w:lang w:val="en-US"/>
        </w:rPr>
        <w:lastRenderedPageBreak/>
        <w:t xml:space="preserve">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BE35121" w14:textId="308C874D"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 xml:space="preserve"> 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0AAC5022"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0F8AE69F" w14:textId="1C83E3FA"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w:t>
      </w:r>
      <w:commentRangeStart w:id="91"/>
      <w:commentRangeStart w:id="92"/>
      <w:r w:rsidRPr="00F70F0A">
        <w:rPr>
          <w:rFonts w:ascii="Times New Roman" w:hAnsi="Times New Roman" w:cs="Times New Roman"/>
          <w:sz w:val="24"/>
          <w:szCs w:val="24"/>
          <w:lang w:val="en-US"/>
        </w:rPr>
        <w:t>measures</w:t>
      </w:r>
      <w:commentRangeEnd w:id="91"/>
      <w:r w:rsidR="00744811">
        <w:rPr>
          <w:rStyle w:val="CommentReference"/>
        </w:rPr>
        <w:commentReference w:id="91"/>
      </w:r>
      <w:commentRangeEnd w:id="92"/>
      <w:r w:rsidR="00F96CAC">
        <w:rPr>
          <w:rStyle w:val="CommentReference"/>
        </w:rPr>
        <w:commentReference w:id="92"/>
      </w:r>
      <w:r w:rsidRPr="00F70F0A">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timepoints (maximum discrepancy of 4.9 percentage points). Substantive differences in proportions of measures across time points are minimal, and form an unlikely driving force for our findings. In sum, we conclude that the findings are not an artefact of selecting the first and last measures. </w:t>
      </w:r>
    </w:p>
    <w:p w14:paraId="5EBE1310"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and colleagues (2013) within the physiological </w:t>
      </w:r>
      <w:r w:rsidRPr="00F70F0A">
        <w:rPr>
          <w:rFonts w:ascii="Times New Roman" w:hAnsi="Times New Roman" w:cs="Times New Roman"/>
          <w:sz w:val="24"/>
          <w:szCs w:val="24"/>
          <w:lang w:val="en-US"/>
        </w:rPr>
        <w:lastRenderedPageBreak/>
        <w:t>framework. These references can easily be retrieved from the database of examined papers, as is available on the OSF page of this paper.</w:t>
      </w:r>
    </w:p>
    <w:p w14:paraId="3CEE3A95" w14:textId="7EC77EFD" w:rsidR="00B5508E" w:rsidRDefault="00731737" w:rsidP="00B5508E">
      <w:pPr>
        <w:numPr>
          <w:ins w:id="93" w:author="I van Beest" w:date="2013-10-07T23:51:00Z"/>
        </w:numPr>
        <w:spacing w:after="0" w:line="480" w:lineRule="auto"/>
        <w:ind w:firstLine="708"/>
        <w:rPr>
          <w:rFonts w:ascii="Times New Roman" w:hAnsi="Times New Roman" w:cs="Times New Roman"/>
          <w:sz w:val="24"/>
          <w:szCs w:val="24"/>
          <w:lang w:val="en-US"/>
        </w:rPr>
      </w:pPr>
      <w:commentRangeStart w:id="94"/>
      <w:commentRangeStart w:id="95"/>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"10.1002/ab.20066", "ISSN" : "0096-140X", "author" : [ { "dropping-particle" : "", "family" : "Ritter", "given" : "Dominik", "non-dropping-particle" : "", "parse-names" : false, "suffix" : "" }, { "dropping-particle" : "", "family" : "Eslea", "given" : "Mike", "non-dropping-particle" : "", "parse-names" : false, "suffix" : "" } ], "container-title" : "Aggressive Behavior", "id" : "ITEM-1", "issue" : "5", "issued" : { "date-parts" : [ [ "2005", "10" ] ] }, "note" : "not interesting", "page" : "407-419", "title" : "Hot Sauce, toy guns, and graffiti: A critical account of current laboratory aggression paradigms", "type" : "article-journal", "volume" : "31" }, "uris" : [ "http://www.mendeley.com/documents/?uuid=09dc6fa7-78f2-416c-840a-69823c06c1be" ] } ], "mendeley" : { "manualFormatting" : "Ritter &amp; Eslea, 2005)", "previouslyFormattedCitation" : "(Ritter &amp; Eslea, 2005)" }, "properties" : { "noteIndex" : 0 }, "schema" : "https://github.com/citation-style-language/schema/raw/master/csl-citation.json" }</w:instrText>
      </w:r>
      <w:r w:rsidR="009B54BE">
        <w:rPr>
          <w:rFonts w:ascii="Times New Roman" w:hAnsi="Times New Roman" w:cs="Times New Roman"/>
          <w:sz w:val="24"/>
          <w:szCs w:val="24"/>
          <w:lang w:val="en-US"/>
        </w:rPr>
        <w:fldChar w:fldCharType="separate"/>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fldChar w:fldCharType="end"/>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w:t>
      </w:r>
      <w:commentRangeEnd w:id="94"/>
      <w:r w:rsidR="00744811">
        <w:rPr>
          <w:rStyle w:val="CommentReference"/>
        </w:rPr>
        <w:commentReference w:id="94"/>
      </w:r>
      <w:commentRangeEnd w:id="95"/>
      <w:r w:rsidR="000138B8">
        <w:rPr>
          <w:rStyle w:val="CommentReference"/>
        </w:rPr>
        <w:commentReference w:id="95"/>
      </w:r>
      <w:r w:rsidR="00B5508E">
        <w:rPr>
          <w:rFonts w:ascii="Times New Roman" w:hAnsi="Times New Roman" w:cs="Times New Roman"/>
          <w:sz w:val="24"/>
          <w:szCs w:val="24"/>
          <w:lang w:val="en-US"/>
        </w:rPr>
        <w:t>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1A4A43F1" w14:textId="27059AB5" w:rsidR="00A15DA2" w:rsidRDefault="0014060B" w:rsidP="00B5508E">
      <w:pPr>
        <w:spacing w:after="0" w:line="480" w:lineRule="auto"/>
        <w:rPr>
          <w:ins w:id="96"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r w:rsidR="00731737" w:rsidRPr="00F70F0A">
        <w:rPr>
          <w:rFonts w:ascii="Times New Roman" w:hAnsi="Times New Roman" w:cs="Times New Roman"/>
          <w:sz w:val="24"/>
          <w:szCs w:val="24"/>
          <w:lang w:val="en-US"/>
        </w:rPr>
        <w:t>. T</w:t>
      </w:r>
      <w:r w:rsidR="00A15DA2">
        <w:rPr>
          <w:rFonts w:ascii="Times New Roman" w:hAnsi="Times New Roman" w:cs="Times New Roman"/>
          <w:sz w:val="24"/>
          <w:szCs w:val="24"/>
          <w:lang w:val="en-US"/>
        </w:rPr>
        <w:t>he large heterogeneity of effects also</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xml:space="preserve">. These findings extend the need-threat model (Williams, 2009), which has played a major role in ostracism research until now. We invite fellow researchers to think and test ideas that might provide some explanation for these </w:t>
      </w:r>
      <w:commentRangeStart w:id="97"/>
      <w:commentRangeStart w:id="98"/>
      <w:r w:rsidR="00731737" w:rsidRPr="00F70F0A">
        <w:rPr>
          <w:rFonts w:ascii="Times New Roman" w:hAnsi="Times New Roman" w:cs="Times New Roman"/>
          <w:sz w:val="24"/>
          <w:szCs w:val="24"/>
          <w:lang w:val="en-US"/>
        </w:rPr>
        <w:t>findings</w:t>
      </w:r>
      <w:commentRangeEnd w:id="97"/>
      <w:r w:rsidR="00795E7E">
        <w:rPr>
          <w:rStyle w:val="CommentReference"/>
        </w:rPr>
        <w:commentReference w:id="97"/>
      </w:r>
      <w:commentRangeEnd w:id="98"/>
      <w:r w:rsidR="00F96CAC">
        <w:rPr>
          <w:rStyle w:val="CommentReference"/>
        </w:rPr>
        <w:commentReference w:id="98"/>
      </w:r>
      <w:r w:rsidR="00731737" w:rsidRPr="00F70F0A">
        <w:rPr>
          <w:rFonts w:ascii="Times New Roman" w:hAnsi="Times New Roman" w:cs="Times New Roman"/>
          <w:sz w:val="24"/>
          <w:szCs w:val="24"/>
          <w:lang w:val="en-US"/>
        </w:rPr>
        <w:t>.</w:t>
      </w:r>
    </w:p>
    <w:p w14:paraId="2E1D37EA" w14:textId="77777777" w:rsidR="00E76D2C" w:rsidRDefault="00731737" w:rsidP="00B5508E">
      <w:pPr>
        <w:spacing w:after="0" w:line="480" w:lineRule="auto"/>
        <w:rPr>
          <w:ins w:id="99"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ACF27A4" w14:textId="77777777" w:rsidR="00215DA4" w:rsidRDefault="00215DA4" w:rsidP="00215DA4">
      <w:pPr>
        <w:jc w:val="center"/>
        <w:rPr>
          <w:rFonts w:ascii="Times New Roman" w:hAnsi="Times New Roman" w:cs="Times New Roman"/>
          <w:sz w:val="24"/>
          <w:szCs w:val="24"/>
          <w:lang w:val="en-US"/>
        </w:rPr>
      </w:pPr>
      <w:commentRangeStart w:id="100"/>
      <w:r>
        <w:rPr>
          <w:rFonts w:ascii="Times New Roman" w:hAnsi="Times New Roman" w:cs="Times New Roman"/>
          <w:sz w:val="24"/>
          <w:szCs w:val="24"/>
          <w:lang w:val="en-US"/>
        </w:rPr>
        <w:lastRenderedPageBreak/>
        <w:t>References</w:t>
      </w:r>
      <w:commentRangeEnd w:id="100"/>
      <w:r w:rsidR="00CD43F4">
        <w:rPr>
          <w:rStyle w:val="CommentReference"/>
        </w:rPr>
        <w:commentReference w:id="100"/>
      </w:r>
    </w:p>
    <w:p w14:paraId="68308FA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2A03C1AD"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543-554. doi: 10.1177/1745691612459060</w:t>
      </w:r>
    </w:p>
    <w:p w14:paraId="6D29D2AD" w14:textId="77777777"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0BAA9A78" w14:textId="526A9ECE" w:rsidR="009B54BE" w:rsidRPr="009B54BE" w:rsidRDefault="00593A23">
      <w:pPr>
        <w:pStyle w:val="NormalWeb"/>
        <w:ind w:left="480" w:hanging="480"/>
        <w:divId w:val="1425105130"/>
        <w:rPr>
          <w:noProof/>
        </w:rPr>
      </w:pPr>
      <w:r>
        <w:fldChar w:fldCharType="begin" w:fldLock="1"/>
      </w:r>
      <w:r w:rsidR="00215DA4">
        <w:rPr>
          <w:lang w:val="nl-NL"/>
        </w:rPr>
        <w:instrText xml:space="preserve">ADDIN Mendeley Bibliography CSL_BIBLIOGRAPHY </w:instrText>
      </w:r>
      <w:r>
        <w:fldChar w:fldCharType="separate"/>
      </w:r>
      <w:r w:rsidR="009B54BE" w:rsidRPr="009B54BE">
        <w:rPr>
          <w:noProof/>
        </w:rPr>
        <w:t xml:space="preserve">Baumeister, R. F., Twenge, J. M., &amp; Nuss, C. K. (2002). Effects of social exclusion on cognitive processes: Anticipated aloneness reduces intelligent thought. </w:t>
      </w:r>
      <w:r w:rsidR="009B54BE" w:rsidRPr="009B54BE">
        <w:rPr>
          <w:i/>
          <w:iCs/>
          <w:noProof/>
        </w:rPr>
        <w:t>Journal of Personality and Social Psychology</w:t>
      </w:r>
      <w:r w:rsidR="009B54BE" w:rsidRPr="009B54BE">
        <w:rPr>
          <w:noProof/>
        </w:rPr>
        <w:t xml:space="preserve">, </w:t>
      </w:r>
      <w:r w:rsidR="009B54BE" w:rsidRPr="009B54BE">
        <w:rPr>
          <w:i/>
          <w:iCs/>
          <w:noProof/>
        </w:rPr>
        <w:t>83</w:t>
      </w:r>
      <w:r w:rsidR="009B54BE" w:rsidRPr="009B54BE">
        <w:rPr>
          <w:noProof/>
        </w:rPr>
        <w:t>(4), 817–827. doi:10.1037//0022-3514.83.4.817</w:t>
      </w:r>
    </w:p>
    <w:p w14:paraId="2AF493F5" w14:textId="77777777" w:rsidR="009B54BE" w:rsidRPr="009B54BE" w:rsidRDefault="009B54BE">
      <w:pPr>
        <w:pStyle w:val="NormalWeb"/>
        <w:ind w:left="480" w:hanging="480"/>
        <w:divId w:val="1425105130"/>
        <w:rPr>
          <w:noProof/>
        </w:rPr>
      </w:pPr>
      <w:r w:rsidRPr="009B54BE">
        <w:rPr>
          <w:noProof/>
        </w:rPr>
        <w:t xml:space="preserve">Blackhart, G. C., Nelson, B. C., Knowles, M. L., &amp; Baumeister, R. F. (2009). Rejection elicits emotional reactions but neither causes immediate distress nor lowers self-esteem: a meta-analytic review of 192 studies on social exclusion. </w:t>
      </w:r>
      <w:r w:rsidRPr="009B54BE">
        <w:rPr>
          <w:i/>
          <w:iCs/>
          <w:noProof/>
        </w:rPr>
        <w:t>Personality and social psychology review : an official journal of the Society for Personality and Social Psychology, Inc</w:t>
      </w:r>
      <w:r w:rsidRPr="009B54BE">
        <w:rPr>
          <w:noProof/>
        </w:rPr>
        <w:t xml:space="preserve">, </w:t>
      </w:r>
      <w:r w:rsidRPr="009B54BE">
        <w:rPr>
          <w:i/>
          <w:iCs/>
          <w:noProof/>
        </w:rPr>
        <w:t>13</w:t>
      </w:r>
      <w:r w:rsidRPr="009B54BE">
        <w:rPr>
          <w:noProof/>
        </w:rPr>
        <w:t>(4), 269–309. doi:10.1177/1088868309346065</w:t>
      </w:r>
    </w:p>
    <w:p w14:paraId="03DCF7D9" w14:textId="77777777" w:rsidR="009B54BE" w:rsidRPr="009B54BE" w:rsidRDefault="009B54BE">
      <w:pPr>
        <w:pStyle w:val="NormalWeb"/>
        <w:ind w:left="480" w:hanging="480"/>
        <w:divId w:val="1425105130"/>
        <w:rPr>
          <w:noProof/>
        </w:rPr>
      </w:pPr>
      <w:r w:rsidRPr="009B54BE">
        <w:rPr>
          <w:noProof/>
        </w:rPr>
        <w:t xml:space="preserve">Borenstein, M. (2009). Effect sizes for continuous data. In H. Cooper, L. V. Hedges, &amp; J. C. Valentine (Eds.), </w:t>
      </w:r>
      <w:r w:rsidRPr="009B54BE">
        <w:rPr>
          <w:i/>
          <w:iCs/>
          <w:noProof/>
        </w:rPr>
        <w:t>The handbook of research synthesis and meta-analysis</w:t>
      </w:r>
      <w:r w:rsidRPr="009B54BE">
        <w:rPr>
          <w:noProof/>
        </w:rPr>
        <w:t xml:space="preserve"> (2nd ed.). New York, NY: Russell Sage Foundation.</w:t>
      </w:r>
    </w:p>
    <w:p w14:paraId="4F1CEB24" w14:textId="77777777" w:rsidR="009B54BE" w:rsidRPr="009B54BE" w:rsidRDefault="009B54BE">
      <w:pPr>
        <w:pStyle w:val="NormalWeb"/>
        <w:ind w:left="480" w:hanging="480"/>
        <w:divId w:val="1425105130"/>
        <w:rPr>
          <w:noProof/>
        </w:rPr>
      </w:pPr>
      <w:r w:rsidRPr="009B54BE">
        <w:rPr>
          <w:noProof/>
        </w:rPr>
        <w:t xml:space="preserve">Boyes, M. E., &amp; French, D. J. (2009). Having a Cyberball: Using a ball-throwing game as an experimental social stressor to examine the relationship between neuroticism and coping. </w:t>
      </w:r>
      <w:r w:rsidRPr="009B54BE">
        <w:rPr>
          <w:i/>
          <w:iCs/>
          <w:noProof/>
        </w:rPr>
        <w:t>Personality and Individual Differences</w:t>
      </w:r>
      <w:r w:rsidRPr="009B54BE">
        <w:rPr>
          <w:noProof/>
        </w:rPr>
        <w:t xml:space="preserve">, </w:t>
      </w:r>
      <w:r w:rsidRPr="009B54BE">
        <w:rPr>
          <w:i/>
          <w:iCs/>
          <w:noProof/>
        </w:rPr>
        <w:t>47</w:t>
      </w:r>
      <w:r w:rsidRPr="009B54BE">
        <w:rPr>
          <w:noProof/>
        </w:rPr>
        <w:t>(5), 396–401. doi:10.1016/j.paid.2009.04.005</w:t>
      </w:r>
    </w:p>
    <w:p w14:paraId="23759D78" w14:textId="77777777" w:rsidR="009B54BE" w:rsidRPr="009B54BE" w:rsidRDefault="009B54BE">
      <w:pPr>
        <w:pStyle w:val="NormalWeb"/>
        <w:ind w:left="480" w:hanging="480"/>
        <w:divId w:val="1425105130"/>
        <w:rPr>
          <w:noProof/>
        </w:rPr>
      </w:pPr>
      <w:r w:rsidRPr="009B54BE">
        <w:rPr>
          <w:noProof/>
        </w:rPr>
        <w:t xml:space="preserve">Egger, M., Smith, G. D., Schneider, M., &amp; Minder, C. (1997). Bias in meta-analysis detected by a simple, graphical test. </w:t>
      </w:r>
      <w:r w:rsidRPr="009B54BE">
        <w:rPr>
          <w:i/>
          <w:iCs/>
          <w:noProof/>
        </w:rPr>
        <w:t>BMJ</w:t>
      </w:r>
      <w:r w:rsidRPr="009B54BE">
        <w:rPr>
          <w:noProof/>
        </w:rPr>
        <w:t xml:space="preserve">, </w:t>
      </w:r>
      <w:r w:rsidRPr="009B54BE">
        <w:rPr>
          <w:i/>
          <w:iCs/>
          <w:noProof/>
        </w:rPr>
        <w:t>315</w:t>
      </w:r>
      <w:r w:rsidRPr="009B54BE">
        <w:rPr>
          <w:noProof/>
        </w:rPr>
        <w:t>(7109), 629–634. doi:10.1136/bmj.315.7109.629</w:t>
      </w:r>
    </w:p>
    <w:p w14:paraId="7226D2D1" w14:textId="77777777" w:rsidR="009B54BE" w:rsidRPr="009B54BE" w:rsidRDefault="009B54BE">
      <w:pPr>
        <w:pStyle w:val="NormalWeb"/>
        <w:ind w:left="480" w:hanging="480"/>
        <w:divId w:val="1425105130"/>
        <w:rPr>
          <w:noProof/>
        </w:rPr>
      </w:pPr>
      <w:r w:rsidRPr="009B54BE">
        <w:rPr>
          <w:noProof/>
        </w:rPr>
        <w:t xml:space="preserve">Gerber, J., &amp; Wheeler, L. (2009). On Being Rejected: A Meta-Analysis of Experimental Research on Rejection. </w:t>
      </w:r>
      <w:r w:rsidRPr="009B54BE">
        <w:rPr>
          <w:i/>
          <w:iCs/>
          <w:noProof/>
        </w:rPr>
        <w:t>Perspectives on Psychological Science</w:t>
      </w:r>
      <w:r w:rsidRPr="009B54BE">
        <w:rPr>
          <w:noProof/>
        </w:rPr>
        <w:t xml:space="preserve">, </w:t>
      </w:r>
      <w:r w:rsidRPr="009B54BE">
        <w:rPr>
          <w:i/>
          <w:iCs/>
          <w:noProof/>
        </w:rPr>
        <w:t>4</w:t>
      </w:r>
      <w:r w:rsidRPr="009B54BE">
        <w:rPr>
          <w:noProof/>
        </w:rPr>
        <w:t>(5), 468–488. doi:10.1111/j.1745-6924.2009.01158.x</w:t>
      </w:r>
    </w:p>
    <w:p w14:paraId="56728E0A" w14:textId="77777777" w:rsidR="009B54BE" w:rsidRPr="009B54BE" w:rsidRDefault="009B54BE">
      <w:pPr>
        <w:pStyle w:val="NormalWeb"/>
        <w:ind w:left="480" w:hanging="480"/>
        <w:divId w:val="1425105130"/>
        <w:rPr>
          <w:noProof/>
        </w:rPr>
      </w:pPr>
      <w:r w:rsidRPr="009B54BE">
        <w:rPr>
          <w:noProof/>
        </w:rPr>
        <w:t xml:space="preserve">Gonsalkorale, K., &amp; Williams, K. D. (2007). The KKK won’t let me play: ostracism even by a despised outgroup hurts. </w:t>
      </w:r>
      <w:r w:rsidRPr="009B54BE">
        <w:rPr>
          <w:i/>
          <w:iCs/>
          <w:noProof/>
        </w:rPr>
        <w:t>European Journal of Social Psychology</w:t>
      </w:r>
      <w:r w:rsidRPr="009B54BE">
        <w:rPr>
          <w:noProof/>
        </w:rPr>
        <w:t xml:space="preserve">, </w:t>
      </w:r>
      <w:r w:rsidRPr="009B54BE">
        <w:rPr>
          <w:i/>
          <w:iCs/>
          <w:noProof/>
        </w:rPr>
        <w:t>37</w:t>
      </w:r>
      <w:r w:rsidRPr="009B54BE">
        <w:rPr>
          <w:noProof/>
        </w:rPr>
        <w:t>(6), 1176–1186. doi:10.1002/ejsp.392</w:t>
      </w:r>
    </w:p>
    <w:p w14:paraId="03C0080D" w14:textId="77777777" w:rsidR="009B54BE" w:rsidRPr="009B54BE" w:rsidRDefault="009B54BE">
      <w:pPr>
        <w:pStyle w:val="NormalWeb"/>
        <w:ind w:left="480" w:hanging="480"/>
        <w:divId w:val="1425105130"/>
        <w:rPr>
          <w:noProof/>
        </w:rPr>
      </w:pPr>
      <w:r w:rsidRPr="009B54BE">
        <w:rPr>
          <w:noProof/>
        </w:rPr>
        <w:t xml:space="preserve">Hawes, D. J., Zadro, L., Fink, E., Richardson, R., O’Moore, K., Griffiths, B., … Williams, K. D. (2012). The effects of peer ostracism on children’s cognitive processes. </w:t>
      </w:r>
      <w:r w:rsidRPr="009B54BE">
        <w:rPr>
          <w:i/>
          <w:iCs/>
          <w:noProof/>
        </w:rPr>
        <w:t>European Journal of Developmental Psychology</w:t>
      </w:r>
      <w:r w:rsidRPr="009B54BE">
        <w:rPr>
          <w:noProof/>
        </w:rPr>
        <w:t xml:space="preserve">, </w:t>
      </w:r>
      <w:r w:rsidRPr="009B54BE">
        <w:rPr>
          <w:i/>
          <w:iCs/>
          <w:noProof/>
        </w:rPr>
        <w:t>9</w:t>
      </w:r>
      <w:r w:rsidRPr="009B54BE">
        <w:rPr>
          <w:noProof/>
        </w:rPr>
        <w:t>(5), 599–613. doi:10.1080/17405629.2011.638815</w:t>
      </w:r>
    </w:p>
    <w:p w14:paraId="79019C35" w14:textId="77777777" w:rsidR="009B54BE" w:rsidRPr="009B54BE" w:rsidRDefault="009B54BE">
      <w:pPr>
        <w:pStyle w:val="NormalWeb"/>
        <w:ind w:left="480" w:hanging="480"/>
        <w:divId w:val="1425105130"/>
        <w:rPr>
          <w:noProof/>
        </w:rPr>
      </w:pPr>
      <w:r w:rsidRPr="009B54BE">
        <w:rPr>
          <w:noProof/>
        </w:rPr>
        <w:t xml:space="preserve">Hunter, J. E., &amp; Schmidt, F. L. (1990). Dichotomization of Continuous Variables: The Implications for Meta-Anafysis. </w:t>
      </w:r>
      <w:r w:rsidRPr="009B54BE">
        <w:rPr>
          <w:i/>
          <w:iCs/>
          <w:noProof/>
        </w:rPr>
        <w:t>Journal of Applied Psychology</w:t>
      </w:r>
      <w:r w:rsidRPr="009B54BE">
        <w:rPr>
          <w:noProof/>
        </w:rPr>
        <w:t xml:space="preserve">, </w:t>
      </w:r>
      <w:r w:rsidRPr="009B54BE">
        <w:rPr>
          <w:i/>
          <w:iCs/>
          <w:noProof/>
        </w:rPr>
        <w:t>75</w:t>
      </w:r>
      <w:r w:rsidRPr="009B54BE">
        <w:rPr>
          <w:noProof/>
        </w:rPr>
        <w:t>(3), 334–349.</w:t>
      </w:r>
    </w:p>
    <w:p w14:paraId="4DD29404" w14:textId="77777777" w:rsidR="009B54BE" w:rsidRPr="009B54BE" w:rsidRDefault="009B54BE">
      <w:pPr>
        <w:pStyle w:val="NormalWeb"/>
        <w:ind w:left="480" w:hanging="480"/>
        <w:divId w:val="1425105130"/>
        <w:rPr>
          <w:noProof/>
        </w:rPr>
      </w:pPr>
      <w:r w:rsidRPr="009B54BE">
        <w:rPr>
          <w:noProof/>
        </w:rPr>
        <w:t xml:space="preserve">Larry V. Hedges. (1981). Distribution theory for Glass’s estimator of effect size and related estimators, </w:t>
      </w:r>
      <w:r w:rsidRPr="009B54BE">
        <w:rPr>
          <w:i/>
          <w:iCs/>
          <w:noProof/>
        </w:rPr>
        <w:t>6</w:t>
      </w:r>
      <w:r w:rsidRPr="009B54BE">
        <w:rPr>
          <w:noProof/>
        </w:rPr>
        <w:t>(2), 107–128.</w:t>
      </w:r>
    </w:p>
    <w:p w14:paraId="2285338C" w14:textId="77777777" w:rsidR="009B54BE" w:rsidRPr="009B54BE" w:rsidRDefault="009B54BE">
      <w:pPr>
        <w:pStyle w:val="NormalWeb"/>
        <w:ind w:left="480" w:hanging="480"/>
        <w:divId w:val="1425105130"/>
        <w:rPr>
          <w:noProof/>
        </w:rPr>
      </w:pPr>
      <w:r w:rsidRPr="009B54BE">
        <w:rPr>
          <w:noProof/>
        </w:rPr>
        <w:lastRenderedPageBreak/>
        <w:t xml:space="preserve">Leary, M. R., Kowalski, R. M., Smith, L., &amp; Phillips, S. (2003). Teasing, rejection, and violence: Case studies of the school shootings. </w:t>
      </w:r>
      <w:r w:rsidRPr="009B54BE">
        <w:rPr>
          <w:i/>
          <w:iCs/>
          <w:noProof/>
        </w:rPr>
        <w:t>Aggressive Behavior</w:t>
      </w:r>
      <w:r w:rsidRPr="009B54BE">
        <w:rPr>
          <w:noProof/>
        </w:rPr>
        <w:t xml:space="preserve">, </w:t>
      </w:r>
      <w:r w:rsidRPr="009B54BE">
        <w:rPr>
          <w:i/>
          <w:iCs/>
          <w:noProof/>
        </w:rPr>
        <w:t>29</w:t>
      </w:r>
      <w:r w:rsidRPr="009B54BE">
        <w:rPr>
          <w:noProof/>
        </w:rPr>
        <w:t>(3), 202–214. doi:10.1002/ab.10061</w:t>
      </w:r>
    </w:p>
    <w:p w14:paraId="6B175062" w14:textId="77777777" w:rsidR="009B54BE" w:rsidRPr="009B54BE" w:rsidRDefault="009B54BE">
      <w:pPr>
        <w:pStyle w:val="NormalWeb"/>
        <w:ind w:left="480" w:hanging="480"/>
        <w:divId w:val="1425105130"/>
        <w:rPr>
          <w:noProof/>
        </w:rPr>
      </w:pPr>
      <w:r w:rsidRPr="009B54BE">
        <w:rPr>
          <w:noProof/>
        </w:rPr>
        <w:t xml:space="preserve">Lustenberger, D. E., &amp; Jagacinski, C. M. (2010). Exploring the Effects of Ostracism on Performance and Intrinsic Motivation. </w:t>
      </w:r>
      <w:r w:rsidRPr="009B54BE">
        <w:rPr>
          <w:i/>
          <w:iCs/>
          <w:noProof/>
        </w:rPr>
        <w:t>Human Performance</w:t>
      </w:r>
      <w:r w:rsidRPr="009B54BE">
        <w:rPr>
          <w:noProof/>
        </w:rPr>
        <w:t xml:space="preserve">, </w:t>
      </w:r>
      <w:r w:rsidRPr="009B54BE">
        <w:rPr>
          <w:i/>
          <w:iCs/>
          <w:noProof/>
        </w:rPr>
        <w:t>23</w:t>
      </w:r>
      <w:r w:rsidRPr="009B54BE">
        <w:rPr>
          <w:noProof/>
        </w:rPr>
        <w:t>(4), 283–304. doi:10.1080/08959285.2010.501046</w:t>
      </w:r>
    </w:p>
    <w:p w14:paraId="7873A739" w14:textId="77777777" w:rsidR="009B54BE" w:rsidRPr="009B54BE" w:rsidRDefault="009B54BE">
      <w:pPr>
        <w:pStyle w:val="NormalWeb"/>
        <w:ind w:left="480" w:hanging="480"/>
        <w:divId w:val="1425105130"/>
        <w:rPr>
          <w:noProof/>
        </w:rPr>
      </w:pPr>
      <w:r w:rsidRPr="009B54BE">
        <w:rPr>
          <w:noProof/>
        </w:rPr>
        <w:t xml:space="preserve">MacCallum, R. C., Zhang, S., Preacher, K. J., &amp; Rucker, D. D. (2002). On the practice of dichotomization of quantitative variables. </w:t>
      </w:r>
      <w:r w:rsidRPr="009B54BE">
        <w:rPr>
          <w:i/>
          <w:iCs/>
          <w:noProof/>
        </w:rPr>
        <w:t>Psychological Methods</w:t>
      </w:r>
      <w:r w:rsidRPr="009B54BE">
        <w:rPr>
          <w:noProof/>
        </w:rPr>
        <w:t xml:space="preserve">, </w:t>
      </w:r>
      <w:r w:rsidRPr="009B54BE">
        <w:rPr>
          <w:i/>
          <w:iCs/>
          <w:noProof/>
        </w:rPr>
        <w:t>7</w:t>
      </w:r>
      <w:r w:rsidRPr="009B54BE">
        <w:rPr>
          <w:noProof/>
        </w:rPr>
        <w:t>(1), 19–40. doi:10.1037//1082-989X.7.1.19</w:t>
      </w:r>
    </w:p>
    <w:p w14:paraId="07E33E01" w14:textId="77777777" w:rsidR="009B54BE" w:rsidRPr="009B54BE" w:rsidRDefault="009B54BE">
      <w:pPr>
        <w:pStyle w:val="NormalWeb"/>
        <w:ind w:left="480" w:hanging="480"/>
        <w:divId w:val="1425105130"/>
        <w:rPr>
          <w:noProof/>
        </w:rPr>
      </w:pPr>
      <w:r w:rsidRPr="009B54BE">
        <w:rPr>
          <w:noProof/>
        </w:rPr>
        <w:t xml:space="preserve">Oaten, M., Williams, K. D., Jones, A., &amp; Zadro, L. (2008). The effects of ostracism on self-regulation in the socially anxious. </w:t>
      </w:r>
      <w:r w:rsidRPr="009B54BE">
        <w:rPr>
          <w:i/>
          <w:iCs/>
          <w:noProof/>
        </w:rPr>
        <w:t>Journal of Social and Clinical Psychology</w:t>
      </w:r>
      <w:r w:rsidRPr="009B54BE">
        <w:rPr>
          <w:noProof/>
        </w:rPr>
        <w:t xml:space="preserve">, </w:t>
      </w:r>
      <w:r w:rsidRPr="009B54BE">
        <w:rPr>
          <w:i/>
          <w:iCs/>
          <w:noProof/>
        </w:rPr>
        <w:t>27</w:t>
      </w:r>
      <w:r w:rsidRPr="009B54BE">
        <w:rPr>
          <w:noProof/>
        </w:rPr>
        <w:t>(5), 471–504.</w:t>
      </w:r>
    </w:p>
    <w:p w14:paraId="33CE6F6D" w14:textId="77777777" w:rsidR="009B54BE" w:rsidRPr="009B54BE" w:rsidRDefault="009B54BE">
      <w:pPr>
        <w:pStyle w:val="NormalWeb"/>
        <w:ind w:left="480" w:hanging="480"/>
        <w:divId w:val="1425105130"/>
        <w:rPr>
          <w:noProof/>
        </w:rPr>
      </w:pPr>
      <w:r w:rsidRPr="009B54BE">
        <w:rPr>
          <w:noProof/>
        </w:rPr>
        <w:t xml:space="preserve">Pharo, H., Gross, J., Richardson, R., &amp; Hayne, H. (2011). Age-related changes in the effect of ostracism. </w:t>
      </w:r>
      <w:r w:rsidRPr="009B54BE">
        <w:rPr>
          <w:i/>
          <w:iCs/>
          <w:noProof/>
        </w:rPr>
        <w:t>Social Influence</w:t>
      </w:r>
      <w:r w:rsidRPr="009B54BE">
        <w:rPr>
          <w:noProof/>
        </w:rPr>
        <w:t xml:space="preserve">, </w:t>
      </w:r>
      <w:r w:rsidRPr="009B54BE">
        <w:rPr>
          <w:i/>
          <w:iCs/>
          <w:noProof/>
        </w:rPr>
        <w:t>6</w:t>
      </w:r>
      <w:r w:rsidRPr="009B54BE">
        <w:rPr>
          <w:noProof/>
        </w:rPr>
        <w:t>(1), 22–38. doi:10.1080/15534510.2010.525852</w:t>
      </w:r>
    </w:p>
    <w:p w14:paraId="119571E1" w14:textId="77777777" w:rsidR="009B54BE" w:rsidRPr="009B54BE" w:rsidRDefault="009B54BE">
      <w:pPr>
        <w:pStyle w:val="NormalWeb"/>
        <w:ind w:left="480" w:hanging="480"/>
        <w:divId w:val="1425105130"/>
        <w:rPr>
          <w:noProof/>
        </w:rPr>
      </w:pPr>
      <w:r w:rsidRPr="009B54BE">
        <w:rPr>
          <w:noProof/>
        </w:rPr>
        <w:t>R Core Team. (2013). R: A Language and Environment for Statistical Computing. Vienna, Austria. Retrieved from http://www.r-project.org/</w:t>
      </w:r>
    </w:p>
    <w:p w14:paraId="2D3E90F1" w14:textId="77777777" w:rsidR="009B54BE" w:rsidRPr="009B54BE" w:rsidRDefault="009B54BE">
      <w:pPr>
        <w:pStyle w:val="NormalWeb"/>
        <w:ind w:left="480" w:hanging="480"/>
        <w:divId w:val="1425105130"/>
        <w:rPr>
          <w:noProof/>
        </w:rPr>
      </w:pPr>
      <w:r w:rsidRPr="009B54BE">
        <w:rPr>
          <w:noProof/>
        </w:rPr>
        <w:t xml:space="preserve">Ritter, D., &amp; Eslea, M. (2005). Hot Sauce, toy guns, and graffiti: A critical account of current laboratory aggression paradigms. </w:t>
      </w:r>
      <w:r w:rsidRPr="009B54BE">
        <w:rPr>
          <w:i/>
          <w:iCs/>
          <w:noProof/>
        </w:rPr>
        <w:t>Aggressive Behavior</w:t>
      </w:r>
      <w:r w:rsidRPr="009B54BE">
        <w:rPr>
          <w:noProof/>
        </w:rPr>
        <w:t xml:space="preserve">, </w:t>
      </w:r>
      <w:r w:rsidRPr="009B54BE">
        <w:rPr>
          <w:i/>
          <w:iCs/>
          <w:noProof/>
        </w:rPr>
        <w:t>31</w:t>
      </w:r>
      <w:r w:rsidRPr="009B54BE">
        <w:rPr>
          <w:noProof/>
        </w:rPr>
        <w:t>(5), 407–419. doi:10.1002/ab.20066</w:t>
      </w:r>
    </w:p>
    <w:p w14:paraId="544B3CF9" w14:textId="77777777" w:rsidR="009B54BE" w:rsidRPr="009B54BE" w:rsidRDefault="009B54BE">
      <w:pPr>
        <w:pStyle w:val="NormalWeb"/>
        <w:ind w:left="480" w:hanging="480"/>
        <w:divId w:val="1425105130"/>
        <w:rPr>
          <w:noProof/>
        </w:rPr>
      </w:pPr>
      <w:r w:rsidRPr="009B54BE">
        <w:rPr>
          <w:noProof/>
        </w:rPr>
        <w:t xml:space="preserve">Sterne, J. A. C., &amp; Egger, M. (2005). Regression Methods to Detect Publication and Other Bias in Meta-Analysis. In H. R. Rothstein, A. J. Sutton, &amp; M. Borenstein (Eds.), </w:t>
      </w:r>
      <w:r w:rsidRPr="009B54BE">
        <w:rPr>
          <w:i/>
          <w:iCs/>
          <w:noProof/>
        </w:rPr>
        <w:t>Publication bias in meta-analysis</w:t>
      </w:r>
      <w:r w:rsidRPr="009B54BE">
        <w:rPr>
          <w:noProof/>
        </w:rPr>
        <w:t>. Chichester: John Wiley &amp; Sons.</w:t>
      </w:r>
    </w:p>
    <w:p w14:paraId="656F0AF9" w14:textId="77777777" w:rsidR="009B54BE" w:rsidRPr="009B54BE" w:rsidRDefault="009B54BE">
      <w:pPr>
        <w:pStyle w:val="NormalWeb"/>
        <w:ind w:left="480" w:hanging="480"/>
        <w:divId w:val="1425105130"/>
        <w:rPr>
          <w:noProof/>
        </w:rPr>
      </w:pPr>
      <w:r w:rsidRPr="009B54BE">
        <w:rPr>
          <w:noProof/>
        </w:rPr>
        <w:t xml:space="preserve">Van Beest, I., Carter-Sowell, A. R., van Dijk, E., &amp; Williams, K. D. (2012). Groups being ostracized by groups: Is the pain shared, is recovery quicker, and are groups more likely to be aggressive? </w:t>
      </w:r>
      <w:r w:rsidRPr="009B54BE">
        <w:rPr>
          <w:i/>
          <w:iCs/>
          <w:noProof/>
        </w:rPr>
        <w:t>Group Dynamics: Theory, Research, and Practice</w:t>
      </w:r>
      <w:r w:rsidRPr="009B54BE">
        <w:rPr>
          <w:noProof/>
        </w:rPr>
        <w:t xml:space="preserve">, </w:t>
      </w:r>
      <w:r w:rsidRPr="009B54BE">
        <w:rPr>
          <w:i/>
          <w:iCs/>
          <w:noProof/>
        </w:rPr>
        <w:t>16</w:t>
      </w:r>
      <w:r w:rsidRPr="009B54BE">
        <w:rPr>
          <w:noProof/>
        </w:rPr>
        <w:t>(4), 241–254. doi:10.1037/a0030104</w:t>
      </w:r>
    </w:p>
    <w:p w14:paraId="7004EF96" w14:textId="77777777" w:rsidR="009B54BE" w:rsidRPr="009B54BE" w:rsidRDefault="009B54BE">
      <w:pPr>
        <w:pStyle w:val="NormalWeb"/>
        <w:ind w:left="480" w:hanging="480"/>
        <w:divId w:val="1425105130"/>
        <w:rPr>
          <w:noProof/>
        </w:rPr>
      </w:pPr>
      <w:r w:rsidRPr="009B54BE">
        <w:rPr>
          <w:noProof/>
        </w:rPr>
        <w:t xml:space="preserve">Van Beest, I., &amp; Williams, K. D. (2006). When inclusion costs and ostracism pays, ostracism still hurts. </w:t>
      </w:r>
      <w:r w:rsidRPr="009B54BE">
        <w:rPr>
          <w:i/>
          <w:iCs/>
          <w:noProof/>
        </w:rPr>
        <w:t>Journal of personality and social psychology</w:t>
      </w:r>
      <w:r w:rsidRPr="009B54BE">
        <w:rPr>
          <w:noProof/>
        </w:rPr>
        <w:t xml:space="preserve">, </w:t>
      </w:r>
      <w:r w:rsidRPr="009B54BE">
        <w:rPr>
          <w:i/>
          <w:iCs/>
          <w:noProof/>
        </w:rPr>
        <w:t>91</w:t>
      </w:r>
      <w:r w:rsidRPr="009B54BE">
        <w:rPr>
          <w:noProof/>
        </w:rPr>
        <w:t>(5), 918–928. doi:10.1037/0022-3514.91.5.918</w:t>
      </w:r>
    </w:p>
    <w:p w14:paraId="0868345F" w14:textId="77777777" w:rsidR="009B54BE" w:rsidRPr="009B54BE" w:rsidRDefault="009B54BE">
      <w:pPr>
        <w:pStyle w:val="NormalWeb"/>
        <w:ind w:left="480" w:hanging="480"/>
        <w:divId w:val="1425105130"/>
        <w:rPr>
          <w:noProof/>
        </w:rPr>
      </w:pPr>
      <w:r w:rsidRPr="009B54BE">
        <w:rPr>
          <w:noProof/>
        </w:rPr>
        <w:t xml:space="preserve">Viechtbauer, W. (2005). Bias and Efficiency of Meta-Analytic Variance Estimators in the Random-Effects Model. </w:t>
      </w:r>
      <w:r w:rsidRPr="009B54BE">
        <w:rPr>
          <w:i/>
          <w:iCs/>
          <w:noProof/>
        </w:rPr>
        <w:t>Journal of Educational and Behavioral Statistics</w:t>
      </w:r>
      <w:r w:rsidRPr="009B54BE">
        <w:rPr>
          <w:noProof/>
        </w:rPr>
        <w:t xml:space="preserve">, </w:t>
      </w:r>
      <w:r w:rsidRPr="009B54BE">
        <w:rPr>
          <w:i/>
          <w:iCs/>
          <w:noProof/>
        </w:rPr>
        <w:t>30</w:t>
      </w:r>
      <w:r w:rsidRPr="009B54BE">
        <w:rPr>
          <w:noProof/>
        </w:rPr>
        <w:t>(3), 261–293. doi:10.3102/10769986030003261</w:t>
      </w:r>
    </w:p>
    <w:p w14:paraId="20ADE320" w14:textId="77777777" w:rsidR="009B54BE" w:rsidRDefault="009B54BE">
      <w:pPr>
        <w:pStyle w:val="NormalWeb"/>
        <w:ind w:left="480" w:hanging="480"/>
        <w:divId w:val="1425105130"/>
        <w:rPr>
          <w:noProof/>
        </w:rPr>
      </w:pPr>
      <w:r w:rsidRPr="009B54BE">
        <w:rPr>
          <w:noProof/>
        </w:rPr>
        <w:t xml:space="preserve">Viechtbauer, Wolfgang. (2010). Conducting meta-analyses in R with the metafor package. </w:t>
      </w:r>
      <w:r w:rsidRPr="009B54BE">
        <w:rPr>
          <w:i/>
          <w:iCs/>
          <w:noProof/>
        </w:rPr>
        <w:t>Journal of Statistical Software</w:t>
      </w:r>
      <w:r w:rsidRPr="009B54BE">
        <w:rPr>
          <w:noProof/>
        </w:rPr>
        <w:t xml:space="preserve">, </w:t>
      </w:r>
      <w:r w:rsidRPr="009B54BE">
        <w:rPr>
          <w:i/>
          <w:iCs/>
          <w:noProof/>
        </w:rPr>
        <w:t>36</w:t>
      </w:r>
      <w:r w:rsidRPr="009B54BE">
        <w:rPr>
          <w:noProof/>
        </w:rPr>
        <w:t>(3), 1–48. Retrieved from http://onlinelibrary.wiley.com/doi/10.1002/wics.10/full</w:t>
      </w:r>
    </w:p>
    <w:p w14:paraId="49082D9E" w14:textId="66E729F7" w:rsidR="00AD2DBE" w:rsidRPr="00AD2DBE" w:rsidRDefault="00AD2DBE" w:rsidP="00AD2DBE">
      <w:pPr>
        <w:spacing w:before="100" w:beforeAutospacing="1" w:after="100" w:afterAutospacing="1" w:line="240" w:lineRule="auto"/>
        <w:ind w:left="480" w:hanging="480"/>
        <w:divId w:val="142510513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Self-Affirmation Moderates the Negative Effect of Ostracism on Perceptions of Control, But Not in Predictable Ways.</w:t>
      </w:r>
      <w:r>
        <w:rPr>
          <w:rFonts w:ascii="Times New Roman" w:eastAsia="Times New Roman" w:hAnsi="Times New Roman" w:cs="Times New Roman"/>
          <w:sz w:val="24"/>
          <w:szCs w:val="24"/>
          <w:lang w:val="en-US"/>
        </w:rPr>
        <w:t xml:space="preserve"> Unpublished manuscript, University of Sheffield, Sheffield, UK.</w:t>
      </w:r>
    </w:p>
    <w:p w14:paraId="49EF0875" w14:textId="77777777" w:rsidR="009B54BE" w:rsidRPr="009B54BE" w:rsidRDefault="009B54BE">
      <w:pPr>
        <w:pStyle w:val="NormalWeb"/>
        <w:ind w:left="480" w:hanging="480"/>
        <w:divId w:val="1425105130"/>
        <w:rPr>
          <w:noProof/>
        </w:rPr>
      </w:pPr>
      <w:r w:rsidRPr="009B54BE">
        <w:rPr>
          <w:noProof/>
        </w:rPr>
        <w:lastRenderedPageBreak/>
        <w:t xml:space="preserve">Wicherts, J. M., Borsboom, D., Kats, J., &amp; Molenaar, D. (2006). The poor availability of psychological research data for reanalysis. </w:t>
      </w:r>
      <w:r w:rsidRPr="009B54BE">
        <w:rPr>
          <w:i/>
          <w:iCs/>
          <w:noProof/>
        </w:rPr>
        <w:t>The American psychologist</w:t>
      </w:r>
      <w:r w:rsidRPr="009B54BE">
        <w:rPr>
          <w:noProof/>
        </w:rPr>
        <w:t xml:space="preserve">, </w:t>
      </w:r>
      <w:r w:rsidRPr="009B54BE">
        <w:rPr>
          <w:i/>
          <w:iCs/>
          <w:noProof/>
        </w:rPr>
        <w:t>61</w:t>
      </w:r>
      <w:r w:rsidRPr="009B54BE">
        <w:rPr>
          <w:noProof/>
        </w:rPr>
        <w:t>(7), 726–8. doi:10.1037/0003-066X.61.7.726</w:t>
      </w:r>
    </w:p>
    <w:p w14:paraId="7224556E" w14:textId="77777777" w:rsidR="009B54BE" w:rsidRPr="009B54BE" w:rsidRDefault="009B54BE">
      <w:pPr>
        <w:pStyle w:val="NormalWeb"/>
        <w:ind w:left="480" w:hanging="480"/>
        <w:divId w:val="1425105130"/>
        <w:rPr>
          <w:noProof/>
        </w:rPr>
      </w:pPr>
      <w:r w:rsidRPr="009B54BE">
        <w:rPr>
          <w:noProof/>
        </w:rPr>
        <w:t xml:space="preserve">Williams, K D, Cheung, C. K., &amp; Choi, W. (2000). Cyberostracism: effects of being ignored over the Internet. </w:t>
      </w:r>
      <w:r w:rsidRPr="009B54BE">
        <w:rPr>
          <w:i/>
          <w:iCs/>
          <w:noProof/>
        </w:rPr>
        <w:t>Journal of personality and social psychology</w:t>
      </w:r>
      <w:r w:rsidRPr="009B54BE">
        <w:rPr>
          <w:noProof/>
        </w:rPr>
        <w:t xml:space="preserve">, </w:t>
      </w:r>
      <w:r w:rsidRPr="009B54BE">
        <w:rPr>
          <w:i/>
          <w:iCs/>
          <w:noProof/>
        </w:rPr>
        <w:t>79</w:t>
      </w:r>
      <w:r w:rsidRPr="009B54BE">
        <w:rPr>
          <w:noProof/>
        </w:rPr>
        <w:t>(5), 748–62. Retrieved from http://www.ncbi.nlm.nih.gov/pubmed/11079239</w:t>
      </w:r>
    </w:p>
    <w:p w14:paraId="76EE507F" w14:textId="77777777" w:rsidR="009B54BE" w:rsidRPr="009B54BE" w:rsidRDefault="009B54BE">
      <w:pPr>
        <w:pStyle w:val="NormalWeb"/>
        <w:ind w:left="480" w:hanging="480"/>
        <w:divId w:val="1425105130"/>
        <w:rPr>
          <w:noProof/>
        </w:rPr>
      </w:pPr>
      <w:r w:rsidRPr="009B54BE">
        <w:rPr>
          <w:noProof/>
        </w:rPr>
        <w:t xml:space="preserve">Williams, K.D. (2009). Ostracism: a temporal need-threat model. </w:t>
      </w:r>
      <w:r w:rsidRPr="009B54BE">
        <w:rPr>
          <w:i/>
          <w:iCs/>
          <w:noProof/>
        </w:rPr>
        <w:t>Advances in Experimental Social Psychology</w:t>
      </w:r>
      <w:r w:rsidRPr="009B54BE">
        <w:rPr>
          <w:noProof/>
        </w:rPr>
        <w:t xml:space="preserve">, </w:t>
      </w:r>
      <w:r w:rsidRPr="009B54BE">
        <w:rPr>
          <w:i/>
          <w:iCs/>
          <w:noProof/>
        </w:rPr>
        <w:t>41</w:t>
      </w:r>
      <w:r w:rsidRPr="009B54BE">
        <w:rPr>
          <w:noProof/>
        </w:rPr>
        <w:t>, 275–314. doi:10.1016/S0065-2601(08)00406-1</w:t>
      </w:r>
    </w:p>
    <w:p w14:paraId="2F931BF0" w14:textId="77777777" w:rsidR="009B54BE" w:rsidRPr="009B54BE" w:rsidRDefault="009B54BE">
      <w:pPr>
        <w:pStyle w:val="NormalWeb"/>
        <w:ind w:left="480" w:hanging="480"/>
        <w:divId w:val="1425105130"/>
        <w:rPr>
          <w:noProof/>
        </w:rPr>
      </w:pPr>
      <w:r w:rsidRPr="009B54BE">
        <w:rPr>
          <w:noProof/>
        </w:rPr>
        <w:t xml:space="preserve">Williams, Kipling D., &amp; Jarvis, B. (2006). Cyberball: A program for use in research on interpersonal ostracism and acceptance. </w:t>
      </w:r>
      <w:r w:rsidRPr="009B54BE">
        <w:rPr>
          <w:i/>
          <w:iCs/>
          <w:noProof/>
        </w:rPr>
        <w:t>Behavior Research Methods</w:t>
      </w:r>
      <w:r w:rsidRPr="009B54BE">
        <w:rPr>
          <w:noProof/>
        </w:rPr>
        <w:t xml:space="preserve">, </w:t>
      </w:r>
      <w:r w:rsidRPr="009B54BE">
        <w:rPr>
          <w:i/>
          <w:iCs/>
          <w:noProof/>
        </w:rPr>
        <w:t>38</w:t>
      </w:r>
      <w:r w:rsidRPr="009B54BE">
        <w:rPr>
          <w:noProof/>
        </w:rPr>
        <w:t>(1), 174–180. doi:10.3758/BF03192765</w:t>
      </w:r>
    </w:p>
    <w:p w14:paraId="39A38D25" w14:textId="77777777" w:rsidR="009B54BE" w:rsidRPr="009B54BE" w:rsidRDefault="009B54BE">
      <w:pPr>
        <w:pStyle w:val="NormalWeb"/>
        <w:ind w:left="480" w:hanging="480"/>
        <w:divId w:val="1425105130"/>
        <w:rPr>
          <w:noProof/>
        </w:rPr>
      </w:pPr>
      <w:r w:rsidRPr="009B54BE">
        <w:rPr>
          <w:noProof/>
        </w:rPr>
        <w:t xml:space="preserve">Zadro, L., Williams, K. D., &amp; Richardson, R. (2004). How low can you go? Ostracism by a computer is sufficient to lower self-reported levels of belonging, control, self-esteem, and meaningful existence. </w:t>
      </w:r>
      <w:r w:rsidRPr="009B54BE">
        <w:rPr>
          <w:i/>
          <w:iCs/>
          <w:noProof/>
        </w:rPr>
        <w:t>Journal of Experimental Social Psychology</w:t>
      </w:r>
      <w:r w:rsidRPr="009B54BE">
        <w:rPr>
          <w:noProof/>
        </w:rPr>
        <w:t xml:space="preserve">, </w:t>
      </w:r>
      <w:r w:rsidRPr="009B54BE">
        <w:rPr>
          <w:i/>
          <w:iCs/>
          <w:noProof/>
        </w:rPr>
        <w:t>40</w:t>
      </w:r>
      <w:r w:rsidRPr="009B54BE">
        <w:rPr>
          <w:noProof/>
        </w:rPr>
        <w:t>(4), 560–567. doi:10.1016/j.jesp.2003.11.006</w:t>
      </w:r>
    </w:p>
    <w:p w14:paraId="2E114973" w14:textId="77777777" w:rsidR="00B35841" w:rsidRDefault="00593A23" w:rsidP="009618D3">
      <w:pPr>
        <w:pStyle w:val="NormalWeb"/>
        <w:spacing w:before="0" w:beforeAutospacing="0" w:after="0" w:afterAutospacing="0"/>
        <w:divId w:val="785346477"/>
      </w:pPr>
      <w:r>
        <w:fldChar w:fldCharType="end"/>
      </w:r>
    </w:p>
    <w:p w14:paraId="16FCC839" w14:textId="77777777" w:rsidR="00CE5252" w:rsidRDefault="00CE5252">
      <w:pPr>
        <w:rPr>
          <w:rFonts w:ascii="Times New Roman" w:eastAsiaTheme="minorEastAsia" w:hAnsi="Times New Roman" w:cs="Times New Roman"/>
          <w:b/>
          <w:sz w:val="24"/>
          <w:szCs w:val="24"/>
          <w:lang w:val="en-US"/>
        </w:rPr>
      </w:pPr>
      <w:r>
        <w:rPr>
          <w:b/>
        </w:rPr>
        <w:br w:type="page"/>
      </w:r>
    </w:p>
    <w:p w14:paraId="683B8662" w14:textId="6BE3A34E" w:rsidR="006623EF" w:rsidRDefault="006623EF" w:rsidP="009618D3">
      <w:pPr>
        <w:pStyle w:val="NormalWeb"/>
        <w:divId w:val="785346477"/>
      </w:pPr>
      <w:r>
        <w:rPr>
          <w:b/>
        </w:rPr>
        <w:lastRenderedPageBreak/>
        <w:t>Footnotes</w:t>
      </w:r>
    </w:p>
    <w:p w14:paraId="4E9F53FD"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5165EA7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4DE019F0"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4FF610" w14:textId="1A826424"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7B9F9089"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3378D7F9"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unvalidated scales over validated scales. </w:t>
      </w:r>
    </w:p>
    <w:p w14:paraId="3E023D34"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6F2D43F"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1E4ECD" w14:paraId="2DDEFB4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5CC565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1BCE20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DB879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9241C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3960CC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518634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491C9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07FDC79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1E4ECD" w14:paraId="5C032AE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5E5A52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A29E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5D4290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7737D7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46090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77A3A52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2381433" w14:textId="77777777" w:rsidTr="00C105FC">
        <w:trPr>
          <w:trHeight w:val="765"/>
        </w:trPr>
        <w:tc>
          <w:tcPr>
            <w:tcW w:w="957" w:type="dxa"/>
            <w:tcBorders>
              <w:top w:val="nil"/>
              <w:left w:val="nil"/>
              <w:bottom w:val="nil"/>
              <w:right w:val="nil"/>
            </w:tcBorders>
            <w:shd w:val="clear" w:color="auto" w:fill="auto"/>
            <w:vAlign w:val="center"/>
            <w:hideMark/>
          </w:tcPr>
          <w:p w14:paraId="009184B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9CF4B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564C5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5FDA8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2F2E2F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9CFA51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DFE4D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FFDC23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3510BB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5DEC8F7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5747D2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95B64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65753088" w14:textId="77777777" w:rsidTr="00C105FC">
        <w:trPr>
          <w:trHeight w:val="510"/>
        </w:trPr>
        <w:tc>
          <w:tcPr>
            <w:tcW w:w="957" w:type="dxa"/>
            <w:tcBorders>
              <w:top w:val="nil"/>
              <w:left w:val="nil"/>
              <w:bottom w:val="nil"/>
              <w:right w:val="nil"/>
            </w:tcBorders>
            <w:shd w:val="clear" w:color="auto" w:fill="auto"/>
            <w:vAlign w:val="center"/>
            <w:hideMark/>
          </w:tcPr>
          <w:p w14:paraId="7C6BB3A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AD8FB2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287C4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0933C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23A9BEE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20D60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63330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44C6C0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7CA68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4B1931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20862A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06FF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9D782E2" w14:textId="77777777" w:rsidTr="00C105FC">
        <w:trPr>
          <w:trHeight w:val="255"/>
        </w:trPr>
        <w:tc>
          <w:tcPr>
            <w:tcW w:w="957" w:type="dxa"/>
            <w:tcBorders>
              <w:top w:val="nil"/>
              <w:left w:val="nil"/>
              <w:bottom w:val="single" w:sz="4" w:space="0" w:color="auto"/>
              <w:right w:val="nil"/>
            </w:tcBorders>
            <w:shd w:val="clear" w:color="auto" w:fill="auto"/>
            <w:hideMark/>
          </w:tcPr>
          <w:p w14:paraId="5BD3B21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362F5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67C286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264E4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C9604B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3F8AD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ABD3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1938229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19934E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33D0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17A9F83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6EA4F8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631F2800" w14:textId="77777777" w:rsidTr="00C105FC">
        <w:trPr>
          <w:trHeight w:val="255"/>
        </w:trPr>
        <w:tc>
          <w:tcPr>
            <w:tcW w:w="957" w:type="dxa"/>
            <w:tcBorders>
              <w:top w:val="nil"/>
              <w:left w:val="nil"/>
              <w:bottom w:val="nil"/>
              <w:right w:val="nil"/>
            </w:tcBorders>
            <w:shd w:val="clear" w:color="auto" w:fill="auto"/>
            <w:noWrap/>
            <w:vAlign w:val="bottom"/>
            <w:hideMark/>
          </w:tcPr>
          <w:p w14:paraId="6BC5065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09059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CB4F2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04C834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0F877F1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C22704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03A9AC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5195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D1A5C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4D127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6D97E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0DCD6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A691AB1" w14:textId="77777777" w:rsidTr="00C105FC">
        <w:trPr>
          <w:trHeight w:val="255"/>
        </w:trPr>
        <w:tc>
          <w:tcPr>
            <w:tcW w:w="957" w:type="dxa"/>
            <w:tcBorders>
              <w:top w:val="nil"/>
              <w:left w:val="nil"/>
              <w:bottom w:val="nil"/>
              <w:right w:val="nil"/>
            </w:tcBorders>
            <w:shd w:val="clear" w:color="auto" w:fill="auto"/>
            <w:noWrap/>
            <w:vAlign w:val="bottom"/>
            <w:hideMark/>
          </w:tcPr>
          <w:p w14:paraId="3D4E66E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3CFBD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53B83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5D9F6A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7C8E5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11232B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22F50B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C397B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244FCA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4144F2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3A2E13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4B2621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69413169" w14:textId="77777777" w:rsidTr="00C105FC">
        <w:trPr>
          <w:trHeight w:val="255"/>
        </w:trPr>
        <w:tc>
          <w:tcPr>
            <w:tcW w:w="957" w:type="dxa"/>
            <w:tcBorders>
              <w:top w:val="nil"/>
              <w:left w:val="nil"/>
              <w:bottom w:val="nil"/>
              <w:right w:val="nil"/>
            </w:tcBorders>
            <w:shd w:val="clear" w:color="auto" w:fill="auto"/>
            <w:noWrap/>
            <w:vAlign w:val="bottom"/>
            <w:hideMark/>
          </w:tcPr>
          <w:p w14:paraId="4D31BD16"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82FC51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2BA8E3D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093A6D5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2180F3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067F9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35AE2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0AAB6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303A0F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E82BE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8D46A4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7FDA8C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1E4ECD" w14:paraId="3536D9A0"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51175C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9E0AE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B9D234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65FAD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3F8CAC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2B141D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5849AA1" w14:textId="77777777" w:rsidTr="00C105FC">
        <w:trPr>
          <w:trHeight w:val="765"/>
        </w:trPr>
        <w:tc>
          <w:tcPr>
            <w:tcW w:w="957" w:type="dxa"/>
            <w:tcBorders>
              <w:top w:val="nil"/>
              <w:left w:val="nil"/>
              <w:bottom w:val="nil"/>
              <w:right w:val="nil"/>
            </w:tcBorders>
            <w:shd w:val="clear" w:color="auto" w:fill="auto"/>
            <w:vAlign w:val="center"/>
            <w:hideMark/>
          </w:tcPr>
          <w:p w14:paraId="14479BC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A2FF42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CB6C5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AB25CB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379C90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0C5CC62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E2A1D2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10AE603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CAD73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752EE9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3C4DC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523B3C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60C4E24" w14:textId="77777777" w:rsidTr="00C105FC">
        <w:trPr>
          <w:trHeight w:val="510"/>
        </w:trPr>
        <w:tc>
          <w:tcPr>
            <w:tcW w:w="957" w:type="dxa"/>
            <w:tcBorders>
              <w:top w:val="nil"/>
              <w:left w:val="nil"/>
              <w:bottom w:val="nil"/>
              <w:right w:val="nil"/>
            </w:tcBorders>
            <w:shd w:val="clear" w:color="auto" w:fill="auto"/>
            <w:vAlign w:val="center"/>
            <w:hideMark/>
          </w:tcPr>
          <w:p w14:paraId="0B2CF1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56421A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410DE6F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4D6207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44D39D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55B40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8B4679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5BF61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C06E6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7FCD1BE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7AB4FDB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C76D66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2AA2C974" w14:textId="77777777" w:rsidTr="00C105FC">
        <w:trPr>
          <w:trHeight w:val="255"/>
        </w:trPr>
        <w:tc>
          <w:tcPr>
            <w:tcW w:w="957" w:type="dxa"/>
            <w:tcBorders>
              <w:top w:val="nil"/>
              <w:left w:val="nil"/>
              <w:bottom w:val="single" w:sz="4" w:space="0" w:color="auto"/>
              <w:right w:val="nil"/>
            </w:tcBorders>
            <w:shd w:val="clear" w:color="auto" w:fill="auto"/>
            <w:hideMark/>
          </w:tcPr>
          <w:p w14:paraId="611E864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B13464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D7B4F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EADA4C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69822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556A43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68AFC57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37E0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CA92F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18E53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C13FDD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5FF350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0B30399E" w14:textId="77777777" w:rsidTr="00C105FC">
        <w:trPr>
          <w:trHeight w:val="255"/>
        </w:trPr>
        <w:tc>
          <w:tcPr>
            <w:tcW w:w="957" w:type="dxa"/>
            <w:tcBorders>
              <w:top w:val="nil"/>
              <w:left w:val="nil"/>
              <w:bottom w:val="nil"/>
              <w:right w:val="nil"/>
            </w:tcBorders>
            <w:shd w:val="clear" w:color="auto" w:fill="auto"/>
            <w:noWrap/>
            <w:vAlign w:val="bottom"/>
            <w:hideMark/>
          </w:tcPr>
          <w:p w14:paraId="4217348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F47845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5AC37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ACA96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909B1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3E60E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D996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5823F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0D0B81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234378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8442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9D4FE6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BDD9832"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541F1C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4893F8A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FB780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DBB3A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42CC53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39AB5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12718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3E6F3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2E27D4B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49182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3E33BF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623950C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1E4ECD" w14:paraId="0A3C3673"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0F249A3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43019BCA" w14:textId="77777777" w:rsidR="00C010BB" w:rsidRDefault="00C010BB">
      <w:pPr>
        <w:rPr>
          <w:lang w:val="en-US"/>
        </w:rPr>
      </w:pPr>
      <w:r>
        <w:rPr>
          <w:lang w:val="en-US"/>
        </w:rPr>
        <w:br w:type="page"/>
      </w:r>
    </w:p>
    <w:p w14:paraId="2FC26F3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1E4ECD" w14:paraId="53F78D35"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5130B0B2"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56E7CD7B"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AF0FD59"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6A342A0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6E3D418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3F08DDD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5232973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79E0996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3869347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370EC0C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4C065C5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2B10A150"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380946A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6DA8BAA1" w14:textId="77777777">
        <w:trPr>
          <w:trHeight w:val="300"/>
        </w:trPr>
        <w:tc>
          <w:tcPr>
            <w:tcW w:w="1796" w:type="dxa"/>
            <w:tcBorders>
              <w:top w:val="nil"/>
              <w:left w:val="nil"/>
              <w:bottom w:val="nil"/>
              <w:right w:val="nil"/>
            </w:tcBorders>
            <w:shd w:val="clear" w:color="auto" w:fill="auto"/>
            <w:noWrap/>
            <w:vAlign w:val="bottom"/>
          </w:tcPr>
          <w:p w14:paraId="15C2C1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B89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DED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36EA0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4A97C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CCE9C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D602E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DF3C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B8EF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665AF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6198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502A2B6" w14:textId="77777777">
        <w:trPr>
          <w:trHeight w:val="300"/>
        </w:trPr>
        <w:tc>
          <w:tcPr>
            <w:tcW w:w="1796" w:type="dxa"/>
            <w:tcBorders>
              <w:top w:val="nil"/>
              <w:left w:val="nil"/>
              <w:bottom w:val="nil"/>
              <w:right w:val="nil"/>
            </w:tcBorders>
            <w:shd w:val="clear" w:color="auto" w:fill="auto"/>
            <w:noWrap/>
            <w:vAlign w:val="bottom"/>
          </w:tcPr>
          <w:p w14:paraId="7D0C9ED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683644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4EAA9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97AAE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29781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581B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4427B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F537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6297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4EE5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C844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641729" w14:textId="77777777">
        <w:trPr>
          <w:trHeight w:val="300"/>
        </w:trPr>
        <w:tc>
          <w:tcPr>
            <w:tcW w:w="1796" w:type="dxa"/>
            <w:tcBorders>
              <w:top w:val="nil"/>
              <w:left w:val="nil"/>
              <w:bottom w:val="nil"/>
              <w:right w:val="nil"/>
            </w:tcBorders>
            <w:shd w:val="clear" w:color="auto" w:fill="auto"/>
            <w:noWrap/>
            <w:vAlign w:val="bottom"/>
          </w:tcPr>
          <w:p w14:paraId="612910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7F7C75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C6A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4B4B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35C39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54038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615F0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2BBA8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4B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670F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11C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9DF5D9" w14:textId="77777777">
        <w:trPr>
          <w:trHeight w:val="300"/>
        </w:trPr>
        <w:tc>
          <w:tcPr>
            <w:tcW w:w="1796" w:type="dxa"/>
            <w:tcBorders>
              <w:top w:val="nil"/>
              <w:left w:val="nil"/>
              <w:bottom w:val="nil"/>
              <w:right w:val="nil"/>
            </w:tcBorders>
            <w:shd w:val="clear" w:color="auto" w:fill="auto"/>
            <w:noWrap/>
            <w:vAlign w:val="bottom"/>
          </w:tcPr>
          <w:p w14:paraId="13D96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175F4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E89E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4B43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01A532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982EB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E98F5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D0DA7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DE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4E5D8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74909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FB8252F" w14:textId="77777777">
        <w:trPr>
          <w:trHeight w:val="300"/>
        </w:trPr>
        <w:tc>
          <w:tcPr>
            <w:tcW w:w="1796" w:type="dxa"/>
            <w:tcBorders>
              <w:top w:val="nil"/>
              <w:left w:val="nil"/>
              <w:bottom w:val="nil"/>
              <w:right w:val="nil"/>
            </w:tcBorders>
            <w:shd w:val="clear" w:color="auto" w:fill="auto"/>
            <w:noWrap/>
            <w:vAlign w:val="bottom"/>
          </w:tcPr>
          <w:p w14:paraId="6BED6F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0EE33F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072B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11D8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3491A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2C3C5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B71C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609A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B8128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4F51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79DC33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056997EF" w14:textId="77777777">
        <w:trPr>
          <w:trHeight w:val="300"/>
        </w:trPr>
        <w:tc>
          <w:tcPr>
            <w:tcW w:w="1796" w:type="dxa"/>
            <w:tcBorders>
              <w:top w:val="nil"/>
              <w:left w:val="nil"/>
              <w:bottom w:val="nil"/>
              <w:right w:val="nil"/>
            </w:tcBorders>
            <w:shd w:val="clear" w:color="auto" w:fill="auto"/>
            <w:noWrap/>
            <w:vAlign w:val="bottom"/>
          </w:tcPr>
          <w:p w14:paraId="26773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467BF9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1EB1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3D7C64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68349F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5CD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7C224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C46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F9D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C7F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203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3C41E8" w14:textId="77777777">
        <w:trPr>
          <w:trHeight w:val="300"/>
        </w:trPr>
        <w:tc>
          <w:tcPr>
            <w:tcW w:w="1796" w:type="dxa"/>
            <w:tcBorders>
              <w:top w:val="nil"/>
              <w:left w:val="nil"/>
              <w:bottom w:val="nil"/>
              <w:right w:val="nil"/>
            </w:tcBorders>
            <w:shd w:val="clear" w:color="auto" w:fill="auto"/>
            <w:noWrap/>
            <w:vAlign w:val="bottom"/>
          </w:tcPr>
          <w:p w14:paraId="3EF65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0B42E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1DF47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0DC026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F8468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5A347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3F1D2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F384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7C5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958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34D78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29FA79" w14:textId="77777777">
        <w:trPr>
          <w:trHeight w:val="300"/>
        </w:trPr>
        <w:tc>
          <w:tcPr>
            <w:tcW w:w="1796" w:type="dxa"/>
            <w:tcBorders>
              <w:top w:val="nil"/>
              <w:left w:val="nil"/>
              <w:bottom w:val="nil"/>
              <w:right w:val="nil"/>
            </w:tcBorders>
            <w:shd w:val="clear" w:color="auto" w:fill="auto"/>
            <w:noWrap/>
            <w:vAlign w:val="bottom"/>
          </w:tcPr>
          <w:p w14:paraId="3BB95D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1454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507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2BE93C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DB1D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9F019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0F0A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2523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E17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1104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B2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71CE14" w14:textId="77777777">
        <w:trPr>
          <w:trHeight w:val="300"/>
        </w:trPr>
        <w:tc>
          <w:tcPr>
            <w:tcW w:w="1796" w:type="dxa"/>
            <w:tcBorders>
              <w:top w:val="nil"/>
              <w:left w:val="nil"/>
              <w:bottom w:val="nil"/>
              <w:right w:val="nil"/>
            </w:tcBorders>
            <w:shd w:val="clear" w:color="auto" w:fill="auto"/>
            <w:noWrap/>
            <w:vAlign w:val="bottom"/>
          </w:tcPr>
          <w:p w14:paraId="6F7AAF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0BB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17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3E045B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4844BC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FEEE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8F4E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C574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208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FD2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C29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35AD7B" w14:textId="77777777">
        <w:trPr>
          <w:trHeight w:val="300"/>
        </w:trPr>
        <w:tc>
          <w:tcPr>
            <w:tcW w:w="1796" w:type="dxa"/>
            <w:tcBorders>
              <w:top w:val="nil"/>
              <w:left w:val="nil"/>
              <w:bottom w:val="nil"/>
              <w:right w:val="nil"/>
            </w:tcBorders>
            <w:shd w:val="clear" w:color="auto" w:fill="auto"/>
            <w:noWrap/>
            <w:vAlign w:val="bottom"/>
          </w:tcPr>
          <w:p w14:paraId="1DFBCE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01F7B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2BF1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7D5DC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128ABB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F4FEF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8A91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98D4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7BC0F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5356F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5E027B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383EE57C" w14:textId="77777777">
        <w:trPr>
          <w:trHeight w:val="300"/>
        </w:trPr>
        <w:tc>
          <w:tcPr>
            <w:tcW w:w="1796" w:type="dxa"/>
            <w:tcBorders>
              <w:top w:val="nil"/>
              <w:left w:val="nil"/>
              <w:bottom w:val="nil"/>
              <w:right w:val="nil"/>
            </w:tcBorders>
            <w:shd w:val="clear" w:color="auto" w:fill="auto"/>
            <w:noWrap/>
            <w:vAlign w:val="bottom"/>
          </w:tcPr>
          <w:p w14:paraId="464D12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CCF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41B12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4DB2E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63E15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6922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F000F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05D2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11D862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5398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A8AC1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10B67D9C" w14:textId="77777777">
        <w:trPr>
          <w:trHeight w:val="300"/>
        </w:trPr>
        <w:tc>
          <w:tcPr>
            <w:tcW w:w="1796" w:type="dxa"/>
            <w:tcBorders>
              <w:top w:val="nil"/>
              <w:left w:val="nil"/>
              <w:bottom w:val="nil"/>
              <w:right w:val="nil"/>
            </w:tcBorders>
            <w:shd w:val="clear" w:color="auto" w:fill="auto"/>
            <w:noWrap/>
            <w:vAlign w:val="bottom"/>
          </w:tcPr>
          <w:p w14:paraId="5FF6A3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3D95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36D0C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5985DB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7F4481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229A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3279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94B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135A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31FC3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3334E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18A91896" w14:textId="77777777">
        <w:trPr>
          <w:trHeight w:val="300"/>
        </w:trPr>
        <w:tc>
          <w:tcPr>
            <w:tcW w:w="1796" w:type="dxa"/>
            <w:tcBorders>
              <w:top w:val="nil"/>
              <w:left w:val="nil"/>
              <w:bottom w:val="nil"/>
              <w:right w:val="nil"/>
            </w:tcBorders>
            <w:shd w:val="clear" w:color="auto" w:fill="auto"/>
            <w:noWrap/>
            <w:vAlign w:val="bottom"/>
          </w:tcPr>
          <w:p w14:paraId="43FD7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D4CBC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2B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02A8E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243A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78B634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16F4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B65E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658E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05C0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A6F2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B3C3918" w14:textId="77777777">
        <w:trPr>
          <w:trHeight w:val="300"/>
        </w:trPr>
        <w:tc>
          <w:tcPr>
            <w:tcW w:w="1796" w:type="dxa"/>
            <w:tcBorders>
              <w:top w:val="nil"/>
              <w:left w:val="nil"/>
              <w:bottom w:val="nil"/>
              <w:right w:val="nil"/>
            </w:tcBorders>
            <w:shd w:val="clear" w:color="auto" w:fill="auto"/>
            <w:noWrap/>
            <w:vAlign w:val="bottom"/>
          </w:tcPr>
          <w:p w14:paraId="2A20E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092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57A4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FBC89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4EFA23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D37E4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4370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E809C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075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582E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0426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18725E5" w14:textId="77777777">
        <w:trPr>
          <w:trHeight w:val="300"/>
        </w:trPr>
        <w:tc>
          <w:tcPr>
            <w:tcW w:w="1796" w:type="dxa"/>
            <w:tcBorders>
              <w:top w:val="nil"/>
              <w:left w:val="nil"/>
              <w:bottom w:val="nil"/>
              <w:right w:val="nil"/>
            </w:tcBorders>
            <w:shd w:val="clear" w:color="auto" w:fill="auto"/>
            <w:noWrap/>
            <w:vAlign w:val="bottom"/>
          </w:tcPr>
          <w:p w14:paraId="106731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61E0D9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06C8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14F1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1C53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D518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0E0829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A30B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E8CA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3FC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126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48E1A6" w14:textId="77777777">
        <w:trPr>
          <w:trHeight w:val="300"/>
        </w:trPr>
        <w:tc>
          <w:tcPr>
            <w:tcW w:w="1796" w:type="dxa"/>
            <w:tcBorders>
              <w:top w:val="nil"/>
              <w:left w:val="nil"/>
              <w:bottom w:val="nil"/>
              <w:right w:val="nil"/>
            </w:tcBorders>
            <w:shd w:val="clear" w:color="auto" w:fill="auto"/>
            <w:noWrap/>
            <w:vAlign w:val="bottom"/>
          </w:tcPr>
          <w:p w14:paraId="68C5B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053574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C8C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271F4F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77429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05044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56B9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16EE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1AB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BE09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8DC1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8CEA32" w14:textId="77777777">
        <w:trPr>
          <w:trHeight w:val="300"/>
        </w:trPr>
        <w:tc>
          <w:tcPr>
            <w:tcW w:w="1796" w:type="dxa"/>
            <w:tcBorders>
              <w:top w:val="nil"/>
              <w:left w:val="nil"/>
              <w:bottom w:val="nil"/>
              <w:right w:val="nil"/>
            </w:tcBorders>
            <w:shd w:val="clear" w:color="auto" w:fill="auto"/>
            <w:noWrap/>
            <w:vAlign w:val="bottom"/>
          </w:tcPr>
          <w:p w14:paraId="15057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0E2013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F974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A97B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5A78C0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571D6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4D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AF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EF3B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73A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29CC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C9554" w14:textId="77777777">
        <w:trPr>
          <w:trHeight w:val="300"/>
        </w:trPr>
        <w:tc>
          <w:tcPr>
            <w:tcW w:w="1796" w:type="dxa"/>
            <w:tcBorders>
              <w:top w:val="nil"/>
              <w:left w:val="nil"/>
              <w:bottom w:val="nil"/>
              <w:right w:val="nil"/>
            </w:tcBorders>
            <w:shd w:val="clear" w:color="auto" w:fill="auto"/>
            <w:noWrap/>
            <w:vAlign w:val="bottom"/>
          </w:tcPr>
          <w:p w14:paraId="3F0156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15410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10EDC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3223C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223A4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103BB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73196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46BE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7AEE86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BAE95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63B829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8E8149A" w14:textId="77777777">
        <w:trPr>
          <w:trHeight w:val="300"/>
        </w:trPr>
        <w:tc>
          <w:tcPr>
            <w:tcW w:w="1796" w:type="dxa"/>
            <w:tcBorders>
              <w:top w:val="nil"/>
              <w:left w:val="nil"/>
              <w:bottom w:val="nil"/>
              <w:right w:val="nil"/>
            </w:tcBorders>
            <w:shd w:val="clear" w:color="auto" w:fill="auto"/>
            <w:noWrap/>
            <w:vAlign w:val="bottom"/>
          </w:tcPr>
          <w:p w14:paraId="68698E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48CE6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792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E7942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3CFF9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5826B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67718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E6ED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92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21D3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B856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4A5FAA" w14:textId="77777777">
        <w:trPr>
          <w:trHeight w:val="300"/>
        </w:trPr>
        <w:tc>
          <w:tcPr>
            <w:tcW w:w="1796" w:type="dxa"/>
            <w:tcBorders>
              <w:top w:val="nil"/>
              <w:left w:val="nil"/>
              <w:bottom w:val="nil"/>
              <w:right w:val="nil"/>
            </w:tcBorders>
            <w:shd w:val="clear" w:color="auto" w:fill="auto"/>
            <w:noWrap/>
            <w:vAlign w:val="bottom"/>
          </w:tcPr>
          <w:p w14:paraId="5A6B2F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5CF762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89BA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3CDA5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1340B2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3FEF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582B6F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544B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5DEA7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6A36E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46C8A4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545C89B1" w14:textId="77777777">
        <w:trPr>
          <w:trHeight w:val="300"/>
        </w:trPr>
        <w:tc>
          <w:tcPr>
            <w:tcW w:w="1796" w:type="dxa"/>
            <w:tcBorders>
              <w:top w:val="nil"/>
              <w:left w:val="nil"/>
              <w:bottom w:val="nil"/>
              <w:right w:val="nil"/>
            </w:tcBorders>
            <w:shd w:val="clear" w:color="auto" w:fill="auto"/>
            <w:noWrap/>
            <w:vAlign w:val="bottom"/>
          </w:tcPr>
          <w:p w14:paraId="3244C7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13A7B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42DD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0E5CFB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035F7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1627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1A6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60039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21A76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2DE569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519A8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70705F4" w14:textId="77777777">
        <w:trPr>
          <w:trHeight w:val="300"/>
        </w:trPr>
        <w:tc>
          <w:tcPr>
            <w:tcW w:w="1796" w:type="dxa"/>
            <w:tcBorders>
              <w:top w:val="nil"/>
              <w:left w:val="nil"/>
              <w:bottom w:val="nil"/>
              <w:right w:val="nil"/>
            </w:tcBorders>
            <w:shd w:val="clear" w:color="auto" w:fill="auto"/>
            <w:noWrap/>
            <w:vAlign w:val="bottom"/>
          </w:tcPr>
          <w:p w14:paraId="7D1B34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17CB2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759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14E0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AC70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0D13C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62C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AB5B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77D62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6D72B3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63E2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50173C" w14:textId="77777777">
        <w:trPr>
          <w:trHeight w:val="300"/>
        </w:trPr>
        <w:tc>
          <w:tcPr>
            <w:tcW w:w="1796" w:type="dxa"/>
            <w:tcBorders>
              <w:top w:val="nil"/>
              <w:left w:val="nil"/>
              <w:bottom w:val="nil"/>
              <w:right w:val="nil"/>
            </w:tcBorders>
            <w:shd w:val="clear" w:color="auto" w:fill="auto"/>
            <w:noWrap/>
            <w:vAlign w:val="bottom"/>
          </w:tcPr>
          <w:p w14:paraId="137C5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3D123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4C48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6E81B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008C8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B11F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AFFB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4ADF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F751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2B2CC9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620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46D8AB" w14:textId="77777777">
        <w:trPr>
          <w:trHeight w:val="300"/>
        </w:trPr>
        <w:tc>
          <w:tcPr>
            <w:tcW w:w="1796" w:type="dxa"/>
            <w:tcBorders>
              <w:top w:val="nil"/>
              <w:left w:val="nil"/>
              <w:bottom w:val="nil"/>
              <w:right w:val="nil"/>
            </w:tcBorders>
            <w:shd w:val="clear" w:color="auto" w:fill="auto"/>
            <w:noWrap/>
            <w:vAlign w:val="bottom"/>
          </w:tcPr>
          <w:p w14:paraId="149826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C09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CC4A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EC3CF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90CF0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308633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764B1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79E2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AA09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24A4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D0B8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8E0F65" w14:textId="77777777">
        <w:trPr>
          <w:trHeight w:val="300"/>
        </w:trPr>
        <w:tc>
          <w:tcPr>
            <w:tcW w:w="1796" w:type="dxa"/>
            <w:tcBorders>
              <w:top w:val="nil"/>
              <w:left w:val="nil"/>
              <w:bottom w:val="nil"/>
              <w:right w:val="nil"/>
            </w:tcBorders>
            <w:shd w:val="clear" w:color="auto" w:fill="auto"/>
            <w:noWrap/>
            <w:vAlign w:val="bottom"/>
          </w:tcPr>
          <w:p w14:paraId="58F2E1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8B279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1DE13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FA3A7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46888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94CA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FEF0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8578E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01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9F3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028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050AD" w14:textId="77777777">
        <w:trPr>
          <w:trHeight w:val="300"/>
        </w:trPr>
        <w:tc>
          <w:tcPr>
            <w:tcW w:w="1796" w:type="dxa"/>
            <w:tcBorders>
              <w:top w:val="nil"/>
              <w:left w:val="nil"/>
              <w:bottom w:val="nil"/>
              <w:right w:val="nil"/>
            </w:tcBorders>
            <w:shd w:val="clear" w:color="auto" w:fill="auto"/>
            <w:noWrap/>
            <w:vAlign w:val="bottom"/>
          </w:tcPr>
          <w:p w14:paraId="2EF170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7F7BA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54BB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E975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FBCB3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360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E4AE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7174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FC89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3FD5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B30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B167BB" w14:textId="77777777">
        <w:trPr>
          <w:trHeight w:val="300"/>
        </w:trPr>
        <w:tc>
          <w:tcPr>
            <w:tcW w:w="1796" w:type="dxa"/>
            <w:tcBorders>
              <w:top w:val="nil"/>
              <w:left w:val="nil"/>
              <w:bottom w:val="nil"/>
              <w:right w:val="nil"/>
            </w:tcBorders>
            <w:shd w:val="clear" w:color="auto" w:fill="auto"/>
            <w:noWrap/>
            <w:vAlign w:val="bottom"/>
          </w:tcPr>
          <w:p w14:paraId="2B43B5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F93A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C865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EED3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6D21DC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16EB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54BB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96EF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78E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A8A5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F2B9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7BDBE" w14:textId="77777777">
        <w:trPr>
          <w:trHeight w:val="300"/>
        </w:trPr>
        <w:tc>
          <w:tcPr>
            <w:tcW w:w="1796" w:type="dxa"/>
            <w:tcBorders>
              <w:top w:val="nil"/>
              <w:left w:val="nil"/>
              <w:bottom w:val="nil"/>
              <w:right w:val="nil"/>
            </w:tcBorders>
            <w:shd w:val="clear" w:color="auto" w:fill="auto"/>
            <w:noWrap/>
            <w:vAlign w:val="bottom"/>
          </w:tcPr>
          <w:p w14:paraId="1AE56C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7FE5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B937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2AFC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C62E8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820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5CB6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67521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668778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635BB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65729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4523FD8" w14:textId="77777777">
        <w:trPr>
          <w:trHeight w:val="300"/>
        </w:trPr>
        <w:tc>
          <w:tcPr>
            <w:tcW w:w="1796" w:type="dxa"/>
            <w:tcBorders>
              <w:top w:val="nil"/>
              <w:left w:val="nil"/>
              <w:bottom w:val="nil"/>
              <w:right w:val="nil"/>
            </w:tcBorders>
            <w:shd w:val="clear" w:color="auto" w:fill="auto"/>
            <w:noWrap/>
            <w:vAlign w:val="bottom"/>
          </w:tcPr>
          <w:p w14:paraId="679715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A179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73A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21A0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5B0B0B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51BA05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6880A5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A4E06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E5A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51B14C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19DA3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20891C6" w14:textId="77777777">
        <w:trPr>
          <w:trHeight w:val="300"/>
        </w:trPr>
        <w:tc>
          <w:tcPr>
            <w:tcW w:w="1796" w:type="dxa"/>
            <w:tcBorders>
              <w:top w:val="nil"/>
              <w:left w:val="nil"/>
              <w:bottom w:val="nil"/>
              <w:right w:val="nil"/>
            </w:tcBorders>
            <w:shd w:val="clear" w:color="auto" w:fill="auto"/>
            <w:noWrap/>
            <w:vAlign w:val="bottom"/>
          </w:tcPr>
          <w:p w14:paraId="426832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32537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603A5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4FB69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C0E4C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B8671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FC85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2F57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6DF995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AF69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0F0D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303589EE" w14:textId="77777777">
        <w:trPr>
          <w:trHeight w:val="300"/>
        </w:trPr>
        <w:tc>
          <w:tcPr>
            <w:tcW w:w="1796" w:type="dxa"/>
            <w:tcBorders>
              <w:top w:val="nil"/>
              <w:left w:val="nil"/>
              <w:bottom w:val="nil"/>
              <w:right w:val="nil"/>
            </w:tcBorders>
            <w:shd w:val="clear" w:color="auto" w:fill="auto"/>
            <w:noWrap/>
            <w:vAlign w:val="bottom"/>
          </w:tcPr>
          <w:p w14:paraId="0DCD21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117B2B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D3778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1416AF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639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7ACA6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582D2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6C7C8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095CD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98C3F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2460CA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70A66CDB" w14:textId="77777777">
        <w:trPr>
          <w:trHeight w:val="300"/>
        </w:trPr>
        <w:tc>
          <w:tcPr>
            <w:tcW w:w="1796" w:type="dxa"/>
            <w:tcBorders>
              <w:top w:val="nil"/>
              <w:left w:val="nil"/>
              <w:bottom w:val="nil"/>
              <w:right w:val="nil"/>
            </w:tcBorders>
            <w:shd w:val="clear" w:color="auto" w:fill="auto"/>
            <w:noWrap/>
            <w:vAlign w:val="bottom"/>
          </w:tcPr>
          <w:p w14:paraId="10F944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5C309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63F10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C6674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1A072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5860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75F6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870B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97C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259CEC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24D9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28BC7F" w14:textId="77777777">
        <w:trPr>
          <w:trHeight w:val="300"/>
        </w:trPr>
        <w:tc>
          <w:tcPr>
            <w:tcW w:w="1796" w:type="dxa"/>
            <w:tcBorders>
              <w:top w:val="nil"/>
              <w:left w:val="nil"/>
              <w:bottom w:val="nil"/>
              <w:right w:val="nil"/>
            </w:tcBorders>
            <w:shd w:val="clear" w:color="auto" w:fill="auto"/>
            <w:noWrap/>
            <w:vAlign w:val="bottom"/>
          </w:tcPr>
          <w:p w14:paraId="3BAAF7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8F18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36DF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3532E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7BE621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69401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1168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F2F1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18B5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E5E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379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11C2D6" w14:textId="77777777">
        <w:trPr>
          <w:trHeight w:val="300"/>
        </w:trPr>
        <w:tc>
          <w:tcPr>
            <w:tcW w:w="1796" w:type="dxa"/>
            <w:tcBorders>
              <w:top w:val="nil"/>
              <w:left w:val="nil"/>
              <w:bottom w:val="nil"/>
              <w:right w:val="nil"/>
            </w:tcBorders>
            <w:shd w:val="clear" w:color="auto" w:fill="auto"/>
            <w:noWrap/>
            <w:vAlign w:val="bottom"/>
          </w:tcPr>
          <w:p w14:paraId="02D413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1CEF8F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6C2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28935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38D2B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6E989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481C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7E8C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E97F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EC5B4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BC5B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E09746" w14:textId="77777777">
        <w:trPr>
          <w:trHeight w:val="300"/>
        </w:trPr>
        <w:tc>
          <w:tcPr>
            <w:tcW w:w="1796" w:type="dxa"/>
            <w:tcBorders>
              <w:top w:val="nil"/>
              <w:left w:val="nil"/>
              <w:bottom w:val="nil"/>
              <w:right w:val="nil"/>
            </w:tcBorders>
            <w:shd w:val="clear" w:color="auto" w:fill="auto"/>
            <w:noWrap/>
            <w:vAlign w:val="bottom"/>
          </w:tcPr>
          <w:p w14:paraId="0E6C5A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6DDB49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0AB81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1EA49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7C4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C69D4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3094D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6EEE0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2DF0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7693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131A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8585F2" w14:textId="77777777">
        <w:trPr>
          <w:trHeight w:val="300"/>
        </w:trPr>
        <w:tc>
          <w:tcPr>
            <w:tcW w:w="1796" w:type="dxa"/>
            <w:tcBorders>
              <w:top w:val="nil"/>
              <w:left w:val="nil"/>
              <w:bottom w:val="nil"/>
              <w:right w:val="nil"/>
            </w:tcBorders>
            <w:shd w:val="clear" w:color="auto" w:fill="auto"/>
            <w:noWrap/>
            <w:vAlign w:val="bottom"/>
          </w:tcPr>
          <w:p w14:paraId="441851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3FED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67B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AC7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2D5B14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A2D41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55290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19CB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13687E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2ABF9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3F28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5A549F8D" w14:textId="77777777">
        <w:trPr>
          <w:trHeight w:val="300"/>
        </w:trPr>
        <w:tc>
          <w:tcPr>
            <w:tcW w:w="1796" w:type="dxa"/>
            <w:tcBorders>
              <w:top w:val="nil"/>
              <w:left w:val="nil"/>
              <w:bottom w:val="nil"/>
              <w:right w:val="nil"/>
            </w:tcBorders>
            <w:shd w:val="clear" w:color="auto" w:fill="auto"/>
            <w:noWrap/>
            <w:vAlign w:val="bottom"/>
          </w:tcPr>
          <w:p w14:paraId="4F708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2AC82C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5C4FF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037D5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B30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49875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37F21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DA61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46FA4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9B487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6DAE7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8FA1773" w14:textId="77777777">
        <w:trPr>
          <w:trHeight w:val="300"/>
        </w:trPr>
        <w:tc>
          <w:tcPr>
            <w:tcW w:w="1796" w:type="dxa"/>
            <w:tcBorders>
              <w:top w:val="nil"/>
              <w:left w:val="nil"/>
              <w:bottom w:val="nil"/>
              <w:right w:val="nil"/>
            </w:tcBorders>
            <w:shd w:val="clear" w:color="auto" w:fill="auto"/>
            <w:noWrap/>
            <w:vAlign w:val="bottom"/>
          </w:tcPr>
          <w:p w14:paraId="7B79D4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0BD0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91707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37CE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3AB6C2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05AA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B37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F802B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731C0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145D7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051B0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13E602AA" w14:textId="77777777">
        <w:trPr>
          <w:trHeight w:val="300"/>
        </w:trPr>
        <w:tc>
          <w:tcPr>
            <w:tcW w:w="1796" w:type="dxa"/>
            <w:tcBorders>
              <w:top w:val="nil"/>
              <w:left w:val="nil"/>
              <w:bottom w:val="nil"/>
              <w:right w:val="nil"/>
            </w:tcBorders>
            <w:shd w:val="clear" w:color="auto" w:fill="auto"/>
            <w:noWrap/>
            <w:vAlign w:val="bottom"/>
          </w:tcPr>
          <w:p w14:paraId="6D626D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740E7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983F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0C9B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5615C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315AF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11EB3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6D2A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A0F77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E5C5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575C88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2C3F8592" w14:textId="77777777">
        <w:trPr>
          <w:trHeight w:val="300"/>
        </w:trPr>
        <w:tc>
          <w:tcPr>
            <w:tcW w:w="1796" w:type="dxa"/>
            <w:tcBorders>
              <w:top w:val="nil"/>
              <w:left w:val="nil"/>
              <w:bottom w:val="nil"/>
              <w:right w:val="nil"/>
            </w:tcBorders>
            <w:shd w:val="clear" w:color="auto" w:fill="auto"/>
            <w:noWrap/>
            <w:vAlign w:val="bottom"/>
          </w:tcPr>
          <w:p w14:paraId="7A00D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0E40EB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6B8A0B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9DB15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4D41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88EB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52260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2DEC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7D7C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3BBC8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99D2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04DD185" w14:textId="77777777">
        <w:trPr>
          <w:trHeight w:val="300"/>
        </w:trPr>
        <w:tc>
          <w:tcPr>
            <w:tcW w:w="1796" w:type="dxa"/>
            <w:tcBorders>
              <w:top w:val="nil"/>
              <w:left w:val="nil"/>
              <w:bottom w:val="nil"/>
              <w:right w:val="nil"/>
            </w:tcBorders>
            <w:shd w:val="clear" w:color="auto" w:fill="auto"/>
            <w:noWrap/>
            <w:vAlign w:val="bottom"/>
          </w:tcPr>
          <w:p w14:paraId="1BF40C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7C8407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2FA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EDD7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7FC5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AD485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061C9B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291DB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C1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94BC5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2D1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AEFB8" w14:textId="77777777">
        <w:trPr>
          <w:trHeight w:val="300"/>
        </w:trPr>
        <w:tc>
          <w:tcPr>
            <w:tcW w:w="1796" w:type="dxa"/>
            <w:tcBorders>
              <w:top w:val="nil"/>
              <w:left w:val="nil"/>
              <w:bottom w:val="nil"/>
              <w:right w:val="nil"/>
            </w:tcBorders>
            <w:shd w:val="clear" w:color="auto" w:fill="auto"/>
            <w:noWrap/>
            <w:vAlign w:val="bottom"/>
          </w:tcPr>
          <w:p w14:paraId="646B9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0E1C7A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8CB2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1AC23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E61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C98AF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DA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A419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7E5A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5A7E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BAC3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357EBC" w14:textId="77777777">
        <w:trPr>
          <w:trHeight w:val="300"/>
        </w:trPr>
        <w:tc>
          <w:tcPr>
            <w:tcW w:w="1796" w:type="dxa"/>
            <w:tcBorders>
              <w:top w:val="nil"/>
              <w:left w:val="nil"/>
              <w:bottom w:val="nil"/>
              <w:right w:val="nil"/>
            </w:tcBorders>
            <w:shd w:val="clear" w:color="auto" w:fill="auto"/>
            <w:noWrap/>
            <w:vAlign w:val="bottom"/>
          </w:tcPr>
          <w:p w14:paraId="4A2B3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836EE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5EC0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440332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49A595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7065B7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482A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08F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A73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92C2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2C43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5F6E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04BC4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45B55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59493C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9AFAA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3FB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0E4A34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C29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7738CC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59046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9EFE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43D7C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3D3A2BCC"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6CE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7FF4B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8064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35471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9A46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32DC5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A7AB9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612A1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27041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63E4B2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5792FE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A5F03CC" w14:textId="77777777">
        <w:trPr>
          <w:trHeight w:val="300"/>
        </w:trPr>
        <w:tc>
          <w:tcPr>
            <w:tcW w:w="1796" w:type="dxa"/>
            <w:tcBorders>
              <w:top w:val="nil"/>
              <w:left w:val="nil"/>
              <w:bottom w:val="nil"/>
              <w:right w:val="nil"/>
            </w:tcBorders>
            <w:shd w:val="clear" w:color="auto" w:fill="auto"/>
            <w:noWrap/>
            <w:vAlign w:val="bottom"/>
          </w:tcPr>
          <w:p w14:paraId="7BAF0C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58E9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ACD4D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12F6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53D9E3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0057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D2B0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7C4A0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D480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F1AB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F527B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DE1CC23" w14:textId="77777777">
        <w:trPr>
          <w:trHeight w:val="300"/>
        </w:trPr>
        <w:tc>
          <w:tcPr>
            <w:tcW w:w="1796" w:type="dxa"/>
            <w:tcBorders>
              <w:top w:val="nil"/>
              <w:left w:val="nil"/>
              <w:bottom w:val="nil"/>
              <w:right w:val="nil"/>
            </w:tcBorders>
            <w:shd w:val="clear" w:color="auto" w:fill="auto"/>
            <w:noWrap/>
            <w:vAlign w:val="bottom"/>
          </w:tcPr>
          <w:p w14:paraId="3A2177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30E90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7363D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6EAC2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273CBE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065DE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F1B09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B51F2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C66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9CC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12AF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FADF5B7" w14:textId="77777777">
        <w:trPr>
          <w:trHeight w:val="300"/>
        </w:trPr>
        <w:tc>
          <w:tcPr>
            <w:tcW w:w="1796" w:type="dxa"/>
            <w:tcBorders>
              <w:top w:val="nil"/>
              <w:left w:val="nil"/>
              <w:bottom w:val="nil"/>
              <w:right w:val="nil"/>
            </w:tcBorders>
            <w:shd w:val="clear" w:color="auto" w:fill="auto"/>
            <w:noWrap/>
            <w:vAlign w:val="bottom"/>
          </w:tcPr>
          <w:p w14:paraId="2A610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67C0A7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D77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38F54E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5D4F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65EA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881F1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C2A9B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E13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223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D1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0EE0C8" w14:textId="77777777">
        <w:trPr>
          <w:trHeight w:val="300"/>
        </w:trPr>
        <w:tc>
          <w:tcPr>
            <w:tcW w:w="1796" w:type="dxa"/>
            <w:tcBorders>
              <w:top w:val="nil"/>
              <w:left w:val="nil"/>
              <w:bottom w:val="nil"/>
              <w:right w:val="nil"/>
            </w:tcBorders>
            <w:shd w:val="clear" w:color="auto" w:fill="auto"/>
            <w:noWrap/>
            <w:vAlign w:val="bottom"/>
          </w:tcPr>
          <w:p w14:paraId="0FB83D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2A27D6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56B8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A38E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13EDA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570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45134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498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88C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6D67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239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C607B2" w14:textId="77777777">
        <w:trPr>
          <w:trHeight w:val="300"/>
        </w:trPr>
        <w:tc>
          <w:tcPr>
            <w:tcW w:w="1796" w:type="dxa"/>
            <w:tcBorders>
              <w:top w:val="nil"/>
              <w:left w:val="nil"/>
              <w:bottom w:val="nil"/>
              <w:right w:val="nil"/>
            </w:tcBorders>
            <w:shd w:val="clear" w:color="auto" w:fill="auto"/>
            <w:noWrap/>
            <w:vAlign w:val="bottom"/>
          </w:tcPr>
          <w:p w14:paraId="18D224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50D15B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BE05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36F62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CC42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2C0F5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4488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DDFDF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07FB7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5EBED4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59E1E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ECFE68E" w14:textId="77777777">
        <w:trPr>
          <w:trHeight w:val="300"/>
        </w:trPr>
        <w:tc>
          <w:tcPr>
            <w:tcW w:w="1796" w:type="dxa"/>
            <w:tcBorders>
              <w:top w:val="nil"/>
              <w:left w:val="nil"/>
              <w:bottom w:val="nil"/>
              <w:right w:val="nil"/>
            </w:tcBorders>
            <w:shd w:val="clear" w:color="auto" w:fill="auto"/>
            <w:noWrap/>
            <w:vAlign w:val="bottom"/>
          </w:tcPr>
          <w:p w14:paraId="4D2206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2D6E25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B0C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A82DE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99809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8BB88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D6EC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7E8921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DCFD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5193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982E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6D27251" w14:textId="77777777">
        <w:trPr>
          <w:trHeight w:val="300"/>
        </w:trPr>
        <w:tc>
          <w:tcPr>
            <w:tcW w:w="1796" w:type="dxa"/>
            <w:tcBorders>
              <w:top w:val="nil"/>
              <w:left w:val="nil"/>
              <w:bottom w:val="nil"/>
              <w:right w:val="nil"/>
            </w:tcBorders>
            <w:shd w:val="clear" w:color="auto" w:fill="auto"/>
            <w:noWrap/>
            <w:vAlign w:val="bottom"/>
          </w:tcPr>
          <w:p w14:paraId="28CC87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497F3E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988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6A12C5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6D26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90DE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03E8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1E9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5D2F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E0CA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1C0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3CD68D" w14:textId="77777777">
        <w:trPr>
          <w:trHeight w:val="300"/>
        </w:trPr>
        <w:tc>
          <w:tcPr>
            <w:tcW w:w="1796" w:type="dxa"/>
            <w:tcBorders>
              <w:top w:val="nil"/>
              <w:left w:val="nil"/>
              <w:bottom w:val="nil"/>
              <w:right w:val="nil"/>
            </w:tcBorders>
            <w:shd w:val="clear" w:color="auto" w:fill="auto"/>
            <w:noWrap/>
            <w:vAlign w:val="bottom"/>
          </w:tcPr>
          <w:p w14:paraId="027897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67623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52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2ABF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B3861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0742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59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79EDB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5FC3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E3F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1B5F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4909C7" w14:textId="77777777">
        <w:trPr>
          <w:trHeight w:val="300"/>
        </w:trPr>
        <w:tc>
          <w:tcPr>
            <w:tcW w:w="1796" w:type="dxa"/>
            <w:tcBorders>
              <w:top w:val="nil"/>
              <w:left w:val="nil"/>
              <w:bottom w:val="nil"/>
              <w:right w:val="nil"/>
            </w:tcBorders>
            <w:shd w:val="clear" w:color="auto" w:fill="auto"/>
            <w:noWrap/>
            <w:vAlign w:val="bottom"/>
          </w:tcPr>
          <w:p w14:paraId="5EFFC0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1499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0F18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C3D3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4882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6D379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9FBE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07718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3F452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6F00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7C639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3E90B618" w14:textId="77777777">
        <w:trPr>
          <w:trHeight w:val="300"/>
        </w:trPr>
        <w:tc>
          <w:tcPr>
            <w:tcW w:w="1796" w:type="dxa"/>
            <w:tcBorders>
              <w:top w:val="nil"/>
              <w:left w:val="nil"/>
              <w:bottom w:val="nil"/>
              <w:right w:val="nil"/>
            </w:tcBorders>
            <w:shd w:val="clear" w:color="auto" w:fill="auto"/>
            <w:noWrap/>
            <w:vAlign w:val="bottom"/>
          </w:tcPr>
          <w:p w14:paraId="5108CB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596338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E83DA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33535A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1FBA7A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E76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AE6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FA4E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A9919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E748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CD8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9FE712" w14:textId="77777777">
        <w:trPr>
          <w:trHeight w:val="300"/>
        </w:trPr>
        <w:tc>
          <w:tcPr>
            <w:tcW w:w="1796" w:type="dxa"/>
            <w:tcBorders>
              <w:top w:val="nil"/>
              <w:left w:val="nil"/>
              <w:bottom w:val="nil"/>
              <w:right w:val="nil"/>
            </w:tcBorders>
            <w:shd w:val="clear" w:color="auto" w:fill="auto"/>
            <w:noWrap/>
            <w:vAlign w:val="bottom"/>
          </w:tcPr>
          <w:p w14:paraId="50A683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1F0AA6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69D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1FC3A2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2F45CB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9CC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51923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EF47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9D59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903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CA01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0BEEBE" w14:textId="77777777">
        <w:trPr>
          <w:trHeight w:val="300"/>
        </w:trPr>
        <w:tc>
          <w:tcPr>
            <w:tcW w:w="1796" w:type="dxa"/>
            <w:tcBorders>
              <w:top w:val="nil"/>
              <w:left w:val="nil"/>
              <w:bottom w:val="nil"/>
              <w:right w:val="nil"/>
            </w:tcBorders>
            <w:shd w:val="clear" w:color="auto" w:fill="auto"/>
            <w:noWrap/>
            <w:vAlign w:val="bottom"/>
          </w:tcPr>
          <w:p w14:paraId="477075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477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D12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2358A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1A53B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8B19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70AF3B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D9AF6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F8DC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3A54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BBF7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73E43D" w14:textId="77777777">
        <w:trPr>
          <w:trHeight w:val="300"/>
        </w:trPr>
        <w:tc>
          <w:tcPr>
            <w:tcW w:w="1796" w:type="dxa"/>
            <w:tcBorders>
              <w:top w:val="nil"/>
              <w:left w:val="nil"/>
              <w:bottom w:val="nil"/>
              <w:right w:val="nil"/>
            </w:tcBorders>
            <w:shd w:val="clear" w:color="auto" w:fill="auto"/>
            <w:noWrap/>
            <w:vAlign w:val="bottom"/>
          </w:tcPr>
          <w:p w14:paraId="34D29C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EC52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20B8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4E4CB7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0277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5F0F7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8475A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4579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5D5B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91ED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61C2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2D394E" w14:textId="77777777">
        <w:trPr>
          <w:trHeight w:val="300"/>
        </w:trPr>
        <w:tc>
          <w:tcPr>
            <w:tcW w:w="1796" w:type="dxa"/>
            <w:tcBorders>
              <w:top w:val="nil"/>
              <w:left w:val="nil"/>
              <w:bottom w:val="nil"/>
              <w:right w:val="nil"/>
            </w:tcBorders>
            <w:shd w:val="clear" w:color="auto" w:fill="auto"/>
            <w:noWrap/>
            <w:vAlign w:val="bottom"/>
          </w:tcPr>
          <w:p w14:paraId="1F07E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0CE47B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452AB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834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6188C1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67B3B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0A3B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2D0A0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8980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4BFD2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49BA0A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A4B95C2" w14:textId="77777777">
        <w:trPr>
          <w:trHeight w:val="300"/>
        </w:trPr>
        <w:tc>
          <w:tcPr>
            <w:tcW w:w="1796" w:type="dxa"/>
            <w:tcBorders>
              <w:top w:val="nil"/>
              <w:left w:val="nil"/>
              <w:bottom w:val="nil"/>
              <w:right w:val="nil"/>
            </w:tcBorders>
            <w:shd w:val="clear" w:color="auto" w:fill="auto"/>
            <w:noWrap/>
            <w:vAlign w:val="bottom"/>
          </w:tcPr>
          <w:p w14:paraId="3EFC27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A8F9B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2485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4D42AC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1DDC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4D7E1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901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1A37B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03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F80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B9C8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84E8AE" w14:textId="77777777">
        <w:trPr>
          <w:trHeight w:val="300"/>
        </w:trPr>
        <w:tc>
          <w:tcPr>
            <w:tcW w:w="1796" w:type="dxa"/>
            <w:tcBorders>
              <w:top w:val="nil"/>
              <w:left w:val="nil"/>
              <w:bottom w:val="nil"/>
              <w:right w:val="nil"/>
            </w:tcBorders>
            <w:shd w:val="clear" w:color="auto" w:fill="auto"/>
            <w:noWrap/>
            <w:vAlign w:val="bottom"/>
          </w:tcPr>
          <w:p w14:paraId="30BCEC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AD806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C6EB3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2DF51E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2F9B7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B3F9A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21722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C8AC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34CD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C13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018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3D31F" w14:textId="77777777">
        <w:trPr>
          <w:trHeight w:val="300"/>
        </w:trPr>
        <w:tc>
          <w:tcPr>
            <w:tcW w:w="1796" w:type="dxa"/>
            <w:tcBorders>
              <w:top w:val="nil"/>
              <w:left w:val="nil"/>
              <w:bottom w:val="nil"/>
              <w:right w:val="nil"/>
            </w:tcBorders>
            <w:shd w:val="clear" w:color="auto" w:fill="auto"/>
            <w:noWrap/>
            <w:vAlign w:val="bottom"/>
          </w:tcPr>
          <w:p w14:paraId="00DF3D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F3697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C610F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297FE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BFA19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C383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B9222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4FF0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C150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3152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3D1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886892" w14:textId="77777777">
        <w:trPr>
          <w:trHeight w:val="300"/>
        </w:trPr>
        <w:tc>
          <w:tcPr>
            <w:tcW w:w="1796" w:type="dxa"/>
            <w:tcBorders>
              <w:top w:val="nil"/>
              <w:left w:val="nil"/>
              <w:bottom w:val="nil"/>
              <w:right w:val="nil"/>
            </w:tcBorders>
            <w:shd w:val="clear" w:color="auto" w:fill="auto"/>
            <w:noWrap/>
            <w:vAlign w:val="bottom"/>
          </w:tcPr>
          <w:p w14:paraId="22B70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18F0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FB5C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41CC3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E852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67114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12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BC8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8CB7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05736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DEAC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353479" w14:textId="77777777">
        <w:trPr>
          <w:trHeight w:val="300"/>
        </w:trPr>
        <w:tc>
          <w:tcPr>
            <w:tcW w:w="1796" w:type="dxa"/>
            <w:tcBorders>
              <w:top w:val="nil"/>
              <w:left w:val="nil"/>
              <w:bottom w:val="nil"/>
              <w:right w:val="nil"/>
            </w:tcBorders>
            <w:shd w:val="clear" w:color="auto" w:fill="auto"/>
            <w:noWrap/>
            <w:vAlign w:val="bottom"/>
          </w:tcPr>
          <w:p w14:paraId="0D2095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60164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E6D6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5ECC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187F9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1CF51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88D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F74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7BB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FD6F3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61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60507A4" w14:textId="77777777">
        <w:trPr>
          <w:trHeight w:val="300"/>
        </w:trPr>
        <w:tc>
          <w:tcPr>
            <w:tcW w:w="1796" w:type="dxa"/>
            <w:tcBorders>
              <w:top w:val="nil"/>
              <w:left w:val="nil"/>
              <w:bottom w:val="nil"/>
              <w:right w:val="nil"/>
            </w:tcBorders>
            <w:shd w:val="clear" w:color="auto" w:fill="auto"/>
            <w:noWrap/>
            <w:vAlign w:val="bottom"/>
          </w:tcPr>
          <w:p w14:paraId="612ACE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422F25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5BBD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3258BA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10F8B5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06304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19EBE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201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0E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366E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E5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EA15F0" w14:textId="77777777">
        <w:trPr>
          <w:trHeight w:val="300"/>
        </w:trPr>
        <w:tc>
          <w:tcPr>
            <w:tcW w:w="1796" w:type="dxa"/>
            <w:tcBorders>
              <w:top w:val="nil"/>
              <w:left w:val="nil"/>
              <w:bottom w:val="nil"/>
              <w:right w:val="nil"/>
            </w:tcBorders>
            <w:shd w:val="clear" w:color="auto" w:fill="auto"/>
            <w:noWrap/>
            <w:vAlign w:val="bottom"/>
          </w:tcPr>
          <w:p w14:paraId="3A030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21AF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62833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F4C61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055DC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018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B006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AB63E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7D52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E1D4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99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5AA6FD" w14:textId="77777777">
        <w:trPr>
          <w:trHeight w:val="300"/>
        </w:trPr>
        <w:tc>
          <w:tcPr>
            <w:tcW w:w="1796" w:type="dxa"/>
            <w:tcBorders>
              <w:top w:val="nil"/>
              <w:left w:val="nil"/>
              <w:bottom w:val="nil"/>
              <w:right w:val="nil"/>
            </w:tcBorders>
            <w:shd w:val="clear" w:color="auto" w:fill="auto"/>
            <w:noWrap/>
            <w:vAlign w:val="bottom"/>
          </w:tcPr>
          <w:p w14:paraId="5C585C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44D3ED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15D77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49B672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77548F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2185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B13A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06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E630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E7E7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643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E7C034" w14:textId="77777777">
        <w:trPr>
          <w:trHeight w:val="300"/>
        </w:trPr>
        <w:tc>
          <w:tcPr>
            <w:tcW w:w="1796" w:type="dxa"/>
            <w:tcBorders>
              <w:top w:val="nil"/>
              <w:left w:val="nil"/>
              <w:bottom w:val="nil"/>
              <w:right w:val="nil"/>
            </w:tcBorders>
            <w:shd w:val="clear" w:color="auto" w:fill="auto"/>
            <w:noWrap/>
            <w:vAlign w:val="bottom"/>
          </w:tcPr>
          <w:p w14:paraId="00C4F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1E673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8AB8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9C4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68682A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7F32E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754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5190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3BDBC3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8EC1C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500C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04A45BF" w14:textId="77777777">
        <w:trPr>
          <w:trHeight w:val="300"/>
        </w:trPr>
        <w:tc>
          <w:tcPr>
            <w:tcW w:w="1796" w:type="dxa"/>
            <w:tcBorders>
              <w:top w:val="nil"/>
              <w:left w:val="nil"/>
              <w:bottom w:val="nil"/>
              <w:right w:val="nil"/>
            </w:tcBorders>
            <w:shd w:val="clear" w:color="auto" w:fill="auto"/>
            <w:noWrap/>
            <w:vAlign w:val="bottom"/>
          </w:tcPr>
          <w:p w14:paraId="07C567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3B31C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877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BACC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DE6F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05DA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3DB7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6AB41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F82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82C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357EB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34AD5F" w14:textId="77777777">
        <w:trPr>
          <w:trHeight w:val="300"/>
        </w:trPr>
        <w:tc>
          <w:tcPr>
            <w:tcW w:w="1796" w:type="dxa"/>
            <w:tcBorders>
              <w:top w:val="nil"/>
              <w:left w:val="nil"/>
              <w:bottom w:val="nil"/>
              <w:right w:val="nil"/>
            </w:tcBorders>
            <w:shd w:val="clear" w:color="auto" w:fill="auto"/>
            <w:noWrap/>
            <w:vAlign w:val="bottom"/>
          </w:tcPr>
          <w:p w14:paraId="6C62B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15AD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7E01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6116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7FD7A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2556D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364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53EE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E24E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D7AF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7540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B1AD3E" w14:textId="77777777">
        <w:trPr>
          <w:trHeight w:val="300"/>
        </w:trPr>
        <w:tc>
          <w:tcPr>
            <w:tcW w:w="1796" w:type="dxa"/>
            <w:tcBorders>
              <w:top w:val="nil"/>
              <w:left w:val="nil"/>
              <w:bottom w:val="nil"/>
              <w:right w:val="nil"/>
            </w:tcBorders>
            <w:shd w:val="clear" w:color="auto" w:fill="auto"/>
            <w:noWrap/>
            <w:vAlign w:val="bottom"/>
          </w:tcPr>
          <w:p w14:paraId="53EBFC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1F3B6A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5847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06876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3178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8D5DA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E62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BF71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1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56D1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E0A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E71CF0" w14:textId="77777777">
        <w:trPr>
          <w:trHeight w:val="300"/>
        </w:trPr>
        <w:tc>
          <w:tcPr>
            <w:tcW w:w="1796" w:type="dxa"/>
            <w:tcBorders>
              <w:top w:val="nil"/>
              <w:left w:val="nil"/>
              <w:bottom w:val="nil"/>
              <w:right w:val="nil"/>
            </w:tcBorders>
            <w:shd w:val="clear" w:color="auto" w:fill="auto"/>
            <w:noWrap/>
            <w:vAlign w:val="bottom"/>
          </w:tcPr>
          <w:p w14:paraId="315022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6A354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99368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471A0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CEDF6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0059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52726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920F8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E7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34D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3E80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F2AC70" w14:textId="77777777">
        <w:trPr>
          <w:trHeight w:val="300"/>
        </w:trPr>
        <w:tc>
          <w:tcPr>
            <w:tcW w:w="1796" w:type="dxa"/>
            <w:tcBorders>
              <w:top w:val="nil"/>
              <w:left w:val="nil"/>
              <w:bottom w:val="nil"/>
              <w:right w:val="nil"/>
            </w:tcBorders>
            <w:shd w:val="clear" w:color="auto" w:fill="auto"/>
            <w:noWrap/>
            <w:vAlign w:val="bottom"/>
          </w:tcPr>
          <w:p w14:paraId="5C4DF1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35333B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545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2F11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5CB4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337D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191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6D64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4C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59B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4FD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B70A8F" w14:textId="77777777">
        <w:trPr>
          <w:trHeight w:val="300"/>
        </w:trPr>
        <w:tc>
          <w:tcPr>
            <w:tcW w:w="1796" w:type="dxa"/>
            <w:tcBorders>
              <w:top w:val="nil"/>
              <w:left w:val="nil"/>
              <w:bottom w:val="nil"/>
              <w:right w:val="nil"/>
            </w:tcBorders>
            <w:shd w:val="clear" w:color="auto" w:fill="auto"/>
            <w:noWrap/>
            <w:vAlign w:val="bottom"/>
          </w:tcPr>
          <w:p w14:paraId="7FCE0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DE99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027A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8250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504687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CB965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8931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D3769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DAB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BF58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A7E2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338CFA" w14:textId="77777777">
        <w:trPr>
          <w:trHeight w:val="300"/>
        </w:trPr>
        <w:tc>
          <w:tcPr>
            <w:tcW w:w="1796" w:type="dxa"/>
            <w:tcBorders>
              <w:top w:val="nil"/>
              <w:left w:val="nil"/>
              <w:bottom w:val="nil"/>
              <w:right w:val="nil"/>
            </w:tcBorders>
            <w:shd w:val="clear" w:color="auto" w:fill="auto"/>
            <w:noWrap/>
            <w:vAlign w:val="bottom"/>
          </w:tcPr>
          <w:p w14:paraId="651CD4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E0BA1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F2DF1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60A00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58ED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3DDFD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5D50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F18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ED82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B1B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C30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F41AA4" w14:textId="77777777">
        <w:trPr>
          <w:trHeight w:val="300"/>
        </w:trPr>
        <w:tc>
          <w:tcPr>
            <w:tcW w:w="1796" w:type="dxa"/>
            <w:tcBorders>
              <w:top w:val="nil"/>
              <w:left w:val="nil"/>
              <w:bottom w:val="nil"/>
              <w:right w:val="nil"/>
            </w:tcBorders>
            <w:shd w:val="clear" w:color="auto" w:fill="auto"/>
            <w:noWrap/>
            <w:vAlign w:val="bottom"/>
          </w:tcPr>
          <w:p w14:paraId="5BB414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6848A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5CA31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8E44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67B5DE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47334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46A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8EE6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3DB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92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1656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256325" w14:textId="77777777">
        <w:trPr>
          <w:trHeight w:val="300"/>
        </w:trPr>
        <w:tc>
          <w:tcPr>
            <w:tcW w:w="1796" w:type="dxa"/>
            <w:tcBorders>
              <w:top w:val="nil"/>
              <w:left w:val="nil"/>
              <w:bottom w:val="nil"/>
              <w:right w:val="nil"/>
            </w:tcBorders>
            <w:shd w:val="clear" w:color="auto" w:fill="auto"/>
            <w:noWrap/>
            <w:vAlign w:val="bottom"/>
          </w:tcPr>
          <w:p w14:paraId="6BAEE4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F8CD4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8B99E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141409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AC0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6BD57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E1E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E2B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FF9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4008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A139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B4B3F9B" w14:textId="77777777">
        <w:trPr>
          <w:trHeight w:val="300"/>
        </w:trPr>
        <w:tc>
          <w:tcPr>
            <w:tcW w:w="1796" w:type="dxa"/>
            <w:tcBorders>
              <w:top w:val="nil"/>
              <w:left w:val="nil"/>
              <w:bottom w:val="nil"/>
              <w:right w:val="nil"/>
            </w:tcBorders>
            <w:shd w:val="clear" w:color="auto" w:fill="auto"/>
            <w:noWrap/>
            <w:vAlign w:val="bottom"/>
          </w:tcPr>
          <w:p w14:paraId="35593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3A25C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4FDA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2D8B02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8F2BD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35249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CBB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16062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BDF0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C184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1F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2D5FD3" w14:textId="77777777">
        <w:trPr>
          <w:trHeight w:val="300"/>
        </w:trPr>
        <w:tc>
          <w:tcPr>
            <w:tcW w:w="1796" w:type="dxa"/>
            <w:tcBorders>
              <w:top w:val="nil"/>
              <w:left w:val="nil"/>
              <w:bottom w:val="nil"/>
              <w:right w:val="nil"/>
            </w:tcBorders>
            <w:shd w:val="clear" w:color="auto" w:fill="auto"/>
            <w:noWrap/>
            <w:vAlign w:val="bottom"/>
          </w:tcPr>
          <w:p w14:paraId="60D3CF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8DDE2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385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12D0E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2F960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400FB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AE7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94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434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C025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76B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A5A300A" w14:textId="77777777">
        <w:trPr>
          <w:trHeight w:val="300"/>
        </w:trPr>
        <w:tc>
          <w:tcPr>
            <w:tcW w:w="1796" w:type="dxa"/>
            <w:tcBorders>
              <w:top w:val="nil"/>
              <w:left w:val="nil"/>
              <w:bottom w:val="nil"/>
              <w:right w:val="nil"/>
            </w:tcBorders>
            <w:shd w:val="clear" w:color="auto" w:fill="auto"/>
            <w:noWrap/>
            <w:vAlign w:val="bottom"/>
          </w:tcPr>
          <w:p w14:paraId="15C1D4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481185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2A03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DC63C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110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E8DB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5DD268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BECD1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27F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69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6FFD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CEFF4B" w14:textId="77777777">
        <w:trPr>
          <w:trHeight w:val="300"/>
        </w:trPr>
        <w:tc>
          <w:tcPr>
            <w:tcW w:w="1796" w:type="dxa"/>
            <w:tcBorders>
              <w:top w:val="nil"/>
              <w:left w:val="nil"/>
              <w:bottom w:val="nil"/>
              <w:right w:val="nil"/>
            </w:tcBorders>
            <w:shd w:val="clear" w:color="auto" w:fill="auto"/>
            <w:noWrap/>
            <w:vAlign w:val="bottom"/>
          </w:tcPr>
          <w:p w14:paraId="60F1C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36D678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CAB9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838F3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6BECD6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7FF61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B520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B67E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582CDC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C0EC8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E402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925ABC7" w14:textId="77777777">
        <w:trPr>
          <w:trHeight w:val="300"/>
        </w:trPr>
        <w:tc>
          <w:tcPr>
            <w:tcW w:w="1796" w:type="dxa"/>
            <w:tcBorders>
              <w:top w:val="nil"/>
              <w:left w:val="nil"/>
              <w:bottom w:val="nil"/>
              <w:right w:val="nil"/>
            </w:tcBorders>
            <w:shd w:val="clear" w:color="auto" w:fill="auto"/>
            <w:noWrap/>
            <w:vAlign w:val="bottom"/>
          </w:tcPr>
          <w:p w14:paraId="56249C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5585E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7171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772AB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3D9E91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72FD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19FB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72873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5F19D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12D9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D91B0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C5FC9F7" w14:textId="77777777">
        <w:trPr>
          <w:trHeight w:val="300"/>
        </w:trPr>
        <w:tc>
          <w:tcPr>
            <w:tcW w:w="1796" w:type="dxa"/>
            <w:tcBorders>
              <w:top w:val="nil"/>
              <w:left w:val="nil"/>
              <w:bottom w:val="nil"/>
              <w:right w:val="nil"/>
            </w:tcBorders>
            <w:shd w:val="clear" w:color="auto" w:fill="auto"/>
            <w:noWrap/>
            <w:vAlign w:val="bottom"/>
          </w:tcPr>
          <w:p w14:paraId="653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43D553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DF75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3CBE05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60EED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5E869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02718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76F02A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8CC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D88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6EC3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96FE34" w14:textId="77777777">
        <w:trPr>
          <w:trHeight w:val="300"/>
        </w:trPr>
        <w:tc>
          <w:tcPr>
            <w:tcW w:w="1796" w:type="dxa"/>
            <w:tcBorders>
              <w:top w:val="nil"/>
              <w:left w:val="nil"/>
              <w:bottom w:val="nil"/>
              <w:right w:val="nil"/>
            </w:tcBorders>
            <w:shd w:val="clear" w:color="auto" w:fill="auto"/>
            <w:noWrap/>
            <w:vAlign w:val="bottom"/>
          </w:tcPr>
          <w:p w14:paraId="31D40B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2ECF05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22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C4AD1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0D525C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BABFE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04660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6DFB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250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BF4E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3A09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AB6169C" w14:textId="77777777">
        <w:trPr>
          <w:trHeight w:val="300"/>
        </w:trPr>
        <w:tc>
          <w:tcPr>
            <w:tcW w:w="1796" w:type="dxa"/>
            <w:tcBorders>
              <w:top w:val="nil"/>
              <w:left w:val="nil"/>
              <w:bottom w:val="nil"/>
              <w:right w:val="nil"/>
            </w:tcBorders>
            <w:shd w:val="clear" w:color="auto" w:fill="auto"/>
            <w:noWrap/>
            <w:vAlign w:val="bottom"/>
          </w:tcPr>
          <w:p w14:paraId="5DA2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48AA5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FC89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82FE7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D1A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7209F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98BF9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9FFF8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BF4D1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A1CD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F05C0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E165D22" w14:textId="77777777">
        <w:trPr>
          <w:trHeight w:val="300"/>
        </w:trPr>
        <w:tc>
          <w:tcPr>
            <w:tcW w:w="1796" w:type="dxa"/>
            <w:tcBorders>
              <w:top w:val="nil"/>
              <w:left w:val="nil"/>
              <w:bottom w:val="nil"/>
              <w:right w:val="nil"/>
            </w:tcBorders>
            <w:shd w:val="clear" w:color="auto" w:fill="auto"/>
            <w:noWrap/>
            <w:vAlign w:val="bottom"/>
          </w:tcPr>
          <w:p w14:paraId="468E36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58BEC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B2766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2189A7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38F23A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FC81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7B17F8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1959F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91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8525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F9B1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9D5430" w14:textId="77777777">
        <w:trPr>
          <w:trHeight w:val="300"/>
        </w:trPr>
        <w:tc>
          <w:tcPr>
            <w:tcW w:w="1796" w:type="dxa"/>
            <w:tcBorders>
              <w:top w:val="nil"/>
              <w:left w:val="nil"/>
              <w:bottom w:val="nil"/>
              <w:right w:val="nil"/>
            </w:tcBorders>
            <w:shd w:val="clear" w:color="auto" w:fill="auto"/>
            <w:noWrap/>
            <w:vAlign w:val="bottom"/>
          </w:tcPr>
          <w:p w14:paraId="7AFFB0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E13A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AB7B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4B48D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0D9D2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615C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9BB7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8EB3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4E7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9F7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5BCB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A0534D"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3B39F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CF94C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42FCA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72CD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53F3E0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4DFB08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32911A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03B07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4FC59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7FFBDE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7CA059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FF7B8D2"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7A87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7455C8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9EA6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0277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14405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03C10B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1FD0B5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24E12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C342C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2889F6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FB579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713D13" w14:textId="77777777">
        <w:trPr>
          <w:trHeight w:val="300"/>
        </w:trPr>
        <w:tc>
          <w:tcPr>
            <w:tcW w:w="1796" w:type="dxa"/>
            <w:tcBorders>
              <w:top w:val="nil"/>
              <w:left w:val="nil"/>
              <w:bottom w:val="nil"/>
              <w:right w:val="nil"/>
            </w:tcBorders>
            <w:shd w:val="clear" w:color="auto" w:fill="auto"/>
            <w:noWrap/>
            <w:vAlign w:val="bottom"/>
          </w:tcPr>
          <w:p w14:paraId="5D7A5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3965F8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F73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02369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03A761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475452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9002B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69A9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9BAE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3804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F328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8038BD" w14:textId="77777777">
        <w:trPr>
          <w:trHeight w:val="300"/>
        </w:trPr>
        <w:tc>
          <w:tcPr>
            <w:tcW w:w="1796" w:type="dxa"/>
            <w:tcBorders>
              <w:top w:val="nil"/>
              <w:left w:val="nil"/>
              <w:bottom w:val="nil"/>
              <w:right w:val="nil"/>
            </w:tcBorders>
            <w:shd w:val="clear" w:color="auto" w:fill="auto"/>
            <w:noWrap/>
            <w:vAlign w:val="bottom"/>
          </w:tcPr>
          <w:p w14:paraId="7C4104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655F33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385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5D570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EFC5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2F9E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72CC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D2016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FE64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5BD1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7152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766ED1" w14:textId="77777777">
        <w:trPr>
          <w:trHeight w:val="300"/>
        </w:trPr>
        <w:tc>
          <w:tcPr>
            <w:tcW w:w="1796" w:type="dxa"/>
            <w:tcBorders>
              <w:top w:val="nil"/>
              <w:left w:val="nil"/>
              <w:bottom w:val="nil"/>
              <w:right w:val="nil"/>
            </w:tcBorders>
            <w:shd w:val="clear" w:color="auto" w:fill="auto"/>
            <w:noWrap/>
            <w:vAlign w:val="bottom"/>
          </w:tcPr>
          <w:p w14:paraId="690D6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42EF3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F45FF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6B61B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FF832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0FC48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0EB4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E5D0A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60E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7164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298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1ED475" w14:textId="77777777">
        <w:trPr>
          <w:trHeight w:val="300"/>
        </w:trPr>
        <w:tc>
          <w:tcPr>
            <w:tcW w:w="1796" w:type="dxa"/>
            <w:tcBorders>
              <w:top w:val="nil"/>
              <w:left w:val="nil"/>
              <w:bottom w:val="nil"/>
              <w:right w:val="nil"/>
            </w:tcBorders>
            <w:shd w:val="clear" w:color="auto" w:fill="auto"/>
            <w:noWrap/>
            <w:vAlign w:val="bottom"/>
          </w:tcPr>
          <w:p w14:paraId="53863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EBB4B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25F2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6D31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B882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135A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016C3C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06768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1A9B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C19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674D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9FCEBF" w14:textId="77777777">
        <w:trPr>
          <w:trHeight w:val="300"/>
        </w:trPr>
        <w:tc>
          <w:tcPr>
            <w:tcW w:w="1796" w:type="dxa"/>
            <w:tcBorders>
              <w:top w:val="nil"/>
              <w:left w:val="nil"/>
              <w:bottom w:val="nil"/>
              <w:right w:val="nil"/>
            </w:tcBorders>
            <w:shd w:val="clear" w:color="auto" w:fill="auto"/>
            <w:noWrap/>
            <w:vAlign w:val="bottom"/>
          </w:tcPr>
          <w:p w14:paraId="62C963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2EF5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29F80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C13D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F8AE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0015A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0EF60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E785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A68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CF2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B37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56CE82BC" w14:textId="77777777">
        <w:trPr>
          <w:trHeight w:val="300"/>
        </w:trPr>
        <w:tc>
          <w:tcPr>
            <w:tcW w:w="1796" w:type="dxa"/>
            <w:tcBorders>
              <w:top w:val="nil"/>
              <w:left w:val="nil"/>
              <w:bottom w:val="nil"/>
              <w:right w:val="nil"/>
            </w:tcBorders>
            <w:shd w:val="clear" w:color="auto" w:fill="auto"/>
            <w:noWrap/>
            <w:vAlign w:val="bottom"/>
          </w:tcPr>
          <w:p w14:paraId="50CB3C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1FD116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5C83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F2184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43DAA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B883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B1D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C96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310AD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07F881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143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64C076" w14:textId="77777777">
        <w:trPr>
          <w:trHeight w:val="300"/>
        </w:trPr>
        <w:tc>
          <w:tcPr>
            <w:tcW w:w="1796" w:type="dxa"/>
            <w:tcBorders>
              <w:top w:val="nil"/>
              <w:left w:val="nil"/>
              <w:bottom w:val="nil"/>
              <w:right w:val="nil"/>
            </w:tcBorders>
            <w:shd w:val="clear" w:color="auto" w:fill="auto"/>
            <w:noWrap/>
            <w:vAlign w:val="bottom"/>
          </w:tcPr>
          <w:p w14:paraId="4B7A49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2D70FF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98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F458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A7E1E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35B0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159B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D7E77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7AEA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1E41B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F007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688AE0F" w14:textId="77777777">
        <w:trPr>
          <w:trHeight w:val="300"/>
        </w:trPr>
        <w:tc>
          <w:tcPr>
            <w:tcW w:w="1796" w:type="dxa"/>
            <w:tcBorders>
              <w:top w:val="nil"/>
              <w:left w:val="nil"/>
              <w:bottom w:val="nil"/>
              <w:right w:val="nil"/>
            </w:tcBorders>
            <w:shd w:val="clear" w:color="auto" w:fill="auto"/>
            <w:noWrap/>
            <w:vAlign w:val="bottom"/>
          </w:tcPr>
          <w:p w14:paraId="71385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A43D7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7A1E1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44F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686DD8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909C2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689F2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51E4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4F4D6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FE2A3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74B8F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48FBFB0" w14:textId="77777777">
        <w:trPr>
          <w:trHeight w:val="300"/>
        </w:trPr>
        <w:tc>
          <w:tcPr>
            <w:tcW w:w="1796" w:type="dxa"/>
            <w:tcBorders>
              <w:top w:val="nil"/>
              <w:left w:val="nil"/>
              <w:bottom w:val="nil"/>
              <w:right w:val="nil"/>
            </w:tcBorders>
            <w:shd w:val="clear" w:color="auto" w:fill="auto"/>
            <w:noWrap/>
            <w:vAlign w:val="bottom"/>
          </w:tcPr>
          <w:p w14:paraId="748A7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7EA25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59C79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EF54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329CB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042E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1BA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F3B6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2EFD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67A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55E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C790A5" w14:textId="77777777">
        <w:trPr>
          <w:trHeight w:val="300"/>
        </w:trPr>
        <w:tc>
          <w:tcPr>
            <w:tcW w:w="1796" w:type="dxa"/>
            <w:tcBorders>
              <w:top w:val="nil"/>
              <w:left w:val="nil"/>
              <w:bottom w:val="nil"/>
              <w:right w:val="nil"/>
            </w:tcBorders>
            <w:shd w:val="clear" w:color="auto" w:fill="auto"/>
            <w:noWrap/>
            <w:vAlign w:val="bottom"/>
          </w:tcPr>
          <w:p w14:paraId="79B9BA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5243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544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EDF22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6140B9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B12B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690A5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D62D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33500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3680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8875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9685BC1" w14:textId="77777777">
        <w:trPr>
          <w:trHeight w:val="300"/>
        </w:trPr>
        <w:tc>
          <w:tcPr>
            <w:tcW w:w="1796" w:type="dxa"/>
            <w:tcBorders>
              <w:top w:val="nil"/>
              <w:left w:val="nil"/>
              <w:bottom w:val="nil"/>
              <w:right w:val="nil"/>
            </w:tcBorders>
            <w:shd w:val="clear" w:color="auto" w:fill="auto"/>
            <w:noWrap/>
            <w:vAlign w:val="bottom"/>
          </w:tcPr>
          <w:p w14:paraId="2504B4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0961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85249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67DD2F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2B6769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93D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A6065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F2D6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7AF30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26B2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CA538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7494FCB2" w14:textId="77777777">
        <w:trPr>
          <w:trHeight w:val="300"/>
        </w:trPr>
        <w:tc>
          <w:tcPr>
            <w:tcW w:w="1796" w:type="dxa"/>
            <w:tcBorders>
              <w:top w:val="nil"/>
              <w:left w:val="nil"/>
              <w:bottom w:val="nil"/>
              <w:right w:val="nil"/>
            </w:tcBorders>
            <w:shd w:val="clear" w:color="auto" w:fill="auto"/>
            <w:noWrap/>
            <w:vAlign w:val="bottom"/>
          </w:tcPr>
          <w:p w14:paraId="2394D3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F7B29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2E6CA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011F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531D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3968B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60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BCD5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0BD8C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12C0C4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84FB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7F3942B1" w14:textId="77777777">
        <w:trPr>
          <w:trHeight w:val="300"/>
        </w:trPr>
        <w:tc>
          <w:tcPr>
            <w:tcW w:w="1796" w:type="dxa"/>
            <w:tcBorders>
              <w:top w:val="nil"/>
              <w:left w:val="nil"/>
              <w:bottom w:val="nil"/>
              <w:right w:val="nil"/>
            </w:tcBorders>
            <w:shd w:val="clear" w:color="auto" w:fill="auto"/>
            <w:noWrap/>
            <w:vAlign w:val="bottom"/>
          </w:tcPr>
          <w:p w14:paraId="12AF25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4510E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4B8BC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0E283E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8FB5D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E319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0731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982E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D044F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97D66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AE2F0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24B8ACFE" w14:textId="77777777">
        <w:trPr>
          <w:trHeight w:val="300"/>
        </w:trPr>
        <w:tc>
          <w:tcPr>
            <w:tcW w:w="1796" w:type="dxa"/>
            <w:tcBorders>
              <w:top w:val="nil"/>
              <w:left w:val="nil"/>
              <w:bottom w:val="nil"/>
              <w:right w:val="nil"/>
            </w:tcBorders>
            <w:shd w:val="clear" w:color="auto" w:fill="auto"/>
            <w:noWrap/>
            <w:vAlign w:val="bottom"/>
          </w:tcPr>
          <w:p w14:paraId="52C072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F7FE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19F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577BAA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3E40F4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CF3E3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13600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693A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8F224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0C5F01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3B79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52A91803" w14:textId="77777777">
        <w:trPr>
          <w:trHeight w:val="300"/>
        </w:trPr>
        <w:tc>
          <w:tcPr>
            <w:tcW w:w="1796" w:type="dxa"/>
            <w:tcBorders>
              <w:top w:val="nil"/>
              <w:left w:val="nil"/>
              <w:bottom w:val="nil"/>
              <w:right w:val="nil"/>
            </w:tcBorders>
            <w:shd w:val="clear" w:color="auto" w:fill="auto"/>
            <w:noWrap/>
            <w:vAlign w:val="bottom"/>
          </w:tcPr>
          <w:p w14:paraId="5BD14B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73986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4F8D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1854C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07AEA3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1B6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F0B99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05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2F967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350A11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5E433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1C57B2" w14:textId="77777777">
        <w:trPr>
          <w:trHeight w:val="300"/>
        </w:trPr>
        <w:tc>
          <w:tcPr>
            <w:tcW w:w="1796" w:type="dxa"/>
            <w:tcBorders>
              <w:top w:val="nil"/>
              <w:left w:val="nil"/>
              <w:bottom w:val="nil"/>
              <w:right w:val="nil"/>
            </w:tcBorders>
            <w:shd w:val="clear" w:color="auto" w:fill="auto"/>
            <w:noWrap/>
            <w:vAlign w:val="bottom"/>
          </w:tcPr>
          <w:p w14:paraId="3C0AF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CFFB9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702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6F8A56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9143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6FC01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CE43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A5A28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C528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ADFA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822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4F031B" w14:textId="77777777">
        <w:trPr>
          <w:trHeight w:val="300"/>
        </w:trPr>
        <w:tc>
          <w:tcPr>
            <w:tcW w:w="1796" w:type="dxa"/>
            <w:tcBorders>
              <w:top w:val="nil"/>
              <w:left w:val="nil"/>
              <w:bottom w:val="nil"/>
              <w:right w:val="nil"/>
            </w:tcBorders>
            <w:shd w:val="clear" w:color="auto" w:fill="auto"/>
            <w:noWrap/>
            <w:vAlign w:val="bottom"/>
          </w:tcPr>
          <w:p w14:paraId="285D1C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1714C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F48D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27ED0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C1D8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234CA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F9153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531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18B0B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F892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647E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0F1FCF95" w14:textId="77777777">
        <w:trPr>
          <w:trHeight w:val="300"/>
        </w:trPr>
        <w:tc>
          <w:tcPr>
            <w:tcW w:w="1796" w:type="dxa"/>
            <w:tcBorders>
              <w:top w:val="nil"/>
              <w:left w:val="nil"/>
              <w:bottom w:val="nil"/>
              <w:right w:val="nil"/>
            </w:tcBorders>
            <w:shd w:val="clear" w:color="auto" w:fill="auto"/>
            <w:noWrap/>
            <w:vAlign w:val="bottom"/>
          </w:tcPr>
          <w:p w14:paraId="7036EB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5E97C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94B18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0101BB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3A81C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EDB2D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597493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843CD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0C1E9B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D3AC2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225417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1FB9AB1" w14:textId="77777777">
        <w:trPr>
          <w:trHeight w:val="300"/>
        </w:trPr>
        <w:tc>
          <w:tcPr>
            <w:tcW w:w="1796" w:type="dxa"/>
            <w:tcBorders>
              <w:top w:val="nil"/>
              <w:left w:val="nil"/>
              <w:bottom w:val="nil"/>
              <w:right w:val="nil"/>
            </w:tcBorders>
            <w:shd w:val="clear" w:color="auto" w:fill="auto"/>
            <w:noWrap/>
            <w:vAlign w:val="bottom"/>
          </w:tcPr>
          <w:p w14:paraId="526B4E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B95B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6EC4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40FFBF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2E5B9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A06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9D73B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0C34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C3A6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74E5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35B5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1F1F85E" w14:textId="77777777">
        <w:trPr>
          <w:trHeight w:val="300"/>
        </w:trPr>
        <w:tc>
          <w:tcPr>
            <w:tcW w:w="1796" w:type="dxa"/>
            <w:tcBorders>
              <w:top w:val="nil"/>
              <w:left w:val="nil"/>
              <w:bottom w:val="nil"/>
              <w:right w:val="nil"/>
            </w:tcBorders>
            <w:shd w:val="clear" w:color="auto" w:fill="auto"/>
            <w:noWrap/>
            <w:vAlign w:val="bottom"/>
          </w:tcPr>
          <w:p w14:paraId="5C6A6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7E77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3ACF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1DEEFB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43BF6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B695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9E5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37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230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DC69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D8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EE9190" w14:textId="77777777">
        <w:trPr>
          <w:trHeight w:val="300"/>
        </w:trPr>
        <w:tc>
          <w:tcPr>
            <w:tcW w:w="1796" w:type="dxa"/>
            <w:tcBorders>
              <w:top w:val="nil"/>
              <w:left w:val="nil"/>
              <w:bottom w:val="nil"/>
              <w:right w:val="nil"/>
            </w:tcBorders>
            <w:shd w:val="clear" w:color="auto" w:fill="auto"/>
            <w:noWrap/>
            <w:vAlign w:val="bottom"/>
          </w:tcPr>
          <w:p w14:paraId="3AD1D6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F1D3C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3F964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03736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7E4884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1A9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799280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44AA6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959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549C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F54F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4AC715" w14:textId="77777777">
        <w:trPr>
          <w:trHeight w:val="300"/>
        </w:trPr>
        <w:tc>
          <w:tcPr>
            <w:tcW w:w="1796" w:type="dxa"/>
            <w:tcBorders>
              <w:top w:val="nil"/>
              <w:left w:val="nil"/>
              <w:bottom w:val="nil"/>
              <w:right w:val="nil"/>
            </w:tcBorders>
            <w:shd w:val="clear" w:color="auto" w:fill="auto"/>
            <w:noWrap/>
            <w:vAlign w:val="bottom"/>
          </w:tcPr>
          <w:p w14:paraId="2B52F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9773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C80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4D9224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A921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51C6E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55921D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617315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036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DD83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1052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CEAFD7" w14:textId="77777777">
        <w:trPr>
          <w:trHeight w:val="300"/>
        </w:trPr>
        <w:tc>
          <w:tcPr>
            <w:tcW w:w="1796" w:type="dxa"/>
            <w:tcBorders>
              <w:top w:val="nil"/>
              <w:left w:val="nil"/>
              <w:bottom w:val="nil"/>
              <w:right w:val="nil"/>
            </w:tcBorders>
            <w:shd w:val="clear" w:color="auto" w:fill="auto"/>
            <w:noWrap/>
            <w:vAlign w:val="bottom"/>
          </w:tcPr>
          <w:p w14:paraId="50C461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8D0A8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D2B1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08F83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482EB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D9FE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A33C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BC7D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01E3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36C0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C93AF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B103A7F" w14:textId="77777777">
        <w:trPr>
          <w:trHeight w:val="300"/>
        </w:trPr>
        <w:tc>
          <w:tcPr>
            <w:tcW w:w="1796" w:type="dxa"/>
            <w:tcBorders>
              <w:top w:val="nil"/>
              <w:left w:val="nil"/>
              <w:bottom w:val="nil"/>
              <w:right w:val="nil"/>
            </w:tcBorders>
            <w:shd w:val="clear" w:color="auto" w:fill="auto"/>
            <w:noWrap/>
            <w:vAlign w:val="bottom"/>
          </w:tcPr>
          <w:p w14:paraId="3C3C9D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C5FF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89EE0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52164E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3CDE0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0D1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A328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EF3A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36BCC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9A2A4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F917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6CF78E6" w14:textId="77777777">
        <w:trPr>
          <w:trHeight w:val="300"/>
        </w:trPr>
        <w:tc>
          <w:tcPr>
            <w:tcW w:w="1796" w:type="dxa"/>
            <w:tcBorders>
              <w:top w:val="nil"/>
              <w:left w:val="nil"/>
              <w:bottom w:val="nil"/>
              <w:right w:val="nil"/>
            </w:tcBorders>
            <w:shd w:val="clear" w:color="auto" w:fill="auto"/>
            <w:noWrap/>
            <w:vAlign w:val="bottom"/>
          </w:tcPr>
          <w:p w14:paraId="28A0E5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F91C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6C3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272D8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7AE2B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65CF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8031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9FD8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464F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670E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9867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3525D9" w14:textId="77777777">
        <w:trPr>
          <w:trHeight w:val="300"/>
        </w:trPr>
        <w:tc>
          <w:tcPr>
            <w:tcW w:w="1796" w:type="dxa"/>
            <w:tcBorders>
              <w:top w:val="nil"/>
              <w:left w:val="nil"/>
              <w:bottom w:val="nil"/>
              <w:right w:val="nil"/>
            </w:tcBorders>
            <w:shd w:val="clear" w:color="auto" w:fill="auto"/>
            <w:noWrap/>
            <w:vAlign w:val="bottom"/>
          </w:tcPr>
          <w:p w14:paraId="205DE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E0D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5E1D9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046293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54CC8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5BEC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9664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E888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775227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5CB0D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79DEF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CF45B29" w14:textId="77777777">
        <w:trPr>
          <w:trHeight w:val="300"/>
        </w:trPr>
        <w:tc>
          <w:tcPr>
            <w:tcW w:w="1796" w:type="dxa"/>
            <w:tcBorders>
              <w:top w:val="nil"/>
              <w:left w:val="nil"/>
              <w:bottom w:val="nil"/>
              <w:right w:val="nil"/>
            </w:tcBorders>
            <w:shd w:val="clear" w:color="auto" w:fill="auto"/>
            <w:noWrap/>
            <w:vAlign w:val="bottom"/>
          </w:tcPr>
          <w:p w14:paraId="63F9F9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07F60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3C2C1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177C6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4AFBDA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AF7C5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E6DAA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220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13E5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64663D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155A0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DC70969" w14:textId="77777777">
        <w:trPr>
          <w:trHeight w:val="300"/>
        </w:trPr>
        <w:tc>
          <w:tcPr>
            <w:tcW w:w="1796" w:type="dxa"/>
            <w:tcBorders>
              <w:top w:val="nil"/>
              <w:left w:val="nil"/>
              <w:bottom w:val="nil"/>
              <w:right w:val="nil"/>
            </w:tcBorders>
            <w:shd w:val="clear" w:color="auto" w:fill="auto"/>
            <w:noWrap/>
            <w:vAlign w:val="bottom"/>
          </w:tcPr>
          <w:p w14:paraId="1559E0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4086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115B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8DD7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6304D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4CB92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759282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A401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CEBF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9AE6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9024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C0E861" w14:textId="77777777">
        <w:trPr>
          <w:trHeight w:val="300"/>
        </w:trPr>
        <w:tc>
          <w:tcPr>
            <w:tcW w:w="1796" w:type="dxa"/>
            <w:tcBorders>
              <w:top w:val="nil"/>
              <w:left w:val="nil"/>
              <w:bottom w:val="nil"/>
              <w:right w:val="nil"/>
            </w:tcBorders>
            <w:shd w:val="clear" w:color="auto" w:fill="auto"/>
            <w:noWrap/>
            <w:vAlign w:val="bottom"/>
          </w:tcPr>
          <w:p w14:paraId="37C0F1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000D5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1B1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6F24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26A3F6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B46E2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5E22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539F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1BC8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D746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A7A0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48F0C9" w14:textId="77777777">
        <w:trPr>
          <w:trHeight w:val="300"/>
        </w:trPr>
        <w:tc>
          <w:tcPr>
            <w:tcW w:w="1796" w:type="dxa"/>
            <w:tcBorders>
              <w:top w:val="nil"/>
              <w:left w:val="nil"/>
              <w:bottom w:val="nil"/>
              <w:right w:val="nil"/>
            </w:tcBorders>
            <w:shd w:val="clear" w:color="auto" w:fill="auto"/>
            <w:noWrap/>
            <w:vAlign w:val="bottom"/>
          </w:tcPr>
          <w:p w14:paraId="639FB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018C77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4DAFD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02DC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57816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9D3F4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34C57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2CB05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D07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F2F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0CC0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E9DC8C3"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6A4A28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39FFF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AFCFC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466256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45ABF9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718E0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1280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27530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37D399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BC2C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ABC8D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64326E" w14:paraId="7FBE0152"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CEDF432" w14:textId="7668B655"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Δd represent interactions.</w:t>
            </w:r>
          </w:p>
        </w:tc>
      </w:tr>
    </w:tbl>
    <w:p w14:paraId="062BD0DD" w14:textId="1446528F"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59F850A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1E4ECD" w14:paraId="6C290E2D"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263BE500"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62CCF6E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2341D443"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7E11C3C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0A9013F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5459C1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124EA6B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E5DD83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213DE41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5E6351B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64326E" w:rsidRPr="00C16279" w14:paraId="4C5F7928" w14:textId="77777777" w:rsidTr="00C149D1">
        <w:trPr>
          <w:trHeight w:val="325"/>
        </w:trPr>
        <w:tc>
          <w:tcPr>
            <w:tcW w:w="1969" w:type="dxa"/>
            <w:tcBorders>
              <w:top w:val="nil"/>
              <w:left w:val="nil"/>
              <w:bottom w:val="nil"/>
              <w:right w:val="nil"/>
            </w:tcBorders>
            <w:shd w:val="clear" w:color="auto" w:fill="auto"/>
            <w:noWrap/>
            <w:vAlign w:val="bottom"/>
            <w:hideMark/>
          </w:tcPr>
          <w:p w14:paraId="2F78C377" w14:textId="7B39A331"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46EF7DC1" w14:textId="5E52EA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6CB82090" w14:textId="532B4C6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6EC63124" w14:textId="2632D73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44582398" w14:textId="2B51A2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045A5F41" w14:textId="377323A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1A04FCB5" w14:textId="4AD118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29B2B551" w14:textId="77777777" w:rsidTr="00C149D1">
        <w:trPr>
          <w:trHeight w:val="325"/>
        </w:trPr>
        <w:tc>
          <w:tcPr>
            <w:tcW w:w="1969" w:type="dxa"/>
            <w:tcBorders>
              <w:top w:val="nil"/>
              <w:left w:val="nil"/>
              <w:bottom w:val="nil"/>
              <w:right w:val="nil"/>
            </w:tcBorders>
            <w:shd w:val="clear" w:color="auto" w:fill="auto"/>
            <w:noWrap/>
            <w:vAlign w:val="bottom"/>
            <w:hideMark/>
          </w:tcPr>
          <w:p w14:paraId="05B7BF5D" w14:textId="56D5E1C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7534FF5D" w14:textId="6AF044B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0D3595EA" w14:textId="671D27F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5BC4E0B0" w14:textId="5809E7C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AEC9FFF" w14:textId="358C0A0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52C2CE3B" w14:textId="79564F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66E8A0C" w14:textId="6AC90D9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AAC3325" w14:textId="77777777" w:rsidTr="00C149D1">
        <w:trPr>
          <w:trHeight w:val="325"/>
        </w:trPr>
        <w:tc>
          <w:tcPr>
            <w:tcW w:w="1969" w:type="dxa"/>
            <w:tcBorders>
              <w:top w:val="nil"/>
              <w:left w:val="nil"/>
              <w:bottom w:val="nil"/>
              <w:right w:val="nil"/>
            </w:tcBorders>
            <w:shd w:val="clear" w:color="auto" w:fill="auto"/>
            <w:noWrap/>
            <w:vAlign w:val="bottom"/>
          </w:tcPr>
          <w:p w14:paraId="5C470DEC" w14:textId="548A159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2CEE0DF2" w14:textId="52DFB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9D661" w14:textId="022DAA16"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7FC21C6E" w14:textId="0F5C0A5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4C995F4" w14:textId="3A5E090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548AA45B" w14:textId="3A608E8D"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65D0146B" w14:textId="11B3AB7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3D4139B1" w14:textId="77777777" w:rsidTr="00C149D1">
        <w:trPr>
          <w:trHeight w:val="325"/>
        </w:trPr>
        <w:tc>
          <w:tcPr>
            <w:tcW w:w="1969" w:type="dxa"/>
            <w:tcBorders>
              <w:top w:val="nil"/>
              <w:left w:val="nil"/>
              <w:bottom w:val="nil"/>
              <w:right w:val="nil"/>
            </w:tcBorders>
            <w:shd w:val="clear" w:color="auto" w:fill="auto"/>
            <w:noWrap/>
            <w:vAlign w:val="bottom"/>
            <w:hideMark/>
          </w:tcPr>
          <w:p w14:paraId="47E2BECA" w14:textId="2808A5F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60BE2778" w14:textId="4C4CE3DE"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79FD097F" w14:textId="5F6E89D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7B624458" w14:textId="187E87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03E4E3E0" w14:textId="587E792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7F06BE3F" w14:textId="73A9262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40BD67BB" w14:textId="1F462FE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514B310B" w14:textId="77777777" w:rsidTr="00C149D1">
        <w:trPr>
          <w:trHeight w:val="325"/>
        </w:trPr>
        <w:tc>
          <w:tcPr>
            <w:tcW w:w="1969" w:type="dxa"/>
            <w:tcBorders>
              <w:top w:val="nil"/>
              <w:left w:val="nil"/>
              <w:bottom w:val="nil"/>
              <w:right w:val="nil"/>
            </w:tcBorders>
            <w:shd w:val="clear" w:color="auto" w:fill="auto"/>
            <w:noWrap/>
            <w:vAlign w:val="bottom"/>
            <w:hideMark/>
          </w:tcPr>
          <w:p w14:paraId="0A4EFD17" w14:textId="749E402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13502144" w14:textId="4EDA8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0418F33E" w14:textId="32DF3A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C383437" w14:textId="7B92F7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2337FFA5" w14:textId="53434D5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3657125E" w14:textId="51BA25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4568672E" w14:textId="072527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02ADA1E3" w14:textId="77777777" w:rsidTr="00C149D1">
        <w:trPr>
          <w:trHeight w:val="325"/>
        </w:trPr>
        <w:tc>
          <w:tcPr>
            <w:tcW w:w="1969" w:type="dxa"/>
            <w:tcBorders>
              <w:top w:val="nil"/>
              <w:left w:val="nil"/>
              <w:bottom w:val="nil"/>
              <w:right w:val="nil"/>
            </w:tcBorders>
            <w:shd w:val="clear" w:color="auto" w:fill="auto"/>
            <w:noWrap/>
            <w:vAlign w:val="bottom"/>
            <w:hideMark/>
          </w:tcPr>
          <w:p w14:paraId="4CA54AF6" w14:textId="35FF41E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7C39A2A5" w14:textId="74FF64B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4A2187A1" w14:textId="0117AA3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035D16B7" w14:textId="3B7054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253D1B30" w14:textId="0AD9695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3448B676" w14:textId="408DFC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648CA548" w14:textId="5ADD8EC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838E2B4" w14:textId="77777777" w:rsidTr="00C149D1">
        <w:trPr>
          <w:trHeight w:val="325"/>
        </w:trPr>
        <w:tc>
          <w:tcPr>
            <w:tcW w:w="1969" w:type="dxa"/>
            <w:tcBorders>
              <w:top w:val="nil"/>
              <w:left w:val="nil"/>
              <w:bottom w:val="nil"/>
              <w:right w:val="nil"/>
            </w:tcBorders>
            <w:shd w:val="clear" w:color="auto" w:fill="auto"/>
            <w:noWrap/>
            <w:vAlign w:val="bottom"/>
            <w:hideMark/>
          </w:tcPr>
          <w:p w14:paraId="5A283610" w14:textId="0F06650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53AEF149" w14:textId="45A48A8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796B5675" w14:textId="5428F6F3"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25E0B7A6" w14:textId="284EE52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38F21992" w14:textId="00F864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3ACBCDB5" w14:textId="510ECC9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379F6029" w14:textId="007DBB0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4BC0120D" w14:textId="77777777" w:rsidTr="00C149D1">
        <w:trPr>
          <w:trHeight w:val="325"/>
        </w:trPr>
        <w:tc>
          <w:tcPr>
            <w:tcW w:w="1969" w:type="dxa"/>
            <w:tcBorders>
              <w:top w:val="nil"/>
              <w:left w:val="nil"/>
              <w:bottom w:val="nil"/>
              <w:right w:val="nil"/>
            </w:tcBorders>
            <w:shd w:val="clear" w:color="auto" w:fill="auto"/>
            <w:noWrap/>
            <w:vAlign w:val="bottom"/>
          </w:tcPr>
          <w:p w14:paraId="790B4F60" w14:textId="727D6B89"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41F1060B" w14:textId="50935F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5681AAB0" w14:textId="40B4693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77E01D8" w14:textId="643678F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819A87D" w14:textId="18CA945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B61A844" w14:textId="2EA978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80FEEA" w14:textId="367F432D"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566A11F2" w14:textId="77777777" w:rsidTr="00C149D1">
        <w:trPr>
          <w:trHeight w:val="325"/>
        </w:trPr>
        <w:tc>
          <w:tcPr>
            <w:tcW w:w="1969" w:type="dxa"/>
            <w:tcBorders>
              <w:top w:val="nil"/>
              <w:left w:val="nil"/>
              <w:bottom w:val="nil"/>
              <w:right w:val="nil"/>
            </w:tcBorders>
            <w:shd w:val="clear" w:color="auto" w:fill="auto"/>
            <w:noWrap/>
            <w:vAlign w:val="bottom"/>
          </w:tcPr>
          <w:p w14:paraId="606CA610" w14:textId="4B40D5EF"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432B9F1C" w14:textId="115C21B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7B83D334" w14:textId="1685646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0B4A7086" w14:textId="1669D33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41CB7742" w14:textId="4EC2D4AA"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5AAE9C2" w14:textId="2C2290F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8D67597" w14:textId="45206FF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2692B5CE" w14:textId="77777777" w:rsidTr="00C149D1">
        <w:trPr>
          <w:trHeight w:val="325"/>
        </w:trPr>
        <w:tc>
          <w:tcPr>
            <w:tcW w:w="1969" w:type="dxa"/>
            <w:tcBorders>
              <w:top w:val="nil"/>
              <w:left w:val="nil"/>
              <w:bottom w:val="nil"/>
              <w:right w:val="nil"/>
            </w:tcBorders>
            <w:shd w:val="clear" w:color="auto" w:fill="auto"/>
            <w:noWrap/>
            <w:vAlign w:val="bottom"/>
          </w:tcPr>
          <w:p w14:paraId="0773856A" w14:textId="0873D922"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75D1D6F2" w14:textId="5F5D99A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0E2FFEE6" w14:textId="24DBC3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62527021" w14:textId="1DD8A1D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0FA49322" w14:textId="1AC4EC4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7AD3D78" w14:textId="0FA9245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1BEE54" w14:textId="66E47240"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260598C" w14:textId="77777777" w:rsidTr="00C149D1">
        <w:trPr>
          <w:trHeight w:val="325"/>
        </w:trPr>
        <w:tc>
          <w:tcPr>
            <w:tcW w:w="1969" w:type="dxa"/>
            <w:tcBorders>
              <w:top w:val="nil"/>
              <w:left w:val="nil"/>
              <w:bottom w:val="nil"/>
              <w:right w:val="nil"/>
            </w:tcBorders>
            <w:shd w:val="clear" w:color="auto" w:fill="auto"/>
            <w:noWrap/>
            <w:vAlign w:val="bottom"/>
          </w:tcPr>
          <w:p w14:paraId="6ED49297" w14:textId="64FFEE1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6C08A330" w14:textId="495EF22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22695DDA" w14:textId="5A7D9D2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3F423FF3" w14:textId="20030E8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6B9C1941" w14:textId="487C981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5E81B37E" w14:textId="59370F88"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30CFE3BB" w14:textId="305BC4BA"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33C4A0E1" w14:textId="77777777" w:rsidTr="00C149D1">
        <w:trPr>
          <w:trHeight w:val="325"/>
        </w:trPr>
        <w:tc>
          <w:tcPr>
            <w:tcW w:w="1969" w:type="dxa"/>
            <w:tcBorders>
              <w:top w:val="nil"/>
              <w:left w:val="nil"/>
              <w:bottom w:val="nil"/>
              <w:right w:val="nil"/>
            </w:tcBorders>
            <w:shd w:val="clear" w:color="auto" w:fill="auto"/>
            <w:noWrap/>
            <w:vAlign w:val="bottom"/>
          </w:tcPr>
          <w:p w14:paraId="10215D36" w14:textId="4B96D1C3"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6B01A4BA" w14:textId="73F9F68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391951AE" w14:textId="5773D7A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1B5F5F73" w14:textId="12254BD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34DD6D16" w14:textId="3BDAF14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DAEA236" w14:textId="59666AB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1F91B475" w14:textId="49198E8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65C95793" w14:textId="77777777" w:rsidTr="00C149D1">
        <w:trPr>
          <w:trHeight w:val="325"/>
        </w:trPr>
        <w:tc>
          <w:tcPr>
            <w:tcW w:w="1969" w:type="dxa"/>
            <w:tcBorders>
              <w:top w:val="nil"/>
              <w:left w:val="nil"/>
              <w:bottom w:val="nil"/>
              <w:right w:val="nil"/>
            </w:tcBorders>
            <w:shd w:val="clear" w:color="auto" w:fill="auto"/>
            <w:noWrap/>
            <w:vAlign w:val="bottom"/>
          </w:tcPr>
          <w:p w14:paraId="0B4CEEDB" w14:textId="747CCD6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21741004" w14:textId="72E0700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7C9735BA" w14:textId="2737DDA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FF51D53" w14:textId="253FCA74"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0972E3A1" w14:textId="6524F96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7934F3D" w14:textId="7EDF9B1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09539009" w14:textId="634D8EA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3F69CC19"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395DFD1D" w14:textId="6DB63D6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65C426C3" w14:textId="4874A1F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310FEFE4" w14:textId="0936E03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B72CAA1" w14:textId="01347E0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0DD4634D" w14:textId="0E0E187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27F22829" w14:textId="69E44ED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FFB86A9" w14:textId="1930CA6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1E4ECD" w14:paraId="2EC21AD1"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01016D13" w14:textId="083657F8"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r>
              <w:rPr>
                <w:rStyle w:val="CommentReference"/>
              </w:rPr>
              <w:commentReference w:id="101"/>
            </w:r>
            <w:r>
              <w:rPr>
                <w:rStyle w:val="CommentReference"/>
              </w:rPr>
              <w:commentReference w:id="102"/>
            </w:r>
          </w:p>
        </w:tc>
      </w:tr>
    </w:tbl>
    <w:p w14:paraId="678B7E25" w14:textId="77777777"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733BF3"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78CFCE03" w14:textId="6678BF46"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72FB6BC2" wp14:editId="293B6404">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r w:rsidR="00A303A1">
        <w:rPr>
          <w:rStyle w:val="CommentReference"/>
        </w:rPr>
        <w:commentReference w:id="103"/>
      </w:r>
      <w:r>
        <w:rPr>
          <w:rStyle w:val="CommentReference"/>
        </w:rPr>
        <w:commentReference w:id="104"/>
      </w:r>
    </w:p>
    <w:p w14:paraId="664B93FE" w14:textId="7743AF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w:t>
      </w:r>
      <w:commentRangeStart w:id="105"/>
      <w:commentRangeStart w:id="106"/>
      <w:r w:rsidR="00744736">
        <w:rPr>
          <w:rFonts w:ascii="Times New Roman" w:hAnsi="Times New Roman" w:cs="Times New Roman"/>
          <w:sz w:val="24"/>
          <w:szCs w:val="24"/>
          <w:lang w:val="en-US"/>
        </w:rPr>
        <w: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commentRangeEnd w:id="105"/>
      <w:ins w:id="107" w:author="Jelte Wicherts" w:date="2013-12-24T09:22:00Z">
        <w:r w:rsidR="00744736">
          <w:rPr>
            <w:rStyle w:val="CommentReference"/>
          </w:rPr>
          <w:commentReference w:id="105"/>
        </w:r>
      </w:ins>
      <w:commentRangeEnd w:id="106"/>
      <w:r w:rsidR="009A7687">
        <w:rPr>
          <w:rStyle w:val="CommentReference"/>
        </w:rPr>
        <w:commentReference w:id="106"/>
      </w:r>
      <w:r w:rsidR="00B85BEF">
        <w:rPr>
          <w:rFonts w:ascii="Times New Roman" w:hAnsi="Times New Roman" w:cs="Times New Roman"/>
          <w:sz w:val="24"/>
          <w:szCs w:val="24"/>
          <w:lang w:val="en-US"/>
        </w:rPr>
        <w:br w:type="page"/>
      </w:r>
    </w:p>
    <w:p w14:paraId="7C7957A1"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643D7C5D" wp14:editId="25D8F22C">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623ABF4"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188A235"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61C39AAD" w14:textId="6165D5A0"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811CD5E"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4E0065E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0052A8E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7E25CEFF"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0B83183C" w14:textId="77777777" w:rsidR="00A56777" w:rsidRPr="00F70F0A" w:rsidRDefault="001E4ECD"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F456095"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6397031A"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35EE785"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5AE4A272" w14:textId="77777777" w:rsidR="00E76D2C" w:rsidRPr="00F70F0A" w:rsidRDefault="00E76D2C" w:rsidP="006623EF">
      <w:pPr>
        <w:spacing w:after="0"/>
        <w:jc w:val="center"/>
        <w:rPr>
          <w:rFonts w:ascii="Times New Roman" w:hAnsi="Times New Roman" w:cs="Times New Roman"/>
          <w:b/>
          <w:sz w:val="24"/>
          <w:szCs w:val="24"/>
          <w:lang w:val="en-US"/>
        </w:rPr>
      </w:pPr>
    </w:p>
    <w:p w14:paraId="1038D40C" w14:textId="77777777" w:rsidR="00E76D2C" w:rsidRPr="00F70F0A" w:rsidRDefault="00E76D2C" w:rsidP="006623EF">
      <w:pPr>
        <w:spacing w:after="0"/>
        <w:jc w:val="center"/>
        <w:rPr>
          <w:rFonts w:ascii="Times New Roman" w:hAnsi="Times New Roman" w:cs="Times New Roman"/>
          <w:b/>
          <w:sz w:val="24"/>
          <w:szCs w:val="24"/>
          <w:lang w:val="en-US"/>
        </w:rPr>
      </w:pPr>
    </w:p>
    <w:p w14:paraId="6F2B81A9" w14:textId="77777777" w:rsidR="00E76D2C" w:rsidRPr="00F70F0A" w:rsidRDefault="00E76D2C" w:rsidP="006623EF">
      <w:pPr>
        <w:spacing w:after="0"/>
        <w:jc w:val="center"/>
        <w:rPr>
          <w:rFonts w:ascii="Times New Roman" w:hAnsi="Times New Roman" w:cs="Times New Roman"/>
          <w:b/>
          <w:sz w:val="24"/>
          <w:szCs w:val="24"/>
          <w:lang w:val="en-US"/>
        </w:rPr>
      </w:pPr>
    </w:p>
    <w:p w14:paraId="731A1E29" w14:textId="77777777" w:rsidR="00E76D2C" w:rsidRPr="00F70F0A" w:rsidRDefault="00E76D2C" w:rsidP="006623EF">
      <w:pPr>
        <w:spacing w:after="0"/>
        <w:jc w:val="center"/>
        <w:rPr>
          <w:rFonts w:ascii="Times New Roman" w:hAnsi="Times New Roman" w:cs="Times New Roman"/>
          <w:b/>
          <w:sz w:val="24"/>
          <w:szCs w:val="24"/>
          <w:lang w:val="en-US"/>
        </w:rPr>
      </w:pPr>
    </w:p>
    <w:p w14:paraId="4C040F24" w14:textId="77777777" w:rsidR="00E76D2C" w:rsidRPr="00F70F0A" w:rsidRDefault="00E76D2C" w:rsidP="006623EF">
      <w:pPr>
        <w:spacing w:after="0"/>
        <w:jc w:val="center"/>
        <w:rPr>
          <w:rFonts w:ascii="Times New Roman" w:hAnsi="Times New Roman" w:cs="Times New Roman"/>
          <w:b/>
          <w:sz w:val="24"/>
          <w:szCs w:val="24"/>
          <w:lang w:val="en-US"/>
        </w:rPr>
      </w:pPr>
    </w:p>
    <w:p w14:paraId="52C5C8D8" w14:textId="77777777" w:rsidR="00E76D2C" w:rsidRPr="00F70F0A" w:rsidRDefault="00E76D2C" w:rsidP="006623EF">
      <w:pPr>
        <w:spacing w:after="0"/>
        <w:jc w:val="center"/>
        <w:rPr>
          <w:rFonts w:ascii="Times New Roman" w:hAnsi="Times New Roman" w:cs="Times New Roman"/>
          <w:b/>
          <w:sz w:val="24"/>
          <w:szCs w:val="24"/>
          <w:lang w:val="en-US"/>
        </w:rPr>
      </w:pPr>
    </w:p>
    <w:p w14:paraId="08B6EE79"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CE74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00F22B3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65718B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5005F8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021E6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7F9C69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2E9297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8C59A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FCDF0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7A9E54E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272D17F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7FD08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11405D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6D4F07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0BDEE4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00F7CF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3DE9480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97DCBA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29FA9C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0E41D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0EB5BC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Tiedens, L. Z., &amp; Govan,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D1F7F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6C7722D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18112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3FB894C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273098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E5234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2B7D0DC" w14:textId="77777777" w:rsidR="006623EF" w:rsidRDefault="006623EF" w:rsidP="006623EF">
      <w:pPr>
        <w:pStyle w:val="NormalWeb"/>
        <w:ind w:left="480" w:hanging="480"/>
      </w:pPr>
      <w:r w:rsidRPr="001E4ECD">
        <w:t xml:space="preserve">Duclos,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60D4392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48A14D9C" w14:textId="77777777"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6F2B2C3E"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664D26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38D696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1B5511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987E0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5CC5CF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BB888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615691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51195F9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557476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6FF0F0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09518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184DC2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7A1B85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CEFCC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68B97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44F8C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4AD4AA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5B917E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77B596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0C4D3D5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0A36114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5741F49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1850FAE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5B562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358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2BF6243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1CD8B9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415194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71B72D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1B6C962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FC87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Donnellan,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37C9D6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5531BDB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704839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1DCFCE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834143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10F7B0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093F20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Plaisier, X. S., &amp; Konijn,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55CD86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48B137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A66C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8AFFD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12917E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72BB0A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0C8893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6E8DC0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4F0D96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575A50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ED5D0E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2BBC999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7D5C33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552FC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5E89D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67DDB6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F9C9D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65066F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058B02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40DA6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164743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46F84C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E8F11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11AA82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555C1A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497AF37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0CDB13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4B888F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50F19A0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Zhong, C.-B., &amp; Leonardelli,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FAF39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Zöller, C., Maroof, P., Weik, U., &amp; Deinzer,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604311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07FFB1E7"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lte Wicherts" w:date="2014-01-02T14:01:00Z" w:initials="JW">
    <w:p w14:paraId="43F6FFD7" w14:textId="77777777" w:rsidR="00C149D1" w:rsidRDefault="00C149D1">
      <w:pPr>
        <w:pStyle w:val="CommentText"/>
        <w:rPr>
          <w:lang w:val="en-US"/>
        </w:rPr>
      </w:pPr>
      <w:r>
        <w:rPr>
          <w:rStyle w:val="CommentReference"/>
        </w:rPr>
        <w:annotationRef/>
      </w:r>
      <w:r w:rsidRPr="00EE5060">
        <w:rPr>
          <w:lang w:val="en-US"/>
        </w:rPr>
        <w:t>Other way around perhaps??</w:t>
      </w:r>
    </w:p>
    <w:p w14:paraId="75C1C4FA" w14:textId="77777777" w:rsidR="00C149D1" w:rsidRDefault="00C149D1">
      <w:pPr>
        <w:pStyle w:val="CommentText"/>
        <w:rPr>
          <w:lang w:val="en-US"/>
        </w:rPr>
      </w:pPr>
    </w:p>
    <w:p w14:paraId="25AE9DE9" w14:textId="77777777" w:rsidR="00C149D1" w:rsidRDefault="00C149D1">
      <w:pPr>
        <w:pStyle w:val="CommentText"/>
        <w:rPr>
          <w:lang w:val="en-US"/>
        </w:rPr>
      </w:pPr>
      <w:r w:rsidRPr="00F35C01">
        <w:rPr>
          <w:rFonts w:ascii="AdvBdi" w:hAnsi="AdvBdi" w:cs="AdvBdi"/>
          <w:i/>
          <w:sz w:val="20"/>
          <w:szCs w:val="20"/>
          <w:lang w:val="en-US"/>
        </w:rPr>
        <w:t>*********************************************</w:t>
      </w:r>
    </w:p>
    <w:p w14:paraId="36ECCD7C"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b/>
          <w:lang w:val="en-US"/>
        </w:rPr>
        <w:t>Chris:</w:t>
      </w:r>
      <w:r>
        <w:rPr>
          <w:lang w:val="en-US"/>
        </w:rPr>
        <w:t xml:space="preserve"> Their abstract indicates this </w:t>
      </w:r>
      <w:r w:rsidRPr="00D0126A">
        <w:rPr>
          <w:i/>
          <w:lang w:val="en-US"/>
        </w:rPr>
        <w:t>is</w:t>
      </w:r>
      <w:r>
        <w:rPr>
          <w:lang w:val="en-US"/>
        </w:rPr>
        <w:t xml:space="preserve"> correct: “</w:t>
      </w:r>
      <w:r w:rsidRPr="00D0126A">
        <w:rPr>
          <w:rFonts w:ascii="AdvBdi" w:hAnsi="AdvBdi" w:cs="AdvBdi"/>
          <w:i/>
          <w:sz w:val="20"/>
          <w:szCs w:val="20"/>
          <w:lang w:val="en-US"/>
        </w:rPr>
        <w:t>Aggressive responses to rejection,</w:t>
      </w:r>
    </w:p>
    <w:p w14:paraId="3593DFB8"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considered paradoxical by some, appear to be due to attempts</w:t>
      </w:r>
    </w:p>
    <w:p w14:paraId="04FA6F3D"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to gain control; measures that contrast belonging</w:t>
      </w:r>
    </w:p>
    <w:p w14:paraId="168A1F06"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and control (</w:t>
      </w:r>
      <w:r w:rsidRPr="00D0126A">
        <w:rPr>
          <w:rFonts w:ascii="AdvBd" w:hAnsi="AdvBd" w:cs="AdvBd"/>
          <w:i/>
          <w:sz w:val="20"/>
          <w:szCs w:val="20"/>
          <w:lang w:val="en-US"/>
        </w:rPr>
        <w:t>d = -</w:t>
      </w:r>
      <w:r w:rsidRPr="00D0126A">
        <w:rPr>
          <w:rFonts w:ascii="AdvBdi" w:hAnsi="AdvBdi" w:cs="AdvBdi"/>
          <w:i/>
          <w:sz w:val="20"/>
          <w:szCs w:val="20"/>
          <w:lang w:val="en-US"/>
        </w:rPr>
        <w:t>1.17) cause antisocial responding,</w:t>
      </w:r>
    </w:p>
    <w:p w14:paraId="4BD4F4EF"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whereas measures that do not allow for control to be restored</w:t>
      </w:r>
    </w:p>
    <w:p w14:paraId="43C540CD" w14:textId="77777777" w:rsidR="00C149D1" w:rsidRPr="00F35C01" w:rsidRDefault="00C149D1" w:rsidP="00D0126A">
      <w:pPr>
        <w:pStyle w:val="CommentText"/>
        <w:rPr>
          <w:rFonts w:ascii="AdvBdi" w:hAnsi="AdvBdi" w:cs="AdvBdi"/>
          <w:i/>
          <w:sz w:val="20"/>
          <w:szCs w:val="20"/>
          <w:lang w:val="en-US"/>
        </w:rPr>
      </w:pPr>
      <w:r w:rsidRPr="00F35C01">
        <w:rPr>
          <w:rFonts w:ascii="AdvBdi" w:hAnsi="AdvBdi" w:cs="AdvBdi"/>
          <w:i/>
          <w:sz w:val="20"/>
          <w:szCs w:val="20"/>
          <w:lang w:val="en-US"/>
        </w:rPr>
        <w:t>cause prosocial responding (</w:t>
      </w:r>
      <w:r w:rsidRPr="00F35C01">
        <w:rPr>
          <w:rFonts w:ascii="AdvBd" w:hAnsi="AdvBd" w:cs="AdvBd"/>
          <w:i/>
          <w:sz w:val="20"/>
          <w:szCs w:val="20"/>
          <w:lang w:val="en-US"/>
        </w:rPr>
        <w:t>d =</w:t>
      </w:r>
      <w:r w:rsidRPr="00F35C01">
        <w:rPr>
          <w:rFonts w:ascii="AdvMPi-One" w:hAnsi="AdvMPi-One" w:cs="AdvMPi-One"/>
          <w:i/>
          <w:sz w:val="20"/>
          <w:szCs w:val="20"/>
          <w:lang w:val="en-US"/>
        </w:rPr>
        <w:t xml:space="preserve"> </w:t>
      </w:r>
      <w:r w:rsidRPr="00F35C01">
        <w:rPr>
          <w:rFonts w:ascii="AdvBdi" w:hAnsi="AdvBdi" w:cs="AdvBdi"/>
          <w:i/>
          <w:sz w:val="20"/>
          <w:szCs w:val="20"/>
          <w:lang w:val="en-US"/>
        </w:rPr>
        <w:t>1.21).”</w:t>
      </w:r>
    </w:p>
    <w:p w14:paraId="0153D95C" w14:textId="77777777" w:rsidR="00C149D1" w:rsidRPr="00D0126A" w:rsidRDefault="00C149D1" w:rsidP="00D0126A">
      <w:pPr>
        <w:pStyle w:val="CommentText"/>
        <w:rPr>
          <w:i/>
          <w:lang w:val="en-US"/>
        </w:rPr>
      </w:pPr>
      <w:r w:rsidRPr="00F35C01">
        <w:rPr>
          <w:rFonts w:ascii="AdvBdi" w:hAnsi="AdvBdi" w:cs="AdvBdi"/>
          <w:i/>
          <w:sz w:val="20"/>
          <w:szCs w:val="20"/>
          <w:lang w:val="en-US"/>
        </w:rPr>
        <w:t>*********************************************</w:t>
      </w:r>
    </w:p>
  </w:comment>
  <w:comment w:id="1" w:author="Ilja van Beest" w:date="2014-01-02T14:03:00Z" w:initials="Iv">
    <w:p w14:paraId="08C64C95" w14:textId="77777777" w:rsidR="00C149D1" w:rsidRPr="00EE5060" w:rsidRDefault="00C149D1">
      <w:pPr>
        <w:pStyle w:val="CommentText"/>
        <w:rPr>
          <w:lang w:val="en-US"/>
        </w:rPr>
      </w:pPr>
      <w:r>
        <w:rPr>
          <w:rStyle w:val="CommentReference"/>
        </w:rPr>
        <w:annotationRef/>
      </w:r>
      <w:r w:rsidRPr="00EE5060">
        <w:rPr>
          <w:lang w:val="en-US"/>
        </w:rPr>
        <w:t xml:space="preserve">I think we could expand this a bit, but also see wy we should not. </w:t>
      </w:r>
    </w:p>
    <w:p w14:paraId="3A749F69" w14:textId="77777777" w:rsidR="00C149D1" w:rsidRPr="00EE5060" w:rsidRDefault="00C149D1">
      <w:pPr>
        <w:pStyle w:val="CommentText"/>
        <w:rPr>
          <w:lang w:val="en-US"/>
        </w:rPr>
      </w:pPr>
    </w:p>
    <w:p w14:paraId="271455BA" w14:textId="77777777" w:rsidR="00C149D1" w:rsidRDefault="00C149D1">
      <w:pPr>
        <w:pStyle w:val="CommentText"/>
        <w:rPr>
          <w:lang w:val="en-US"/>
        </w:rPr>
      </w:pPr>
      <w:r w:rsidRPr="00EE5060">
        <w:rPr>
          <w:lang w:val="en-US"/>
        </w:rPr>
        <w:t>I need to look both meta anlayses up. But I think jelte is right in that it is probably the other way around, (aggression  to fortity control). Blackhart main point, I think, was that mood effects were not there. The moderation part I need to check. If that is true, would the reader now not want to know what paradigm is strongest?</w:t>
      </w:r>
    </w:p>
    <w:p w14:paraId="522982CE" w14:textId="77777777" w:rsidR="00C149D1" w:rsidRDefault="00C149D1">
      <w:pPr>
        <w:pStyle w:val="CommentText"/>
        <w:pBdr>
          <w:bottom w:val="dotted" w:sz="24" w:space="1" w:color="auto"/>
        </w:pBdr>
        <w:rPr>
          <w:lang w:val="en-US"/>
        </w:rPr>
      </w:pPr>
    </w:p>
    <w:p w14:paraId="1D8C088E" w14:textId="77777777" w:rsidR="00C149D1" w:rsidRPr="00631BF6" w:rsidRDefault="00C149D1">
      <w:pPr>
        <w:pStyle w:val="CommentText"/>
        <w:rPr>
          <w:lang w:val="en-US"/>
        </w:rPr>
      </w:pPr>
      <w:r>
        <w:rPr>
          <w:b/>
          <w:lang w:val="en-US"/>
        </w:rPr>
        <w:t xml:space="preserve">Chris: </w:t>
      </w:r>
      <w:r>
        <w:rPr>
          <w:lang w:val="en-US"/>
        </w:rPr>
        <w:t>I do not say anything about which is the strongest because that is hard to tell from their study. I leave it at indication because they check this for multiple types of measures, and going into this would require (too) much nuance, which I think is not worth it.</w:t>
      </w:r>
    </w:p>
    <w:p w14:paraId="203102C2" w14:textId="77777777" w:rsidR="00C149D1" w:rsidRPr="00EE5060" w:rsidRDefault="00C149D1">
      <w:pPr>
        <w:pStyle w:val="CommentText"/>
        <w:rPr>
          <w:lang w:val="en-US"/>
        </w:rPr>
      </w:pPr>
    </w:p>
  </w:comment>
  <w:comment w:id="2" w:author="Ilja van Beest" w:date="2014-01-02T14:35:00Z" w:initials="Iv">
    <w:p w14:paraId="134397C8" w14:textId="77777777" w:rsidR="00C149D1" w:rsidRPr="00EE5060" w:rsidRDefault="00C149D1">
      <w:pPr>
        <w:pStyle w:val="CommentText"/>
        <w:rPr>
          <w:lang w:val="en-US"/>
        </w:rPr>
      </w:pPr>
      <w:r>
        <w:rPr>
          <w:rStyle w:val="CommentReference"/>
        </w:rPr>
        <w:annotationRef/>
      </w:r>
      <w:r w:rsidRPr="00EE5060">
        <w:rPr>
          <w:lang w:val="en-US"/>
        </w:rPr>
        <w:t>I think we should also include a dependent variable in the example and make it a bit more hypothetic.</w:t>
      </w:r>
    </w:p>
    <w:p w14:paraId="23229C30" w14:textId="77777777" w:rsidR="00C149D1" w:rsidRPr="00EE5060" w:rsidRDefault="00C149D1">
      <w:pPr>
        <w:pStyle w:val="CommentText"/>
        <w:rPr>
          <w:lang w:val="en-US"/>
        </w:rPr>
      </w:pPr>
    </w:p>
    <w:p w14:paraId="01CEB0B0" w14:textId="77777777" w:rsidR="00C149D1" w:rsidRPr="00EE5060" w:rsidRDefault="00C149D1">
      <w:pPr>
        <w:pStyle w:val="CommentText"/>
        <w:rPr>
          <w:lang w:val="en-US"/>
        </w:rPr>
      </w:pPr>
      <w:r w:rsidRPr="00EE5060">
        <w:rPr>
          <w:lang w:val="en-US"/>
        </w:rPr>
        <w:t xml:space="preserve">For example, in a 2x2 on well-being it could be argued that people suffere a bigger decrease in well-being when ostracized by ingroup members than when ostracized by outgroup members. </w:t>
      </w:r>
    </w:p>
    <w:p w14:paraId="715CFBD8" w14:textId="77777777" w:rsidR="00C149D1" w:rsidRPr="00EE5060" w:rsidRDefault="00C149D1">
      <w:pPr>
        <w:pStyle w:val="CommentText"/>
        <w:rPr>
          <w:lang w:val="en-US"/>
        </w:rPr>
      </w:pPr>
    </w:p>
    <w:p w14:paraId="1736783F" w14:textId="77777777" w:rsidR="00C149D1" w:rsidRPr="00EE5060" w:rsidRDefault="00C149D1">
      <w:pPr>
        <w:pStyle w:val="CommentText"/>
        <w:rPr>
          <w:lang w:val="en-US"/>
        </w:rPr>
      </w:pPr>
    </w:p>
    <w:p w14:paraId="1FAFCD26" w14:textId="77777777" w:rsidR="00C149D1" w:rsidRPr="00EE5060" w:rsidRDefault="00C149D1">
      <w:pPr>
        <w:pStyle w:val="CommentText"/>
        <w:rPr>
          <w:lang w:val="en-US"/>
        </w:rPr>
      </w:pPr>
      <w:r w:rsidRPr="00EE5060">
        <w:rPr>
          <w:lang w:val="en-US"/>
        </w:rPr>
        <w:t xml:space="preserve">I am not sure whether we should use the term straightforward as the operationalizaton of the mdoerator is actually quite complicated. </w:t>
      </w:r>
    </w:p>
    <w:p w14:paraId="365DF07D" w14:textId="77777777" w:rsidR="00C149D1" w:rsidRPr="00EE5060" w:rsidRDefault="00C149D1">
      <w:pPr>
        <w:pStyle w:val="CommentText"/>
        <w:rPr>
          <w:lang w:val="en-US"/>
        </w:rPr>
      </w:pPr>
    </w:p>
    <w:p w14:paraId="4CDFC267" w14:textId="77777777" w:rsidR="00C149D1" w:rsidRDefault="00C149D1">
      <w:pPr>
        <w:pStyle w:val="CommentText"/>
        <w:rPr>
          <w:lang w:val="en-US"/>
        </w:rPr>
      </w:pPr>
      <w:r w:rsidRPr="00EE5060">
        <w:rPr>
          <w:lang w:val="en-US"/>
        </w:rPr>
        <w:t>So my question would be to Jelte, Chris and Kip, whether we should expand this section or reutrn tot his in the  method.</w:t>
      </w:r>
    </w:p>
    <w:p w14:paraId="3F31BED6" w14:textId="77777777" w:rsidR="00C149D1" w:rsidRDefault="00C149D1">
      <w:pPr>
        <w:pStyle w:val="CommentText"/>
        <w:rPr>
          <w:lang w:val="en-US"/>
        </w:rPr>
      </w:pPr>
    </w:p>
    <w:p w14:paraId="7272F447" w14:textId="77777777" w:rsidR="00C149D1" w:rsidRDefault="00C149D1" w:rsidP="0001626A">
      <w:pPr>
        <w:pStyle w:val="CommentText"/>
        <w:pBdr>
          <w:bottom w:val="dotted" w:sz="24" w:space="1" w:color="auto"/>
        </w:pBdr>
        <w:rPr>
          <w:lang w:val="en-US"/>
        </w:rPr>
      </w:pPr>
    </w:p>
    <w:p w14:paraId="3F122E25" w14:textId="77777777" w:rsidR="00C149D1" w:rsidRPr="0001626A" w:rsidRDefault="00C149D1" w:rsidP="0001626A">
      <w:pPr>
        <w:pStyle w:val="CommentText"/>
        <w:rPr>
          <w:lang w:val="en-US"/>
        </w:rPr>
      </w:pPr>
      <w:r>
        <w:rPr>
          <w:b/>
          <w:lang w:val="en-US"/>
        </w:rPr>
        <w:t xml:space="preserve">Chris: </w:t>
      </w:r>
      <w:r>
        <w:rPr>
          <w:lang w:val="en-US"/>
        </w:rPr>
        <w:t>Do we not return to this in the coding section in the method? Besides, I think this part now serves its purpose and adding DV would clog the illustration.</w:t>
      </w:r>
    </w:p>
  </w:comment>
  <w:comment w:id="3" w:author="Ilja van Beest" w:date="2014-01-02T14:36:00Z" w:initials="Iv">
    <w:p w14:paraId="37812014" w14:textId="77777777" w:rsidR="00C149D1" w:rsidRDefault="00C149D1">
      <w:pPr>
        <w:pStyle w:val="CommentText"/>
        <w:rPr>
          <w:lang w:val="en-US"/>
        </w:rPr>
      </w:pPr>
      <w:r>
        <w:rPr>
          <w:rStyle w:val="CommentReference"/>
        </w:rPr>
        <w:annotationRef/>
      </w:r>
      <w:r w:rsidRPr="00EE5060">
        <w:rPr>
          <w:lang w:val="en-US"/>
        </w:rPr>
        <w:t>Should we not provide the exact list of the structural aspects here? And provide a reason why these were inlcuded? I think they are important in themselves?  Perhaps Kip has an idea?</w:t>
      </w:r>
    </w:p>
    <w:p w14:paraId="6FB8628C" w14:textId="77777777" w:rsidR="00C149D1" w:rsidRDefault="00C149D1">
      <w:pPr>
        <w:pStyle w:val="CommentText"/>
        <w:rPr>
          <w:lang w:val="en-US"/>
        </w:rPr>
      </w:pPr>
    </w:p>
    <w:p w14:paraId="0FA99969" w14:textId="77777777" w:rsidR="00C149D1" w:rsidRDefault="00C149D1" w:rsidP="0001626A">
      <w:pPr>
        <w:pStyle w:val="CommentText"/>
        <w:pBdr>
          <w:bottom w:val="dotted" w:sz="24" w:space="1" w:color="auto"/>
        </w:pBdr>
        <w:rPr>
          <w:lang w:val="en-US"/>
        </w:rPr>
      </w:pPr>
    </w:p>
    <w:p w14:paraId="786F110E" w14:textId="77777777" w:rsidR="00C149D1" w:rsidRPr="0001626A" w:rsidRDefault="00C149D1" w:rsidP="0001626A">
      <w:pPr>
        <w:pStyle w:val="CommentText"/>
        <w:rPr>
          <w:lang w:val="en-US"/>
        </w:rPr>
      </w:pPr>
      <w:r>
        <w:rPr>
          <w:b/>
          <w:lang w:val="en-US"/>
        </w:rPr>
        <w:t xml:space="preserve">Chris: </w:t>
      </w:r>
      <w:r>
        <w:rPr>
          <w:lang w:val="en-US"/>
        </w:rPr>
        <w:t>These are in the next paragraph</w:t>
      </w:r>
    </w:p>
  </w:comment>
  <w:comment w:id="4" w:author="Ilja van Beest" w:date="2014-01-02T14:46:00Z" w:initials="Iv">
    <w:p w14:paraId="57EE43F7" w14:textId="77777777" w:rsidR="00C149D1" w:rsidRDefault="00C149D1">
      <w:pPr>
        <w:pStyle w:val="CommentText"/>
        <w:rPr>
          <w:lang w:val="en-US"/>
        </w:rPr>
      </w:pPr>
      <w:r>
        <w:rPr>
          <w:rStyle w:val="CommentReference"/>
        </w:rPr>
        <w:annotationRef/>
      </w:r>
      <w:r w:rsidRPr="00EE5060">
        <w:rPr>
          <w:lang w:val="en-US"/>
        </w:rPr>
        <w:t>I think these sentences can be deleted without loss of information.</w:t>
      </w:r>
    </w:p>
    <w:p w14:paraId="6AB23A90" w14:textId="77777777" w:rsidR="00C149D1" w:rsidRDefault="00C149D1">
      <w:pPr>
        <w:pStyle w:val="CommentText"/>
        <w:rPr>
          <w:lang w:val="en-US"/>
        </w:rPr>
      </w:pPr>
    </w:p>
    <w:p w14:paraId="527D8C5D" w14:textId="77777777" w:rsidR="00C149D1" w:rsidRDefault="00C149D1" w:rsidP="00BA008B">
      <w:pPr>
        <w:pStyle w:val="CommentText"/>
        <w:pBdr>
          <w:bottom w:val="dotted" w:sz="24" w:space="1" w:color="auto"/>
        </w:pBdr>
        <w:rPr>
          <w:lang w:val="en-US"/>
        </w:rPr>
      </w:pPr>
    </w:p>
    <w:p w14:paraId="357EB4C3" w14:textId="77777777" w:rsidR="00C149D1" w:rsidRPr="00BA008B" w:rsidRDefault="00C149D1" w:rsidP="00BA008B">
      <w:pPr>
        <w:pStyle w:val="CommentText"/>
        <w:rPr>
          <w:lang w:val="en-US"/>
        </w:rPr>
      </w:pPr>
      <w:r>
        <w:rPr>
          <w:b/>
          <w:lang w:val="en-US"/>
        </w:rPr>
        <w:t>Chris:</w:t>
      </w:r>
      <w:r>
        <w:rPr>
          <w:lang w:val="en-US"/>
        </w:rPr>
        <w:t xml:space="preserve"> Ok. Let’s leave it in for the reviewers, and we can still gut it if necessary </w:t>
      </w:r>
      <w:r w:rsidRPr="00BA008B">
        <w:rPr>
          <w:lang w:val="en-US"/>
        </w:rPr>
        <w:sym w:font="Wingdings" w:char="F04A"/>
      </w:r>
    </w:p>
  </w:comment>
  <w:comment w:id="6" w:author="Ilja van Beest" w:date="2014-01-02T14:47:00Z" w:initials="Iv">
    <w:p w14:paraId="58E962AC" w14:textId="77777777" w:rsidR="00C149D1" w:rsidRDefault="00C149D1" w:rsidP="00BA008B">
      <w:pPr>
        <w:pStyle w:val="CommentText"/>
        <w:pBdr>
          <w:bottom w:val="dotted" w:sz="24" w:space="1" w:color="auto"/>
        </w:pBdr>
        <w:rPr>
          <w:lang w:val="en-US"/>
        </w:rPr>
      </w:pPr>
      <w:r>
        <w:rPr>
          <w:rStyle w:val="CommentReference"/>
        </w:rPr>
        <w:annotationRef/>
      </w:r>
      <w:r w:rsidRPr="00EE5060">
        <w:rPr>
          <w:lang w:val="en-US"/>
        </w:rPr>
        <w:t xml:space="preserve">I aggree with Jelte, that this part could be moved to the method., althought I do not mind i fit stays here. </w:t>
      </w:r>
      <w:r>
        <w:rPr>
          <w:lang w:val="en-US"/>
        </w:rPr>
        <w:br/>
      </w:r>
    </w:p>
    <w:p w14:paraId="0C7B456B" w14:textId="77777777" w:rsidR="00C149D1" w:rsidRPr="00BA008B" w:rsidRDefault="00C149D1" w:rsidP="00BA008B">
      <w:pPr>
        <w:pStyle w:val="CommentText"/>
        <w:rPr>
          <w:lang w:val="en-US"/>
        </w:rPr>
      </w:pPr>
      <w:r>
        <w:rPr>
          <w:b/>
          <w:lang w:val="en-US"/>
        </w:rPr>
        <w:t xml:space="preserve">Chris: </w:t>
      </w:r>
      <w:r>
        <w:rPr>
          <w:lang w:val="en-US"/>
        </w:rPr>
        <w:t xml:space="preserve">I tend to agree with Ilja here, because this forms an important part of our exploration, to make sure our findings are not an artifact. </w:t>
      </w:r>
    </w:p>
  </w:comment>
  <w:comment w:id="5" w:author="Jelte Wicherts" w:date="2014-01-02T13:25:00Z" w:initials="JW">
    <w:p w14:paraId="7022C0AE" w14:textId="77777777" w:rsidR="00C149D1" w:rsidRPr="00EE5060" w:rsidRDefault="00C149D1">
      <w:pPr>
        <w:pStyle w:val="CommentText"/>
        <w:rPr>
          <w:lang w:val="en-US"/>
        </w:rPr>
      </w:pPr>
      <w:r>
        <w:rPr>
          <w:rStyle w:val="CommentReference"/>
        </w:rPr>
        <w:annotationRef/>
      </w:r>
      <w:r w:rsidRPr="00EE5060">
        <w:rPr>
          <w:lang w:val="en-US"/>
        </w:rPr>
        <w:t>To Method/result section</w:t>
      </w:r>
    </w:p>
  </w:comment>
  <w:comment w:id="7" w:author="Jelte Wicherts" w:date="2014-01-02T13:25:00Z" w:initials="JW">
    <w:p w14:paraId="0046D6DD" w14:textId="77777777" w:rsidR="00C149D1" w:rsidRPr="00EE5060" w:rsidRDefault="00C149D1">
      <w:pPr>
        <w:pStyle w:val="CommentText"/>
        <w:rPr>
          <w:lang w:val="en-US"/>
        </w:rPr>
      </w:pPr>
      <w:r>
        <w:rPr>
          <w:rStyle w:val="CommentReference"/>
        </w:rPr>
        <w:annotationRef/>
      </w:r>
      <w:r w:rsidRPr="00EE5060">
        <w:rPr>
          <w:lang w:val="en-US"/>
        </w:rPr>
        <w:t>Does it include PsycINFO? PsycINFO is the database, worldcat the search engine that covers different library collections.</w:t>
      </w:r>
    </w:p>
  </w:comment>
  <w:comment w:id="8" w:author="Chris Hartgerink" w:date="2014-01-03T09:20:00Z" w:initials="CH">
    <w:p w14:paraId="598734FE" w14:textId="326783A5" w:rsidR="00C149D1" w:rsidRPr="00E134D3" w:rsidRDefault="00C149D1">
      <w:pPr>
        <w:pStyle w:val="CommentText"/>
        <w:rPr>
          <w:lang w:val="en-US"/>
        </w:rPr>
      </w:pPr>
      <w:r>
        <w:rPr>
          <w:rStyle w:val="CommentReference"/>
        </w:rPr>
        <w:annotationRef/>
      </w:r>
      <w:r w:rsidRPr="00E134D3">
        <w:rPr>
          <w:lang w:val="en-US"/>
        </w:rPr>
        <w:t>I am not sure. How can I check this?</w:t>
      </w:r>
      <w:r>
        <w:rPr>
          <w:lang w:val="en-US"/>
        </w:rPr>
        <w:t xml:space="preserve"> Tried to do this, but was not able to get a conclusive answer within the worldcat system itself.</w:t>
      </w:r>
      <w:r w:rsidRPr="00E134D3">
        <w:rPr>
          <w:lang w:val="en-US"/>
        </w:rPr>
        <w:t xml:space="preserve"> </w:t>
      </w:r>
    </w:p>
  </w:comment>
  <w:comment w:id="9" w:author="Ilja van Beest" w:date="2014-01-02T13:25:00Z" w:initials="Iv">
    <w:p w14:paraId="38AD954E" w14:textId="77777777" w:rsidR="00C149D1" w:rsidRPr="00EE5060" w:rsidRDefault="00C149D1">
      <w:pPr>
        <w:pStyle w:val="CommentText"/>
        <w:rPr>
          <w:lang w:val="en-US"/>
        </w:rPr>
      </w:pPr>
      <w:r>
        <w:rPr>
          <w:rStyle w:val="CommentReference"/>
        </w:rPr>
        <w:annotationRef/>
      </w:r>
      <w:r w:rsidRPr="00EE5060">
        <w:rPr>
          <w:lang w:val="en-US"/>
        </w:rPr>
        <w:t>Agree with Jelte</w:t>
      </w:r>
    </w:p>
  </w:comment>
  <w:comment w:id="11" w:author="Jelte Wicherts" w:date="2014-01-02T13:25:00Z" w:initials="JW">
    <w:p w14:paraId="7645B3F1" w14:textId="77777777" w:rsidR="00C149D1" w:rsidRPr="00EE5060" w:rsidRDefault="00C149D1">
      <w:pPr>
        <w:pStyle w:val="CommentText"/>
        <w:rPr>
          <w:lang w:val="en-US"/>
        </w:rPr>
      </w:pPr>
      <w:r>
        <w:rPr>
          <w:rStyle w:val="CommentReference"/>
        </w:rPr>
        <w:annotationRef/>
      </w:r>
      <w:r w:rsidRPr="00EE5060">
        <w:rPr>
          <w:lang w:val="en-US"/>
        </w:rPr>
        <w:t>How many?</w:t>
      </w:r>
    </w:p>
  </w:comment>
  <w:comment w:id="10" w:author="Chris Hartgerink" w:date="2014-01-03T09:28:00Z" w:initials="CH">
    <w:p w14:paraId="7A16B69B" w14:textId="2E159153" w:rsidR="00C149D1" w:rsidRPr="00B42601" w:rsidRDefault="00C149D1">
      <w:pPr>
        <w:pStyle w:val="CommentText"/>
        <w:rPr>
          <w:lang w:val="en-US"/>
        </w:rPr>
      </w:pPr>
      <w:r>
        <w:rPr>
          <w:rStyle w:val="CommentReference"/>
        </w:rPr>
        <w:annotationRef/>
      </w:r>
      <w:r w:rsidRPr="00B42601">
        <w:rPr>
          <w:lang w:val="en-US"/>
        </w:rPr>
        <w:t xml:space="preserve">I did not keep track of personal communication and conference abstracts separately, so cannot </w:t>
      </w:r>
      <w:r>
        <w:rPr>
          <w:lang w:val="en-US"/>
        </w:rPr>
        <w:t xml:space="preserve">readily provide a number on this. </w:t>
      </w:r>
    </w:p>
  </w:comment>
  <w:comment w:id="12" w:author="Ilja van Beest" w:date="2014-01-02T13:25:00Z" w:initials="Iv">
    <w:p w14:paraId="6B150E46" w14:textId="77777777" w:rsidR="00C149D1" w:rsidRPr="00EE5060" w:rsidRDefault="00C149D1">
      <w:pPr>
        <w:pStyle w:val="CommentText"/>
        <w:rPr>
          <w:lang w:val="en-US"/>
        </w:rPr>
      </w:pPr>
      <w:r>
        <w:rPr>
          <w:rStyle w:val="CommentReference"/>
        </w:rPr>
        <w:annotationRef/>
      </w:r>
      <w:r w:rsidRPr="00EE5060">
        <w:rPr>
          <w:lang w:val="en-US"/>
        </w:rPr>
        <w:t>Am I right in assuming that interpersonal is thus a combination of need satisfaction and mood?  Or could it be more? That is,  physiological measures? If the latter is true, perhaps also give that example.</w:t>
      </w:r>
    </w:p>
  </w:comment>
  <w:comment w:id="13" w:author="Chris Hartgerink" w:date="2014-01-03T09:57:00Z" w:initials="CH">
    <w:p w14:paraId="7EBF9530" w14:textId="7415F10D" w:rsidR="00C149D1" w:rsidRPr="005E1901" w:rsidRDefault="00C149D1">
      <w:pPr>
        <w:pStyle w:val="CommentText"/>
        <w:rPr>
          <w:lang w:val="en-US"/>
        </w:rPr>
      </w:pPr>
      <w:r>
        <w:rPr>
          <w:rStyle w:val="CommentReference"/>
        </w:rPr>
        <w:annotationRef/>
      </w:r>
      <w:r w:rsidRPr="005E1901">
        <w:rPr>
          <w:lang w:val="en-US"/>
        </w:rPr>
        <w:t>No this is not correct</w:t>
      </w:r>
      <w:r>
        <w:rPr>
          <w:lang w:val="en-US"/>
        </w:rPr>
        <w:t xml:space="preserve">. Need satisfaction and mood are only related to oneself, hence, </w:t>
      </w:r>
      <w:r w:rsidRPr="005E1901">
        <w:rPr>
          <w:i/>
          <w:lang w:val="en-US"/>
        </w:rPr>
        <w:t>intra</w:t>
      </w:r>
      <w:r>
        <w:rPr>
          <w:lang w:val="en-US"/>
        </w:rPr>
        <w:t>personal. It can boil down to semantics (is there an object yes/no?) or it can be very clear (Hot Sauce Task). Interpersonal thus is only when the measure relates to others, whereas intrapersonal only relates to the self.</w:t>
      </w:r>
      <w:r w:rsidRPr="005E1901">
        <w:rPr>
          <w:lang w:val="en-US"/>
        </w:rPr>
        <w:t xml:space="preserve"> </w:t>
      </w:r>
    </w:p>
  </w:comment>
  <w:comment w:id="14" w:author="Ilja van Beest" w:date="2014-01-02T13:25:00Z" w:initials="Iv">
    <w:p w14:paraId="21D178A9" w14:textId="77777777" w:rsidR="00C149D1" w:rsidRPr="00EE5060" w:rsidRDefault="00C149D1">
      <w:pPr>
        <w:pStyle w:val="CommentText"/>
        <w:rPr>
          <w:lang w:val="en-US"/>
        </w:rPr>
      </w:pPr>
      <w:r>
        <w:rPr>
          <w:rStyle w:val="CommentReference"/>
        </w:rPr>
        <w:annotationRef/>
      </w:r>
      <w:r w:rsidRPr="00EE5060">
        <w:rPr>
          <w:lang w:val="en-US"/>
        </w:rPr>
        <w:t xml:space="preserve">Aha, we state here that we code first and last as immediate or delayed. </w:t>
      </w:r>
    </w:p>
  </w:comment>
  <w:comment w:id="15" w:author="Jelte Wicherts" w:date="2014-01-02T13:25:00Z" w:initials="JW">
    <w:p w14:paraId="7C0EAE27" w14:textId="456F858C" w:rsidR="00C149D1" w:rsidRPr="00EE5060" w:rsidRDefault="00C149D1">
      <w:pPr>
        <w:pStyle w:val="CommentText"/>
        <w:rPr>
          <w:lang w:val="en-US"/>
        </w:rPr>
      </w:pPr>
      <w:r>
        <w:rPr>
          <w:rStyle w:val="CommentReference"/>
        </w:rPr>
        <w:annotationRef/>
      </w:r>
      <w:r w:rsidRPr="00EE5060">
        <w:rPr>
          <w:lang w:val="en-US"/>
        </w:rPr>
        <w:t>Or another example of a relevant study</w:t>
      </w:r>
    </w:p>
  </w:comment>
  <w:comment w:id="16" w:author="Chris Hartgerink" w:date="2014-01-03T10:09:00Z" w:initials="CH">
    <w:p w14:paraId="66B256B2" w14:textId="37E7F426" w:rsidR="00C149D1" w:rsidRPr="003375A0" w:rsidRDefault="00C149D1">
      <w:pPr>
        <w:pStyle w:val="CommentText"/>
        <w:rPr>
          <w:lang w:val="en-US"/>
        </w:rPr>
      </w:pPr>
      <w:r>
        <w:rPr>
          <w:rStyle w:val="CommentReference"/>
        </w:rPr>
        <w:annotationRef/>
      </w:r>
      <w:r w:rsidRPr="003375A0">
        <w:rPr>
          <w:lang w:val="en-US"/>
        </w:rPr>
        <w:t xml:space="preserve">This works just fine </w:t>
      </w:r>
      <w:r>
        <w:sym w:font="Wingdings" w:char="F04A"/>
      </w:r>
    </w:p>
  </w:comment>
  <w:comment w:id="17" w:author="Ilja van Beest" w:date="2014-01-02T13:25:00Z" w:initials="Iv">
    <w:p w14:paraId="5A3C084D" w14:textId="77777777" w:rsidR="00C149D1" w:rsidRPr="00EE5060" w:rsidRDefault="00C149D1">
      <w:pPr>
        <w:pStyle w:val="CommentText"/>
        <w:rPr>
          <w:lang w:val="en-US"/>
        </w:rPr>
      </w:pPr>
      <w:r>
        <w:rPr>
          <w:rStyle w:val="CommentReference"/>
        </w:rPr>
        <w:annotationRef/>
      </w:r>
      <w:r w:rsidRPr="00EE5060">
        <w:rPr>
          <w:lang w:val="en-US"/>
        </w:rPr>
        <w:t>Here I wondered what the outcome was? Or is this given later?</w:t>
      </w:r>
    </w:p>
  </w:comment>
  <w:comment w:id="18" w:author="Chris Hartgerink" w:date="2014-01-03T10:11:00Z" w:initials="CH">
    <w:p w14:paraId="564E7073" w14:textId="650EFE3C" w:rsidR="00C149D1" w:rsidRPr="0025753D" w:rsidRDefault="00C149D1">
      <w:pPr>
        <w:pStyle w:val="CommentText"/>
        <w:rPr>
          <w:lang w:val="en-US"/>
        </w:rPr>
      </w:pPr>
      <w:r>
        <w:rPr>
          <w:rStyle w:val="CommentReference"/>
        </w:rPr>
        <w:annotationRef/>
      </w:r>
      <w:r w:rsidRPr="0025753D">
        <w:rPr>
          <w:lang w:val="en-US"/>
        </w:rPr>
        <w:t xml:space="preserve">These are only given if they </w:t>
      </w:r>
      <w:r>
        <w:rPr>
          <w:lang w:val="en-US"/>
        </w:rPr>
        <w:t>change conclusions, i.e., if it is not reported the results are similar to the analyses themselves and there is no need to report them.</w:t>
      </w:r>
    </w:p>
  </w:comment>
  <w:comment w:id="19" w:author="Jelte Wicherts" w:date="2014-01-02T13:25:00Z" w:initials="JW">
    <w:p w14:paraId="4C174ECF" w14:textId="77777777" w:rsidR="00C149D1" w:rsidRPr="00EE5060" w:rsidRDefault="00C149D1">
      <w:pPr>
        <w:pStyle w:val="CommentText"/>
        <w:rPr>
          <w:lang w:val="en-US"/>
        </w:rPr>
      </w:pPr>
      <w:r>
        <w:rPr>
          <w:rStyle w:val="CommentReference"/>
        </w:rPr>
        <w:annotationRef/>
      </w:r>
      <w:r w:rsidRPr="00EE5060">
        <w:rPr>
          <w:lang w:val="en-US"/>
        </w:rPr>
        <w:t>Or since completing the cyberball game?</w:t>
      </w:r>
    </w:p>
  </w:comment>
  <w:comment w:id="20" w:author="Chris Hartgerink" w:date="2014-01-04T08:45:00Z" w:initials="CH">
    <w:p w14:paraId="7B84BD35" w14:textId="0C1602AF" w:rsidR="00C149D1" w:rsidRPr="001E4ECD" w:rsidRDefault="00C149D1">
      <w:pPr>
        <w:pStyle w:val="CommentText"/>
        <w:rPr>
          <w:lang w:val="en-US"/>
        </w:rPr>
      </w:pPr>
      <w:r>
        <w:rPr>
          <w:rStyle w:val="CommentReference"/>
        </w:rPr>
        <w:annotationRef/>
      </w:r>
      <w:r w:rsidRPr="001E4ECD">
        <w:rPr>
          <w:lang w:val="en-US"/>
        </w:rPr>
        <w:t>Done.</w:t>
      </w:r>
    </w:p>
  </w:comment>
  <w:comment w:id="21" w:author="Ilja van Beest" w:date="2014-01-02T13:25:00Z" w:initials="Iv">
    <w:p w14:paraId="35373710" w14:textId="77777777" w:rsidR="00C149D1" w:rsidRPr="00EE5060" w:rsidRDefault="00C149D1">
      <w:pPr>
        <w:pStyle w:val="CommentText"/>
        <w:rPr>
          <w:lang w:val="en-US"/>
        </w:rPr>
      </w:pPr>
      <w:r>
        <w:rPr>
          <w:rStyle w:val="CommentReference"/>
        </w:rPr>
        <w:annotationRef/>
      </w:r>
      <w:r w:rsidRPr="00EE5060">
        <w:rPr>
          <w:lang w:val="en-US"/>
        </w:rPr>
        <w:t xml:space="preserve">I deleted this sentence as we are now arguing that there is a decline between first and last if we use another approach. Restating that there is not an effect is thus confusing. </w:t>
      </w:r>
    </w:p>
    <w:p w14:paraId="22482ED1" w14:textId="77777777" w:rsidR="00C149D1" w:rsidRPr="00EE5060" w:rsidRDefault="00C149D1">
      <w:pPr>
        <w:pStyle w:val="CommentText"/>
        <w:rPr>
          <w:lang w:val="en-US"/>
        </w:rPr>
      </w:pPr>
    </w:p>
    <w:p w14:paraId="4638BEC6" w14:textId="77777777" w:rsidR="00C149D1" w:rsidRPr="00EE5060" w:rsidRDefault="00C149D1">
      <w:pPr>
        <w:pStyle w:val="CommentText"/>
        <w:rPr>
          <w:lang w:val="en-US"/>
        </w:rPr>
      </w:pPr>
    </w:p>
    <w:p w14:paraId="09FB8A46" w14:textId="77777777" w:rsidR="00C149D1" w:rsidRPr="00EE5060" w:rsidRDefault="00C149D1">
      <w:pPr>
        <w:pStyle w:val="CommentText"/>
        <w:rPr>
          <w:lang w:val="en-US"/>
        </w:rPr>
      </w:pPr>
      <w:r w:rsidRPr="00EE5060">
        <w:rPr>
          <w:lang w:val="en-US"/>
        </w:rPr>
        <w:t>My interpretion of this result is:</w:t>
      </w:r>
    </w:p>
    <w:p w14:paraId="11F458D4" w14:textId="77777777" w:rsidR="00C149D1" w:rsidRPr="00EE5060" w:rsidRDefault="00C149D1">
      <w:pPr>
        <w:pStyle w:val="CommentText"/>
        <w:rPr>
          <w:lang w:val="en-US"/>
        </w:rPr>
      </w:pPr>
    </w:p>
    <w:p w14:paraId="660075BC" w14:textId="77777777" w:rsidR="00C149D1" w:rsidRPr="00EE5060" w:rsidRDefault="00C149D1">
      <w:pPr>
        <w:pStyle w:val="CommentText"/>
        <w:rPr>
          <w:lang w:val="en-US"/>
        </w:rPr>
      </w:pPr>
      <w:r w:rsidRPr="00EE5060">
        <w:rPr>
          <w:lang w:val="en-US"/>
        </w:rPr>
        <w:t>There is a diference in effect between first and last, but this differences is not explained by our estimation of time.  In short, the ostracism effects decreases but this decrease is not explained by our operationalization of time passed. How is this possible? Should we say something about this?</w:t>
      </w:r>
    </w:p>
  </w:comment>
  <w:comment w:id="22" w:author="Chris Hartgerink" w:date="2014-01-04T08:49:00Z" w:initials="CH">
    <w:p w14:paraId="5040F148" w14:textId="59090371" w:rsidR="00C149D1" w:rsidRPr="003375A0" w:rsidRDefault="00C149D1">
      <w:pPr>
        <w:pStyle w:val="CommentText"/>
        <w:rPr>
          <w:lang w:val="en-US"/>
        </w:rPr>
      </w:pPr>
      <w:r>
        <w:rPr>
          <w:rStyle w:val="CommentReference"/>
        </w:rPr>
        <w:annotationRef/>
      </w:r>
      <w:r w:rsidRPr="003375A0">
        <w:rPr>
          <w:lang w:val="en-US"/>
        </w:rPr>
        <w:t xml:space="preserve">I adjusted the sentence to clearly show this is about prediction of the </w:t>
      </w:r>
      <w:r>
        <w:rPr>
          <w:lang w:val="en-US"/>
        </w:rPr>
        <w:t xml:space="preserve">ES. </w:t>
      </w:r>
    </w:p>
  </w:comment>
  <w:comment w:id="23" w:author="Jelte Wicherts" w:date="2014-01-02T13:25:00Z" w:initials="JW">
    <w:p w14:paraId="3AB19A65" w14:textId="77777777" w:rsidR="00C149D1" w:rsidRPr="00EE5060" w:rsidRDefault="00C149D1">
      <w:pPr>
        <w:pStyle w:val="CommentText"/>
        <w:rPr>
          <w:lang w:val="en-US"/>
        </w:rPr>
      </w:pPr>
      <w:r>
        <w:rPr>
          <w:rStyle w:val="CommentReference"/>
        </w:rPr>
        <w:annotationRef/>
      </w:r>
      <w:r w:rsidRPr="00EE5060">
        <w:rPr>
          <w:lang w:val="en-US"/>
        </w:rPr>
        <w:t xml:space="preserve">Footnote: Given that the effects for the first and last measures are likely positively correlated, the confidence interval for the difference between the mean effects for the first and last measures is expected to be smaller and so will probably not include zero. </w:t>
      </w:r>
    </w:p>
  </w:comment>
  <w:comment w:id="24" w:author="Chris Hartgerink" w:date="2014-01-04T09:06:00Z" w:initials="CH">
    <w:p w14:paraId="052BFC1B" w14:textId="2A682C02" w:rsidR="00C149D1" w:rsidRPr="00A37527" w:rsidRDefault="00C149D1">
      <w:pPr>
        <w:pStyle w:val="CommentText"/>
        <w:rPr>
          <w:lang w:val="en-US"/>
        </w:rPr>
      </w:pPr>
      <w:r>
        <w:rPr>
          <w:rStyle w:val="CommentReference"/>
        </w:rPr>
        <w:annotationRef/>
      </w:r>
      <w:r w:rsidRPr="00A37527">
        <w:rPr>
          <w:lang w:val="en-US"/>
        </w:rPr>
        <w:t xml:space="preserve">You explained this later on, so I moved that up to avoid redundant footnote </w:t>
      </w:r>
    </w:p>
  </w:comment>
  <w:comment w:id="25" w:author="Jelte Wicherts" w:date="2014-01-02T13:25:00Z" w:initials="JW">
    <w:p w14:paraId="03615F82" w14:textId="77777777" w:rsidR="00C149D1" w:rsidRPr="00EE5060" w:rsidRDefault="00C149D1" w:rsidP="00A37527">
      <w:pPr>
        <w:pStyle w:val="CommentText"/>
        <w:rPr>
          <w:lang w:val="en-US"/>
        </w:rPr>
      </w:pPr>
      <w:r>
        <w:rPr>
          <w:rStyle w:val="CommentReference"/>
        </w:rPr>
        <w:annotationRef/>
      </w:r>
      <w:r w:rsidRPr="00A37527">
        <w:rPr>
          <w:rFonts w:ascii="Arial" w:hAnsi="Arial" w:cs="Arial"/>
          <w:color w:val="1A1A1A"/>
          <w:sz w:val="26"/>
          <w:szCs w:val="26"/>
        </w:rPr>
        <w:t xml:space="preserve">Schenker, N., &amp; Gentleman, J. F. (2001). </w:t>
      </w:r>
      <w:r>
        <w:rPr>
          <w:rFonts w:ascii="Arial" w:hAnsi="Arial" w:cs="Arial"/>
          <w:color w:val="1A1A1A"/>
          <w:sz w:val="26"/>
          <w:szCs w:val="26"/>
          <w:lang w:val="en-US"/>
        </w:rPr>
        <w:t xml:space="preserve">On judging the significance of differences by examining the overlap between confidence intervals. </w:t>
      </w:r>
      <w:r>
        <w:rPr>
          <w:rFonts w:ascii="Arial" w:hAnsi="Arial" w:cs="Arial"/>
          <w:i/>
          <w:iCs/>
          <w:color w:val="1A1A1A"/>
          <w:sz w:val="26"/>
          <w:szCs w:val="26"/>
          <w:lang w:val="en-US"/>
        </w:rPr>
        <w:t>The American Statistician</w:t>
      </w:r>
      <w:r>
        <w:rPr>
          <w:rFonts w:ascii="Arial" w:hAnsi="Arial" w:cs="Arial"/>
          <w:color w:val="1A1A1A"/>
          <w:sz w:val="26"/>
          <w:szCs w:val="26"/>
          <w:lang w:val="en-US"/>
        </w:rPr>
        <w:t xml:space="preserve">, </w:t>
      </w:r>
      <w:r>
        <w:rPr>
          <w:rFonts w:ascii="Arial" w:hAnsi="Arial" w:cs="Arial"/>
          <w:i/>
          <w:iCs/>
          <w:color w:val="1A1A1A"/>
          <w:sz w:val="26"/>
          <w:szCs w:val="26"/>
          <w:lang w:val="en-US"/>
        </w:rPr>
        <w:t>55</w:t>
      </w:r>
      <w:r>
        <w:rPr>
          <w:rFonts w:ascii="Arial" w:hAnsi="Arial" w:cs="Arial"/>
          <w:color w:val="1A1A1A"/>
          <w:sz w:val="26"/>
          <w:szCs w:val="26"/>
          <w:lang w:val="en-US"/>
        </w:rPr>
        <w:t>(3), 182-186.</w:t>
      </w:r>
    </w:p>
  </w:comment>
  <w:comment w:id="26" w:author="Chris Hartgerink" w:date="2014-01-04T09:07:00Z" w:initials="CH">
    <w:p w14:paraId="41D2EF82" w14:textId="7E5D0740" w:rsidR="00C149D1" w:rsidRPr="00A37527" w:rsidRDefault="00C149D1">
      <w:pPr>
        <w:pStyle w:val="CommentText"/>
        <w:rPr>
          <w:lang w:val="en-US"/>
        </w:rPr>
      </w:pPr>
      <w:r>
        <w:rPr>
          <w:rStyle w:val="CommentReference"/>
        </w:rPr>
        <w:annotationRef/>
      </w:r>
      <w:r w:rsidRPr="00A37527">
        <w:rPr>
          <w:lang w:val="en-US"/>
        </w:rPr>
        <w:t>Done.</w:t>
      </w:r>
    </w:p>
  </w:comment>
  <w:comment w:id="27" w:author="Ilja van Beest" w:date="2014-01-02T13:25:00Z" w:initials="Iv">
    <w:p w14:paraId="4999A0C5" w14:textId="77777777" w:rsidR="00C149D1" w:rsidRPr="00EE5060" w:rsidRDefault="00C149D1" w:rsidP="00A37527">
      <w:pPr>
        <w:pStyle w:val="CommentText"/>
        <w:rPr>
          <w:lang w:val="en-US"/>
        </w:rPr>
      </w:pPr>
      <w:r>
        <w:rPr>
          <w:rStyle w:val="CommentReference"/>
        </w:rPr>
        <w:annotationRef/>
      </w:r>
      <w:r w:rsidRPr="00EE5060">
        <w:rPr>
          <w:lang w:val="en-US"/>
        </w:rPr>
        <w:t>Should we not indicate the direction of the difference. We conlcusde that the interaction effect decreases from first to last measure?</w:t>
      </w:r>
    </w:p>
  </w:comment>
  <w:comment w:id="28" w:author="Chris Hartgerink" w:date="2014-01-04T09:07:00Z" w:initials="CH">
    <w:p w14:paraId="51EC1B42" w14:textId="64BD3BA9" w:rsidR="00C149D1" w:rsidRPr="00A37527" w:rsidRDefault="00C149D1">
      <w:pPr>
        <w:pStyle w:val="CommentText"/>
        <w:rPr>
          <w:lang w:val="en-US"/>
        </w:rPr>
      </w:pPr>
      <w:r>
        <w:rPr>
          <w:rStyle w:val="CommentReference"/>
        </w:rPr>
        <w:annotationRef/>
      </w:r>
      <w:r>
        <w:rPr>
          <w:lang w:val="en-US"/>
        </w:rPr>
        <w:t>I moved this part up so the comment is n/a.</w:t>
      </w:r>
    </w:p>
  </w:comment>
  <w:comment w:id="29" w:author="Ilja van Beest" w:date="2014-01-02T13:25:00Z" w:initials="Iv">
    <w:p w14:paraId="4A7CDA26" w14:textId="77777777" w:rsidR="00C149D1" w:rsidRPr="00EE5060" w:rsidRDefault="00C149D1">
      <w:pPr>
        <w:pStyle w:val="CommentText"/>
        <w:rPr>
          <w:lang w:val="en-US"/>
        </w:rPr>
      </w:pPr>
      <w:r>
        <w:rPr>
          <w:rStyle w:val="CommentReference"/>
        </w:rPr>
        <w:annotationRef/>
      </w:r>
      <w:r w:rsidRPr="00EE5060">
        <w:rPr>
          <w:lang w:val="en-US"/>
        </w:rPr>
        <w:t>This is somehting that i do not understand. Why is publication bias an issue? Becasue of the funnel plot and relatively small sample of studies, and relatively small effect? Perhaps Jelte can explain this to me.</w:t>
      </w:r>
    </w:p>
  </w:comment>
  <w:comment w:id="30" w:author="Chris Hartgerink" w:date="2014-01-04T09:15:00Z" w:initials="CH">
    <w:p w14:paraId="0C6D844D" w14:textId="23CD620C" w:rsidR="00C149D1" w:rsidRPr="00606C3D" w:rsidRDefault="00C149D1">
      <w:pPr>
        <w:pStyle w:val="CommentText"/>
        <w:rPr>
          <w:lang w:val="en-US"/>
        </w:rPr>
      </w:pPr>
      <w:r>
        <w:rPr>
          <w:rStyle w:val="CommentReference"/>
        </w:rPr>
        <w:annotationRef/>
      </w:r>
      <w:r w:rsidRPr="00606C3D">
        <w:rPr>
          <w:lang w:val="en-US"/>
        </w:rPr>
        <w:t xml:space="preserve">Usually funnel plot asymmetry can be indicative of publication bias, because one would expect </w:t>
      </w:r>
      <w:r>
        <w:rPr>
          <w:lang w:val="en-US"/>
        </w:rPr>
        <w:t>a random sample of studies to be equally distributed around the estimated value. The only reason why we think this is not an issue with the average ostracism effect in hypothesis 1 is because it so large, and therefore almost everything will be significant, and publishable (while this might not be the case for the interactions and therefore there is selective publishing)</w:t>
      </w:r>
    </w:p>
  </w:comment>
  <w:comment w:id="31" w:author="Jelte Wicherts" w:date="2014-01-02T13:25:00Z" w:initials="JW">
    <w:p w14:paraId="7E66EF5C" w14:textId="77777777" w:rsidR="00C149D1" w:rsidRPr="00EE5060" w:rsidRDefault="00C149D1">
      <w:pPr>
        <w:pStyle w:val="CommentText"/>
        <w:rPr>
          <w:lang w:val="en-US"/>
        </w:rPr>
      </w:pPr>
      <w:r>
        <w:rPr>
          <w:rStyle w:val="CommentReference"/>
        </w:rPr>
        <w:annotationRef/>
      </w:r>
      <w:r w:rsidRPr="00EE5060">
        <w:rPr>
          <w:lang w:val="en-US"/>
        </w:rPr>
        <w:t>Give example study here</w:t>
      </w:r>
    </w:p>
  </w:comment>
  <w:comment w:id="32" w:author="Chris Hartgerink" w:date="2014-01-04T20:35:00Z" w:initials="CH">
    <w:p w14:paraId="50CC1F5F" w14:textId="262137C7" w:rsidR="00C149D1" w:rsidRDefault="00C149D1">
      <w:pPr>
        <w:pStyle w:val="CommentText"/>
        <w:rPr>
          <w:lang w:val="en-US"/>
        </w:rPr>
      </w:pPr>
      <w:r>
        <w:rPr>
          <w:rStyle w:val="CommentReference"/>
        </w:rPr>
        <w:annotationRef/>
      </w:r>
      <w:r w:rsidRPr="008D0ED0">
        <w:rPr>
          <w:lang w:val="en-US"/>
        </w:rPr>
        <w:t xml:space="preserve">Done. </w:t>
      </w:r>
      <w:r>
        <w:rPr>
          <w:lang w:val="en-US"/>
        </w:rPr>
        <w:t xml:space="preserve">I picked this study for no particular reason, first I encountered that I thought was readily usable without too many words needing to be used. </w:t>
      </w:r>
    </w:p>
    <w:p w14:paraId="6365A2C9" w14:textId="77777777" w:rsidR="00C149D1" w:rsidRDefault="00C149D1">
      <w:pPr>
        <w:pStyle w:val="CommentText"/>
        <w:rPr>
          <w:lang w:val="en-US"/>
        </w:rPr>
      </w:pPr>
    </w:p>
    <w:p w14:paraId="4D22DC86" w14:textId="0282719D" w:rsidR="00C149D1" w:rsidRPr="008D0ED0" w:rsidRDefault="00C149D1">
      <w:pPr>
        <w:pStyle w:val="CommentText"/>
        <w:rPr>
          <w:lang w:val="en-US"/>
        </w:rPr>
      </w:pPr>
      <w:r>
        <w:rPr>
          <w:lang w:val="en-US"/>
        </w:rPr>
        <w:t>I use this example now just for the design, which does not necessarily correspond with the results (it does in this case, but just wanted to note this)</w:t>
      </w:r>
    </w:p>
  </w:comment>
  <w:comment w:id="38" w:author="Ilja van Beest" w:date="2014-01-02T13:25:00Z" w:initials="Iv">
    <w:p w14:paraId="4DF9A95D" w14:textId="77777777" w:rsidR="00C149D1" w:rsidRPr="00EE5060" w:rsidRDefault="00C149D1">
      <w:pPr>
        <w:pStyle w:val="CommentText"/>
        <w:rPr>
          <w:lang w:val="en-US"/>
        </w:rPr>
      </w:pPr>
      <w:r>
        <w:rPr>
          <w:rStyle w:val="CommentReference"/>
        </w:rPr>
        <w:annotationRef/>
      </w:r>
      <w:r w:rsidRPr="00EE5060">
        <w:rPr>
          <w:lang w:val="en-US"/>
        </w:rPr>
        <w:t>I do not understand this part in red. Jelte could you help me out here?</w:t>
      </w:r>
    </w:p>
    <w:p w14:paraId="7DE321E2" w14:textId="77777777" w:rsidR="00C149D1" w:rsidRPr="00EE5060" w:rsidRDefault="00C149D1">
      <w:pPr>
        <w:pStyle w:val="CommentText"/>
        <w:rPr>
          <w:lang w:val="en-US"/>
        </w:rPr>
      </w:pPr>
    </w:p>
  </w:comment>
  <w:comment w:id="39" w:author="Chris Hartgerink" w:date="2014-01-04T20:18:00Z" w:initials="CH">
    <w:p w14:paraId="7CB06D8A" w14:textId="6D542094" w:rsidR="00C149D1" w:rsidRPr="00DE704D" w:rsidRDefault="00C149D1">
      <w:pPr>
        <w:pStyle w:val="CommentText"/>
        <w:rPr>
          <w:lang w:val="en-US"/>
        </w:rPr>
      </w:pPr>
      <w:bookmarkStart w:id="40" w:name="_GoBack"/>
      <w:bookmarkEnd w:id="40"/>
      <w:r>
        <w:rPr>
          <w:rStyle w:val="CommentReference"/>
        </w:rPr>
        <w:annotationRef/>
      </w:r>
      <w:r w:rsidRPr="00DE704D">
        <w:rPr>
          <w:lang w:val="en-US"/>
        </w:rPr>
        <w:t xml:space="preserve">I tried to comprehend this but failed as well. </w:t>
      </w:r>
    </w:p>
  </w:comment>
  <w:comment w:id="44" w:author="Ilja van Beest" w:date="2014-01-02T13:25:00Z" w:initials="Iv">
    <w:p w14:paraId="0D97D7C9" w14:textId="77777777" w:rsidR="00C149D1" w:rsidRPr="00EE5060" w:rsidRDefault="00C149D1">
      <w:pPr>
        <w:pStyle w:val="CommentText"/>
        <w:rPr>
          <w:lang w:val="en-US"/>
        </w:rPr>
      </w:pPr>
      <w:r>
        <w:rPr>
          <w:rStyle w:val="CommentReference"/>
        </w:rPr>
        <w:annotationRef/>
      </w:r>
      <w:r w:rsidRPr="00EE5060">
        <w:rPr>
          <w:lang w:val="en-US"/>
        </w:rPr>
        <w:t>This is also a sentence that I did not understand. I tried to rewrite it, but Jelte could help me out here.</w:t>
      </w:r>
    </w:p>
  </w:comment>
  <w:comment w:id="45" w:author="Chris Hartgerink" w:date="2014-01-04T09:33:00Z" w:initials="CH">
    <w:p w14:paraId="28E9761A" w14:textId="567BCA56" w:rsidR="00C149D1" w:rsidRPr="00E1191A" w:rsidRDefault="00C149D1">
      <w:pPr>
        <w:pStyle w:val="CommentText"/>
        <w:rPr>
          <w:lang w:val="en-US"/>
        </w:rPr>
      </w:pPr>
      <w:r>
        <w:rPr>
          <w:rStyle w:val="CommentReference"/>
        </w:rPr>
        <w:annotationRef/>
      </w:r>
      <w:r w:rsidRPr="00E1191A">
        <w:rPr>
          <w:lang w:val="en-US"/>
        </w:rPr>
        <w:t xml:space="preserve">I think the rewriting only confuses it more? </w:t>
      </w:r>
      <w:r>
        <w:rPr>
          <w:lang w:val="en-US"/>
        </w:rPr>
        <w:t>What I try to say here is that there is a difference, and then explain that this difference is caused by the moderated group &gt; non-moderated group.</w:t>
      </w:r>
    </w:p>
  </w:comment>
  <w:comment w:id="46" w:author="Jelte Wicherts" w:date="2014-01-02T13:25:00Z" w:initials="JW">
    <w:p w14:paraId="153DF717" w14:textId="77777777" w:rsidR="00C149D1" w:rsidRPr="00EE5060" w:rsidRDefault="00C149D1">
      <w:pPr>
        <w:pStyle w:val="CommentText"/>
        <w:rPr>
          <w:lang w:val="en-US"/>
        </w:rPr>
      </w:pPr>
      <w:r>
        <w:rPr>
          <w:rStyle w:val="CommentReference"/>
        </w:rPr>
        <w:annotationRef/>
      </w:r>
      <w:r w:rsidRPr="00EE5060">
        <w:rPr>
          <w:lang w:val="en-US"/>
        </w:rPr>
        <w:t>Again provide substantive example to illustrate this</w:t>
      </w:r>
    </w:p>
  </w:comment>
  <w:comment w:id="47" w:author="Chris Hartgerink" w:date="2014-01-04T21:56:00Z" w:initials="CH">
    <w:p w14:paraId="02127C40" w14:textId="0D5257F8" w:rsidR="00C149D1" w:rsidRPr="001E4ECD" w:rsidRDefault="00C149D1">
      <w:pPr>
        <w:pStyle w:val="CommentText"/>
        <w:rPr>
          <w:lang w:val="en-US"/>
        </w:rPr>
      </w:pPr>
      <w:r>
        <w:rPr>
          <w:rStyle w:val="CommentReference"/>
        </w:rPr>
        <w:annotationRef/>
      </w:r>
      <w:r w:rsidRPr="001E4ECD">
        <w:rPr>
          <w:lang w:val="en-US"/>
        </w:rPr>
        <w:t>Done</w:t>
      </w:r>
    </w:p>
  </w:comment>
  <w:comment w:id="49" w:author="Ilja van Beest" w:date="2014-01-02T13:25:00Z" w:initials="Iv">
    <w:p w14:paraId="053CE242" w14:textId="77777777" w:rsidR="00C149D1" w:rsidRPr="00EE5060" w:rsidRDefault="00C149D1">
      <w:pPr>
        <w:pStyle w:val="CommentText"/>
        <w:rPr>
          <w:lang w:val="en-US"/>
        </w:rPr>
      </w:pPr>
      <w:r>
        <w:rPr>
          <w:rStyle w:val="CommentReference"/>
        </w:rPr>
        <w:annotationRef/>
      </w:r>
      <w:r w:rsidRPr="00EE5060">
        <w:rPr>
          <w:lang w:val="en-US"/>
        </w:rPr>
        <w:t xml:space="preserve">I think we need to seperate the sentences here. </w:t>
      </w:r>
    </w:p>
    <w:p w14:paraId="0BC0BA99" w14:textId="77777777" w:rsidR="00C149D1" w:rsidRPr="00EE5060" w:rsidRDefault="00C149D1">
      <w:pPr>
        <w:pStyle w:val="CommentText"/>
        <w:rPr>
          <w:lang w:val="en-US"/>
        </w:rPr>
      </w:pPr>
    </w:p>
    <w:p w14:paraId="7BC33108" w14:textId="77777777" w:rsidR="00C149D1" w:rsidRPr="00EE5060" w:rsidRDefault="00C149D1">
      <w:pPr>
        <w:pStyle w:val="CommentText"/>
        <w:rPr>
          <w:lang w:val="en-US"/>
        </w:rPr>
      </w:pPr>
      <w:r w:rsidRPr="00EE5060">
        <w:rPr>
          <w:lang w:val="en-US"/>
        </w:rPr>
        <w:t xml:space="preserve">First explain that the effect of the moderator on inclusion is stabel across firs and last. Then state that it is  a negative effect and not a possitive effect. Then draw the conclusion that the interaction on first and last measure is thus not driven by the inclusion vs ostracism comparison, but instead by the a reversal of the impact of the moderation when looking at the ostrcism condition or inclusion ocnditon. </w:t>
      </w:r>
    </w:p>
    <w:p w14:paraId="0A3CFB9E" w14:textId="77777777" w:rsidR="00C149D1" w:rsidRPr="00EE5060" w:rsidRDefault="00C149D1">
      <w:pPr>
        <w:pStyle w:val="CommentText"/>
        <w:rPr>
          <w:lang w:val="en-US"/>
        </w:rPr>
      </w:pPr>
    </w:p>
    <w:p w14:paraId="608D8BAD" w14:textId="77777777" w:rsidR="00C149D1" w:rsidRPr="00EE5060" w:rsidRDefault="00C149D1">
      <w:pPr>
        <w:pStyle w:val="CommentText"/>
        <w:rPr>
          <w:lang w:val="en-US"/>
        </w:rPr>
      </w:pPr>
      <w:r w:rsidRPr="00EE5060">
        <w:rPr>
          <w:lang w:val="en-US"/>
        </w:rPr>
        <w:t xml:space="preserve">In short, ostracism is always a more negative experience than inclusion.  But, our moderator has a different impact on the inclusion experience than on the ostracism experience. The moderator makes inclusion a bit more negative, but makes ostracism a bit more positive. </w:t>
      </w:r>
    </w:p>
    <w:p w14:paraId="31345D4A" w14:textId="77777777" w:rsidR="00C149D1" w:rsidRPr="00EE5060" w:rsidRDefault="00C149D1">
      <w:pPr>
        <w:pStyle w:val="CommentText"/>
        <w:rPr>
          <w:lang w:val="en-US"/>
        </w:rPr>
      </w:pPr>
    </w:p>
    <w:p w14:paraId="40EBB9DF" w14:textId="77777777" w:rsidR="00C149D1" w:rsidRPr="00EE5060" w:rsidRDefault="00C149D1">
      <w:pPr>
        <w:pStyle w:val="CommentText"/>
        <w:rPr>
          <w:lang w:val="en-US"/>
        </w:rPr>
      </w:pPr>
      <w:r w:rsidRPr="00EE5060">
        <w:rPr>
          <w:lang w:val="en-US"/>
        </w:rPr>
        <w:t>In other words, we support ostracism theory in that our analyses does not even provide a hint that ostracism can be a good experience!!! (We only provde evidence that ostracism can be  sligtly less negative experience)</w:t>
      </w:r>
    </w:p>
  </w:comment>
  <w:comment w:id="50" w:author="Ilja van Beest" w:date="2014-01-02T13:25:00Z" w:initials="Iv">
    <w:p w14:paraId="2E467F9F" w14:textId="77777777" w:rsidR="00C149D1" w:rsidRPr="00EE5060" w:rsidRDefault="00C149D1">
      <w:pPr>
        <w:pStyle w:val="CommentText"/>
        <w:rPr>
          <w:lang w:val="en-US"/>
        </w:rPr>
      </w:pPr>
      <w:r>
        <w:rPr>
          <w:rStyle w:val="CommentReference"/>
        </w:rPr>
        <w:annotationRef/>
      </w:r>
      <w:r w:rsidRPr="00EE5060">
        <w:rPr>
          <w:lang w:val="en-US"/>
        </w:rPr>
        <w:t>I deleted surprisingly, but I do not understand why we would call this surprisinly.</w:t>
      </w:r>
    </w:p>
  </w:comment>
  <w:comment w:id="51" w:author="Chris Hartgerink" w:date="2014-01-04T11:40:00Z" w:initials="CH">
    <w:p w14:paraId="75319B04" w14:textId="1505E3C5" w:rsidR="00C149D1" w:rsidRPr="001E4ECD" w:rsidRDefault="00C149D1">
      <w:pPr>
        <w:pStyle w:val="CommentText"/>
        <w:rPr>
          <w:lang w:val="en-US"/>
        </w:rPr>
      </w:pPr>
      <w:r>
        <w:rPr>
          <w:rStyle w:val="CommentReference"/>
        </w:rPr>
        <w:annotationRef/>
      </w:r>
      <w:r w:rsidRPr="001E4ECD">
        <w:rPr>
          <w:lang w:val="en-US"/>
        </w:rPr>
        <w:t>Ok, I see your point</w:t>
      </w:r>
    </w:p>
  </w:comment>
  <w:comment w:id="52" w:author="Jelte Wicherts" w:date="2014-01-02T13:25:00Z" w:initials="JW">
    <w:p w14:paraId="619AC7E8" w14:textId="77777777" w:rsidR="00C149D1" w:rsidRPr="00EE5060" w:rsidRDefault="00C149D1">
      <w:pPr>
        <w:pStyle w:val="CommentText"/>
        <w:rPr>
          <w:lang w:val="en-US"/>
        </w:rPr>
      </w:pPr>
      <w:r>
        <w:rPr>
          <w:rStyle w:val="CommentReference"/>
        </w:rPr>
        <w:annotationRef/>
      </w:r>
      <w:r w:rsidRPr="00EE5060">
        <w:rPr>
          <w:lang w:val="en-US"/>
        </w:rPr>
        <w:t>Again, a substantive example here would not hurt!</w:t>
      </w:r>
    </w:p>
  </w:comment>
  <w:comment w:id="53" w:author="Chris Hartgerink" w:date="2014-01-04T22:10:00Z" w:initials="CH">
    <w:p w14:paraId="1CE1CEF0" w14:textId="21451D86" w:rsidR="00C149D1" w:rsidRPr="001E4ECD" w:rsidRDefault="00C149D1">
      <w:pPr>
        <w:pStyle w:val="CommentText"/>
        <w:rPr>
          <w:lang w:val="en-US"/>
        </w:rPr>
      </w:pPr>
      <w:r>
        <w:rPr>
          <w:rStyle w:val="CommentReference"/>
        </w:rPr>
        <w:annotationRef/>
      </w:r>
      <w:r w:rsidRPr="001E4ECD">
        <w:rPr>
          <w:lang w:val="en-US"/>
        </w:rPr>
        <w:t xml:space="preserve">I incorporated it </w:t>
      </w:r>
      <w:r>
        <w:sym w:font="Wingdings" w:char="F04A"/>
      </w:r>
    </w:p>
  </w:comment>
  <w:comment w:id="57" w:author="Chris Hartgerink" w:date="2014-01-04T22:30:00Z" w:initials="CH">
    <w:p w14:paraId="572AFA5E" w14:textId="268084AB" w:rsidR="00C149D1" w:rsidRPr="001E4ECD" w:rsidRDefault="00C149D1">
      <w:pPr>
        <w:pStyle w:val="CommentText"/>
        <w:rPr>
          <w:lang w:val="en-US"/>
        </w:rPr>
      </w:pPr>
      <w:r>
        <w:rPr>
          <w:rStyle w:val="CommentReference"/>
        </w:rPr>
        <w:annotationRef/>
      </w:r>
      <w:r w:rsidRPr="001E4ECD">
        <w:rPr>
          <w:lang w:val="en-US"/>
        </w:rPr>
        <w:t>Added this</w:t>
      </w:r>
    </w:p>
  </w:comment>
  <w:comment w:id="55" w:author="Jelte Wicherts" w:date="2014-01-02T13:25:00Z" w:initials="JW">
    <w:p w14:paraId="09F4049F" w14:textId="77777777" w:rsidR="00C149D1" w:rsidRPr="00EE5060" w:rsidRDefault="00C149D1">
      <w:pPr>
        <w:pStyle w:val="CommentText"/>
        <w:rPr>
          <w:lang w:val="en-US"/>
        </w:rPr>
      </w:pPr>
      <w:r>
        <w:rPr>
          <w:rStyle w:val="CommentReference"/>
        </w:rPr>
        <w:annotationRef/>
      </w:r>
      <w:r w:rsidRPr="00EE5060">
        <w:rPr>
          <w:lang w:val="en-US"/>
        </w:rPr>
        <w:t>Here again, we need substantive examples to explain what this means. The current phrasing is too abstract for most readers.</w:t>
      </w:r>
    </w:p>
  </w:comment>
  <w:comment w:id="56" w:author="Chris Hartgerink" w:date="2014-01-04T22:29:00Z" w:initials="CH">
    <w:p w14:paraId="4D2D8A2E" w14:textId="06A731B7" w:rsidR="00C149D1" w:rsidRPr="000B02FA" w:rsidRDefault="00C149D1">
      <w:pPr>
        <w:pStyle w:val="CommentText"/>
        <w:rPr>
          <w:lang w:val="en-US"/>
        </w:rPr>
      </w:pPr>
      <w:r>
        <w:rPr>
          <w:rStyle w:val="CommentReference"/>
        </w:rPr>
        <w:annotationRef/>
      </w:r>
      <w:r w:rsidRPr="000B02FA">
        <w:rPr>
          <w:lang w:val="en-US"/>
        </w:rPr>
        <w:t>I don’t provide substantive examples now, but try to make it more readily comprehensible. I think it is abstract t</w:t>
      </w:r>
      <w:r>
        <w:rPr>
          <w:lang w:val="en-US"/>
        </w:rPr>
        <w:t>o begin with, and I find it hard to trickle it down into concrete elements that go further than the current description I added.</w:t>
      </w:r>
    </w:p>
  </w:comment>
  <w:comment w:id="58" w:author="Jelte Wicherts" w:date="2014-01-02T13:25:00Z" w:initials="JW">
    <w:p w14:paraId="71620C78" w14:textId="77777777" w:rsidR="00C149D1" w:rsidRPr="00EE5060" w:rsidRDefault="00C149D1">
      <w:pPr>
        <w:pStyle w:val="CommentText"/>
        <w:rPr>
          <w:lang w:val="en-US"/>
        </w:rPr>
      </w:pPr>
      <w:r>
        <w:rPr>
          <w:rStyle w:val="CommentReference"/>
        </w:rPr>
        <w:annotationRef/>
      </w:r>
      <w:r w:rsidRPr="00EE5060">
        <w:rPr>
          <w:lang w:val="en-US"/>
        </w:rPr>
        <w:t>Last sentence is a good example of how we should present Figure 1.</w:t>
      </w:r>
    </w:p>
  </w:comment>
  <w:comment w:id="59" w:author="Chris Hartgerink" w:date="2014-01-04T22:30:00Z" w:initials="CH">
    <w:p w14:paraId="2B6E58AF" w14:textId="349AFA23" w:rsidR="00C149D1" w:rsidRPr="001E4ECD" w:rsidRDefault="00C149D1">
      <w:pPr>
        <w:pStyle w:val="CommentText"/>
        <w:rPr>
          <w:lang w:val="en-US"/>
        </w:rPr>
      </w:pPr>
      <w:r>
        <w:rPr>
          <w:rStyle w:val="CommentReference"/>
        </w:rPr>
        <w:annotationRef/>
      </w:r>
      <w:r w:rsidRPr="001E4ECD">
        <w:rPr>
          <w:lang w:val="en-US"/>
        </w:rPr>
        <w:t>Incorporated something similar for the first and second panel reasoning.</w:t>
      </w:r>
    </w:p>
  </w:comment>
  <w:comment w:id="60" w:author="Jelte Wicherts" w:date="2014-01-02T13:25:00Z" w:initials="JW">
    <w:p w14:paraId="59854716" w14:textId="77777777" w:rsidR="00C149D1" w:rsidRPr="00EE5060" w:rsidRDefault="00C149D1">
      <w:pPr>
        <w:pStyle w:val="CommentText"/>
        <w:rPr>
          <w:lang w:val="en-US"/>
        </w:rPr>
      </w:pPr>
      <w:r>
        <w:rPr>
          <w:rStyle w:val="CommentReference"/>
        </w:rPr>
        <w:annotationRef/>
      </w:r>
      <w:r w:rsidRPr="00EE5060">
        <w:rPr>
          <w:lang w:val="en-US"/>
        </w:rPr>
        <w:t>How is this one coded?</w:t>
      </w:r>
    </w:p>
  </w:comment>
  <w:comment w:id="61" w:author="Chris Hartgerink" w:date="2014-01-04T20:01:00Z" w:initials="CH">
    <w:p w14:paraId="4F537E4C" w14:textId="79A82ECB" w:rsidR="00C149D1" w:rsidRPr="001E4ECD" w:rsidRDefault="00C149D1">
      <w:pPr>
        <w:pStyle w:val="CommentText"/>
        <w:rPr>
          <w:lang w:val="en-US"/>
        </w:rPr>
      </w:pPr>
      <w:r>
        <w:rPr>
          <w:rStyle w:val="CommentReference"/>
        </w:rPr>
        <w:annotationRef/>
      </w:r>
      <w:r w:rsidRPr="001E4ECD">
        <w:rPr>
          <w:lang w:val="en-US"/>
        </w:rPr>
        <w:t>Done.</w:t>
      </w:r>
    </w:p>
  </w:comment>
  <w:comment w:id="62" w:author="Jelte Wicherts" w:date="2014-01-02T13:25:00Z" w:initials="JW">
    <w:p w14:paraId="6904FB9E" w14:textId="77777777" w:rsidR="00C149D1" w:rsidRPr="00EE5060" w:rsidRDefault="00C149D1">
      <w:pPr>
        <w:pStyle w:val="CommentText"/>
        <w:rPr>
          <w:lang w:val="en-US"/>
        </w:rPr>
      </w:pPr>
      <w:r>
        <w:rPr>
          <w:rStyle w:val="CommentReference"/>
        </w:rPr>
        <w:annotationRef/>
      </w:r>
      <w:r w:rsidRPr="00EE5060">
        <w:rPr>
          <w:lang w:val="en-US"/>
        </w:rPr>
        <w:t>?</w:t>
      </w:r>
    </w:p>
  </w:comment>
  <w:comment w:id="63" w:author="Chris Hartgerink" w:date="2014-01-04T20:01:00Z" w:initials="CH">
    <w:p w14:paraId="3BFD90C7" w14:textId="0E01A4B2" w:rsidR="00C149D1" w:rsidRPr="0074166C" w:rsidRDefault="00C149D1">
      <w:pPr>
        <w:pStyle w:val="CommentText"/>
        <w:rPr>
          <w:lang w:val="en-US"/>
        </w:rPr>
      </w:pPr>
      <w:r>
        <w:rPr>
          <w:rStyle w:val="CommentReference"/>
        </w:rPr>
        <w:annotationRef/>
      </w:r>
      <w:r w:rsidRPr="0074166C">
        <w:rPr>
          <w:lang w:val="en-US"/>
        </w:rPr>
        <w:t>Done</w:t>
      </w:r>
    </w:p>
  </w:comment>
  <w:comment w:id="64" w:author="Jelte Wicherts" w:date="2014-01-02T13:25:00Z" w:initials="JW">
    <w:p w14:paraId="7F35DA6D" w14:textId="77777777" w:rsidR="00C149D1" w:rsidRPr="00EE5060" w:rsidRDefault="00C149D1">
      <w:pPr>
        <w:pStyle w:val="CommentText"/>
        <w:rPr>
          <w:lang w:val="en-US"/>
        </w:rPr>
      </w:pPr>
      <w:r>
        <w:rPr>
          <w:rStyle w:val="CommentReference"/>
        </w:rPr>
        <w:annotationRef/>
      </w:r>
      <w:r w:rsidRPr="00EE5060">
        <w:rPr>
          <w:lang w:val="en-US"/>
        </w:rPr>
        <w:t>how was that coded?</w:t>
      </w:r>
    </w:p>
  </w:comment>
  <w:comment w:id="65" w:author="Chris Hartgerink" w:date="2014-01-04T20:02:00Z" w:initials="CH">
    <w:p w14:paraId="41502262" w14:textId="2C31E301" w:rsidR="00C149D1" w:rsidRPr="0074166C" w:rsidRDefault="00C149D1">
      <w:pPr>
        <w:pStyle w:val="CommentText"/>
        <w:rPr>
          <w:lang w:val="en-US"/>
        </w:rPr>
      </w:pPr>
      <w:r>
        <w:rPr>
          <w:rStyle w:val="CommentReference"/>
        </w:rPr>
        <w:annotationRef/>
      </w:r>
      <w:r w:rsidRPr="0074166C">
        <w:rPr>
          <w:lang w:val="en-US"/>
        </w:rPr>
        <w:t>I list the system no</w:t>
      </w:r>
      <w:r>
        <w:rPr>
          <w:lang w:val="en-US"/>
        </w:rPr>
        <w:t>t the exact list, because it has 7 possible values (is also in the codebook)</w:t>
      </w:r>
    </w:p>
  </w:comment>
  <w:comment w:id="66" w:author="Ilja van Beest" w:date="2014-01-02T13:25:00Z" w:initials="Iv">
    <w:p w14:paraId="5009755E" w14:textId="77777777" w:rsidR="00C149D1" w:rsidRPr="00EE5060" w:rsidRDefault="00C149D1">
      <w:pPr>
        <w:pStyle w:val="CommentText"/>
        <w:rPr>
          <w:lang w:val="en-US"/>
        </w:rPr>
      </w:pPr>
      <w:r>
        <w:rPr>
          <w:rStyle w:val="CommentReference"/>
        </w:rPr>
        <w:annotationRef/>
      </w:r>
      <w:r w:rsidRPr="00EE5060">
        <w:rPr>
          <w:lang w:val="en-US"/>
        </w:rPr>
        <w:t xml:space="preserve">I still think that I am not that impressed why this should be focussed on? Why is this noteworthy? The scales are the same (more or less). One could as easily state that the language of the questions used apparently does not matter. </w:t>
      </w:r>
    </w:p>
  </w:comment>
  <w:comment w:id="67" w:author="Chris Hartgerink" w:date="2014-01-04T20:07:00Z" w:initials="CH">
    <w:p w14:paraId="6C7AFD4A" w14:textId="4C7481B5" w:rsidR="00C149D1" w:rsidRPr="0074166C" w:rsidRDefault="00C149D1">
      <w:pPr>
        <w:pStyle w:val="CommentText"/>
        <w:rPr>
          <w:lang w:val="en-US"/>
        </w:rPr>
      </w:pPr>
      <w:r>
        <w:rPr>
          <w:rStyle w:val="CommentReference"/>
        </w:rPr>
        <w:annotationRef/>
      </w:r>
      <w:r w:rsidRPr="0074166C">
        <w:rPr>
          <w:lang w:val="en-US"/>
        </w:rPr>
        <w:t xml:space="preserve">I made it a bit less </w:t>
      </w:r>
      <w:r>
        <w:rPr>
          <w:lang w:val="en-US"/>
        </w:rPr>
        <w:t>conspicuous now. This serves more as a check indeed.</w:t>
      </w:r>
    </w:p>
  </w:comment>
  <w:comment w:id="68" w:author="Chris Hartgerink" w:date="2014-01-04T20:08:00Z" w:initials="CH">
    <w:p w14:paraId="47C9A04C" w14:textId="177AA0A9" w:rsidR="00C149D1" w:rsidRPr="00DE704D" w:rsidRDefault="00C149D1">
      <w:pPr>
        <w:pStyle w:val="CommentText"/>
        <w:rPr>
          <w:lang w:val="en-US"/>
        </w:rPr>
      </w:pPr>
      <w:r>
        <w:rPr>
          <w:rStyle w:val="CommentReference"/>
        </w:rPr>
        <w:annotationRef/>
      </w:r>
      <w:r w:rsidRPr="00DE704D">
        <w:rPr>
          <w:lang w:val="en-US"/>
        </w:rPr>
        <w:t xml:space="preserve">I keep this in to remind readers </w:t>
      </w:r>
      <w:r>
        <w:rPr>
          <w:lang w:val="en-US"/>
        </w:rPr>
        <w:t>that reliability does not equal validity, just as a safeguard</w:t>
      </w:r>
    </w:p>
  </w:comment>
  <w:comment w:id="69" w:author="Ilja van Beest" w:date="2014-01-02T13:25:00Z" w:initials="Iv">
    <w:p w14:paraId="255D629E" w14:textId="77777777" w:rsidR="00C149D1" w:rsidRPr="00EE5060" w:rsidRDefault="00C149D1">
      <w:pPr>
        <w:pStyle w:val="CommentText"/>
        <w:rPr>
          <w:lang w:val="en-US"/>
        </w:rPr>
      </w:pPr>
      <w:r>
        <w:rPr>
          <w:rStyle w:val="CommentReference"/>
        </w:rPr>
        <w:annotationRef/>
      </w:r>
      <w:r w:rsidRPr="00EE5060">
        <w:rPr>
          <w:lang w:val="en-US"/>
        </w:rPr>
        <w:t xml:space="preserve">Well, there is a change between frist and last, but we are not able to explaint this difference with our estimation of time passed.  Would this not be a better way of putting our results? </w:t>
      </w:r>
    </w:p>
  </w:comment>
  <w:comment w:id="70" w:author="Chris Hartgerink" w:date="2014-01-05T14:17:00Z" w:initials="CH">
    <w:p w14:paraId="5614D94E" w14:textId="18A04D1E" w:rsidR="00C149D1" w:rsidRPr="0089224F" w:rsidRDefault="00C149D1">
      <w:pPr>
        <w:pStyle w:val="CommentText"/>
        <w:rPr>
          <w:lang w:val="en-US"/>
        </w:rPr>
      </w:pPr>
      <w:r>
        <w:rPr>
          <w:rStyle w:val="CommentReference"/>
        </w:rPr>
        <w:annotationRef/>
      </w:r>
      <w:r w:rsidRPr="0089224F">
        <w:rPr>
          <w:lang w:val="en-US"/>
        </w:rPr>
        <w:t xml:space="preserve">With your addition this becomes clear, I think </w:t>
      </w:r>
      <w:r>
        <w:sym w:font="Wingdings" w:char="F04A"/>
      </w:r>
      <w:r w:rsidRPr="0089224F">
        <w:rPr>
          <w:lang w:val="en-US"/>
        </w:rPr>
        <w:t xml:space="preserve"> </w:t>
      </w:r>
    </w:p>
  </w:comment>
  <w:comment w:id="71" w:author="Ilja van Beest" w:date="2014-01-02T13:25:00Z" w:initials="Iv">
    <w:p w14:paraId="0A9D037F" w14:textId="77777777" w:rsidR="00C149D1" w:rsidRPr="00EE5060" w:rsidRDefault="00C149D1">
      <w:pPr>
        <w:pStyle w:val="CommentText"/>
        <w:rPr>
          <w:lang w:val="en-US"/>
        </w:rPr>
      </w:pPr>
      <w:r>
        <w:rPr>
          <w:rStyle w:val="CommentReference"/>
        </w:rPr>
        <w:annotationRef/>
      </w:r>
      <w:r w:rsidRPr="00EE5060">
        <w:rPr>
          <w:lang w:val="en-US"/>
        </w:rPr>
        <w:t>What is standard effect? Is this the overall mean of ostracism compared to the overall mean of inclusion? i.e, across all our studies? Thus, regardless of whether or not a moderator was present?</w:t>
      </w:r>
    </w:p>
  </w:comment>
  <w:comment w:id="72" w:author="Chris Hartgerink" w:date="2014-01-05T14:18:00Z" w:initials="CH">
    <w:p w14:paraId="07F1A729" w14:textId="64DA9DB8" w:rsidR="00C149D1" w:rsidRPr="0089224F" w:rsidRDefault="00C149D1">
      <w:pPr>
        <w:pStyle w:val="CommentText"/>
        <w:rPr>
          <w:lang w:val="en-US"/>
        </w:rPr>
      </w:pPr>
      <w:r>
        <w:rPr>
          <w:rStyle w:val="CommentReference"/>
        </w:rPr>
        <w:annotationRef/>
      </w:r>
      <w:r w:rsidRPr="0089224F">
        <w:rPr>
          <w:lang w:val="en-US"/>
        </w:rPr>
        <w:t>I made it say simple ostracism effect to show that we are talking about the ostracism eff</w:t>
      </w:r>
      <w:r>
        <w:rPr>
          <w:lang w:val="en-US"/>
        </w:rPr>
        <w:t>ect in the non-moderated level (</w:t>
      </w:r>
      <w:r>
        <w:rPr>
          <w:i/>
          <w:lang w:val="en-US"/>
        </w:rPr>
        <w:t xml:space="preserve">not </w:t>
      </w:r>
      <w:r>
        <w:rPr>
          <w:lang w:val="en-US"/>
        </w:rPr>
        <w:t>collapsed!)</w:t>
      </w:r>
    </w:p>
  </w:comment>
  <w:comment w:id="73" w:author="Ilja van Beest" w:date="2014-01-02T13:25:00Z" w:initials="Iv">
    <w:p w14:paraId="449BC62D" w14:textId="77777777" w:rsidR="00C149D1" w:rsidRPr="00EE5060" w:rsidRDefault="00C149D1">
      <w:pPr>
        <w:pStyle w:val="CommentText"/>
        <w:rPr>
          <w:lang w:val="en-US"/>
        </w:rPr>
      </w:pPr>
      <w:r>
        <w:rPr>
          <w:rStyle w:val="CommentReference"/>
        </w:rPr>
        <w:annotationRef/>
      </w:r>
      <w:r w:rsidRPr="00EE5060">
        <w:rPr>
          <w:lang w:val="en-US"/>
        </w:rPr>
        <w:t xml:space="preserve">I still do not get why we can draw this conclusion Should we not explain our assmption here then? Is our assumption thus that reflexes cannot vary? </w:t>
      </w:r>
    </w:p>
  </w:comment>
  <w:comment w:id="74" w:author="Chris Hartgerink" w:date="2014-01-05T14:19:00Z" w:initials="CH">
    <w:p w14:paraId="31E17D8D" w14:textId="1862E0EC" w:rsidR="00C149D1" w:rsidRPr="0089224F" w:rsidRDefault="00C149D1">
      <w:pPr>
        <w:pStyle w:val="CommentText"/>
        <w:rPr>
          <w:lang w:val="en-US"/>
        </w:rPr>
      </w:pPr>
      <w:r>
        <w:rPr>
          <w:rStyle w:val="CommentReference"/>
        </w:rPr>
        <w:annotationRef/>
      </w:r>
      <w:r w:rsidRPr="0089224F">
        <w:rPr>
          <w:lang w:val="en-US"/>
        </w:rPr>
        <w:t xml:space="preserve">We made no restrictive assumptions here so we cannot explain it. </w:t>
      </w:r>
      <w:r>
        <w:rPr>
          <w:lang w:val="en-US"/>
        </w:rPr>
        <w:t>What we modeled was a random effects model, and this came out, which is noteworthy. It says that the distribution of effects is more variable at time point 1 than at time point 2.</w:t>
      </w:r>
    </w:p>
  </w:comment>
  <w:comment w:id="75" w:author="Ilja van Beest" w:date="2014-01-02T13:25:00Z" w:initials="Iv">
    <w:p w14:paraId="270E782D" w14:textId="77777777" w:rsidR="00C149D1" w:rsidRPr="00EE5060" w:rsidRDefault="00C149D1">
      <w:pPr>
        <w:pStyle w:val="CommentText"/>
        <w:rPr>
          <w:lang w:val="en-US"/>
        </w:rPr>
      </w:pPr>
      <w:r>
        <w:rPr>
          <w:rStyle w:val="CommentReference"/>
        </w:rPr>
        <w:annotationRef/>
      </w:r>
      <w:r w:rsidRPr="00EE5060">
        <w:rPr>
          <w:lang w:val="en-US"/>
        </w:rPr>
        <w:t>But not present when outliers when included??</w:t>
      </w:r>
    </w:p>
  </w:comment>
  <w:comment w:id="76" w:author="Chris Hartgerink" w:date="2014-01-05T14:27:00Z" w:initials="CH">
    <w:p w14:paraId="7D9C978D" w14:textId="0EB1A41D" w:rsidR="00C149D1" w:rsidRPr="009E406E" w:rsidRDefault="00C149D1">
      <w:pPr>
        <w:pStyle w:val="CommentText"/>
        <w:rPr>
          <w:lang w:val="en-US"/>
        </w:rPr>
      </w:pPr>
      <w:r>
        <w:rPr>
          <w:rStyle w:val="CommentReference"/>
        </w:rPr>
        <w:annotationRef/>
      </w:r>
      <w:r w:rsidRPr="009E406E">
        <w:rPr>
          <w:lang w:val="en-US"/>
        </w:rPr>
        <w:t>Correct. Do you think this is not clear now?</w:t>
      </w:r>
    </w:p>
  </w:comment>
  <w:comment w:id="77" w:author="Jelte Wicherts" w:date="2014-01-02T13:25:00Z" w:initials="JW">
    <w:p w14:paraId="7125294A" w14:textId="77777777" w:rsidR="00C149D1" w:rsidRPr="00EE5060" w:rsidRDefault="00C149D1">
      <w:pPr>
        <w:pStyle w:val="CommentText"/>
        <w:rPr>
          <w:lang w:val="en-US"/>
        </w:rPr>
      </w:pPr>
      <w:r>
        <w:rPr>
          <w:rStyle w:val="CommentReference"/>
        </w:rPr>
        <w:annotationRef/>
      </w:r>
      <w:r w:rsidRPr="00EE5060">
        <w:rPr>
          <w:lang w:val="en-US"/>
        </w:rPr>
        <w:t>ADD EXAMPLE!</w:t>
      </w:r>
    </w:p>
  </w:comment>
  <w:comment w:id="78" w:author="Chris Hartgerink" w:date="2014-01-05T15:21:00Z" w:initials="CH">
    <w:p w14:paraId="295B9935" w14:textId="2A24D995" w:rsidR="00FB237B" w:rsidRDefault="00FB237B">
      <w:pPr>
        <w:pStyle w:val="CommentText"/>
      </w:pPr>
      <w:r>
        <w:rPr>
          <w:rStyle w:val="CommentReference"/>
        </w:rPr>
        <w:annotationRef/>
      </w:r>
      <w:r>
        <w:t>Done.</w:t>
      </w:r>
    </w:p>
  </w:comment>
  <w:comment w:id="79" w:author="Ilja van Beest" w:date="2014-01-02T13:25:00Z" w:initials="Iv">
    <w:p w14:paraId="39ADFF02" w14:textId="77777777" w:rsidR="00C149D1" w:rsidRPr="00EE5060" w:rsidRDefault="00C149D1">
      <w:pPr>
        <w:pStyle w:val="CommentText"/>
        <w:rPr>
          <w:lang w:val="en-US"/>
        </w:rPr>
      </w:pPr>
      <w:r>
        <w:rPr>
          <w:rStyle w:val="CommentReference"/>
        </w:rPr>
        <w:annotationRef/>
      </w:r>
      <w:r w:rsidRPr="00EE5060">
        <w:rPr>
          <w:lang w:val="en-US"/>
        </w:rPr>
        <w:t>The first time point is the first measure?</w:t>
      </w:r>
    </w:p>
    <w:p w14:paraId="631CC4C5" w14:textId="77777777" w:rsidR="00C149D1" w:rsidRPr="00EE5060" w:rsidRDefault="00C149D1">
      <w:pPr>
        <w:pStyle w:val="CommentText"/>
        <w:rPr>
          <w:lang w:val="en-US"/>
        </w:rPr>
      </w:pPr>
    </w:p>
    <w:p w14:paraId="61B5999F" w14:textId="77777777" w:rsidR="00C149D1" w:rsidRPr="00EE5060" w:rsidRDefault="00C149D1">
      <w:pPr>
        <w:pStyle w:val="CommentText"/>
        <w:rPr>
          <w:lang w:val="en-US"/>
        </w:rPr>
      </w:pPr>
      <w:r w:rsidRPr="00EE5060">
        <w:rPr>
          <w:lang w:val="en-US"/>
        </w:rPr>
        <w:t xml:space="preserve">Also, note that this qualification that it only holds for first measure and not last is a statement in itself that does not follow from the preceding sentences. Thus, this should be deleted here. And explained seperately and in full. </w:t>
      </w:r>
    </w:p>
  </w:comment>
  <w:comment w:id="80" w:author="Chris Hartgerink" w:date="2014-01-05T14:29:00Z" w:initials="CH">
    <w:p w14:paraId="7C8A0D8E" w14:textId="6342E108" w:rsidR="00C149D1" w:rsidRPr="009E406E" w:rsidRDefault="00C149D1">
      <w:pPr>
        <w:pStyle w:val="CommentText"/>
        <w:rPr>
          <w:lang w:val="en-US"/>
        </w:rPr>
      </w:pPr>
      <w:r>
        <w:rPr>
          <w:rStyle w:val="CommentReference"/>
        </w:rPr>
        <w:annotationRef/>
      </w:r>
      <w:r w:rsidRPr="009E406E">
        <w:rPr>
          <w:lang w:val="en-US"/>
        </w:rPr>
        <w:t xml:space="preserve">This follows from the results and </w:t>
      </w:r>
      <w:r>
        <w:rPr>
          <w:lang w:val="en-US"/>
        </w:rPr>
        <w:t>is hard to qualify in any other way, I would think. How would you suggest doing this?</w:t>
      </w:r>
    </w:p>
  </w:comment>
  <w:comment w:id="83" w:author="Ilja van Beest" w:date="2014-01-02T13:25:00Z" w:initials="Iv">
    <w:p w14:paraId="0ED363B9" w14:textId="77777777" w:rsidR="00C149D1" w:rsidRPr="00EE5060" w:rsidRDefault="00C149D1">
      <w:pPr>
        <w:pStyle w:val="CommentText"/>
        <w:rPr>
          <w:lang w:val="en-US"/>
        </w:rPr>
      </w:pPr>
      <w:r>
        <w:rPr>
          <w:rStyle w:val="CommentReference"/>
        </w:rPr>
        <w:annotationRef/>
      </w:r>
      <w:r w:rsidRPr="00EE5060">
        <w:rPr>
          <w:lang w:val="en-US"/>
        </w:rPr>
        <w:t xml:space="preserve">Hi chris, </w:t>
      </w:r>
    </w:p>
    <w:p w14:paraId="5EA56674" w14:textId="77777777" w:rsidR="00C149D1" w:rsidRPr="00EE5060" w:rsidRDefault="00C149D1">
      <w:pPr>
        <w:pStyle w:val="CommentText"/>
        <w:rPr>
          <w:lang w:val="en-US"/>
        </w:rPr>
      </w:pPr>
    </w:p>
    <w:p w14:paraId="0A585D77" w14:textId="77777777" w:rsidR="00C149D1" w:rsidRPr="00EE5060" w:rsidRDefault="00C149D1">
      <w:pPr>
        <w:pStyle w:val="CommentText"/>
        <w:rPr>
          <w:lang w:val="en-US"/>
        </w:rPr>
      </w:pPr>
      <w:r w:rsidRPr="00EE5060">
        <w:rPr>
          <w:lang w:val="en-US"/>
        </w:rPr>
        <w:t>I think you got it spot on. Our meta analysi shows that moderators make ostracism less bad, and inlcusion less good.  See also my coment 33. Altough, I am thinking here whether this is not also an artefact of they way we code everthing. So this is actually a question that I have for Chris and Jelte.  B</w:t>
      </w:r>
    </w:p>
    <w:p w14:paraId="7B06523A" w14:textId="77777777" w:rsidR="00C149D1" w:rsidRPr="00EE5060" w:rsidRDefault="00C149D1">
      <w:pPr>
        <w:pStyle w:val="CommentText"/>
        <w:rPr>
          <w:lang w:val="en-US"/>
        </w:rPr>
      </w:pPr>
    </w:p>
    <w:p w14:paraId="3C8D7D85" w14:textId="77777777" w:rsidR="00C149D1" w:rsidRPr="00EE5060" w:rsidRDefault="00C149D1">
      <w:pPr>
        <w:pStyle w:val="CommentText"/>
        <w:rPr>
          <w:lang w:val="en-US"/>
        </w:rPr>
      </w:pPr>
      <w:r w:rsidRPr="00EE5060">
        <w:rPr>
          <w:lang w:val="en-US"/>
        </w:rPr>
        <w:t>I also thought that this could be perhaps an intriguing issue that could be used to suggest further research. Am I right in assumping that a suggestion for further research would thus be to look of moderators that could make inclusion better and ostracism worse?</w:t>
      </w:r>
    </w:p>
    <w:p w14:paraId="1B153A4D" w14:textId="77777777" w:rsidR="00C149D1" w:rsidRPr="00EE5060" w:rsidRDefault="00C149D1">
      <w:pPr>
        <w:pStyle w:val="CommentText"/>
        <w:rPr>
          <w:lang w:val="en-US"/>
        </w:rPr>
      </w:pPr>
    </w:p>
    <w:p w14:paraId="186A4D6E" w14:textId="77777777" w:rsidR="00C149D1" w:rsidRPr="00EE5060" w:rsidRDefault="00C149D1">
      <w:pPr>
        <w:pStyle w:val="CommentText"/>
        <w:rPr>
          <w:lang w:val="en-US"/>
        </w:rPr>
      </w:pPr>
    </w:p>
  </w:comment>
  <w:comment w:id="84" w:author="Chris Hartgerink" w:date="2014-01-05T14:31:00Z" w:initials="CH">
    <w:p w14:paraId="17BFEC4A" w14:textId="2959629C" w:rsidR="00C149D1" w:rsidRDefault="00C149D1">
      <w:pPr>
        <w:pStyle w:val="CommentText"/>
        <w:rPr>
          <w:lang w:val="en-US"/>
        </w:rPr>
      </w:pPr>
      <w:r>
        <w:rPr>
          <w:rStyle w:val="CommentReference"/>
        </w:rPr>
        <w:annotationRef/>
      </w:r>
      <w:r w:rsidRPr="009E406E">
        <w:rPr>
          <w:lang w:val="en-US"/>
        </w:rPr>
        <w:t xml:space="preserve">I don’t fully understand why </w:t>
      </w:r>
      <w:r>
        <w:rPr>
          <w:lang w:val="en-US"/>
        </w:rPr>
        <w:t>this specifically would be an artefact? If this were an artefact due to coding, I would figure all results are subject (the good old relative coding debate once again? ;-))</w:t>
      </w:r>
    </w:p>
    <w:p w14:paraId="65487FBD" w14:textId="77777777" w:rsidR="00C149D1" w:rsidRDefault="00C149D1">
      <w:pPr>
        <w:pStyle w:val="CommentText"/>
        <w:rPr>
          <w:lang w:val="en-US"/>
        </w:rPr>
      </w:pPr>
    </w:p>
    <w:p w14:paraId="6528B231" w14:textId="5F2B84BE" w:rsidR="00C149D1" w:rsidRPr="009E406E" w:rsidRDefault="00C149D1">
      <w:pPr>
        <w:pStyle w:val="CommentText"/>
        <w:rPr>
          <w:lang w:val="en-US"/>
        </w:rPr>
      </w:pPr>
      <w:r>
        <w:rPr>
          <w:lang w:val="en-US"/>
        </w:rPr>
        <w:t>With respect to the further research, I think we can definitely incorporate that if that is interesting to content researchers. I find it difficult to make any statements on this, write ups on this are welcome (because I get the feeling these substantive things are what the discussion lacks right now)</w:t>
      </w:r>
    </w:p>
  </w:comment>
  <w:comment w:id="82" w:author="Chris Hartgerink" w:date="2014-01-02T13:25:00Z" w:initials="CH">
    <w:p w14:paraId="412923F1" w14:textId="77777777" w:rsidR="00C149D1" w:rsidRPr="00134C8B" w:rsidRDefault="00C149D1">
      <w:pPr>
        <w:pStyle w:val="CommentText"/>
        <w:rPr>
          <w:lang w:val="en-US"/>
        </w:rPr>
      </w:pPr>
      <w:r>
        <w:rPr>
          <w:rStyle w:val="CommentReference"/>
        </w:rPr>
        <w:annotationRef/>
      </w:r>
      <w:r w:rsidRPr="00134C8B">
        <w:rPr>
          <w:lang w:val="en-US"/>
        </w:rPr>
        <w:t xml:space="preserve">This is a hard thing to wrap my head around, but this is the best I could do for now. </w:t>
      </w:r>
      <w:r>
        <w:rPr>
          <w:lang w:val="en-US"/>
        </w:rPr>
        <w:t>Please review this carefully.</w:t>
      </w:r>
    </w:p>
  </w:comment>
  <w:comment w:id="81" w:author="Jelte Wicherts" w:date="2014-01-02T13:25:00Z" w:initials="JW">
    <w:p w14:paraId="6254AA1E" w14:textId="77777777" w:rsidR="00C149D1" w:rsidRPr="00EE5060" w:rsidRDefault="00C149D1">
      <w:pPr>
        <w:pStyle w:val="CommentText"/>
        <w:rPr>
          <w:lang w:val="en-US"/>
        </w:rPr>
      </w:pPr>
      <w:r>
        <w:rPr>
          <w:rStyle w:val="CommentReference"/>
        </w:rPr>
        <w:annotationRef/>
      </w:r>
      <w:r w:rsidRPr="00EE5060">
        <w:rPr>
          <w:lang w:val="en-US"/>
        </w:rPr>
        <w:t xml:space="preserve">Me too. Perhaps Kip and Ilja should have a closer look. </w:t>
      </w:r>
    </w:p>
  </w:comment>
  <w:comment w:id="86" w:author="Ilja van Beest" w:date="2014-01-02T13:25:00Z" w:initials="Iv">
    <w:p w14:paraId="7633F1BB" w14:textId="77777777" w:rsidR="00C149D1" w:rsidRPr="00EE5060" w:rsidRDefault="00C149D1" w:rsidP="00E57305">
      <w:pPr>
        <w:pStyle w:val="CommentText"/>
        <w:rPr>
          <w:lang w:val="en-US"/>
        </w:rPr>
      </w:pPr>
      <w:r>
        <w:rPr>
          <w:rStyle w:val="CommentReference"/>
        </w:rPr>
        <w:annotationRef/>
      </w:r>
      <w:r w:rsidRPr="00EE5060">
        <w:rPr>
          <w:lang w:val="en-US"/>
        </w:rPr>
        <w:t>Hmm. Thus, would this ad hoc suggest that females because of their network and extensive use of social punishments are more used to the effects? That is, if you ostracism females they have experienced it more often and thus are less impressed if if happens to them in cyberball? This would speak to the idea that threat contains also an expectency violation and this expectency is more violated among men than among women?</w:t>
      </w:r>
    </w:p>
    <w:p w14:paraId="41CD7C6F" w14:textId="77777777" w:rsidR="00C149D1" w:rsidRPr="00EE5060" w:rsidRDefault="00C149D1" w:rsidP="00E57305">
      <w:pPr>
        <w:pStyle w:val="CommentText"/>
        <w:rPr>
          <w:lang w:val="en-US"/>
        </w:rPr>
      </w:pPr>
    </w:p>
    <w:p w14:paraId="032B7E94" w14:textId="77777777" w:rsidR="00C149D1" w:rsidRPr="00EE5060" w:rsidRDefault="00C149D1" w:rsidP="00E57305">
      <w:pPr>
        <w:pStyle w:val="CommentText"/>
        <w:rPr>
          <w:lang w:val="en-US"/>
        </w:rPr>
      </w:pPr>
      <w:r w:rsidRPr="00EE5060">
        <w:rPr>
          <w:lang w:val="en-US"/>
        </w:rPr>
        <w:t xml:space="preserve">Would such a paragrahp be interesting to include? </w:t>
      </w:r>
    </w:p>
  </w:comment>
  <w:comment w:id="87" w:author="Chris Hartgerink" w:date="2014-01-05T14:37:00Z" w:initials="CH">
    <w:p w14:paraId="2CF73771" w14:textId="48485791" w:rsidR="00C149D1" w:rsidRPr="00E57305" w:rsidRDefault="00C149D1">
      <w:pPr>
        <w:pStyle w:val="CommentText"/>
        <w:rPr>
          <w:lang w:val="en-US"/>
        </w:rPr>
      </w:pPr>
      <w:r>
        <w:rPr>
          <w:rStyle w:val="CommentReference"/>
        </w:rPr>
        <w:annotationRef/>
      </w:r>
      <w:r w:rsidRPr="00E57305">
        <w:rPr>
          <w:lang w:val="en-US"/>
        </w:rPr>
        <w:t xml:space="preserve">As I mentioned in the email, this </w:t>
      </w:r>
      <w:r>
        <w:rPr>
          <w:lang w:val="en-US"/>
        </w:rPr>
        <w:t xml:space="preserve">gender effect </w:t>
      </w:r>
      <w:r w:rsidRPr="00E57305">
        <w:rPr>
          <w:lang w:val="en-US"/>
        </w:rPr>
        <w:t>was an artefact by an error from my analyses (forgot to</w:t>
      </w:r>
      <w:r>
        <w:rPr>
          <w:lang w:val="en-US"/>
        </w:rPr>
        <w:t xml:space="preserve"> dummify categorical variables), so this has become redundant</w:t>
      </w:r>
    </w:p>
  </w:comment>
  <w:comment w:id="89" w:author="Jelte Wicherts" w:date="2014-01-02T13:25:00Z" w:initials="JW">
    <w:p w14:paraId="5E50F64E" w14:textId="77777777" w:rsidR="00C149D1" w:rsidRPr="00EE5060" w:rsidRDefault="00C149D1">
      <w:pPr>
        <w:pStyle w:val="CommentText"/>
        <w:rPr>
          <w:lang w:val="en-US"/>
        </w:rPr>
      </w:pPr>
      <w:r>
        <w:rPr>
          <w:rStyle w:val="CommentReference"/>
        </w:rPr>
        <w:annotationRef/>
      </w:r>
      <w:r w:rsidRPr="00EE5060">
        <w:rPr>
          <w:lang w:val="en-US"/>
        </w:rPr>
        <w:t>REFS</w:t>
      </w:r>
    </w:p>
  </w:comment>
  <w:comment w:id="90" w:author="Chris Hartgerink" w:date="2014-01-05T14:43:00Z" w:initials="CH">
    <w:p w14:paraId="6CECA977" w14:textId="00366C7E" w:rsidR="00C149D1" w:rsidRDefault="00C149D1">
      <w:pPr>
        <w:pStyle w:val="CommentText"/>
      </w:pPr>
      <w:r>
        <w:rPr>
          <w:rStyle w:val="CommentReference"/>
        </w:rPr>
        <w:annotationRef/>
      </w:r>
      <w:r>
        <w:t>Done</w:t>
      </w:r>
    </w:p>
  </w:comment>
  <w:comment w:id="91" w:author="Ilja van Beest" w:date="2014-01-02T13:25:00Z" w:initials="Iv">
    <w:p w14:paraId="6305F1EA" w14:textId="77777777" w:rsidR="00C149D1" w:rsidRPr="00EE5060" w:rsidRDefault="00C149D1">
      <w:pPr>
        <w:pStyle w:val="CommentText"/>
        <w:rPr>
          <w:lang w:val="en-US"/>
        </w:rPr>
      </w:pPr>
      <w:r>
        <w:rPr>
          <w:rStyle w:val="CommentReference"/>
        </w:rPr>
        <w:annotationRef/>
      </w:r>
      <w:r w:rsidRPr="00EE5060">
        <w:rPr>
          <w:lang w:val="en-US"/>
        </w:rPr>
        <w:t>OK, i get this, but what about this.</w:t>
      </w:r>
    </w:p>
    <w:p w14:paraId="761E8734" w14:textId="77777777" w:rsidR="00C149D1" w:rsidRPr="00EE5060" w:rsidRDefault="00C149D1">
      <w:pPr>
        <w:pStyle w:val="CommentText"/>
        <w:rPr>
          <w:lang w:val="en-US"/>
        </w:rPr>
      </w:pPr>
    </w:p>
    <w:p w14:paraId="0C35D6FF" w14:textId="77777777" w:rsidR="00C149D1" w:rsidRPr="00EE5060" w:rsidRDefault="00C149D1">
      <w:pPr>
        <w:pStyle w:val="CommentText"/>
        <w:rPr>
          <w:lang w:val="en-US"/>
        </w:rPr>
      </w:pPr>
      <w:r w:rsidRPr="00EE5060">
        <w:rPr>
          <w:lang w:val="en-US"/>
        </w:rPr>
        <w:t>Is there a subtantive difference in the type of measures used when moving from first to last measure? E.g, the proportion of interperonal measure increases from first to last, and this qualitative shift is perhpas driving the difference in the findings of our analyses?</w:t>
      </w:r>
    </w:p>
    <w:p w14:paraId="0885A6EB" w14:textId="77777777" w:rsidR="00C149D1" w:rsidRPr="00EE5060" w:rsidRDefault="00C149D1">
      <w:pPr>
        <w:pStyle w:val="CommentText"/>
        <w:rPr>
          <w:lang w:val="en-US"/>
        </w:rPr>
      </w:pPr>
    </w:p>
    <w:p w14:paraId="0A613448" w14:textId="77777777" w:rsidR="00C149D1" w:rsidRPr="00EE5060" w:rsidRDefault="00C149D1">
      <w:pPr>
        <w:pStyle w:val="CommentText"/>
        <w:rPr>
          <w:lang w:val="en-US"/>
        </w:rPr>
      </w:pPr>
    </w:p>
  </w:comment>
  <w:comment w:id="92" w:author="Chris Hartgerink" w:date="2014-01-05T15:03:00Z" w:initials="CH">
    <w:p w14:paraId="506C06F8" w14:textId="46578327" w:rsidR="00C149D1" w:rsidRDefault="00C149D1">
      <w:pPr>
        <w:pStyle w:val="CommentText"/>
      </w:pPr>
      <w:r>
        <w:rPr>
          <w:rStyle w:val="CommentReference"/>
        </w:rPr>
        <w:annotationRef/>
      </w:r>
      <w:r>
        <w:t>Incorporated this.</w:t>
      </w:r>
    </w:p>
  </w:comment>
  <w:comment w:id="94" w:author="Ilja van Beest" w:date="2014-01-02T13:25:00Z" w:initials="Iv">
    <w:p w14:paraId="4E1F5664" w14:textId="103C72ED" w:rsidR="00C149D1" w:rsidRPr="00EE5060" w:rsidRDefault="00C149D1">
      <w:pPr>
        <w:pStyle w:val="CommentText"/>
        <w:rPr>
          <w:lang w:val="en-US"/>
        </w:rPr>
      </w:pPr>
      <w:r>
        <w:rPr>
          <w:rStyle w:val="CommentReference"/>
        </w:rPr>
        <w:annotationRef/>
      </w:r>
      <w:r w:rsidRPr="00EE5060">
        <w:rPr>
          <w:lang w:val="en-US"/>
        </w:rPr>
        <w:t xml:space="preserve">Please do explain why we need to say this. Is this not true for all dependent measures ?  And what would a proper validation then be?  How is need satisfaction less or more validated than mood? Or more or less validated than prosocial behavior? </w:t>
      </w:r>
    </w:p>
    <w:p w14:paraId="234228ED" w14:textId="77777777" w:rsidR="00C149D1" w:rsidRPr="00EE5060" w:rsidRDefault="00C149D1">
      <w:pPr>
        <w:pStyle w:val="CommentText"/>
        <w:rPr>
          <w:lang w:val="en-US"/>
        </w:rPr>
      </w:pPr>
    </w:p>
    <w:p w14:paraId="3C28C378" w14:textId="77777777" w:rsidR="00C149D1" w:rsidRPr="00EE5060" w:rsidRDefault="00C149D1">
      <w:pPr>
        <w:pStyle w:val="CommentText"/>
        <w:rPr>
          <w:lang w:val="en-US"/>
        </w:rPr>
      </w:pPr>
      <w:r w:rsidRPr="00EE5060">
        <w:rPr>
          <w:lang w:val="en-US"/>
        </w:rPr>
        <w:t xml:space="preserve">It seems that we are now suggesting this and this is where I think I would disagree. </w:t>
      </w:r>
    </w:p>
  </w:comment>
  <w:comment w:id="95" w:author="Chris Hartgerink" w:date="2014-01-05T14:55:00Z" w:initials="CH">
    <w:p w14:paraId="0ACDA1D3" w14:textId="7A7492B5" w:rsidR="00C149D1" w:rsidRPr="009B54BE" w:rsidRDefault="00C149D1">
      <w:pPr>
        <w:pStyle w:val="CommentText"/>
        <w:rPr>
          <w:lang w:val="en-US"/>
        </w:rPr>
      </w:pPr>
      <w:r>
        <w:rPr>
          <w:rStyle w:val="CommentReference"/>
        </w:rPr>
        <w:annotationRef/>
      </w:r>
      <w:r w:rsidRPr="009B54BE">
        <w:rPr>
          <w:lang w:val="en-US"/>
        </w:rPr>
        <w:t xml:space="preserve">A valid point. I made the focus less on fundamental needs per se, </w:t>
      </w:r>
      <w:r>
        <w:rPr>
          <w:lang w:val="en-US"/>
        </w:rPr>
        <w:t xml:space="preserve">and more the connotation that meta-analysis is not </w:t>
      </w:r>
      <w:r>
        <w:rPr>
          <w:i/>
          <w:lang w:val="en-US"/>
        </w:rPr>
        <w:t xml:space="preserve">the </w:t>
      </w:r>
      <w:r>
        <w:rPr>
          <w:lang w:val="en-US"/>
        </w:rPr>
        <w:t xml:space="preserve">answer, but still reliant on the validity of the measures etc. I think it is important to note this so readers don’t walk away with a misguided idea of the findings. </w:t>
      </w:r>
    </w:p>
  </w:comment>
  <w:comment w:id="97" w:author="Ilja van Beest" w:date="2014-01-02T13:25:00Z" w:initials="Iv">
    <w:p w14:paraId="02DFB55A" w14:textId="77777777" w:rsidR="00C149D1" w:rsidRPr="00EE5060" w:rsidRDefault="00C149D1">
      <w:pPr>
        <w:pStyle w:val="CommentText"/>
        <w:rPr>
          <w:lang w:val="en-US"/>
        </w:rPr>
      </w:pPr>
      <w:r>
        <w:rPr>
          <w:rStyle w:val="CommentReference"/>
        </w:rPr>
        <w:annotationRef/>
      </w:r>
      <w:r w:rsidRPr="00EE5060">
        <w:rPr>
          <w:lang w:val="en-US"/>
        </w:rPr>
        <w:t xml:space="preserve">Can we not give more advice? </w:t>
      </w:r>
    </w:p>
    <w:p w14:paraId="5B3D009B" w14:textId="77777777" w:rsidR="00C149D1" w:rsidRPr="00EE5060" w:rsidRDefault="00C149D1">
      <w:pPr>
        <w:pStyle w:val="CommentText"/>
        <w:rPr>
          <w:lang w:val="en-US"/>
        </w:rPr>
      </w:pPr>
      <w:r w:rsidRPr="00EE5060">
        <w:rPr>
          <w:lang w:val="en-US"/>
        </w:rPr>
        <w:t xml:space="preserve">The conclusion now not realy exciting. </w:t>
      </w:r>
    </w:p>
    <w:p w14:paraId="4E4D1C04" w14:textId="77777777" w:rsidR="00C149D1" w:rsidRPr="00EE5060" w:rsidRDefault="00C149D1">
      <w:pPr>
        <w:pStyle w:val="CommentText"/>
        <w:rPr>
          <w:lang w:val="en-US"/>
        </w:rPr>
      </w:pPr>
    </w:p>
    <w:p w14:paraId="7F38B0E6" w14:textId="77777777" w:rsidR="00C149D1" w:rsidRPr="00EE5060" w:rsidRDefault="00C149D1">
      <w:pPr>
        <w:pStyle w:val="CommentText"/>
        <w:rPr>
          <w:lang w:val="en-US"/>
        </w:rPr>
      </w:pPr>
      <w:r w:rsidRPr="00EE5060">
        <w:rPr>
          <w:lang w:val="en-US"/>
        </w:rPr>
        <w:t xml:space="preserve">What is exiting to me is that ostracism is more negative than inclusion despite numerous attempt to mitigate the experience. </w:t>
      </w:r>
    </w:p>
    <w:p w14:paraId="3CE75387" w14:textId="77777777" w:rsidR="00C149D1" w:rsidRPr="00EE5060" w:rsidRDefault="00C149D1">
      <w:pPr>
        <w:pStyle w:val="CommentText"/>
        <w:rPr>
          <w:lang w:val="en-US"/>
        </w:rPr>
      </w:pPr>
    </w:p>
    <w:p w14:paraId="117C3225" w14:textId="77777777" w:rsidR="00C149D1" w:rsidRPr="00EE5060" w:rsidRDefault="00C149D1">
      <w:pPr>
        <w:pStyle w:val="CommentText"/>
        <w:rPr>
          <w:lang w:val="en-US"/>
        </w:rPr>
      </w:pPr>
      <w:r w:rsidRPr="00EE5060">
        <w:rPr>
          <w:lang w:val="en-US"/>
        </w:rPr>
        <w:t xml:space="preserve">Another exciting finding is that moderators do not get more power over time. This again shows that ostracism is apparently very powerfull. </w:t>
      </w:r>
    </w:p>
    <w:p w14:paraId="649C6F95" w14:textId="77777777" w:rsidR="00C149D1" w:rsidRPr="00EE5060" w:rsidRDefault="00C149D1">
      <w:pPr>
        <w:pStyle w:val="CommentText"/>
        <w:rPr>
          <w:lang w:val="en-US"/>
        </w:rPr>
      </w:pPr>
    </w:p>
    <w:p w14:paraId="6071A588" w14:textId="77777777" w:rsidR="00C149D1" w:rsidRPr="00EE5060" w:rsidRDefault="00C149D1">
      <w:pPr>
        <w:pStyle w:val="CommentText"/>
        <w:rPr>
          <w:lang w:val="en-US"/>
        </w:rPr>
      </w:pPr>
      <w:r w:rsidRPr="00EE5060">
        <w:rPr>
          <w:lang w:val="en-US"/>
        </w:rPr>
        <w:t xml:space="preserve">My conlcusion would thus be that furrther research should focus on moderators that have more impact and think more carefully about timing. </w:t>
      </w:r>
    </w:p>
    <w:p w14:paraId="02E83CA9" w14:textId="77777777" w:rsidR="00C149D1" w:rsidRPr="00EE5060" w:rsidRDefault="00C149D1">
      <w:pPr>
        <w:pStyle w:val="CommentText"/>
        <w:rPr>
          <w:lang w:val="en-US"/>
        </w:rPr>
      </w:pPr>
    </w:p>
    <w:p w14:paraId="226BC23D" w14:textId="77777777" w:rsidR="00C149D1" w:rsidRPr="00EE5060" w:rsidRDefault="00C149D1">
      <w:pPr>
        <w:pStyle w:val="CommentText"/>
        <w:rPr>
          <w:lang w:val="en-US"/>
        </w:rPr>
      </w:pPr>
      <w:r w:rsidRPr="00EE5060">
        <w:rPr>
          <w:lang w:val="en-US"/>
        </w:rPr>
        <w:t xml:space="preserve">We have now observed that ostracsim can be less negative, the search goes on to find settings in which it becomes actually more positive than inclusion.  </w:t>
      </w:r>
    </w:p>
    <w:p w14:paraId="1B076366" w14:textId="77777777" w:rsidR="00C149D1" w:rsidRPr="00EE5060" w:rsidRDefault="00C149D1">
      <w:pPr>
        <w:pStyle w:val="CommentText"/>
        <w:rPr>
          <w:lang w:val="en-US"/>
        </w:rPr>
      </w:pPr>
    </w:p>
    <w:p w14:paraId="057D043E" w14:textId="77777777" w:rsidR="00C149D1" w:rsidRPr="00EE5060" w:rsidRDefault="00C149D1">
      <w:pPr>
        <w:pStyle w:val="CommentText"/>
        <w:rPr>
          <w:lang w:val="en-US"/>
        </w:rPr>
      </w:pPr>
    </w:p>
    <w:p w14:paraId="28187D3D" w14:textId="77777777" w:rsidR="00C149D1" w:rsidRPr="00EE5060" w:rsidRDefault="00C149D1">
      <w:pPr>
        <w:pStyle w:val="CommentText"/>
        <w:rPr>
          <w:lang w:val="en-US"/>
        </w:rPr>
      </w:pPr>
      <w:r w:rsidRPr="00EE5060">
        <w:rPr>
          <w:lang w:val="en-US"/>
        </w:rPr>
        <w:t xml:space="preserve">In other words, for me , the exciitng finding of this analysies is that there is apparently no evidence that being included can be worse than being ostracised, And that this findings holds for different dependent variables and across different time points. </w:t>
      </w:r>
    </w:p>
    <w:p w14:paraId="4E896846" w14:textId="77777777" w:rsidR="00C149D1" w:rsidRPr="00EE5060" w:rsidRDefault="00C149D1">
      <w:pPr>
        <w:pStyle w:val="CommentText"/>
        <w:rPr>
          <w:lang w:val="en-US"/>
        </w:rPr>
      </w:pPr>
    </w:p>
    <w:p w14:paraId="08721A7A" w14:textId="77777777" w:rsidR="00C149D1" w:rsidRPr="00EE5060" w:rsidRDefault="00C149D1">
      <w:pPr>
        <w:pStyle w:val="CommentText"/>
        <w:rPr>
          <w:lang w:val="en-US"/>
        </w:rPr>
      </w:pPr>
    </w:p>
    <w:p w14:paraId="1C6E7405" w14:textId="77777777" w:rsidR="00C149D1" w:rsidRPr="00EE5060" w:rsidRDefault="00C149D1">
      <w:pPr>
        <w:pStyle w:val="CommentText"/>
        <w:rPr>
          <w:lang w:val="en-US"/>
        </w:rPr>
      </w:pPr>
    </w:p>
    <w:p w14:paraId="5465920C" w14:textId="77777777" w:rsidR="00C149D1" w:rsidRPr="00EE5060" w:rsidRDefault="00C149D1">
      <w:pPr>
        <w:pStyle w:val="CommentText"/>
        <w:rPr>
          <w:lang w:val="en-US"/>
        </w:rPr>
      </w:pPr>
    </w:p>
  </w:comment>
  <w:comment w:id="98" w:author="Chris Hartgerink" w:date="2014-01-05T15:06:00Z" w:initials="CH">
    <w:p w14:paraId="1D0CD38B" w14:textId="2B14047C" w:rsidR="00C149D1" w:rsidRPr="00F96CAC" w:rsidRDefault="00C149D1">
      <w:pPr>
        <w:pStyle w:val="CommentText"/>
        <w:rPr>
          <w:lang w:val="en-US"/>
        </w:rPr>
      </w:pPr>
      <w:r>
        <w:rPr>
          <w:rStyle w:val="CommentReference"/>
        </w:rPr>
        <w:annotationRef/>
      </w:r>
      <w:r w:rsidRPr="00F96CAC">
        <w:rPr>
          <w:lang w:val="en-US"/>
        </w:rPr>
        <w:t xml:space="preserve">Could you write this Ilja? </w:t>
      </w:r>
      <w:r>
        <w:rPr>
          <w:lang w:val="en-US"/>
        </w:rPr>
        <w:t>(or Kip) I think your enthousiasm will trickle down into the writing, and I feel not up to the task to advise content researchers, as I myself am not deep enough in the material.</w:t>
      </w:r>
    </w:p>
  </w:comment>
  <w:comment w:id="100" w:author="Chris Hartgerink" w:date="2014-01-02T13:25:00Z" w:initials="CH">
    <w:p w14:paraId="57A0B2F8" w14:textId="4D41E87C" w:rsidR="00C149D1" w:rsidRPr="00FB237B" w:rsidRDefault="00C149D1">
      <w:pPr>
        <w:pStyle w:val="CommentText"/>
        <w:rPr>
          <w:lang w:val="en-US"/>
        </w:rPr>
      </w:pPr>
      <w:r>
        <w:rPr>
          <w:rStyle w:val="CommentReference"/>
        </w:rPr>
        <w:annotationRef/>
      </w:r>
      <w:r w:rsidRPr="00FB237B">
        <w:rPr>
          <w:lang w:val="en-US"/>
        </w:rPr>
        <w:t>Double check for asterisks</w:t>
      </w:r>
      <w:r w:rsidR="00AD2DBE" w:rsidRPr="00FB237B">
        <w:rPr>
          <w:lang w:val="en-US"/>
        </w:rPr>
        <w:t xml:space="preserve"> and if it includes all (mendeley keeps kicking out refs.........)</w:t>
      </w:r>
    </w:p>
  </w:comment>
  <w:comment w:id="101" w:author="Jelte Wicherts" w:date="2014-01-02T13:25:00Z" w:initials="JW">
    <w:p w14:paraId="2A4ED9DF" w14:textId="77777777" w:rsidR="00C149D1" w:rsidRPr="00EE5060" w:rsidRDefault="00C149D1">
      <w:pPr>
        <w:pStyle w:val="CommentText"/>
        <w:rPr>
          <w:lang w:val="en-US"/>
        </w:rPr>
      </w:pPr>
      <w:r>
        <w:rPr>
          <w:rStyle w:val="CommentReference"/>
        </w:rPr>
        <w:annotationRef/>
      </w:r>
      <w:r w:rsidRPr="00EE5060">
        <w:rPr>
          <w:lang w:val="en-US"/>
        </w:rPr>
        <w:t>???</w:t>
      </w:r>
    </w:p>
  </w:comment>
  <w:comment w:id="102" w:author="Chris Hartgerink" w:date="2014-01-05T13:27:00Z" w:initials="CH">
    <w:p w14:paraId="0CF5065A" w14:textId="049F5F55" w:rsidR="00C149D1" w:rsidRPr="00DB066D" w:rsidRDefault="00C149D1">
      <w:pPr>
        <w:pStyle w:val="CommentText"/>
        <w:rPr>
          <w:lang w:val="en-US"/>
        </w:rPr>
      </w:pPr>
      <w:r>
        <w:rPr>
          <w:rStyle w:val="CommentReference"/>
        </w:rPr>
        <w:annotationRef/>
      </w:r>
      <w:r w:rsidRPr="00DB066D">
        <w:rPr>
          <w:lang w:val="en-US"/>
        </w:rPr>
        <w:t xml:space="preserve">Woops. I forgot to factorize the variable and R did not make dummies. </w:t>
      </w:r>
      <w:r>
        <w:rPr>
          <w:lang w:val="en-US"/>
        </w:rPr>
        <w:t>What a dummy mistake!</w:t>
      </w:r>
    </w:p>
  </w:comment>
  <w:comment w:id="103" w:author="Jelte Wicherts" w:date="2014-01-02T13:25:00Z" w:initials="JW">
    <w:p w14:paraId="2E091C1A" w14:textId="77777777" w:rsidR="00C149D1" w:rsidRPr="00EE5060" w:rsidRDefault="00C149D1">
      <w:pPr>
        <w:pStyle w:val="CommentText"/>
        <w:rPr>
          <w:lang w:val="en-US"/>
        </w:rPr>
      </w:pPr>
      <w:r>
        <w:rPr>
          <w:rStyle w:val="CommentReference"/>
        </w:rPr>
        <w:annotationRef/>
      </w:r>
      <w:r w:rsidRPr="00EE5060">
        <w:rPr>
          <w:lang w:val="en-US"/>
        </w:rPr>
        <w:t>add Effect size scale values</w:t>
      </w:r>
    </w:p>
  </w:comment>
  <w:comment w:id="104" w:author="Chris Hartgerink" w:date="2014-01-05T15:14:00Z" w:initials="CH">
    <w:p w14:paraId="414EC7C2" w14:textId="186B0605" w:rsidR="00AD2DBE" w:rsidRPr="00AD2DBE" w:rsidRDefault="00AD2DBE">
      <w:pPr>
        <w:pStyle w:val="CommentText"/>
        <w:rPr>
          <w:lang w:val="en-US"/>
        </w:rPr>
      </w:pPr>
      <w:r>
        <w:rPr>
          <w:rStyle w:val="CommentReference"/>
        </w:rPr>
        <w:annotationRef/>
      </w:r>
      <w:r w:rsidRPr="00AD2DBE">
        <w:rPr>
          <w:lang w:val="en-US"/>
        </w:rPr>
        <w:t>Done. Don’t know why they disappeared before.</w:t>
      </w:r>
    </w:p>
  </w:comment>
  <w:comment w:id="105" w:author="Jelte Wicherts" w:date="2014-01-02T13:25:00Z" w:initials="JW">
    <w:p w14:paraId="2E87CDFD" w14:textId="77777777" w:rsidR="00C149D1" w:rsidRPr="00F35C01" w:rsidRDefault="00C149D1">
      <w:pPr>
        <w:pStyle w:val="CommentText"/>
        <w:rPr>
          <w:lang w:val="en-US"/>
        </w:rPr>
      </w:pPr>
      <w:r>
        <w:rPr>
          <w:rStyle w:val="CommentReference"/>
        </w:rPr>
        <w:annotationRef/>
      </w:r>
      <w:r w:rsidRPr="00F35C01">
        <w:rPr>
          <w:lang w:val="en-US"/>
        </w:rPr>
        <w:t>Describe each term shortly</w:t>
      </w:r>
    </w:p>
  </w:comment>
  <w:comment w:id="106" w:author="Chris Hartgerink" w:date="2014-01-05T13:40:00Z" w:initials="CH">
    <w:p w14:paraId="7AB3FACF" w14:textId="3FD05B21" w:rsidR="00C149D1" w:rsidRDefault="00C149D1">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53D95C" w15:done="0"/>
  <w15:commentEx w15:paraId="203102C2" w15:done="0"/>
  <w15:commentEx w15:paraId="3F122E25" w15:done="0"/>
  <w15:commentEx w15:paraId="786F110E" w15:done="0"/>
  <w15:commentEx w15:paraId="357EB4C3" w15:done="0"/>
  <w15:commentEx w15:paraId="0C7B456B" w15:done="0"/>
  <w15:commentEx w15:paraId="7022C0AE" w15:done="0"/>
  <w15:commentEx w15:paraId="0046D6DD" w15:done="0"/>
  <w15:commentEx w15:paraId="598734FE" w15:paraIdParent="0046D6DD" w15:done="0"/>
  <w15:commentEx w15:paraId="38AD954E" w15:done="0"/>
  <w15:commentEx w15:paraId="7645B3F1" w15:done="0"/>
  <w15:commentEx w15:paraId="7A16B69B" w15:paraIdParent="7645B3F1" w15:done="0"/>
  <w15:commentEx w15:paraId="6B150E46" w15:done="0"/>
  <w15:commentEx w15:paraId="7EBF9530" w15:paraIdParent="6B150E46" w15:done="0"/>
  <w15:commentEx w15:paraId="21D178A9" w15:done="0"/>
  <w15:commentEx w15:paraId="7C0EAE27" w15:done="0"/>
  <w15:commentEx w15:paraId="66B256B2" w15:paraIdParent="7C0EAE27" w15:done="0"/>
  <w15:commentEx w15:paraId="5A3C084D" w15:done="0"/>
  <w15:commentEx w15:paraId="564E7073" w15:paraIdParent="5A3C084D" w15:done="0"/>
  <w15:commentEx w15:paraId="4C174ECF" w15:done="0"/>
  <w15:commentEx w15:paraId="7B84BD35" w15:paraIdParent="4C174ECF" w15:done="0"/>
  <w15:commentEx w15:paraId="660075BC" w15:done="0"/>
  <w15:commentEx w15:paraId="5040F148" w15:paraIdParent="660075BC" w15:done="0"/>
  <w15:commentEx w15:paraId="3AB19A65" w15:done="0"/>
  <w15:commentEx w15:paraId="052BFC1B" w15:paraIdParent="3AB19A65" w15:done="0"/>
  <w15:commentEx w15:paraId="03615F82" w15:done="0"/>
  <w15:commentEx w15:paraId="41D2EF82" w15:paraIdParent="03615F82" w15:done="0"/>
  <w15:commentEx w15:paraId="4999A0C5" w15:done="0"/>
  <w15:commentEx w15:paraId="51EC1B42" w15:paraIdParent="4999A0C5" w15:done="0"/>
  <w15:commentEx w15:paraId="4A7CDA26" w15:done="0"/>
  <w15:commentEx w15:paraId="0C6D844D" w15:paraIdParent="4A7CDA26" w15:done="0"/>
  <w15:commentEx w15:paraId="7E66EF5C" w15:done="0"/>
  <w15:commentEx w15:paraId="4D22DC86" w15:paraIdParent="7E66EF5C" w15:done="0"/>
  <w15:commentEx w15:paraId="7DE321E2" w15:done="0"/>
  <w15:commentEx w15:paraId="7CB06D8A" w15:paraIdParent="7DE321E2" w15:done="0"/>
  <w15:commentEx w15:paraId="0D97D7C9" w15:done="0"/>
  <w15:commentEx w15:paraId="28E9761A" w15:paraIdParent="0D97D7C9" w15:done="0"/>
  <w15:commentEx w15:paraId="153DF717" w15:done="0"/>
  <w15:commentEx w15:paraId="02127C40" w15:paraIdParent="153DF717" w15:done="0"/>
  <w15:commentEx w15:paraId="40EBB9DF" w15:done="0"/>
  <w15:commentEx w15:paraId="2E467F9F" w15:done="0"/>
  <w15:commentEx w15:paraId="75319B04" w15:paraIdParent="2E467F9F" w15:done="0"/>
  <w15:commentEx w15:paraId="619AC7E8" w15:done="0"/>
  <w15:commentEx w15:paraId="1CE1CEF0" w15:paraIdParent="619AC7E8" w15:done="0"/>
  <w15:commentEx w15:paraId="572AFA5E" w15:done="0"/>
  <w15:commentEx w15:paraId="09F4049F" w15:done="0"/>
  <w15:commentEx w15:paraId="4D2D8A2E" w15:paraIdParent="09F4049F" w15:done="0"/>
  <w15:commentEx w15:paraId="71620C78" w15:done="0"/>
  <w15:commentEx w15:paraId="2B6E58AF" w15:paraIdParent="71620C78" w15:done="0"/>
  <w15:commentEx w15:paraId="59854716" w15:done="0"/>
  <w15:commentEx w15:paraId="4F537E4C" w15:paraIdParent="59854716" w15:done="0"/>
  <w15:commentEx w15:paraId="6904FB9E" w15:done="0"/>
  <w15:commentEx w15:paraId="3BFD90C7" w15:paraIdParent="6904FB9E" w15:done="0"/>
  <w15:commentEx w15:paraId="7F35DA6D" w15:done="0"/>
  <w15:commentEx w15:paraId="41502262" w15:paraIdParent="7F35DA6D" w15:done="0"/>
  <w15:commentEx w15:paraId="5009755E" w15:done="0"/>
  <w15:commentEx w15:paraId="6C7AFD4A" w15:paraIdParent="5009755E" w15:done="0"/>
  <w15:commentEx w15:paraId="47C9A04C" w15:done="0"/>
  <w15:commentEx w15:paraId="255D629E" w15:done="0"/>
  <w15:commentEx w15:paraId="5614D94E" w15:paraIdParent="255D629E" w15:done="0"/>
  <w15:commentEx w15:paraId="0A9D037F" w15:done="0"/>
  <w15:commentEx w15:paraId="07F1A729" w15:paraIdParent="0A9D037F" w15:done="0"/>
  <w15:commentEx w15:paraId="449BC62D" w15:done="0"/>
  <w15:commentEx w15:paraId="31E17D8D" w15:paraIdParent="449BC62D" w15:done="0"/>
  <w15:commentEx w15:paraId="270E782D" w15:done="0"/>
  <w15:commentEx w15:paraId="7D9C978D" w15:paraIdParent="270E782D" w15:done="0"/>
  <w15:commentEx w15:paraId="7125294A" w15:done="0"/>
  <w15:commentEx w15:paraId="295B9935" w15:paraIdParent="7125294A" w15:done="0"/>
  <w15:commentEx w15:paraId="61B5999F" w15:done="0"/>
  <w15:commentEx w15:paraId="7C8A0D8E" w15:paraIdParent="61B5999F" w15:done="0"/>
  <w15:commentEx w15:paraId="186A4D6E" w15:done="0"/>
  <w15:commentEx w15:paraId="6528B231" w15:paraIdParent="186A4D6E" w15:done="0"/>
  <w15:commentEx w15:paraId="412923F1" w15:done="0"/>
  <w15:commentEx w15:paraId="6254AA1E" w15:done="0"/>
  <w15:commentEx w15:paraId="032B7E94" w15:done="0"/>
  <w15:commentEx w15:paraId="2CF73771" w15:paraIdParent="032B7E94" w15:done="0"/>
  <w15:commentEx w15:paraId="5E50F64E" w15:done="0"/>
  <w15:commentEx w15:paraId="6CECA977" w15:paraIdParent="5E50F64E" w15:done="0"/>
  <w15:commentEx w15:paraId="0A613448" w15:done="0"/>
  <w15:commentEx w15:paraId="506C06F8" w15:paraIdParent="0A613448" w15:done="0"/>
  <w15:commentEx w15:paraId="3C28C378" w15:done="0"/>
  <w15:commentEx w15:paraId="0ACDA1D3" w15:paraIdParent="3C28C378" w15:done="0"/>
  <w15:commentEx w15:paraId="5465920C" w15:done="0"/>
  <w15:commentEx w15:paraId="1D0CD38B" w15:paraIdParent="5465920C" w15:done="0"/>
  <w15:commentEx w15:paraId="57A0B2F8" w15:done="0"/>
  <w15:commentEx w15:paraId="2A4ED9DF" w15:done="0"/>
  <w15:commentEx w15:paraId="0CF5065A" w15:paraIdParent="2A4ED9DF" w15:done="0"/>
  <w15:commentEx w15:paraId="2E091C1A" w15:done="0"/>
  <w15:commentEx w15:paraId="414EC7C2" w15:paraIdParent="2E091C1A" w15:done="0"/>
  <w15:commentEx w15:paraId="2E87CDFD" w15:done="0"/>
  <w15:commentEx w15:paraId="7AB3FACF" w15:paraIdParent="2E87CD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F9C0F" w14:textId="77777777" w:rsidR="00940050" w:rsidRDefault="00940050" w:rsidP="00E87791">
      <w:pPr>
        <w:spacing w:after="0" w:line="240" w:lineRule="auto"/>
      </w:pPr>
      <w:r>
        <w:separator/>
      </w:r>
    </w:p>
  </w:endnote>
  <w:endnote w:type="continuationSeparator" w:id="0">
    <w:p w14:paraId="6B06703E" w14:textId="77777777" w:rsidR="00940050" w:rsidRDefault="00940050"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dvBdi">
    <w:panose1 w:val="00000000000000000000"/>
    <w:charset w:val="00"/>
    <w:family w:val="auto"/>
    <w:notTrueType/>
    <w:pitch w:val="default"/>
    <w:sig w:usb0="00000003" w:usb1="00000000" w:usb2="00000000" w:usb3="00000000" w:csb0="00000001" w:csb1="00000000"/>
  </w:font>
  <w:font w:name="AdvBd">
    <w:panose1 w:val="00000000000000000000"/>
    <w:charset w:val="00"/>
    <w:family w:val="auto"/>
    <w:notTrueType/>
    <w:pitch w:val="default"/>
    <w:sig w:usb0="00000003" w:usb1="00000000" w:usb2="00000000" w:usb3="00000000" w:csb0="00000001" w:csb1="00000000"/>
  </w:font>
  <w:font w:name="AdvMPi-One">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4D6BBD1A" w14:textId="77777777" w:rsidR="00C149D1" w:rsidRDefault="00C149D1">
        <w:pPr>
          <w:pStyle w:val="Footer"/>
          <w:jc w:val="right"/>
        </w:pPr>
      </w:p>
    </w:sdtContent>
  </w:sdt>
  <w:p w14:paraId="39427A58" w14:textId="77777777" w:rsidR="00C149D1" w:rsidRDefault="00C149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561A1" w14:textId="77777777" w:rsidR="00940050" w:rsidRDefault="00940050" w:rsidP="00E87791">
      <w:pPr>
        <w:spacing w:after="0" w:line="240" w:lineRule="auto"/>
      </w:pPr>
      <w:r>
        <w:separator/>
      </w:r>
    </w:p>
  </w:footnote>
  <w:footnote w:type="continuationSeparator" w:id="0">
    <w:p w14:paraId="1A75F10F" w14:textId="77777777" w:rsidR="00940050" w:rsidRDefault="00940050"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42560" w14:textId="77777777" w:rsidR="00C149D1" w:rsidRPr="00F0642F" w:rsidRDefault="00C149D1"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B87D3D">
      <w:rPr>
        <w:rFonts w:ascii="Times New Roman" w:hAnsi="Times New Roman" w:cs="Times New Roman"/>
        <w:noProof/>
        <w:lang w:val="en-US"/>
      </w:rPr>
      <w:t>48</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87791"/>
    <w:rsid w:val="00004F28"/>
    <w:rsid w:val="000073B5"/>
    <w:rsid w:val="0001316B"/>
    <w:rsid w:val="000138B8"/>
    <w:rsid w:val="0001626A"/>
    <w:rsid w:val="00021138"/>
    <w:rsid w:val="00035B90"/>
    <w:rsid w:val="00041662"/>
    <w:rsid w:val="0004217A"/>
    <w:rsid w:val="0004634D"/>
    <w:rsid w:val="000522A2"/>
    <w:rsid w:val="0006039A"/>
    <w:rsid w:val="00061F3B"/>
    <w:rsid w:val="00063027"/>
    <w:rsid w:val="00065019"/>
    <w:rsid w:val="0007620A"/>
    <w:rsid w:val="0008327B"/>
    <w:rsid w:val="000855C0"/>
    <w:rsid w:val="000A7802"/>
    <w:rsid w:val="000B02FA"/>
    <w:rsid w:val="000B0FFB"/>
    <w:rsid w:val="000B1401"/>
    <w:rsid w:val="000B48A1"/>
    <w:rsid w:val="000B73FB"/>
    <w:rsid w:val="000D3458"/>
    <w:rsid w:val="000E0198"/>
    <w:rsid w:val="000E524A"/>
    <w:rsid w:val="00111F5F"/>
    <w:rsid w:val="00114AA5"/>
    <w:rsid w:val="00130F58"/>
    <w:rsid w:val="00132DA6"/>
    <w:rsid w:val="00134C8B"/>
    <w:rsid w:val="00136C95"/>
    <w:rsid w:val="0014060B"/>
    <w:rsid w:val="00146A41"/>
    <w:rsid w:val="00153A5A"/>
    <w:rsid w:val="0016126F"/>
    <w:rsid w:val="001618D7"/>
    <w:rsid w:val="00162414"/>
    <w:rsid w:val="001724F0"/>
    <w:rsid w:val="00174722"/>
    <w:rsid w:val="00184824"/>
    <w:rsid w:val="001A07B0"/>
    <w:rsid w:val="001A726D"/>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4196"/>
    <w:rsid w:val="002455C9"/>
    <w:rsid w:val="00246DBD"/>
    <w:rsid w:val="00256F12"/>
    <w:rsid w:val="0025753D"/>
    <w:rsid w:val="00263D89"/>
    <w:rsid w:val="0026749D"/>
    <w:rsid w:val="00270A66"/>
    <w:rsid w:val="002728E3"/>
    <w:rsid w:val="002778FB"/>
    <w:rsid w:val="00293B58"/>
    <w:rsid w:val="002A10EF"/>
    <w:rsid w:val="002D3BCF"/>
    <w:rsid w:val="002D4692"/>
    <w:rsid w:val="002E1DA7"/>
    <w:rsid w:val="002E2CBB"/>
    <w:rsid w:val="002E69D3"/>
    <w:rsid w:val="002F101B"/>
    <w:rsid w:val="00324702"/>
    <w:rsid w:val="003375A0"/>
    <w:rsid w:val="0035059B"/>
    <w:rsid w:val="00350896"/>
    <w:rsid w:val="0035369A"/>
    <w:rsid w:val="003545D7"/>
    <w:rsid w:val="00356A51"/>
    <w:rsid w:val="003620A6"/>
    <w:rsid w:val="003744A8"/>
    <w:rsid w:val="003800A3"/>
    <w:rsid w:val="00381745"/>
    <w:rsid w:val="00384DBB"/>
    <w:rsid w:val="003A0811"/>
    <w:rsid w:val="003A194D"/>
    <w:rsid w:val="003B196F"/>
    <w:rsid w:val="003C2481"/>
    <w:rsid w:val="003D22CC"/>
    <w:rsid w:val="003D74C3"/>
    <w:rsid w:val="003E0E89"/>
    <w:rsid w:val="00405ED2"/>
    <w:rsid w:val="00421DF3"/>
    <w:rsid w:val="00423B73"/>
    <w:rsid w:val="00443A07"/>
    <w:rsid w:val="00444A89"/>
    <w:rsid w:val="00447A01"/>
    <w:rsid w:val="004626E4"/>
    <w:rsid w:val="00462C12"/>
    <w:rsid w:val="00465378"/>
    <w:rsid w:val="00473E31"/>
    <w:rsid w:val="004803B1"/>
    <w:rsid w:val="00480E89"/>
    <w:rsid w:val="004A7912"/>
    <w:rsid w:val="004A7CA5"/>
    <w:rsid w:val="004B2301"/>
    <w:rsid w:val="004B7C46"/>
    <w:rsid w:val="004C0E3C"/>
    <w:rsid w:val="004C1FCA"/>
    <w:rsid w:val="004C2069"/>
    <w:rsid w:val="004C2568"/>
    <w:rsid w:val="004C5F22"/>
    <w:rsid w:val="004E1996"/>
    <w:rsid w:val="005040FC"/>
    <w:rsid w:val="00511854"/>
    <w:rsid w:val="005141F0"/>
    <w:rsid w:val="00520722"/>
    <w:rsid w:val="00536231"/>
    <w:rsid w:val="005576E8"/>
    <w:rsid w:val="00563327"/>
    <w:rsid w:val="00571E31"/>
    <w:rsid w:val="005737DD"/>
    <w:rsid w:val="005751E9"/>
    <w:rsid w:val="0058166E"/>
    <w:rsid w:val="00584FE4"/>
    <w:rsid w:val="00593A23"/>
    <w:rsid w:val="005A3837"/>
    <w:rsid w:val="005A55EE"/>
    <w:rsid w:val="005C127B"/>
    <w:rsid w:val="005C1571"/>
    <w:rsid w:val="005D08D9"/>
    <w:rsid w:val="005D756B"/>
    <w:rsid w:val="005E1901"/>
    <w:rsid w:val="005E1E88"/>
    <w:rsid w:val="005E1EE7"/>
    <w:rsid w:val="005E5FFD"/>
    <w:rsid w:val="005F2763"/>
    <w:rsid w:val="005F4B78"/>
    <w:rsid w:val="00604171"/>
    <w:rsid w:val="0060498C"/>
    <w:rsid w:val="00606C3D"/>
    <w:rsid w:val="00607659"/>
    <w:rsid w:val="0061101C"/>
    <w:rsid w:val="0062361D"/>
    <w:rsid w:val="00623D68"/>
    <w:rsid w:val="00631BF6"/>
    <w:rsid w:val="00632A9D"/>
    <w:rsid w:val="006334A3"/>
    <w:rsid w:val="006416AA"/>
    <w:rsid w:val="0064326E"/>
    <w:rsid w:val="006623EF"/>
    <w:rsid w:val="00662D2B"/>
    <w:rsid w:val="0066375E"/>
    <w:rsid w:val="006740D0"/>
    <w:rsid w:val="00692953"/>
    <w:rsid w:val="006950DD"/>
    <w:rsid w:val="006A1BD6"/>
    <w:rsid w:val="006C1200"/>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5EE4"/>
    <w:rsid w:val="007B79EA"/>
    <w:rsid w:val="007D26AC"/>
    <w:rsid w:val="007D5A2F"/>
    <w:rsid w:val="007E5030"/>
    <w:rsid w:val="007F7FC7"/>
    <w:rsid w:val="008048F7"/>
    <w:rsid w:val="00822478"/>
    <w:rsid w:val="00831180"/>
    <w:rsid w:val="0084114C"/>
    <w:rsid w:val="00845204"/>
    <w:rsid w:val="0086030D"/>
    <w:rsid w:val="008634A5"/>
    <w:rsid w:val="00871BEA"/>
    <w:rsid w:val="0089224F"/>
    <w:rsid w:val="00892BAA"/>
    <w:rsid w:val="008C572D"/>
    <w:rsid w:val="008D0ED0"/>
    <w:rsid w:val="008D1067"/>
    <w:rsid w:val="008D5B38"/>
    <w:rsid w:val="008D683E"/>
    <w:rsid w:val="008E78E3"/>
    <w:rsid w:val="008E7C11"/>
    <w:rsid w:val="008F6491"/>
    <w:rsid w:val="00901224"/>
    <w:rsid w:val="00905FC8"/>
    <w:rsid w:val="00911603"/>
    <w:rsid w:val="009153CA"/>
    <w:rsid w:val="0091637F"/>
    <w:rsid w:val="00922531"/>
    <w:rsid w:val="00940050"/>
    <w:rsid w:val="0094417D"/>
    <w:rsid w:val="009514DA"/>
    <w:rsid w:val="00955B28"/>
    <w:rsid w:val="00960EE6"/>
    <w:rsid w:val="009618D3"/>
    <w:rsid w:val="009638AE"/>
    <w:rsid w:val="009657C1"/>
    <w:rsid w:val="00966977"/>
    <w:rsid w:val="009743EF"/>
    <w:rsid w:val="00990E83"/>
    <w:rsid w:val="00991FBE"/>
    <w:rsid w:val="009933D4"/>
    <w:rsid w:val="0099599A"/>
    <w:rsid w:val="009A24B1"/>
    <w:rsid w:val="009A3B12"/>
    <w:rsid w:val="009A7687"/>
    <w:rsid w:val="009B54BE"/>
    <w:rsid w:val="009C1A66"/>
    <w:rsid w:val="009C3583"/>
    <w:rsid w:val="009C467D"/>
    <w:rsid w:val="009E406E"/>
    <w:rsid w:val="009E759C"/>
    <w:rsid w:val="009F6162"/>
    <w:rsid w:val="009F7D49"/>
    <w:rsid w:val="00A075B4"/>
    <w:rsid w:val="00A13277"/>
    <w:rsid w:val="00A15DA2"/>
    <w:rsid w:val="00A162B4"/>
    <w:rsid w:val="00A211E4"/>
    <w:rsid w:val="00A22D2C"/>
    <w:rsid w:val="00A303A1"/>
    <w:rsid w:val="00A37527"/>
    <w:rsid w:val="00A51103"/>
    <w:rsid w:val="00A55BFA"/>
    <w:rsid w:val="00A56777"/>
    <w:rsid w:val="00A57D26"/>
    <w:rsid w:val="00A62BCA"/>
    <w:rsid w:val="00A66A9A"/>
    <w:rsid w:val="00A7686E"/>
    <w:rsid w:val="00A85439"/>
    <w:rsid w:val="00A908A0"/>
    <w:rsid w:val="00A93CDF"/>
    <w:rsid w:val="00A95997"/>
    <w:rsid w:val="00A9628A"/>
    <w:rsid w:val="00AA103C"/>
    <w:rsid w:val="00AA61E5"/>
    <w:rsid w:val="00AA7236"/>
    <w:rsid w:val="00AD2DBE"/>
    <w:rsid w:val="00AD3D33"/>
    <w:rsid w:val="00AE1195"/>
    <w:rsid w:val="00AF2757"/>
    <w:rsid w:val="00AF4F59"/>
    <w:rsid w:val="00B0101C"/>
    <w:rsid w:val="00B23802"/>
    <w:rsid w:val="00B244B9"/>
    <w:rsid w:val="00B30886"/>
    <w:rsid w:val="00B35841"/>
    <w:rsid w:val="00B37953"/>
    <w:rsid w:val="00B40354"/>
    <w:rsid w:val="00B42601"/>
    <w:rsid w:val="00B5508E"/>
    <w:rsid w:val="00B61469"/>
    <w:rsid w:val="00B73337"/>
    <w:rsid w:val="00B830F2"/>
    <w:rsid w:val="00B84A1F"/>
    <w:rsid w:val="00B85BEF"/>
    <w:rsid w:val="00B87D3D"/>
    <w:rsid w:val="00B970E9"/>
    <w:rsid w:val="00BA008B"/>
    <w:rsid w:val="00BA130B"/>
    <w:rsid w:val="00BB049C"/>
    <w:rsid w:val="00BB2C66"/>
    <w:rsid w:val="00BD5138"/>
    <w:rsid w:val="00BD5CC7"/>
    <w:rsid w:val="00BE1AD1"/>
    <w:rsid w:val="00BE4844"/>
    <w:rsid w:val="00C010BB"/>
    <w:rsid w:val="00C012C6"/>
    <w:rsid w:val="00C05D90"/>
    <w:rsid w:val="00C105FC"/>
    <w:rsid w:val="00C149D1"/>
    <w:rsid w:val="00C16279"/>
    <w:rsid w:val="00C16978"/>
    <w:rsid w:val="00C170B6"/>
    <w:rsid w:val="00C204A0"/>
    <w:rsid w:val="00C2192A"/>
    <w:rsid w:val="00C30555"/>
    <w:rsid w:val="00C36012"/>
    <w:rsid w:val="00C41997"/>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2013A"/>
    <w:rsid w:val="00D3005D"/>
    <w:rsid w:val="00D52F7B"/>
    <w:rsid w:val="00D643EA"/>
    <w:rsid w:val="00D7758A"/>
    <w:rsid w:val="00D86BF9"/>
    <w:rsid w:val="00DA0EC7"/>
    <w:rsid w:val="00DB066D"/>
    <w:rsid w:val="00DB2DCC"/>
    <w:rsid w:val="00DB5826"/>
    <w:rsid w:val="00DB7523"/>
    <w:rsid w:val="00DC4FBB"/>
    <w:rsid w:val="00DC5D21"/>
    <w:rsid w:val="00DD13D0"/>
    <w:rsid w:val="00DE20D1"/>
    <w:rsid w:val="00DE3DCD"/>
    <w:rsid w:val="00DE704D"/>
    <w:rsid w:val="00DF78D0"/>
    <w:rsid w:val="00E057F3"/>
    <w:rsid w:val="00E06E83"/>
    <w:rsid w:val="00E10B15"/>
    <w:rsid w:val="00E1191A"/>
    <w:rsid w:val="00E134D3"/>
    <w:rsid w:val="00E15699"/>
    <w:rsid w:val="00E160B5"/>
    <w:rsid w:val="00E447B4"/>
    <w:rsid w:val="00E476A0"/>
    <w:rsid w:val="00E51543"/>
    <w:rsid w:val="00E5214A"/>
    <w:rsid w:val="00E57305"/>
    <w:rsid w:val="00E661C6"/>
    <w:rsid w:val="00E66E16"/>
    <w:rsid w:val="00E72809"/>
    <w:rsid w:val="00E76445"/>
    <w:rsid w:val="00E76D2C"/>
    <w:rsid w:val="00E846CF"/>
    <w:rsid w:val="00E87791"/>
    <w:rsid w:val="00E91FED"/>
    <w:rsid w:val="00EA1F8D"/>
    <w:rsid w:val="00EB5472"/>
    <w:rsid w:val="00EC31F3"/>
    <w:rsid w:val="00EC3A5F"/>
    <w:rsid w:val="00EC58F2"/>
    <w:rsid w:val="00EE3741"/>
    <w:rsid w:val="00EE5060"/>
    <w:rsid w:val="00EE5EA4"/>
    <w:rsid w:val="00EF022B"/>
    <w:rsid w:val="00F0304B"/>
    <w:rsid w:val="00F04790"/>
    <w:rsid w:val="00F15DFE"/>
    <w:rsid w:val="00F2747E"/>
    <w:rsid w:val="00F30481"/>
    <w:rsid w:val="00F35C01"/>
    <w:rsid w:val="00F366BA"/>
    <w:rsid w:val="00F41F85"/>
    <w:rsid w:val="00F47019"/>
    <w:rsid w:val="00F5059F"/>
    <w:rsid w:val="00F610B3"/>
    <w:rsid w:val="00F644AB"/>
    <w:rsid w:val="00F65837"/>
    <w:rsid w:val="00F70F9F"/>
    <w:rsid w:val="00F7317E"/>
    <w:rsid w:val="00F77280"/>
    <w:rsid w:val="00F827F0"/>
    <w:rsid w:val="00F848CA"/>
    <w:rsid w:val="00F85F5D"/>
    <w:rsid w:val="00F961BE"/>
    <w:rsid w:val="00F96AEC"/>
    <w:rsid w:val="00F96CAC"/>
    <w:rsid w:val="00FA40F1"/>
    <w:rsid w:val="00FA4AE7"/>
    <w:rsid w:val="00FB237B"/>
    <w:rsid w:val="00FB4F83"/>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8B9139"/>
  <w15:docId w15:val="{061BE60D-541F-4F85-A57E-2F8977410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openscienceframework.org/project/HT25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E26D5-965E-4F06-B5A3-F3CB90A64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48</Pages>
  <Words>23125</Words>
  <Characters>127189</Characters>
  <Application>Microsoft Office Word</Application>
  <DocSecurity>0</DocSecurity>
  <Lines>1059</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Chris Hartgerink</cp:lastModifiedBy>
  <cp:revision>27</cp:revision>
  <cp:lastPrinted>2013-06-10T18:08:00Z</cp:lastPrinted>
  <dcterms:created xsi:type="dcterms:W3CDTF">2014-01-02T12:25:00Z</dcterms:created>
  <dcterms:modified xsi:type="dcterms:W3CDTF">2014-01-05T14:23:00Z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