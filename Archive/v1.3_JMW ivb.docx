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C58D8" w14:textId="77777777" w:rsidR="00E76D2C" w:rsidRPr="00E76D2C" w:rsidRDefault="00E76D2C" w:rsidP="00444A89">
      <w:pPr>
        <w:spacing w:after="0"/>
        <w:rPr>
          <w:rFonts w:ascii="Times New Roman" w:hAnsi="Times New Roman" w:cs="Times New Roman"/>
          <w:sz w:val="24"/>
          <w:szCs w:val="24"/>
        </w:rPr>
      </w:pPr>
    </w:p>
    <w:p w14:paraId="4F790EE4" w14:textId="77777777" w:rsidR="00E76D2C" w:rsidRDefault="00E76D2C" w:rsidP="00444A89">
      <w:pPr>
        <w:spacing w:after="0"/>
        <w:jc w:val="center"/>
        <w:rPr>
          <w:rFonts w:ascii="Times New Roman" w:hAnsi="Times New Roman" w:cs="Times New Roman"/>
          <w:sz w:val="24"/>
          <w:szCs w:val="24"/>
          <w:lang w:val="en-US"/>
        </w:rPr>
      </w:pPr>
    </w:p>
    <w:p w14:paraId="723D120C"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2BEA52A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57722AC8" w14:textId="77777777" w:rsidR="00C30555" w:rsidRPr="00444A89" w:rsidRDefault="00C30555" w:rsidP="00444A89">
      <w:pPr>
        <w:spacing w:after="0"/>
        <w:jc w:val="center"/>
        <w:rPr>
          <w:rFonts w:ascii="Times New Roman" w:hAnsi="Times New Roman" w:cs="Times New Roman"/>
          <w:sz w:val="24"/>
          <w:szCs w:val="24"/>
          <w:lang w:val="en-US"/>
        </w:rPr>
      </w:pPr>
    </w:p>
    <w:p w14:paraId="51E0317E" w14:textId="77777777" w:rsidR="00C30555" w:rsidRPr="00444A89" w:rsidRDefault="00C30555" w:rsidP="00444A89">
      <w:pPr>
        <w:spacing w:after="0"/>
        <w:jc w:val="center"/>
        <w:rPr>
          <w:rFonts w:ascii="Times New Roman" w:hAnsi="Times New Roman" w:cs="Times New Roman"/>
          <w:sz w:val="24"/>
          <w:szCs w:val="24"/>
          <w:lang w:val="en-US"/>
        </w:rPr>
      </w:pPr>
    </w:p>
    <w:p w14:paraId="20D78BC3" w14:textId="77777777" w:rsidR="00E76D2C" w:rsidRPr="00F70F0A" w:rsidRDefault="00731737" w:rsidP="00444A89">
      <w:pPr>
        <w:spacing w:after="0"/>
        <w:jc w:val="center"/>
        <w:rPr>
          <w:rFonts w:ascii="Times New Roman" w:hAnsi="Times New Roman" w:cs="Times New Roman"/>
          <w:sz w:val="24"/>
          <w:szCs w:val="24"/>
        </w:rPr>
      </w:pPr>
      <w:proofErr w:type="spellStart"/>
      <w:r w:rsidRPr="00F70F0A">
        <w:rPr>
          <w:rFonts w:ascii="Times New Roman" w:hAnsi="Times New Roman" w:cs="Times New Roman"/>
          <w:sz w:val="24"/>
          <w:szCs w:val="24"/>
        </w:rPr>
        <w:t>Hartgerink</w:t>
      </w:r>
      <w:proofErr w:type="spellEnd"/>
      <w:r w:rsidRPr="00F70F0A">
        <w:rPr>
          <w:rFonts w:ascii="Times New Roman" w:hAnsi="Times New Roman" w:cs="Times New Roman"/>
          <w:sz w:val="24"/>
          <w:szCs w:val="24"/>
        </w:rPr>
        <w:t>,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08197B4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549B188D"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D09B72E"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58C5575F" w14:textId="77777777" w:rsidR="00E76D2C" w:rsidRPr="00F70F0A" w:rsidRDefault="00E76D2C" w:rsidP="00444A89">
      <w:pPr>
        <w:spacing w:after="0"/>
        <w:jc w:val="center"/>
        <w:rPr>
          <w:rFonts w:ascii="Times New Roman" w:hAnsi="Times New Roman" w:cs="Times New Roman"/>
          <w:sz w:val="24"/>
          <w:szCs w:val="24"/>
          <w:lang w:val="en-US"/>
        </w:rPr>
      </w:pPr>
    </w:p>
    <w:p w14:paraId="25B5B46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46D77611"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2D9340E" w14:textId="77777777" w:rsidR="00C30555" w:rsidRDefault="00C30555" w:rsidP="00444A89">
      <w:pPr>
        <w:spacing w:after="0"/>
        <w:jc w:val="center"/>
        <w:rPr>
          <w:rFonts w:ascii="Times New Roman" w:hAnsi="Times New Roman" w:cs="Times New Roman"/>
          <w:sz w:val="24"/>
          <w:szCs w:val="24"/>
          <w:lang w:val="en-US"/>
        </w:rPr>
      </w:pPr>
    </w:p>
    <w:p w14:paraId="71AEDAAB" w14:textId="77777777" w:rsidR="00C30555" w:rsidRPr="00F70F0A" w:rsidRDefault="00C30555" w:rsidP="00444A89">
      <w:pPr>
        <w:spacing w:after="0"/>
        <w:jc w:val="center"/>
        <w:rPr>
          <w:rFonts w:ascii="Times New Roman" w:hAnsi="Times New Roman" w:cs="Times New Roman"/>
          <w:sz w:val="24"/>
          <w:szCs w:val="24"/>
          <w:lang w:val="en-US"/>
        </w:rPr>
      </w:pPr>
    </w:p>
    <w:p w14:paraId="5C07CD4D" w14:textId="2AA4D63F"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325BF47D" w14:textId="6864BE58"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CBF405F" w14:textId="397BF56A"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201531A3"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681E0BBC" w14:textId="20BB34F2"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 xml:space="preserve">the </w:t>
      </w:r>
      <w:del w:id="0" w:author="Jelte Wicherts" w:date="2013-12-23T14:34:00Z">
        <w:r w:rsidDel="000B48A1">
          <w:rPr>
            <w:rFonts w:ascii="Times New Roman" w:hAnsi="Times New Roman" w:cs="Times New Roman"/>
            <w:sz w:val="24"/>
            <w:szCs w:val="24"/>
            <w:lang w:val="en-US"/>
          </w:rPr>
          <w:delText xml:space="preserve">immediate </w:delText>
        </w:r>
      </w:del>
      <w:r w:rsidR="00263D89">
        <w:rPr>
          <w:rFonts w:ascii="Times New Roman" w:hAnsi="Times New Roman" w:cs="Times New Roman"/>
          <w:sz w:val="24"/>
          <w:szCs w:val="24"/>
          <w:lang w:val="en-US"/>
        </w:rPr>
        <w:t>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ins w:id="1" w:author="Jelte Wicherts" w:date="2013-12-23T14:34:00Z">
        <w:r w:rsidR="000B48A1">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del w:id="2" w:author="Jelte Wicherts" w:date="2013-12-23T14:34:00Z">
        <w:r w:rsidRPr="00F70F0A" w:rsidDel="000B48A1">
          <w:rPr>
            <w:rFonts w:ascii="Times New Roman" w:hAnsi="Times New Roman" w:cs="Times New Roman"/>
            <w:sz w:val="24"/>
            <w:szCs w:val="24"/>
            <w:lang w:val="en-US"/>
          </w:rPr>
          <w:delText xml:space="preserve">decreases </w:delText>
        </w:r>
      </w:del>
      <w:ins w:id="3" w:author="Jelte Wicherts" w:date="2013-12-23T14:34:00Z">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Verwijzingopmerking"/>
          <w:rFonts w:ascii="Times New Roman" w:hAnsi="Times New Roman" w:cs="Times New Roman"/>
          <w:sz w:val="24"/>
          <w:szCs w:val="24"/>
          <w:lang w:val="en-US"/>
        </w:rPr>
        <w:t>S</w:t>
      </w:r>
      <w:r w:rsidR="00263D89">
        <w:rPr>
          <w:rStyle w:val="Verwijzingopmerking"/>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Verwijzingopmerking"/>
          <w:rFonts w:ascii="Times New Roman" w:hAnsi="Times New Roman" w:cs="Times New Roman"/>
          <w:sz w:val="24"/>
          <w:szCs w:val="24"/>
          <w:lang w:val="en-US"/>
        </w:rPr>
        <w:t>, with deviations being only in size</w:t>
      </w:r>
      <w:r w:rsidR="003E0E89">
        <w:rPr>
          <w:rStyle w:val="Verwijzingopmerking"/>
          <w:rFonts w:ascii="Times New Roman" w:hAnsi="Times New Roman" w:cs="Times New Roman"/>
          <w:sz w:val="24"/>
          <w:szCs w:val="24"/>
          <w:lang w:val="en-US"/>
        </w:rPr>
        <w:t xml:space="preserve">. This </w:t>
      </w:r>
      <w:r w:rsidR="00263D89">
        <w:rPr>
          <w:rStyle w:val="Verwijzingopmerking"/>
          <w:rFonts w:ascii="Times New Roman" w:hAnsi="Times New Roman" w:cs="Times New Roman"/>
          <w:sz w:val="24"/>
          <w:szCs w:val="24"/>
          <w:lang w:val="en-US"/>
        </w:rPr>
        <w:t xml:space="preserve">overall pattern was moderated by </w:t>
      </w:r>
      <w:r w:rsidR="00E66E16">
        <w:rPr>
          <w:rStyle w:val="Verwijzingopmerking"/>
          <w:rFonts w:ascii="Times New Roman" w:hAnsi="Times New Roman" w:cs="Times New Roman"/>
          <w:sz w:val="24"/>
          <w:szCs w:val="24"/>
          <w:lang w:val="en-US"/>
        </w:rPr>
        <w:t xml:space="preserve">sample gender composition, with more males predicting larger effects. Other </w:t>
      </w:r>
      <w:r w:rsidR="00263D89">
        <w:rPr>
          <w:rStyle w:val="Verwijzingopmerking"/>
          <w:rFonts w:ascii="Times New Roman" w:hAnsi="Times New Roman" w:cs="Times New Roman"/>
          <w:sz w:val="24"/>
          <w:szCs w:val="24"/>
          <w:lang w:val="en-US"/>
        </w:rPr>
        <w:t xml:space="preserve">structural aspects of the </w:t>
      </w:r>
      <w:proofErr w:type="spellStart"/>
      <w:r w:rsidR="003E0E89">
        <w:rPr>
          <w:rStyle w:val="Verwijzingopmerking"/>
          <w:rFonts w:ascii="Times New Roman" w:hAnsi="Times New Roman" w:cs="Times New Roman"/>
          <w:sz w:val="24"/>
          <w:szCs w:val="24"/>
          <w:lang w:val="en-US"/>
        </w:rPr>
        <w:t>C</w:t>
      </w:r>
      <w:r w:rsidR="00263D89">
        <w:rPr>
          <w:rStyle w:val="Verwijzingopmerking"/>
          <w:rFonts w:ascii="Times New Roman" w:hAnsi="Times New Roman" w:cs="Times New Roman"/>
          <w:sz w:val="24"/>
          <w:szCs w:val="24"/>
          <w:lang w:val="en-US"/>
        </w:rPr>
        <w:t>yberball</w:t>
      </w:r>
      <w:proofErr w:type="spellEnd"/>
      <w:r w:rsidR="00263D89">
        <w:rPr>
          <w:rStyle w:val="Verwijzingopmerking"/>
          <w:rFonts w:ascii="Times New Roman" w:hAnsi="Times New Roman" w:cs="Times New Roman"/>
          <w:sz w:val="24"/>
          <w:szCs w:val="24"/>
          <w:lang w:val="en-US"/>
        </w:rPr>
        <w:t xml:space="preserve"> game (e.g., number of players)</w:t>
      </w:r>
      <w:r w:rsidR="00E66E16">
        <w:rPr>
          <w:rStyle w:val="Verwijzingopmerking"/>
          <w:rFonts w:ascii="Times New Roman" w:hAnsi="Times New Roman" w:cs="Times New Roman"/>
          <w:sz w:val="24"/>
          <w:szCs w:val="24"/>
          <w:lang w:val="en-US"/>
        </w:rPr>
        <w:t xml:space="preserve"> did not predict effect sizes</w:t>
      </w:r>
      <w:r w:rsidR="00263D89">
        <w:rPr>
          <w:rStyle w:val="Verwijzingopmerking"/>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Verwijzingopmerking"/>
          <w:rFonts w:ascii="Times New Roman" w:hAnsi="Times New Roman" w:cs="Times New Roman"/>
          <w:sz w:val="24"/>
          <w:szCs w:val="24"/>
          <w:lang w:val="en-US"/>
        </w:rPr>
        <w:t>.</w:t>
      </w:r>
      <w:r w:rsidR="00C30555">
        <w:rPr>
          <w:rStyle w:val="Verwijzingopmerking"/>
          <w:rFonts w:ascii="Times New Roman" w:hAnsi="Times New Roman" w:cs="Times New Roman"/>
          <w:sz w:val="24"/>
          <w:szCs w:val="24"/>
          <w:lang w:val="en-US"/>
        </w:rPr>
        <w:t xml:space="preserve"> We concur with prior theorizing that ostracism has a huge impact, </w:t>
      </w:r>
      <w:r w:rsidR="0035369A">
        <w:rPr>
          <w:rStyle w:val="Verwijzingopmerking"/>
          <w:rFonts w:ascii="Times New Roman" w:hAnsi="Times New Roman" w:cs="Times New Roman"/>
          <w:sz w:val="24"/>
          <w:szCs w:val="24"/>
          <w:lang w:val="en-US"/>
        </w:rPr>
        <w:t xml:space="preserve">but </w:t>
      </w:r>
      <w:r w:rsidR="00C30555">
        <w:rPr>
          <w:rStyle w:val="Verwijzingopmerking"/>
          <w:rFonts w:ascii="Times New Roman" w:hAnsi="Times New Roman" w:cs="Times New Roman"/>
          <w:sz w:val="24"/>
          <w:szCs w:val="24"/>
          <w:lang w:val="en-US"/>
        </w:rPr>
        <w:t>add that</w:t>
      </w:r>
      <w:r w:rsidR="002F101B">
        <w:rPr>
          <w:rStyle w:val="Verwijzingopmerking"/>
          <w:rFonts w:ascii="Times New Roman" w:hAnsi="Times New Roman" w:cs="Times New Roman"/>
          <w:sz w:val="24"/>
          <w:szCs w:val="24"/>
          <w:lang w:val="en-US"/>
        </w:rPr>
        <w:t xml:space="preserve"> immediate</w:t>
      </w:r>
      <w:r w:rsidR="00C30555">
        <w:rPr>
          <w:rStyle w:val="Verwijzingopmerking"/>
          <w:rFonts w:ascii="Times New Roman" w:hAnsi="Times New Roman" w:cs="Times New Roman"/>
          <w:sz w:val="24"/>
          <w:szCs w:val="24"/>
          <w:lang w:val="en-US"/>
        </w:rPr>
        <w:t xml:space="preserve"> responses are more flexible</w:t>
      </w:r>
      <w:r w:rsidR="002F101B">
        <w:rPr>
          <w:rStyle w:val="Verwijzingopmerking"/>
          <w:rFonts w:ascii="Times New Roman" w:hAnsi="Times New Roman" w:cs="Times New Roman"/>
          <w:sz w:val="24"/>
          <w:szCs w:val="24"/>
          <w:lang w:val="en-US"/>
        </w:rPr>
        <w:t xml:space="preserve"> and less reflexive </w:t>
      </w:r>
      <w:r w:rsidR="00C30555">
        <w:rPr>
          <w:rStyle w:val="Verwijzingopmerking"/>
          <w:rFonts w:ascii="Times New Roman" w:hAnsi="Times New Roman" w:cs="Times New Roman"/>
          <w:sz w:val="24"/>
          <w:szCs w:val="24"/>
          <w:lang w:val="en-US"/>
        </w:rPr>
        <w:t xml:space="preserve">than previously assumed. </w:t>
      </w:r>
    </w:p>
    <w:p w14:paraId="63B51D1C"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1FE1C95E" w14:textId="3D2F4CB6"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33F6EE2C" w14:textId="77777777" w:rsidR="00C30555" w:rsidRDefault="00C30555" w:rsidP="00444A89">
      <w:pPr>
        <w:spacing w:after="0"/>
        <w:jc w:val="center"/>
        <w:rPr>
          <w:rFonts w:ascii="Times New Roman" w:hAnsi="Times New Roman" w:cs="Times New Roman"/>
          <w:sz w:val="24"/>
          <w:szCs w:val="24"/>
          <w:lang w:val="en-US"/>
        </w:rPr>
      </w:pPr>
    </w:p>
    <w:p w14:paraId="231BCB5A" w14:textId="3C5D1B35"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del w:id="4" w:author="Jelte Wicherts" w:date="2013-12-23T14:37:00Z">
        <w:r w:rsidRPr="00F70F0A" w:rsidDel="000B48A1">
          <w:rPr>
            <w:rFonts w:ascii="Times New Roman" w:hAnsi="Times New Roman" w:cs="Times New Roman"/>
            <w:sz w:val="24"/>
            <w:szCs w:val="24"/>
            <w:lang w:val="en-US"/>
          </w:rPr>
          <w:delText xml:space="preserve">Since </w:delText>
        </w:r>
        <w:r w:rsidR="004C0E3C" w:rsidRPr="00F70F0A" w:rsidDel="000B48A1">
          <w:rPr>
            <w:rFonts w:ascii="Times New Roman" w:hAnsi="Times New Roman" w:cs="Times New Roman"/>
            <w:sz w:val="24"/>
            <w:szCs w:val="24"/>
            <w:lang w:val="en-US"/>
          </w:rPr>
          <w:fldChar w:fldCharType="begin" w:fldLock="1"/>
        </w:r>
        <w:r w:rsidR="009657C1" w:rsidDel="000B48A1">
          <w:rPr>
            <w:rFonts w:ascii="Times New Roman" w:hAnsi="Times New Roman" w:cs="Times New Roman"/>
            <w:sz w:val="24"/>
            <w:szCs w:val="24"/>
            <w:lang w:val="en-US"/>
          </w:rPr>
          <w:del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delInstrText>
        </w:r>
        <w:r w:rsidR="004C0E3C" w:rsidRPr="00F70F0A" w:rsidDel="000B48A1">
          <w:rPr>
            <w:rFonts w:ascii="Times New Roman" w:hAnsi="Times New Roman" w:cs="Times New Roman"/>
            <w:sz w:val="24"/>
            <w:szCs w:val="24"/>
            <w:lang w:val="en-US"/>
          </w:rPr>
          <w:fldChar w:fldCharType="separate"/>
        </w:r>
        <w:r w:rsidRPr="00F70F0A" w:rsidDel="000B48A1">
          <w:rPr>
            <w:rFonts w:ascii="Times New Roman" w:hAnsi="Times New Roman" w:cs="Times New Roman"/>
            <w:noProof/>
            <w:sz w:val="24"/>
            <w:szCs w:val="24"/>
            <w:lang w:val="en-US"/>
          </w:rPr>
          <w:delText>Williams, Cheung and Choi</w:delText>
        </w:r>
        <w:r w:rsidR="004C0E3C" w:rsidRPr="00F70F0A" w:rsidDel="000B48A1">
          <w:rPr>
            <w:rFonts w:ascii="Times New Roman" w:hAnsi="Times New Roman" w:cs="Times New Roman"/>
            <w:sz w:val="24"/>
            <w:szCs w:val="24"/>
            <w:lang w:val="en-US"/>
          </w:rPr>
          <w:fldChar w:fldCharType="end"/>
        </w:r>
        <w:r w:rsidDel="000B48A1">
          <w:rPr>
            <w:rFonts w:ascii="Times New Roman" w:hAnsi="Times New Roman" w:cs="Times New Roman"/>
            <w:sz w:val="24"/>
            <w:szCs w:val="24"/>
            <w:lang w:val="en-US"/>
          </w:rPr>
          <w:delText xml:space="preserve"> </w:delText>
        </w:r>
        <w:r w:rsidRPr="00F70F0A" w:rsidDel="000B48A1">
          <w:rPr>
            <w:rFonts w:ascii="Times New Roman" w:hAnsi="Times New Roman" w:cs="Times New Roman"/>
            <w:sz w:val="24"/>
            <w:szCs w:val="24"/>
            <w:lang w:val="en-US"/>
          </w:rPr>
          <w:delText>introduced the Cyberball game in</w:delText>
        </w:r>
        <w:r w:rsidR="002F101B" w:rsidDel="000B48A1">
          <w:rPr>
            <w:rFonts w:ascii="Times New Roman" w:hAnsi="Times New Roman" w:cs="Times New Roman"/>
            <w:sz w:val="24"/>
            <w:szCs w:val="24"/>
            <w:lang w:val="en-US"/>
          </w:rPr>
          <w:delText xml:space="preserve"> social psychological research of ostracism</w:delText>
        </w:r>
      </w:del>
      <w:del w:id="5" w:author="Jelte Wicherts" w:date="2013-12-23T14:35:00Z">
        <w:r w:rsidR="002F101B" w:rsidDel="000B48A1">
          <w:rPr>
            <w:rFonts w:ascii="Times New Roman" w:hAnsi="Times New Roman" w:cs="Times New Roman"/>
            <w:sz w:val="24"/>
            <w:szCs w:val="24"/>
            <w:lang w:val="en-US"/>
          </w:rPr>
          <w:delText xml:space="preserve"> in</w:delText>
        </w:r>
        <w:r w:rsidRPr="00F70F0A" w:rsidDel="000B48A1">
          <w:rPr>
            <w:rFonts w:ascii="Times New Roman" w:hAnsi="Times New Roman" w:cs="Times New Roman"/>
            <w:sz w:val="24"/>
            <w:szCs w:val="24"/>
            <w:lang w:val="en-US"/>
          </w:rPr>
          <w:delText xml:space="preserve"> 2000</w:delText>
        </w:r>
      </w:del>
      <w:del w:id="6" w:author="Jelte Wicherts" w:date="2013-12-23T14:37:00Z">
        <w:r w:rsidRPr="00F70F0A" w:rsidDel="000B48A1">
          <w:rPr>
            <w:rFonts w:ascii="Times New Roman" w:hAnsi="Times New Roman" w:cs="Times New Roman"/>
            <w:sz w:val="24"/>
            <w:szCs w:val="24"/>
            <w:lang w:val="en-US"/>
          </w:rPr>
          <w:delText xml:space="preserve">, thousands of people have played it. </w:delText>
        </w:r>
      </w:del>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ins w:id="7" w:author="Jelte Wicherts" w:date="2013-12-23T14:38:00Z">
        <w:r w:rsidR="000B48A1">
          <w:rPr>
            <w:rFonts w:ascii="Times New Roman" w:hAnsi="Times New Roman" w:cs="Times New Roman"/>
            <w:sz w:val="24"/>
            <w:szCs w:val="24"/>
            <w:lang w:val="en-US"/>
          </w:rPr>
          <w:t>(</w:t>
        </w:r>
      </w:ins>
      <w:ins w:id="8" w:author="Jelte Wicherts" w:date="2013-12-23T14:37:00Z">
        <w:r w:rsidR="000B48A1" w:rsidRPr="00F70F0A">
          <w:rPr>
            <w:rFonts w:ascii="Times New Roman" w:hAnsi="Times New Roman" w:cs="Times New Roman"/>
            <w:sz w:val="24"/>
            <w:szCs w:val="24"/>
            <w:lang w:val="en-US"/>
          </w:rPr>
          <w:fldChar w:fldCharType="begin" w:fldLock="1"/>
        </w:r>
        <w:r w:rsidR="000B48A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instrText>
        </w:r>
        <w:r w:rsidR="000B48A1"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&amp;</w:t>
        </w:r>
      </w:ins>
      <w:ins w:id="9" w:author="Jelte Wicherts" w:date="2013-12-23T14:38:00Z">
        <w:r w:rsidR="000B48A1">
          <w:rPr>
            <w:rFonts w:ascii="Times New Roman" w:hAnsi="Times New Roman" w:cs="Times New Roman"/>
            <w:noProof/>
            <w:sz w:val="24"/>
            <w:szCs w:val="24"/>
            <w:lang w:val="en-US"/>
          </w:rPr>
          <w:t xml:space="preserve"> </w:t>
        </w:r>
      </w:ins>
      <w:ins w:id="10" w:author="Jelte Wicherts" w:date="2013-12-23T14:37:00Z">
        <w:r w:rsidR="000B48A1" w:rsidRPr="00F70F0A">
          <w:rPr>
            <w:rFonts w:ascii="Times New Roman" w:hAnsi="Times New Roman" w:cs="Times New Roman"/>
            <w:noProof/>
            <w:sz w:val="24"/>
            <w:szCs w:val="24"/>
            <w:lang w:val="en-US"/>
          </w:rPr>
          <w:t>Choi</w:t>
        </w:r>
        <w:r w:rsidR="000B48A1" w:rsidRPr="00F70F0A">
          <w:rPr>
            <w:rFonts w:ascii="Times New Roman" w:hAnsi="Times New Roman" w:cs="Times New Roman"/>
            <w:sz w:val="24"/>
            <w:szCs w:val="24"/>
            <w:lang w:val="en-US"/>
          </w:rPr>
          <w:fldChar w:fldCharType="end"/>
        </w:r>
      </w:ins>
      <w:ins w:id="11" w:author="Jelte Wicherts" w:date="2013-12-23T14:38:00Z">
        <w:r w:rsidR="000B48A1">
          <w:rPr>
            <w:rFonts w:ascii="Times New Roman" w:hAnsi="Times New Roman" w:cs="Times New Roman"/>
            <w:sz w:val="24"/>
            <w:szCs w:val="24"/>
            <w:lang w:val="en-US"/>
          </w:rPr>
          <w:t xml:space="preserve">, </w:t>
        </w:r>
      </w:ins>
      <w:ins w:id="12" w:author="Jelte Wicherts" w:date="2013-12-23T14:37:00Z">
        <w:r w:rsidR="000B48A1">
          <w:rPr>
            <w:rFonts w:ascii="Times New Roman" w:hAnsi="Times New Roman" w:cs="Times New Roman"/>
            <w:sz w:val="24"/>
            <w:szCs w:val="24"/>
            <w:lang w:val="en-US"/>
          </w:rPr>
          <w:t xml:space="preserve">2000) </w:t>
        </w:r>
      </w:ins>
      <w:r w:rsidRPr="00F70F0A">
        <w:rPr>
          <w:rFonts w:ascii="Times New Roman" w:hAnsi="Times New Roman" w:cs="Times New Roman"/>
          <w:sz w:val="24"/>
          <w:szCs w:val="24"/>
          <w:lang w:val="en-US"/>
        </w:rPr>
        <w:t>is a virtual ball-tossing game</w:t>
      </w:r>
      <w:del w:id="13" w:author="Jelte Wicherts" w:date="2013-12-23T14:38:00Z">
        <w:r w:rsidRPr="00F70F0A" w:rsidDel="000B48A1">
          <w:rPr>
            <w:rFonts w:ascii="Times New Roman" w:hAnsi="Times New Roman" w:cs="Times New Roman"/>
            <w:sz w:val="24"/>
            <w:szCs w:val="24"/>
            <w:lang w:val="en-US"/>
          </w:rPr>
          <w:delText xml:space="preserve">, </w:delText>
        </w:r>
      </w:del>
      <w:ins w:id="14" w:author="Jelte Wicherts" w:date="2013-12-23T14:38:00Z">
        <w:r w:rsidR="000B48A1">
          <w:rPr>
            <w:rFonts w:ascii="Times New Roman" w:hAnsi="Times New Roman" w:cs="Times New Roman"/>
            <w:sz w:val="24"/>
            <w:szCs w:val="24"/>
            <w:lang w:val="en-US"/>
          </w:rPr>
          <w:t xml:space="preserve"> that is </w:t>
        </w:r>
      </w:ins>
      <w:r w:rsidRPr="00F70F0A">
        <w:rPr>
          <w:rFonts w:ascii="Times New Roman" w:hAnsi="Times New Roman" w:cs="Times New Roman"/>
          <w:sz w:val="24"/>
          <w:szCs w:val="24"/>
          <w:lang w:val="en-US"/>
        </w:rPr>
        <w:t xml:space="preserve">used to manipulate the degree of social inclusion or ostracism </w:t>
      </w:r>
      <w:del w:id="15" w:author="Jelte Wicherts" w:date="2013-12-23T14:38:00Z">
        <w:r w:rsidRPr="00F70F0A" w:rsidDel="000B48A1">
          <w:rPr>
            <w:rFonts w:ascii="Times New Roman" w:hAnsi="Times New Roman" w:cs="Times New Roman"/>
            <w:sz w:val="24"/>
            <w:szCs w:val="24"/>
            <w:lang w:val="en-US"/>
          </w:rPr>
          <w:delText xml:space="preserve">in </w:delText>
        </w:r>
      </w:del>
      <w:ins w:id="16" w:author="Jelte Wicherts" w:date="2013-12-23T14:38:00Z">
        <w:r w:rsidR="000B48A1">
          <w:rPr>
            <w:rFonts w:ascii="Times New Roman" w:hAnsi="Times New Roman" w:cs="Times New Roman"/>
            <w:sz w:val="24"/>
            <w:szCs w:val="24"/>
            <w:lang w:val="en-US"/>
          </w:rPr>
          <w:t>in social psychological</w:t>
        </w:r>
      </w:ins>
      <w:del w:id="17" w:author="Jelte Wicherts" w:date="2013-12-23T14:38:00Z">
        <w:r w:rsidRPr="00F70F0A" w:rsidDel="000B48A1">
          <w:rPr>
            <w:rFonts w:ascii="Times New Roman" w:hAnsi="Times New Roman" w:cs="Times New Roman"/>
            <w:sz w:val="24"/>
            <w:szCs w:val="24"/>
            <w:lang w:val="en-US"/>
          </w:rPr>
          <w:delText>an</w:delText>
        </w:r>
      </w:del>
      <w:r w:rsidRPr="00F70F0A">
        <w:rPr>
          <w:rFonts w:ascii="Times New Roman" w:hAnsi="Times New Roman" w:cs="Times New Roman"/>
          <w:sz w:val="24"/>
          <w:szCs w:val="24"/>
          <w:lang w:val="en-US"/>
        </w:rPr>
        <w:t xml:space="preserve"> experiment</w:t>
      </w:r>
      <w:ins w:id="18" w:author="Jelte Wicherts" w:date="2013-12-23T14:38:00Z">
        <w:r w:rsidR="000B48A1">
          <w:rPr>
            <w:rFonts w:ascii="Times New Roman" w:hAnsi="Times New Roman" w:cs="Times New Roman"/>
            <w:sz w:val="24"/>
            <w:szCs w:val="24"/>
            <w:lang w:val="en-US"/>
          </w:rPr>
          <w:t>s</w:t>
        </w:r>
      </w:ins>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del w:id="19" w:author="Jelte Wicherts" w:date="2013-12-23T14:36:00Z">
        <w:r w:rsidR="009C1A66" w:rsidDel="000B48A1">
          <w:rPr>
            <w:rFonts w:ascii="Times New Roman" w:hAnsi="Times New Roman" w:cs="Times New Roman"/>
            <w:sz w:val="24"/>
            <w:szCs w:val="24"/>
            <w:lang w:val="en-US"/>
          </w:rPr>
          <w:delText>T</w:delText>
        </w:r>
        <w:r w:rsidR="002F101B" w:rsidDel="000B48A1">
          <w:rPr>
            <w:rFonts w:ascii="Times New Roman" w:hAnsi="Times New Roman" w:cs="Times New Roman"/>
            <w:sz w:val="24"/>
            <w:szCs w:val="24"/>
            <w:lang w:val="en-US"/>
          </w:rPr>
          <w:delText xml:space="preserve">his </w:delText>
        </w:r>
      </w:del>
      <w:ins w:id="20" w:author="Jelte Wicherts" w:date="2013-12-23T14:36:00Z">
        <w:r w:rsidR="000B48A1">
          <w:rPr>
            <w:rFonts w:ascii="Times New Roman" w:hAnsi="Times New Roman" w:cs="Times New Roman"/>
            <w:sz w:val="24"/>
            <w:szCs w:val="24"/>
            <w:lang w:val="en-US"/>
          </w:rPr>
          <w:t xml:space="preserve">In this </w:t>
        </w:r>
      </w:ins>
      <w:r w:rsidR="002F101B">
        <w:rPr>
          <w:rFonts w:ascii="Times New Roman" w:hAnsi="Times New Roman" w:cs="Times New Roman"/>
          <w:sz w:val="24"/>
          <w:szCs w:val="24"/>
          <w:lang w:val="en-US"/>
        </w:rPr>
        <w:t>game</w:t>
      </w:r>
      <w:del w:id="21" w:author="Jelte Wicherts" w:date="2013-12-23T14:36:00Z">
        <w:r w:rsidR="002F101B" w:rsidDel="000B48A1">
          <w:rPr>
            <w:rFonts w:ascii="Times New Roman" w:hAnsi="Times New Roman" w:cs="Times New Roman"/>
            <w:sz w:val="24"/>
            <w:szCs w:val="24"/>
            <w:lang w:val="en-US"/>
          </w:rPr>
          <w:delText xml:space="preserve"> involv</w:delText>
        </w:r>
        <w:r w:rsidR="009C1A66" w:rsidDel="000B48A1">
          <w:rPr>
            <w:rFonts w:ascii="Times New Roman" w:hAnsi="Times New Roman" w:cs="Times New Roman"/>
            <w:sz w:val="24"/>
            <w:szCs w:val="24"/>
            <w:lang w:val="en-US"/>
          </w:rPr>
          <w:delText>e</w:delText>
        </w:r>
      </w:del>
      <w:ins w:id="22" w:author="Jelte Wicherts" w:date="2013-12-23T14:36:00Z">
        <w:r w:rsidR="000B48A1">
          <w:rPr>
            <w:rFonts w:ascii="Times New Roman" w:hAnsi="Times New Roman" w:cs="Times New Roman"/>
            <w:sz w:val="24"/>
            <w:szCs w:val="24"/>
            <w:lang w:val="en-US"/>
          </w:rPr>
          <w:t xml:space="preserve"> </w:t>
        </w:r>
      </w:ins>
      <w:del w:id="23" w:author="Jelte Wicherts" w:date="2013-12-23T14:36:00Z">
        <w:r w:rsidR="009C1A66" w:rsidDel="000B48A1">
          <w:rPr>
            <w:rFonts w:ascii="Times New Roman" w:hAnsi="Times New Roman" w:cs="Times New Roman"/>
            <w:sz w:val="24"/>
            <w:szCs w:val="24"/>
            <w:lang w:val="en-US"/>
          </w:rPr>
          <w:delText>s</w:delText>
        </w:r>
        <w:r w:rsidR="002F101B" w:rsidDel="000B48A1">
          <w:rPr>
            <w:rFonts w:ascii="Times New Roman" w:hAnsi="Times New Roman" w:cs="Times New Roman"/>
            <w:sz w:val="24"/>
            <w:szCs w:val="24"/>
            <w:lang w:val="en-US"/>
          </w:rPr>
          <w:delText xml:space="preserve"> </w:delText>
        </w:r>
      </w:del>
      <w:r w:rsidR="002F101B">
        <w:rPr>
          <w:rFonts w:ascii="Times New Roman" w:hAnsi="Times New Roman" w:cs="Times New Roman"/>
          <w:sz w:val="24"/>
          <w:szCs w:val="24"/>
          <w:lang w:val="en-US"/>
        </w:rPr>
        <w:t xml:space="preserve">the participant </w:t>
      </w:r>
      <w:del w:id="24" w:author="Jelte Wicherts" w:date="2013-12-23T14:36:00Z">
        <w:r w:rsidR="002F101B" w:rsidDel="000B48A1">
          <w:rPr>
            <w:rFonts w:ascii="Times New Roman" w:hAnsi="Times New Roman" w:cs="Times New Roman"/>
            <w:sz w:val="24"/>
            <w:szCs w:val="24"/>
            <w:lang w:val="en-US"/>
          </w:rPr>
          <w:delText xml:space="preserve">and </w:delText>
        </w:r>
      </w:del>
      <w:ins w:id="25" w:author="Jelte Wicherts" w:date="2013-12-23T14:36:00Z">
        <w:r w:rsidR="000B48A1">
          <w:rPr>
            <w:rFonts w:ascii="Times New Roman" w:hAnsi="Times New Roman" w:cs="Times New Roman"/>
            <w:sz w:val="24"/>
            <w:szCs w:val="24"/>
            <w:lang w:val="en-US"/>
          </w:rPr>
          <w:t xml:space="preserve">supposedly plays with </w:t>
        </w:r>
      </w:ins>
      <w:r w:rsidR="002F101B">
        <w:rPr>
          <w:rFonts w:ascii="Times New Roman" w:hAnsi="Times New Roman" w:cs="Times New Roman"/>
          <w:sz w:val="24"/>
          <w:szCs w:val="24"/>
          <w:lang w:val="en-US"/>
        </w:rPr>
        <w:t xml:space="preserve">two other </w:t>
      </w:r>
      <w:del w:id="26" w:author="Jelte Wicherts" w:date="2013-12-23T14:36:00Z">
        <w:r w:rsidR="002F101B" w:rsidDel="000B48A1">
          <w:rPr>
            <w:rFonts w:ascii="Times New Roman" w:hAnsi="Times New Roman" w:cs="Times New Roman"/>
            <w:sz w:val="24"/>
            <w:szCs w:val="24"/>
            <w:lang w:val="en-US"/>
          </w:rPr>
          <w:delText>players</w:delText>
        </w:r>
        <w:r w:rsidR="009C1A66" w:rsidDel="000B48A1">
          <w:rPr>
            <w:rFonts w:ascii="Times New Roman" w:hAnsi="Times New Roman" w:cs="Times New Roman"/>
            <w:sz w:val="24"/>
            <w:szCs w:val="24"/>
            <w:lang w:val="en-US"/>
          </w:rPr>
          <w:delText xml:space="preserve">, portrayed as other </w:delText>
        </w:r>
      </w:del>
      <w:r w:rsidR="009C1A66">
        <w:rPr>
          <w:rFonts w:ascii="Times New Roman" w:hAnsi="Times New Roman" w:cs="Times New Roman"/>
          <w:sz w:val="24"/>
          <w:szCs w:val="24"/>
          <w:lang w:val="en-US"/>
        </w:rPr>
        <w:t>participants</w:t>
      </w:r>
      <w:ins w:id="27" w:author="Jelte Wicherts" w:date="2013-12-23T14:37:00Z">
        <w:r w:rsidR="000B48A1">
          <w:rPr>
            <w:rFonts w:ascii="Times New Roman" w:hAnsi="Times New Roman" w:cs="Times New Roman"/>
            <w:sz w:val="24"/>
            <w:szCs w:val="24"/>
            <w:lang w:val="en-US"/>
          </w:rPr>
          <w:t xml:space="preserve">, </w:t>
        </w:r>
      </w:ins>
      <w:ins w:id="28" w:author="Jelte Wicherts" w:date="2013-12-23T14:39:00Z">
        <w:r w:rsidR="000B48A1">
          <w:rPr>
            <w:rFonts w:ascii="Times New Roman" w:hAnsi="Times New Roman" w:cs="Times New Roman"/>
            <w:sz w:val="24"/>
            <w:szCs w:val="24"/>
            <w:lang w:val="en-US"/>
          </w:rPr>
          <w:t>who are</w:t>
        </w:r>
      </w:ins>
      <w:ins w:id="29" w:author="Jelte Wicherts" w:date="2013-12-23T14:37:00Z">
        <w:r w:rsidR="000B48A1">
          <w:rPr>
            <w:rFonts w:ascii="Times New Roman" w:hAnsi="Times New Roman" w:cs="Times New Roman"/>
            <w:sz w:val="24"/>
            <w:szCs w:val="24"/>
            <w:lang w:val="en-US"/>
          </w:rPr>
          <w:t xml:space="preserve"> in fact part of</w:t>
        </w:r>
      </w:ins>
      <w:del w:id="30" w:author="Jelte Wicherts" w:date="2013-12-23T14:37:00Z">
        <w:r w:rsidR="009C1A66" w:rsidDel="000B48A1">
          <w:rPr>
            <w:rFonts w:ascii="Times New Roman" w:hAnsi="Times New Roman" w:cs="Times New Roman"/>
            <w:sz w:val="24"/>
            <w:szCs w:val="24"/>
            <w:lang w:val="en-US"/>
          </w:rPr>
          <w:delText xml:space="preserve"> but is actually</w:delText>
        </w:r>
      </w:del>
      <w:r w:rsidR="009C1A66">
        <w:rPr>
          <w:rFonts w:ascii="Times New Roman" w:hAnsi="Times New Roman" w:cs="Times New Roman"/>
          <w:sz w:val="24"/>
          <w:szCs w:val="24"/>
          <w:lang w:val="en-US"/>
        </w:rPr>
        <w:t xml:space="preserve"> the computer program</w:t>
      </w:r>
      <w:ins w:id="31" w:author="Jelte Wicherts" w:date="2013-12-23T14:40:00Z">
        <w:r w:rsidR="000B48A1">
          <w:rPr>
            <w:rFonts w:ascii="Times New Roman" w:hAnsi="Times New Roman" w:cs="Times New Roman"/>
            <w:sz w:val="24"/>
            <w:szCs w:val="24"/>
            <w:lang w:val="en-US"/>
          </w:rPr>
          <w:t>. The program</w:t>
        </w:r>
      </w:ins>
      <w:ins w:id="32" w:author="Jelte Wicherts" w:date="2013-12-23T14:39:00Z">
        <w:r w:rsidR="000B48A1">
          <w:rPr>
            <w:rFonts w:ascii="Times New Roman" w:hAnsi="Times New Roman" w:cs="Times New Roman"/>
            <w:sz w:val="24"/>
            <w:szCs w:val="24"/>
            <w:lang w:val="en-US"/>
          </w:rPr>
          <w:t xml:space="preserve"> varies the degree to which participants are being passed the ball by the other players</w:t>
        </w:r>
      </w:ins>
      <w:ins w:id="33" w:author="Jelte Wicherts" w:date="2013-12-23T14:40:00Z">
        <w:r w:rsidR="000B48A1">
          <w:rPr>
            <w:rFonts w:ascii="Times New Roman" w:hAnsi="Times New Roman" w:cs="Times New Roman"/>
            <w:sz w:val="24"/>
            <w:szCs w:val="24"/>
            <w:lang w:val="en-US"/>
          </w:rPr>
          <w:t>;</w:t>
        </w:r>
      </w:ins>
      <w:del w:id="34" w:author="Jelte Wicherts" w:date="2013-12-23T14:40:00Z">
        <w:r w:rsidR="009C1A66" w:rsidDel="000B48A1">
          <w:rPr>
            <w:rFonts w:ascii="Times New Roman" w:hAnsi="Times New Roman" w:cs="Times New Roman"/>
            <w:sz w:val="24"/>
            <w:szCs w:val="24"/>
            <w:lang w:val="en-US"/>
          </w:rPr>
          <w:delText>.</w:delText>
        </w:r>
      </w:del>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O</w:t>
      </w:r>
      <w:r w:rsidR="002F101B">
        <w:rPr>
          <w:rFonts w:ascii="Times New Roman" w:hAnsi="Times New Roman" w:cs="Times New Roman"/>
          <w:sz w:val="24"/>
          <w:szCs w:val="24"/>
          <w:lang w:val="en-US"/>
        </w:rPr>
        <w:t xml:space="preserve">stracized 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4C0E3C"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ins w:id="35" w:author="Jelte Wicherts" w:date="2013-12-23T14:41:00Z">
        <w:r w:rsidR="000B48A1">
          <w:rPr>
            <w:rFonts w:ascii="Times New Roman" w:hAnsi="Times New Roman" w:cs="Times New Roman"/>
            <w:sz w:val="24"/>
            <w:szCs w:val="24"/>
            <w:lang w:val="en-US"/>
          </w:rPr>
          <w:t xml:space="preserve">Our </w:t>
        </w:r>
      </w:ins>
      <w:del w:id="36" w:author="Jelte Wicherts" w:date="2013-12-23T14:41:00Z">
        <w:r w:rsidR="00D2013A" w:rsidDel="000B48A1">
          <w:rPr>
            <w:rFonts w:ascii="Times New Roman" w:hAnsi="Times New Roman" w:cs="Times New Roman"/>
            <w:sz w:val="24"/>
            <w:szCs w:val="24"/>
            <w:lang w:val="en-US"/>
          </w:rPr>
          <w:delText>Specifically f</w:delText>
        </w:r>
        <w:r w:rsidRPr="00F70F0A" w:rsidDel="000B48A1">
          <w:rPr>
            <w:rFonts w:ascii="Times New Roman" w:hAnsi="Times New Roman" w:cs="Times New Roman"/>
            <w:sz w:val="24"/>
            <w:szCs w:val="24"/>
            <w:lang w:val="en-US"/>
          </w:rPr>
          <w:delText>or ostracism, Cyberball seems to be the major paradigm.</w:delText>
        </w:r>
        <w:r w:rsidR="00E06E83" w:rsidDel="000B48A1">
          <w:rPr>
            <w:rFonts w:ascii="Times New Roman" w:hAnsi="Times New Roman" w:cs="Times New Roman"/>
            <w:sz w:val="24"/>
            <w:szCs w:val="24"/>
            <w:lang w:val="en-US"/>
          </w:rPr>
          <w:delText xml:space="preserve"> </w:delText>
        </w:r>
        <w:r w:rsidR="00D2013A" w:rsidDel="000B48A1">
          <w:rPr>
            <w:rFonts w:ascii="Times New Roman" w:hAnsi="Times New Roman" w:cs="Times New Roman"/>
            <w:sz w:val="24"/>
            <w:szCs w:val="24"/>
            <w:lang w:val="en-US"/>
          </w:rPr>
          <w:delText>T</w:delText>
        </w:r>
        <w:r w:rsidRPr="00F70F0A" w:rsidDel="000B48A1">
          <w:rPr>
            <w:rFonts w:ascii="Times New Roman" w:hAnsi="Times New Roman" w:cs="Times New Roman"/>
            <w:sz w:val="24"/>
            <w:szCs w:val="24"/>
            <w:lang w:val="en-US"/>
          </w:rPr>
          <w:delText xml:space="preserve">he </w:delText>
        </w:r>
      </w:del>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del w:id="37" w:author="Jelte Wicherts" w:date="2013-12-23T14:41:00Z">
        <w:r w:rsidRPr="00F70F0A" w:rsidDel="000B48A1">
          <w:rPr>
            <w:rFonts w:ascii="Times New Roman" w:hAnsi="Times New Roman" w:cs="Times New Roman"/>
            <w:sz w:val="24"/>
            <w:szCs w:val="24"/>
            <w:lang w:val="en-US"/>
          </w:rPr>
          <w:delText xml:space="preserve">that formed the </w:delText>
        </w:r>
        <w:r w:rsidR="00D2013A" w:rsidDel="000B48A1">
          <w:rPr>
            <w:rFonts w:ascii="Times New Roman" w:hAnsi="Times New Roman" w:cs="Times New Roman"/>
            <w:sz w:val="24"/>
            <w:szCs w:val="24"/>
            <w:lang w:val="en-US"/>
          </w:rPr>
          <w:delText xml:space="preserve">foundations </w:delText>
        </w:r>
        <w:r w:rsidRPr="00F70F0A" w:rsidDel="000B48A1">
          <w:rPr>
            <w:rFonts w:ascii="Times New Roman" w:hAnsi="Times New Roman" w:cs="Times New Roman"/>
            <w:sz w:val="24"/>
            <w:szCs w:val="24"/>
            <w:lang w:val="en-US"/>
          </w:rPr>
          <w:delText xml:space="preserve">of this paper </w:delText>
        </w:r>
      </w:del>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ins w:id="38" w:author="Jelte Wicherts" w:date="2013-12-23T14:41:00Z">
        <w:r w:rsidR="000B48A1">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ins w:id="39" w:author="Jelte Wicherts" w:date="2013-12-23T14:41:00Z">
        <w:r w:rsidR="000B48A1">
          <w:rPr>
            <w:rFonts w:ascii="Times New Roman" w:hAnsi="Times New Roman" w:cs="Times New Roman"/>
            <w:sz w:val="24"/>
            <w:szCs w:val="24"/>
            <w:lang w:val="en-US"/>
          </w:rPr>
          <w:t xml:space="preserve"> to study ost</w:t>
        </w:r>
      </w:ins>
      <w:ins w:id="40" w:author="Jelte Wicherts" w:date="2013-12-23T14:42:00Z">
        <w:r w:rsidR="000B48A1">
          <w:rPr>
            <w:rFonts w:ascii="Times New Roman" w:hAnsi="Times New Roman" w:cs="Times New Roman"/>
            <w:sz w:val="24"/>
            <w:szCs w:val="24"/>
            <w:lang w:val="en-US"/>
          </w:rPr>
          <w:t>r</w:t>
        </w:r>
      </w:ins>
      <w:ins w:id="41" w:author="Jelte Wicherts" w:date="2013-12-23T14:41:00Z">
        <w:r w:rsidR="000B48A1">
          <w:rPr>
            <w:rFonts w:ascii="Times New Roman" w:hAnsi="Times New Roman" w:cs="Times New Roman"/>
            <w:sz w:val="24"/>
            <w:szCs w:val="24"/>
            <w:lang w:val="en-US"/>
          </w:rPr>
          <w:t>acism</w:t>
        </w:r>
      </w:ins>
      <w:r w:rsidRPr="00F70F0A">
        <w:rPr>
          <w:rFonts w:ascii="Times New Roman" w:hAnsi="Times New Roman" w:cs="Times New Roman"/>
          <w:sz w:val="24"/>
          <w:szCs w:val="24"/>
          <w:lang w:val="en-US"/>
        </w:rPr>
        <w:t>, and that over 19,500 participants have played the game</w:t>
      </w:r>
      <w:ins w:id="42" w:author="Jelte Wicherts" w:date="2013-12-23T14:42:00Z">
        <w:r w:rsidR="008F6491">
          <w:rPr>
            <w:rFonts w:ascii="Times New Roman" w:hAnsi="Times New Roman" w:cs="Times New Roman"/>
            <w:sz w:val="24"/>
            <w:szCs w:val="24"/>
            <w:lang w:val="en-US"/>
          </w:rPr>
          <w:t xml:space="preserve"> thus far</w:t>
        </w:r>
      </w:ins>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work</w:t>
      </w:r>
      <w:ins w:id="43" w:author="Jelte Wicherts" w:date="2013-12-23T14:44:00Z">
        <w:r w:rsidR="006A1BD6">
          <w:rPr>
            <w:rFonts w:ascii="Times New Roman" w:hAnsi="Times New Roman" w:cs="Times New Roman"/>
            <w:sz w:val="24"/>
            <w:szCs w:val="24"/>
            <w:lang w:val="en-US"/>
          </w:rPr>
          <w:t xml:space="preserve"> in the field of social ostracism</w:t>
        </w:r>
      </w:ins>
      <w:r w:rsidRPr="00F70F0A">
        <w:rPr>
          <w:rFonts w:ascii="Times New Roman" w:hAnsi="Times New Roman" w:cs="Times New Roman"/>
          <w:sz w:val="24"/>
          <w:szCs w:val="24"/>
          <w:lang w:val="en-US"/>
        </w:rPr>
        <w:t>.</w:t>
      </w:r>
      <w:del w:id="44" w:author="Jelte Wicherts" w:date="2013-12-23T14:43:00Z">
        <w:r w:rsidRPr="00F70F0A" w:rsidDel="006A1BD6">
          <w:rPr>
            <w:rFonts w:ascii="Times New Roman" w:hAnsi="Times New Roman" w:cs="Times New Roman"/>
            <w:sz w:val="24"/>
            <w:szCs w:val="24"/>
            <w:lang w:val="en-US"/>
          </w:rPr>
          <w:delText xml:space="preserve"> In the </w:delText>
        </w:r>
      </w:del>
      <w:del w:id="45" w:author="Jelte Wicherts" w:date="2013-12-23T14:42:00Z">
        <w:r w:rsidRPr="00F70F0A" w:rsidDel="008F6491">
          <w:rPr>
            <w:rFonts w:ascii="Times New Roman" w:hAnsi="Times New Roman" w:cs="Times New Roman"/>
            <w:sz w:val="24"/>
            <w:szCs w:val="24"/>
            <w:lang w:val="en-US"/>
          </w:rPr>
          <w:delText xml:space="preserve">thirteen </w:delText>
        </w:r>
      </w:del>
      <w:del w:id="46" w:author="Jelte Wicherts" w:date="2013-12-23T14:43:00Z">
        <w:r w:rsidRPr="00F70F0A" w:rsidDel="006A1BD6">
          <w:rPr>
            <w:rFonts w:ascii="Times New Roman" w:hAnsi="Times New Roman" w:cs="Times New Roman"/>
            <w:sz w:val="24"/>
            <w:szCs w:val="24"/>
            <w:lang w:val="en-US"/>
          </w:rPr>
          <w:delText>years since its introduction</w:delText>
        </w:r>
        <w:r w:rsidDel="006A1BD6">
          <w:rPr>
            <w:rFonts w:ascii="Times New Roman" w:hAnsi="Times New Roman" w:cs="Times New Roman"/>
            <w:sz w:val="24"/>
            <w:szCs w:val="24"/>
            <w:lang w:val="en-US"/>
          </w:rPr>
          <w:delText xml:space="preserve"> </w:delText>
        </w:r>
        <w:r w:rsidRPr="00F70F0A" w:rsidDel="006A1BD6">
          <w:rPr>
            <w:rFonts w:ascii="Times New Roman" w:hAnsi="Times New Roman" w:cs="Times New Roman"/>
            <w:sz w:val="24"/>
            <w:szCs w:val="24"/>
            <w:lang w:val="en-US"/>
          </w:rPr>
          <w:delText>several major developments have been made in the field of social</w:delText>
        </w:r>
        <w:r w:rsidDel="006A1BD6">
          <w:rPr>
            <w:rFonts w:ascii="Times New Roman" w:hAnsi="Times New Roman" w:cs="Times New Roman"/>
            <w:sz w:val="24"/>
            <w:szCs w:val="24"/>
            <w:lang w:val="en-US"/>
          </w:rPr>
          <w:delText xml:space="preserve"> </w:delText>
        </w:r>
        <w:r w:rsidRPr="00F70F0A" w:rsidDel="006A1BD6">
          <w:rPr>
            <w:rFonts w:ascii="Times New Roman" w:hAnsi="Times New Roman" w:cs="Times New Roman"/>
            <w:sz w:val="24"/>
            <w:szCs w:val="24"/>
            <w:lang w:val="en-US"/>
          </w:rPr>
          <w:delText>ostracism.</w:delText>
        </w:r>
      </w:del>
    </w:p>
    <w:p w14:paraId="7C550C77" w14:textId="5F8C55DB"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271CA1F4" w14:textId="0D4ECE92" w:rsidR="00E06E83" w:rsidRDefault="00731737" w:rsidP="00C30555">
      <w:pPr>
        <w:spacing w:after="0" w:line="480" w:lineRule="auto"/>
        <w:ind w:left="90" w:firstLine="618"/>
        <w:rPr>
          <w:rFonts w:ascii="Times New Roman" w:hAnsi="Times New Roman" w:cs="Times New Roman"/>
          <w:sz w:val="24"/>
          <w:szCs w:val="24"/>
          <w:lang w:val="en-US"/>
        </w:rPr>
      </w:pPr>
      <w:del w:id="47" w:author="Jelte Wicherts" w:date="2013-12-23T14:43:00Z">
        <w:r w:rsidRPr="00F70F0A" w:rsidDel="006A1BD6">
          <w:rPr>
            <w:rFonts w:ascii="Times New Roman" w:hAnsi="Times New Roman" w:cs="Times New Roman"/>
            <w:sz w:val="24"/>
            <w:szCs w:val="24"/>
            <w:lang w:val="en-US"/>
          </w:rPr>
          <w:delText xml:space="preserve">Throughout </w:delText>
        </w:r>
      </w:del>
      <w:ins w:id="48" w:author="Jelte Wicherts" w:date="2013-12-23T14:44:00Z">
        <w:r w:rsidR="006A1BD6">
          <w:rPr>
            <w:rFonts w:ascii="Times New Roman" w:hAnsi="Times New Roman" w:cs="Times New Roman"/>
            <w:sz w:val="24"/>
            <w:szCs w:val="24"/>
            <w:lang w:val="en-US"/>
          </w:rPr>
          <w:t xml:space="preserve">Since the introduction of </w:t>
        </w:r>
        <w:proofErr w:type="spellStart"/>
        <w:r w:rsidR="006A1BD6">
          <w:rPr>
            <w:rFonts w:ascii="Times New Roman" w:hAnsi="Times New Roman" w:cs="Times New Roman"/>
            <w:sz w:val="24"/>
            <w:szCs w:val="24"/>
            <w:lang w:val="en-US"/>
          </w:rPr>
          <w:t>Cyberball</w:t>
        </w:r>
        <w:proofErr w:type="spellEnd"/>
        <w:r w:rsidR="006A1BD6">
          <w:rPr>
            <w:rFonts w:ascii="Times New Roman" w:hAnsi="Times New Roman" w:cs="Times New Roman"/>
            <w:sz w:val="24"/>
            <w:szCs w:val="24"/>
            <w:lang w:val="en-US"/>
          </w:rPr>
          <w:t xml:space="preserve">, </w:t>
        </w:r>
      </w:ins>
      <w:del w:id="49" w:author="Jelte Wicherts" w:date="2013-12-23T14:44:00Z">
        <w:r w:rsidRPr="00F70F0A" w:rsidDel="006A1BD6">
          <w:rPr>
            <w:rFonts w:ascii="Times New Roman" w:hAnsi="Times New Roman" w:cs="Times New Roman"/>
            <w:sz w:val="24"/>
            <w:szCs w:val="24"/>
            <w:lang w:val="en-US"/>
          </w:rPr>
          <w:delText xml:space="preserve">these years </w:delText>
        </w:r>
      </w:del>
      <w:r w:rsidRPr="00F70F0A">
        <w:rPr>
          <w:rFonts w:ascii="Times New Roman" w:hAnsi="Times New Roman" w:cs="Times New Roman"/>
          <w:sz w:val="24"/>
          <w:szCs w:val="24"/>
          <w:lang w:val="en-US"/>
        </w:rPr>
        <w:t>social ostracism</w:t>
      </w:r>
      <w:ins w:id="50" w:author="Jelte Wicherts" w:date="2013-12-23T14:44:00Z">
        <w:r w:rsidR="006A1BD6">
          <w:rPr>
            <w:rFonts w:ascii="Times New Roman" w:hAnsi="Times New Roman" w:cs="Times New Roman"/>
            <w:sz w:val="24"/>
            <w:szCs w:val="24"/>
            <w:lang w:val="en-US"/>
          </w:rPr>
          <w:t xml:space="preserve"> research</w:t>
        </w:r>
      </w:ins>
      <w:r w:rsidRPr="00F70F0A">
        <w:rPr>
          <w:rFonts w:ascii="Times New Roman" w:hAnsi="Times New Roman" w:cs="Times New Roman"/>
          <w:sz w:val="24"/>
          <w:szCs w:val="24"/>
          <w:lang w:val="en-US"/>
        </w:rPr>
        <w:t xml:space="preserve"> has culminated in updated theory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(i.e.</w:t>
      </w:r>
      <w:r>
        <w:rPr>
          <w:rFonts w:ascii="Times New Roman" w:hAnsi="Times New Roman" w:cs="Times New Roman"/>
          <w:noProof/>
          <w:sz w:val="24"/>
          <w:szCs w:val="24"/>
          <w:lang w:val="en-US"/>
        </w:rPr>
        <w:t xml:space="preserve">, </w:t>
      </w:r>
      <w:r w:rsidRPr="00F70F0A">
        <w:rPr>
          <w:rFonts w:ascii="Times New Roman" w:hAnsi="Times New Roman" w:cs="Times New Roman"/>
          <w:noProof/>
          <w:sz w:val="24"/>
          <w:szCs w:val="24"/>
          <w:lang w:val="en-US"/>
        </w:rPr>
        <w:t>Williams, 2009)</w:t>
      </w:r>
      <w:r w:rsidR="004C0E3C" w:rsidRPr="00F70F0A">
        <w:rPr>
          <w:rFonts w:ascii="Times New Roman" w:hAnsi="Times New Roman" w:cs="Times New Roman"/>
          <w:sz w:val="24"/>
          <w:szCs w:val="24"/>
          <w:lang w:val="en-US"/>
        </w:rPr>
        <w:fldChar w:fldCharType="end"/>
      </w:r>
      <w:ins w:id="51" w:author="Jelte Wicherts" w:date="2013-12-23T14:45:00Z">
        <w:r w:rsidR="006A1BD6">
          <w:rPr>
            <w:rFonts w:ascii="Times New Roman" w:hAnsi="Times New Roman" w:cs="Times New Roman"/>
            <w:sz w:val="24"/>
            <w:szCs w:val="24"/>
            <w:lang w:val="en-US"/>
          </w:rPr>
          <w:t xml:space="preserve">, has been topic of </w:t>
        </w:r>
      </w:ins>
      <w:del w:id="52" w:author="Jelte Wicherts" w:date="2013-12-23T14:45:00Z">
        <w:r w:rsidRPr="00F70F0A" w:rsidDel="006A1BD6">
          <w:rPr>
            <w:rFonts w:ascii="Times New Roman" w:hAnsi="Times New Roman" w:cs="Times New Roman"/>
            <w:sz w:val="24"/>
            <w:szCs w:val="24"/>
            <w:lang w:val="en-US"/>
          </w:rPr>
          <w:delText xml:space="preserve"> and </w:delText>
        </w:r>
      </w:del>
      <w:r w:rsidRPr="00F70F0A">
        <w:rPr>
          <w:rFonts w:ascii="Times New Roman" w:hAnsi="Times New Roman" w:cs="Times New Roman"/>
          <w:sz w:val="24"/>
          <w:szCs w:val="24"/>
          <w:lang w:val="en-US"/>
        </w:rPr>
        <w:t>several meta-analyses</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4C0E3C" w:rsidRPr="00F70F0A">
        <w:rPr>
          <w:rFonts w:ascii="Times New Roman" w:hAnsi="Times New Roman" w:cs="Times New Roman"/>
          <w:sz w:val="24"/>
          <w:szCs w:val="24"/>
          <w:lang w:val="en-US"/>
        </w:rPr>
        <w:fldChar w:fldCharType="end"/>
      </w:r>
      <w:ins w:id="53" w:author="Jelte Wicherts" w:date="2013-12-23T14:45:00Z">
        <w:r w:rsidR="006A1BD6">
          <w:rPr>
            <w:rFonts w:ascii="Times New Roman" w:hAnsi="Times New Roman" w:cs="Times New Roman"/>
            <w:sz w:val="24"/>
            <w:szCs w:val="24"/>
            <w:lang w:val="en-US"/>
          </w:rPr>
          <w:t xml:space="preserve">, and has received </w:t>
        </w:r>
      </w:ins>
      <w:del w:id="54" w:author="Jelte Wicherts" w:date="2013-12-23T14:45:00Z">
        <w:r w:rsidRPr="00F70F0A" w:rsidDel="006A1BD6">
          <w:rPr>
            <w:rFonts w:ascii="Times New Roman" w:hAnsi="Times New Roman" w:cs="Times New Roman"/>
            <w:sz w:val="24"/>
            <w:szCs w:val="24"/>
            <w:lang w:val="en-US"/>
          </w:rPr>
          <w:delText xml:space="preserve">. Since the mid-1990s, </w:delText>
        </w:r>
      </w:del>
      <w:del w:id="55" w:author="Jelte Wicherts" w:date="2013-12-23T14:46:00Z">
        <w:r w:rsidRPr="00F70F0A" w:rsidDel="006A1BD6">
          <w:rPr>
            <w:rFonts w:ascii="Times New Roman" w:hAnsi="Times New Roman" w:cs="Times New Roman"/>
            <w:sz w:val="24"/>
            <w:szCs w:val="24"/>
            <w:lang w:val="en-US"/>
          </w:rPr>
          <w:delText>the</w:delText>
        </w:r>
      </w:del>
      <w:ins w:id="56" w:author="Jelte Wicherts" w:date="2013-12-23T14:46:00Z">
        <w:r w:rsidR="006A1BD6">
          <w:rPr>
            <w:rFonts w:ascii="Times New Roman" w:hAnsi="Times New Roman" w:cs="Times New Roman"/>
            <w:sz w:val="24"/>
            <w:szCs w:val="24"/>
            <w:lang w:val="en-US"/>
          </w:rPr>
          <w:t>growing</w:t>
        </w:r>
      </w:ins>
      <w:r w:rsidRPr="00F70F0A">
        <w:rPr>
          <w:rFonts w:ascii="Times New Roman" w:hAnsi="Times New Roman" w:cs="Times New Roman"/>
          <w:sz w:val="24"/>
          <w:szCs w:val="24"/>
          <w:lang w:val="en-US"/>
        </w:rPr>
        <w:t xml:space="preserve"> interest </w:t>
      </w:r>
      <w:del w:id="57" w:author="Jelte Wicherts" w:date="2013-12-23T14:46:00Z">
        <w:r w:rsidRPr="00F70F0A" w:rsidDel="006A1BD6">
          <w:rPr>
            <w:rFonts w:ascii="Times New Roman" w:hAnsi="Times New Roman" w:cs="Times New Roman"/>
            <w:sz w:val="24"/>
            <w:szCs w:val="24"/>
            <w:lang w:val="en-US"/>
          </w:rPr>
          <w:delText>for this topic is on the rise</w:delText>
        </w:r>
        <w:r w:rsidDel="006A1BD6">
          <w:rPr>
            <w:rFonts w:ascii="Times New Roman" w:hAnsi="Times New Roman" w:cs="Times New Roman"/>
            <w:sz w:val="24"/>
            <w:szCs w:val="24"/>
            <w:lang w:val="en-US"/>
          </w:rPr>
          <w:delText xml:space="preserve"> </w:delText>
        </w:r>
      </w:del>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&amp; Jarvis, 2006)</w:t>
      </w:r>
      <w:r w:rsidR="004C0E3C" w:rsidRPr="00F70F0A">
        <w:rPr>
          <w:rFonts w:ascii="Times New Roman" w:hAnsi="Times New Roman" w:cs="Times New Roman"/>
          <w:sz w:val="24"/>
          <w:szCs w:val="24"/>
          <w:lang w:val="en-US"/>
        </w:rPr>
        <w:fldChar w:fldCharType="end"/>
      </w:r>
      <w:ins w:id="58" w:author="Jelte Wicherts" w:date="2013-12-23T14:46:00Z">
        <w:r w:rsidR="006A1BD6">
          <w:rPr>
            <w:rFonts w:ascii="Times New Roman" w:hAnsi="Times New Roman" w:cs="Times New Roman"/>
            <w:sz w:val="24"/>
            <w:szCs w:val="24"/>
            <w:lang w:val="en-US"/>
          </w:rPr>
          <w:t xml:space="preserve">. </w:t>
        </w:r>
      </w:ins>
      <w:del w:id="59" w:author="Jelte Wicherts" w:date="2013-12-23T14:46:00Z">
        <w:r w:rsidRPr="00F70F0A" w:rsidDel="006A1BD6">
          <w:rPr>
            <w:rFonts w:ascii="Times New Roman" w:hAnsi="Times New Roman" w:cs="Times New Roman"/>
            <w:sz w:val="24"/>
            <w:szCs w:val="24"/>
            <w:lang w:val="en-US"/>
          </w:rPr>
          <w:delText>, because of</w:delText>
        </w:r>
      </w:del>
      <w:ins w:id="60" w:author="Jelte Wicherts" w:date="2013-12-23T14:47:00Z">
        <w:r w:rsidR="006A1BD6">
          <w:rPr>
            <w:rFonts w:ascii="Times New Roman" w:hAnsi="Times New Roman" w:cs="Times New Roman"/>
            <w:sz w:val="24"/>
            <w:szCs w:val="24"/>
            <w:lang w:val="en-US"/>
          </w:rPr>
          <w:t>Because</w:t>
        </w:r>
      </w:ins>
      <w:del w:id="61" w:author="Jelte Wicherts" w:date="2013-12-23T14:47:00Z">
        <w:r w:rsidRPr="00F70F0A" w:rsidDel="006A1BD6">
          <w:rPr>
            <w:rFonts w:ascii="Times New Roman" w:hAnsi="Times New Roman" w:cs="Times New Roman"/>
            <w:sz w:val="24"/>
            <w:szCs w:val="24"/>
            <w:lang w:val="en-US"/>
          </w:rPr>
          <w:delText xml:space="preserve"> widespread interest in the topic (i.e.</w:delText>
        </w:r>
        <w:r w:rsidDel="006A1BD6">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everybody gets excluded sometime</w:t>
      </w:r>
      <w:del w:id="62" w:author="Jelte Wicherts" w:date="2013-12-23T14:47:00Z">
        <w:r w:rsidRPr="00F70F0A" w:rsidDel="006A1BD6">
          <w:rPr>
            <w:rFonts w:ascii="Times New Roman" w:hAnsi="Times New Roman" w:cs="Times New Roman"/>
            <w:sz w:val="24"/>
            <w:szCs w:val="24"/>
            <w:lang w:val="en-US"/>
          </w:rPr>
          <w:delText>) and because of its</w:delText>
        </w:r>
      </w:del>
      <w:ins w:id="63" w:author="Jelte Wicherts" w:date="2013-12-23T14:47:00Z">
        <w:r w:rsidR="006A1BD6">
          <w:rPr>
            <w:rFonts w:ascii="Times New Roman" w:hAnsi="Times New Roman" w:cs="Times New Roman"/>
            <w:sz w:val="24"/>
            <w:szCs w:val="24"/>
            <w:lang w:val="en-US"/>
          </w:rPr>
          <w:t>s, ostracism research has a</w:t>
        </w:r>
      </w:ins>
      <w:r w:rsidRPr="00F70F0A">
        <w:rPr>
          <w:rFonts w:ascii="Times New Roman" w:hAnsi="Times New Roman" w:cs="Times New Roman"/>
          <w:sz w:val="24"/>
          <w:szCs w:val="24"/>
          <w:lang w:val="en-US"/>
        </w:rPr>
        <w:t xml:space="preserve"> soci</w:t>
      </w:r>
      <w:r>
        <w:rPr>
          <w:rFonts w:ascii="Times New Roman" w:hAnsi="Times New Roman" w:cs="Times New Roman"/>
          <w:sz w:val="24"/>
          <w:szCs w:val="24"/>
          <w:lang w:val="en-US"/>
        </w:rPr>
        <w:t xml:space="preserve">etal </w:t>
      </w:r>
      <w:r w:rsidRPr="00F70F0A">
        <w:rPr>
          <w:rFonts w:ascii="Times New Roman" w:hAnsi="Times New Roman" w:cs="Times New Roman"/>
          <w:sz w:val="24"/>
          <w:szCs w:val="24"/>
          <w:lang w:val="en-US"/>
        </w:rPr>
        <w:t>relevance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 the context of school shootings;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Leary, Kowalski, Smith, &amp; Phillips, 2003)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decreases in mood;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Lustenberger &amp; Jagacinski,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or </w:t>
      </w:r>
      <w:ins w:id="64" w:author="Jelte Wicherts" w:date="2013-12-23T14:48:00Z">
        <w:r w:rsidR="00C2192A">
          <w:rPr>
            <w:rFonts w:ascii="Times New Roman" w:hAnsi="Times New Roman" w:cs="Times New Roman"/>
            <w:sz w:val="24"/>
            <w:szCs w:val="24"/>
            <w:lang w:val="en-US"/>
          </w:rPr>
          <w:t xml:space="preserve">on </w:t>
        </w:r>
      </w:ins>
      <w:r w:rsidRPr="00F70F0A">
        <w:rPr>
          <w:rFonts w:ascii="Times New Roman" w:hAnsi="Times New Roman" w:cs="Times New Roman"/>
          <w:sz w:val="24"/>
          <w:szCs w:val="24"/>
          <w:lang w:val="en-US"/>
        </w:rPr>
        <w:t>certain interpersonal behavior</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increases in aggressive behaviors;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Carter-Sowell, Van Dijk, &amp; Williams, 2012</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w:t>
      </w:r>
      <w:r w:rsidR="00901224">
        <w:rPr>
          <w:rFonts w:ascii="Times New Roman" w:hAnsi="Times New Roman" w:cs="Times New Roman"/>
          <w:sz w:val="24"/>
          <w:szCs w:val="24"/>
          <w:lang w:val="en-US"/>
        </w:rPr>
        <w:lastRenderedPageBreak/>
        <w:t>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current paper</w:t>
      </w:r>
      <w:r>
        <w:rPr>
          <w:rFonts w:ascii="Times New Roman" w:hAnsi="Times New Roman" w:cs="Times New Roman"/>
          <w:sz w:val="24"/>
          <w:szCs w:val="24"/>
          <w:lang w:val="en-US"/>
        </w:rPr>
        <w:t>,</w:t>
      </w:r>
      <w:ins w:id="65" w:author="Jelte Wicherts" w:date="2013-12-23T14:49:00Z">
        <w:r w:rsidR="007425DF">
          <w:rPr>
            <w:rFonts w:ascii="Times New Roman" w:hAnsi="Times New Roman" w:cs="Times New Roman"/>
            <w:sz w:val="24"/>
            <w:szCs w:val="24"/>
            <w:lang w:val="en-US"/>
          </w:rPr>
          <w:t xml:space="preserve"> we refer to</w:t>
        </w:r>
      </w:ins>
      <w:r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effect of being ostracized </w:t>
      </w:r>
      <w:del w:id="66" w:author="Jelte Wicherts" w:date="2013-12-23T14:49:00Z">
        <w:r w:rsidRPr="00F70F0A" w:rsidDel="007425DF">
          <w:rPr>
            <w:rFonts w:ascii="Times New Roman" w:hAnsi="Times New Roman" w:cs="Times New Roman"/>
            <w:sz w:val="24"/>
            <w:szCs w:val="24"/>
            <w:lang w:val="en-US"/>
          </w:rPr>
          <w:delText xml:space="preserve">will be referred to </w:delText>
        </w:r>
      </w:del>
      <w:r w:rsidRPr="00F70F0A">
        <w:rPr>
          <w:rFonts w:ascii="Times New Roman" w:hAnsi="Times New Roman" w:cs="Times New Roman"/>
          <w:sz w:val="24"/>
          <w:szCs w:val="24"/>
          <w:lang w:val="en-US"/>
        </w:rPr>
        <w:t xml:space="preserve">as the ‘ostracism effect.’ </w:t>
      </w:r>
    </w:p>
    <w:p w14:paraId="5985A69C" w14:textId="6A23F44B" w:rsidR="00E76D2C" w:rsidRPr="00F70F0A" w:rsidRDefault="004C0E3C"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w:t>
      </w:r>
      <w:del w:id="67" w:author="Jelte Wicherts" w:date="2013-12-23T14:50:00Z">
        <w:r w:rsidR="00731737" w:rsidRPr="00F70F0A" w:rsidDel="00772345">
          <w:rPr>
            <w:rFonts w:ascii="Times New Roman" w:hAnsi="Times New Roman" w:cs="Times New Roman"/>
            <w:sz w:val="24"/>
            <w:szCs w:val="24"/>
            <w:lang w:val="en-US"/>
          </w:rPr>
          <w:delText xml:space="preserve"> (also called ‘immediate’)</w:delText>
        </w:r>
      </w:del>
      <w:r w:rsidR="00731737" w:rsidRPr="00F70F0A">
        <w:rPr>
          <w:rFonts w:ascii="Times New Roman" w:hAnsi="Times New Roman" w:cs="Times New Roman"/>
          <w:sz w:val="24"/>
          <w:szCs w:val="24"/>
          <w:lang w:val="en-US"/>
        </w:rPr>
        <w:t>, (2) a reflective stage</w:t>
      </w:r>
      <w:ins w:id="68" w:author="Jelte Wicherts" w:date="2013-12-23T14:50:00Z">
        <w:r w:rsidR="00772345">
          <w:rPr>
            <w:rFonts w:ascii="Times New Roman" w:hAnsi="Times New Roman" w:cs="Times New Roman"/>
            <w:sz w:val="24"/>
            <w:szCs w:val="24"/>
            <w:lang w:val="en-US"/>
          </w:rPr>
          <w:t xml:space="preserve">, </w:t>
        </w:r>
      </w:ins>
      <w:del w:id="69" w:author="Jelte Wicherts" w:date="2013-12-23T14:50:00Z">
        <w:r w:rsidR="00731737" w:rsidRPr="00F70F0A" w:rsidDel="00772345">
          <w:rPr>
            <w:rFonts w:ascii="Times New Roman" w:hAnsi="Times New Roman" w:cs="Times New Roman"/>
            <w:sz w:val="24"/>
            <w:szCs w:val="24"/>
            <w:lang w:val="en-US"/>
          </w:rPr>
          <w:delText xml:space="preserve"> (also called ‘delayed’) </w:delText>
        </w:r>
      </w:del>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ins w:id="70" w:author="Jelte Wicherts" w:date="2013-12-23T14:51:00Z">
        <w:r w:rsidR="00772345">
          <w:rPr>
            <w:rFonts w:ascii="Times New Roman" w:hAnsi="Times New Roman" w:cs="Times New Roman"/>
            <w:sz w:val="24"/>
            <w:szCs w:val="24"/>
            <w:lang w:val="en-US"/>
          </w:rPr>
          <w:t xml:space="preserve">is immediate and </w:t>
        </w:r>
      </w:ins>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del w:id="71" w:author="Jelte Wicherts" w:date="2013-12-23T14:51:00Z">
        <w:r w:rsidR="00E661C6" w:rsidDel="00772345">
          <w:rPr>
            <w:rFonts w:ascii="Times New Roman" w:hAnsi="Times New Roman" w:cs="Times New Roman"/>
            <w:sz w:val="24"/>
            <w:szCs w:val="24"/>
            <w:lang w:val="en-US"/>
          </w:rPr>
          <w:delText>,</w:delText>
        </w:r>
      </w:del>
      <w:r w:rsidR="00E661C6">
        <w:rPr>
          <w:rFonts w:ascii="Times New Roman" w:hAnsi="Times New Roman" w:cs="Times New Roman"/>
          <w:sz w:val="24"/>
          <w:szCs w:val="24"/>
          <w:lang w:val="en-US"/>
        </w:rPr>
        <w:t xml:space="preserve">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ins w:id="72" w:author="Jelte Wicherts" w:date="2013-12-23T14:52:00Z">
        <w:r w:rsidR="00270A66">
          <w:rPr>
            <w:rFonts w:ascii="Times New Roman" w:hAnsi="Times New Roman" w:cs="Times New Roman"/>
            <w:sz w:val="24"/>
            <w:szCs w:val="24"/>
            <w:lang w:val="en-US"/>
          </w:rPr>
          <w:t xml:space="preserve"> (or ‘delayed’)</w:t>
        </w:r>
      </w:ins>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ins w:id="73" w:author="Jelte Wicherts" w:date="2013-12-23T14:52:00Z">
        <w:r w:rsidR="001E7A9D">
          <w:rPr>
            <w:rFonts w:ascii="Times New Roman" w:hAnsi="Times New Roman" w:cs="Times New Roman"/>
            <w:sz w:val="24"/>
            <w:szCs w:val="24"/>
            <w:lang w:val="en-US"/>
          </w:rPr>
          <w:t xml:space="preserve">more </w:t>
        </w:r>
      </w:ins>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ins w:id="74" w:author="Jelte Wicherts" w:date="2013-12-23T14:52:00Z">
        <w:r w:rsidR="001E7A9D">
          <w:rPr>
            <w:rFonts w:ascii="Times New Roman" w:hAnsi="Times New Roman" w:cs="Times New Roman"/>
            <w:sz w:val="24"/>
            <w:szCs w:val="24"/>
            <w:lang w:val="en-US"/>
          </w:rPr>
          <w:t>s</w:t>
        </w:r>
      </w:ins>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ins w:id="75" w:author="Jelte Wicherts" w:date="2013-12-23T14:53:00Z">
        <w:r w:rsidR="001E7A9D">
          <w:rPr>
            <w:rFonts w:ascii="Times New Roman" w:hAnsi="Times New Roman" w:cs="Times New Roman"/>
            <w:sz w:val="24"/>
            <w:szCs w:val="24"/>
            <w:lang w:val="en-US"/>
          </w:rPr>
          <w:t xml:space="preserve">. In addition, the model implies that </w:t>
        </w:r>
      </w:ins>
      <w:del w:id="76" w:author="Jelte Wicherts" w:date="2013-12-23T14:53:00Z">
        <w:r w:rsidR="00731737" w:rsidRPr="00F70F0A" w:rsidDel="001E7A9D">
          <w:rPr>
            <w:rFonts w:ascii="Times New Roman" w:hAnsi="Times New Roman" w:cs="Times New Roman"/>
            <w:sz w:val="24"/>
            <w:szCs w:val="24"/>
            <w:lang w:val="en-US"/>
          </w:rPr>
          <w:delText xml:space="preserve"> and </w:delText>
        </w:r>
      </w:del>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7755A0C9" w14:textId="034DF47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ins w:id="77" w:author="Jelte Wicherts" w:date="2013-12-23T14:54:00Z">
        <w:r w:rsidR="00FE7235">
          <w:rPr>
            <w:rFonts w:ascii="Times New Roman" w:hAnsi="Times New Roman" w:cs="Times New Roman"/>
            <w:sz w:val="24"/>
            <w:szCs w:val="24"/>
            <w:lang w:val="en-US"/>
          </w:rPr>
          <w:t xml:space="preserve">neurophysiological </w:t>
        </w:r>
      </w:ins>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w:t>
      </w:r>
      <w:commentRangeStart w:id="78"/>
      <w:r w:rsidR="00712DE8">
        <w:rPr>
          <w:rFonts w:ascii="Times New Roman" w:hAnsi="Times New Roman" w:cs="Times New Roman"/>
          <w:sz w:val="24"/>
          <w:szCs w:val="24"/>
          <w:lang w:val="en-US"/>
        </w:rPr>
        <w:t>either anti-social responses if control can be restored, or pro-social responses if control cannot be restored</w:t>
      </w:r>
      <w:commentRangeEnd w:id="78"/>
      <w:r w:rsidR="00F96AEC">
        <w:rPr>
          <w:rStyle w:val="Verwijzingopmerking"/>
        </w:rPr>
        <w:commentReference w:id="78"/>
      </w:r>
      <w:r w:rsidR="00712DE8">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ins w:id="79" w:author="Jelte Wicherts" w:date="2013-12-23T15:10:00Z">
        <w:r w:rsidR="00F96AEC">
          <w:rPr>
            <w:rFonts w:ascii="Times New Roman" w:hAnsi="Times New Roman" w:cs="Times New Roman"/>
            <w:sz w:val="24"/>
            <w:szCs w:val="24"/>
            <w:lang w:val="en-US"/>
          </w:rPr>
          <w:t>s</w:t>
        </w:r>
      </w:ins>
      <w:r w:rsidR="00462C12">
        <w:rPr>
          <w:rFonts w:ascii="Times New Roman" w:hAnsi="Times New Roman" w:cs="Times New Roman"/>
          <w:sz w:val="24"/>
          <w:szCs w:val="24"/>
          <w:lang w:val="en-US"/>
        </w:rPr>
        <w:t xml:space="preserve"> of moderation by type of rejection manipulation </w:t>
      </w:r>
      <w:commentRangeStart w:id="80"/>
      <w:r w:rsidR="00462C12">
        <w:rPr>
          <w:rFonts w:ascii="Times New Roman" w:hAnsi="Times New Roman" w:cs="Times New Roman"/>
          <w:sz w:val="24"/>
          <w:szCs w:val="24"/>
          <w:lang w:val="en-US"/>
        </w:rPr>
        <w:t>used</w:t>
      </w:r>
      <w:commentRangeEnd w:id="80"/>
      <w:r w:rsidR="009A3B12">
        <w:rPr>
          <w:rStyle w:val="Verwijzingopmerking"/>
        </w:rPr>
        <w:commentReference w:id="80"/>
      </w:r>
      <w:r w:rsidR="00462C12">
        <w:rPr>
          <w:rFonts w:ascii="Times New Roman" w:hAnsi="Times New Roman" w:cs="Times New Roman"/>
          <w:sz w:val="24"/>
          <w:szCs w:val="24"/>
          <w:lang w:val="en-US"/>
        </w:rPr>
        <w:t xml:space="preserve">.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del w:id="81" w:author="Jelte Wicherts" w:date="2013-12-23T15:10:00Z">
        <w:r w:rsidR="00462C12" w:rsidDel="00F96AEC">
          <w:rPr>
            <w:rFonts w:ascii="Times New Roman" w:hAnsi="Times New Roman" w:cs="Times New Roman"/>
            <w:sz w:val="24"/>
            <w:szCs w:val="24"/>
            <w:lang w:val="en-US"/>
          </w:rPr>
          <w:delText xml:space="preserve">do </w:delText>
        </w:r>
      </w:del>
      <w:ins w:id="82" w:author="Jelte Wicherts" w:date="2013-12-23T15:10:00Z">
        <w:r w:rsidR="00F96AEC">
          <w:rPr>
            <w:rFonts w:ascii="Times New Roman" w:hAnsi="Times New Roman" w:cs="Times New Roman"/>
            <w:sz w:val="24"/>
            <w:szCs w:val="24"/>
            <w:lang w:val="en-US"/>
          </w:rPr>
          <w:t xml:space="preserve">did </w:t>
        </w:r>
      </w:ins>
      <w:r w:rsidR="00462C12">
        <w:rPr>
          <w:rFonts w:ascii="Times New Roman" w:hAnsi="Times New Roman" w:cs="Times New Roman"/>
          <w:sz w:val="24"/>
          <w:szCs w:val="24"/>
          <w:lang w:val="en-US"/>
        </w:rPr>
        <w:t xml:space="preserve">not find support for the claim that pain due to ostracism is similar to physical pain, as suggested by </w:t>
      </w:r>
      <w:proofErr w:type="spellStart"/>
      <w:r w:rsidR="00462C12">
        <w:rPr>
          <w:rFonts w:ascii="Times New Roman" w:hAnsi="Times New Roman" w:cs="Times New Roman"/>
          <w:sz w:val="24"/>
          <w:szCs w:val="24"/>
          <w:lang w:val="en-US"/>
        </w:rPr>
        <w:t>Eisenberger</w:t>
      </w:r>
      <w:proofErr w:type="spellEnd"/>
      <w:r w:rsidR="00462C12">
        <w:rPr>
          <w:rFonts w:ascii="Times New Roman" w:hAnsi="Times New Roman" w:cs="Times New Roman"/>
          <w:sz w:val="24"/>
          <w:szCs w:val="24"/>
          <w:lang w:val="en-US"/>
        </w:rPr>
        <w:t xml:space="preserve">, Lieberman, and Williams (2003). </w:t>
      </w:r>
    </w:p>
    <w:p w14:paraId="44F1D79A" w14:textId="702886EC" w:rsidR="000522A2" w:rsidRDefault="00731737" w:rsidP="007A0C80">
      <w:pPr>
        <w:spacing w:after="0" w:line="480" w:lineRule="auto"/>
        <w:ind w:left="90" w:firstLine="618"/>
        <w:rPr>
          <w:ins w:id="83" w:author="Jelte Wicherts" w:date="2013-12-23T15:20:00Z"/>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on fMRI studies, the current meta-analysis limits the paradigm to that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del w:id="84" w:author="Jelte Wicherts" w:date="2013-12-23T15:13:00Z">
        <w:r w:rsidRPr="00F70F0A" w:rsidDel="000522A2">
          <w:rPr>
            <w:rFonts w:ascii="Times New Roman" w:hAnsi="Times New Roman" w:cs="Times New Roman"/>
            <w:sz w:val="24"/>
            <w:szCs w:val="24"/>
            <w:lang w:val="en-US"/>
          </w:rPr>
          <w:delText xml:space="preserve">investigate </w:delText>
        </w:r>
      </w:del>
      <w:ins w:id="85" w:author="Jelte Wicherts" w:date="2013-12-23T15:13:00Z">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the workings of the reflexive and reflective stages</w:t>
      </w:r>
      <w:ins w:id="86" w:author="Jelte Wicherts" w:date="2013-12-23T15:13:00Z">
        <w:r w:rsidR="000522A2">
          <w:rPr>
            <w:rFonts w:ascii="Times New Roman" w:hAnsi="Times New Roman" w:cs="Times New Roman"/>
            <w:sz w:val="24"/>
            <w:szCs w:val="24"/>
            <w:lang w:val="en-US"/>
          </w:rPr>
          <w:t xml:space="preserve"> (rather than on the resignation stage). </w:t>
        </w:r>
      </w:ins>
      <w:del w:id="87" w:author="Jelte Wicherts" w:date="2013-12-23T15:13:00Z">
        <w:r w:rsidRPr="00F70F0A" w:rsidDel="000522A2">
          <w:rPr>
            <w:rFonts w:ascii="Times New Roman" w:hAnsi="Times New Roman" w:cs="Times New Roman"/>
            <w:sz w:val="24"/>
            <w:szCs w:val="24"/>
            <w:lang w:val="en-US"/>
          </w:rPr>
          <w:delText xml:space="preserve"> but </w:delText>
        </w:r>
        <w:r w:rsidRPr="00F70F0A" w:rsidDel="000522A2">
          <w:rPr>
            <w:rFonts w:ascii="Times New Roman" w:hAnsi="Times New Roman" w:cs="Times New Roman"/>
            <w:i/>
            <w:sz w:val="24"/>
            <w:szCs w:val="24"/>
            <w:lang w:val="en-US"/>
          </w:rPr>
          <w:delText xml:space="preserve">not </w:delText>
        </w:r>
        <w:r w:rsidRPr="00F70F0A" w:rsidDel="000522A2">
          <w:rPr>
            <w:rFonts w:ascii="Times New Roman" w:hAnsi="Times New Roman" w:cs="Times New Roman"/>
            <w:sz w:val="24"/>
            <w:szCs w:val="24"/>
            <w:lang w:val="en-US"/>
          </w:rPr>
          <w:delText>that of the resignation stage.</w:delText>
        </w:r>
        <w:r w:rsidR="003C2481" w:rsidDel="000522A2">
          <w:rPr>
            <w:rFonts w:ascii="Times New Roman" w:hAnsi="Times New Roman" w:cs="Times New Roman"/>
            <w:sz w:val="24"/>
            <w:szCs w:val="24"/>
            <w:lang w:val="en-US"/>
          </w:rPr>
          <w:delText xml:space="preserve"> </w:delText>
        </w:r>
      </w:del>
      <w:del w:id="88" w:author="Jelte Wicherts" w:date="2013-12-23T15:22:00Z">
        <w:r w:rsidRPr="00F70F0A" w:rsidDel="007A0C80">
          <w:rPr>
            <w:rFonts w:ascii="Times New Roman" w:hAnsi="Times New Roman" w:cs="Times New Roman"/>
            <w:sz w:val="24"/>
            <w:szCs w:val="24"/>
            <w:lang w:val="en-US"/>
          </w:rPr>
          <w:delText xml:space="preserve">More specifically, the current meta-analysis </w:delText>
        </w:r>
        <w:r w:rsidDel="007A0C80">
          <w:rPr>
            <w:rFonts w:ascii="Times New Roman" w:hAnsi="Times New Roman" w:cs="Times New Roman"/>
            <w:sz w:val="24"/>
            <w:szCs w:val="24"/>
            <w:lang w:val="en-US"/>
          </w:rPr>
          <w:delText>considers</w:delText>
        </w:r>
        <w:r w:rsidRPr="00F70F0A" w:rsidDel="007A0C80">
          <w:rPr>
            <w:rFonts w:ascii="Times New Roman" w:hAnsi="Times New Roman" w:cs="Times New Roman"/>
            <w:sz w:val="24"/>
            <w:szCs w:val="24"/>
            <w:lang w:val="en-US"/>
          </w:rPr>
          <w:delText xml:space="preserve"> whether the </w:delText>
        </w:r>
        <w:r w:rsidR="00EC31F3" w:rsidDel="007A0C80">
          <w:rPr>
            <w:rFonts w:ascii="Times New Roman" w:hAnsi="Times New Roman" w:cs="Times New Roman"/>
            <w:sz w:val="24"/>
            <w:szCs w:val="24"/>
            <w:lang w:val="en-US"/>
          </w:rPr>
          <w:delText xml:space="preserve">average </w:delText>
        </w:r>
        <w:r w:rsidRPr="00F70F0A" w:rsidDel="007A0C80">
          <w:rPr>
            <w:rFonts w:ascii="Times New Roman" w:hAnsi="Times New Roman" w:cs="Times New Roman"/>
            <w:sz w:val="24"/>
            <w:szCs w:val="24"/>
            <w:lang w:val="en-US"/>
          </w:rPr>
          <w:delText>effects of social ostracism decrease over time;</w:delText>
        </w:r>
        <w:r w:rsidDel="007A0C80">
          <w:rPr>
            <w:rFonts w:ascii="Times New Roman" w:hAnsi="Times New Roman" w:cs="Times New Roman"/>
            <w:sz w:val="24"/>
            <w:szCs w:val="24"/>
            <w:lang w:val="en-US"/>
          </w:rPr>
          <w:delText xml:space="preserve"> whether they </w:delText>
        </w:r>
        <w:r w:rsidRPr="00F70F0A" w:rsidDel="007A0C80">
          <w:rPr>
            <w:rFonts w:ascii="Times New Roman" w:hAnsi="Times New Roman" w:cs="Times New Roman"/>
            <w:sz w:val="24"/>
            <w:szCs w:val="24"/>
            <w:lang w:val="en-US"/>
          </w:rPr>
          <w:delText>can be moderated, and whether this moderation increases over time.</w:delText>
        </w:r>
      </w:del>
      <w:moveToRangeStart w:id="89" w:author="Jelte Wicherts" w:date="2013-12-23T15:19:00Z" w:name="move249431282"/>
      <w:moveTo w:id="90" w:author="Jelte Wicherts" w:date="2013-12-23T15:19:00Z">
        <w:r w:rsidR="000522A2">
          <w:rPr>
            <w:rFonts w:ascii="Times New Roman" w:hAnsi="Times New Roman" w:cs="Times New Roman"/>
            <w:sz w:val="24"/>
            <w:szCs w:val="24"/>
            <w:lang w:val="en-US"/>
          </w:rPr>
          <w:t>W</w:t>
        </w:r>
        <w:r w:rsidR="000522A2" w:rsidRPr="00F70F0A">
          <w:rPr>
            <w:rFonts w:ascii="Times New Roman" w:hAnsi="Times New Roman" w:cs="Times New Roman"/>
            <w:sz w:val="24"/>
            <w:szCs w:val="24"/>
            <w:lang w:val="en-US"/>
          </w:rPr>
          <w:t>e included only randomized</w:t>
        </w:r>
        <w:r w:rsid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experiments with between-subjects designs that involved the use of the </w:t>
        </w:r>
        <w:proofErr w:type="spellStart"/>
        <w:r w:rsidR="000522A2" w:rsidRPr="00F70F0A">
          <w:rPr>
            <w:rFonts w:ascii="Times New Roman" w:hAnsi="Times New Roman" w:cs="Times New Roman"/>
            <w:sz w:val="24"/>
            <w:szCs w:val="24"/>
            <w:lang w:val="en-US"/>
          </w:rPr>
          <w:t>Cyberball</w:t>
        </w:r>
        <w:proofErr w:type="spellEnd"/>
        <w:r w:rsidR="000522A2" w:rsidRPr="00F70F0A">
          <w:rPr>
            <w:rFonts w:ascii="Times New Roman" w:hAnsi="Times New Roman" w:cs="Times New Roman"/>
            <w:sz w:val="24"/>
            <w:szCs w:val="24"/>
            <w:lang w:val="en-US"/>
          </w:rPr>
          <w:t xml:space="preserve"> paradigm. The main reasons for these inclusion criteria are (1) to</w:t>
        </w:r>
        <w:r w:rsid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encompass the typical </w:t>
        </w:r>
        <w:proofErr w:type="spellStart"/>
        <w:r w:rsidR="000522A2" w:rsidRPr="00F70F0A">
          <w:rPr>
            <w:rFonts w:ascii="Times New Roman" w:hAnsi="Times New Roman" w:cs="Times New Roman"/>
            <w:sz w:val="24"/>
            <w:szCs w:val="24"/>
            <w:lang w:val="en-US"/>
          </w:rPr>
          <w:t>Cyberball</w:t>
        </w:r>
        <w:proofErr w:type="spellEnd"/>
        <w:r w:rsidR="000522A2" w:rsidRPr="00F70F0A">
          <w:rPr>
            <w:rFonts w:ascii="Times New Roman" w:hAnsi="Times New Roman" w:cs="Times New Roman"/>
            <w:sz w:val="24"/>
            <w:szCs w:val="24"/>
            <w:lang w:val="en-US"/>
          </w:rPr>
          <w:t xml:space="preserve"> experiment, (2) to </w:t>
        </w:r>
        <w:r w:rsidR="000522A2">
          <w:rPr>
            <w:rFonts w:ascii="Times New Roman" w:hAnsi="Times New Roman" w:cs="Times New Roman"/>
            <w:sz w:val="24"/>
            <w:szCs w:val="24"/>
            <w:lang w:val="en-US"/>
          </w:rPr>
          <w:t xml:space="preserve">assure </w:t>
        </w:r>
        <w:r w:rsidR="000522A2" w:rsidRPr="00F70F0A">
          <w:rPr>
            <w:rFonts w:ascii="Times New Roman" w:hAnsi="Times New Roman" w:cs="Times New Roman"/>
            <w:sz w:val="24"/>
            <w:szCs w:val="24"/>
            <w:lang w:val="en-US"/>
          </w:rPr>
          <w:t>study quality, and (3) to remove the need for within-subjects correction of effect sizes. These criteria were also</w:t>
        </w:r>
        <w:r w:rsidR="000522A2">
          <w:rPr>
            <w:rFonts w:ascii="Times New Roman" w:hAnsi="Times New Roman" w:cs="Times New Roman"/>
            <w:sz w:val="24"/>
            <w:szCs w:val="24"/>
            <w:lang w:val="en-US"/>
          </w:rPr>
          <w:t xml:space="preserve"> used</w:t>
        </w:r>
        <w:r w:rsidR="000522A2" w:rsidRPr="00F70F0A">
          <w:rPr>
            <w:rFonts w:ascii="Times New Roman" w:hAnsi="Times New Roman" w:cs="Times New Roman"/>
            <w:sz w:val="24"/>
            <w:szCs w:val="24"/>
            <w:lang w:val="en-US"/>
          </w:rPr>
          <w:t xml:space="preserve"> to ensure broad enough criteria to include</w:t>
        </w:r>
      </w:moveTo>
      <w:moveToRangeEnd w:id="89"/>
      <w:ins w:id="91" w:author="Jelte Wicherts" w:date="2013-12-23T15:20:00Z">
        <w:r w:rsidR="000522A2" w:rsidRP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as many studies as possible to test </w:t>
        </w:r>
        <w:r w:rsidR="000522A2">
          <w:rPr>
            <w:rFonts w:ascii="Times New Roman" w:hAnsi="Times New Roman" w:cs="Times New Roman"/>
            <w:sz w:val="24"/>
            <w:szCs w:val="24"/>
            <w:lang w:val="en-US"/>
          </w:rPr>
          <w:t xml:space="preserve">our </w:t>
        </w:r>
        <w:r w:rsidR="000522A2" w:rsidRPr="00F70F0A">
          <w:rPr>
            <w:rFonts w:ascii="Times New Roman" w:hAnsi="Times New Roman" w:cs="Times New Roman"/>
            <w:sz w:val="24"/>
            <w:szCs w:val="24"/>
            <w:lang w:val="en-US"/>
          </w:rPr>
          <w:t>hypotheses, while maintaining</w:t>
        </w:r>
        <w:r w:rsidR="000522A2">
          <w:rPr>
            <w:rFonts w:ascii="Times New Roman" w:hAnsi="Times New Roman" w:cs="Times New Roman"/>
            <w:sz w:val="24"/>
            <w:szCs w:val="24"/>
            <w:lang w:val="en-US"/>
          </w:rPr>
          <w:t xml:space="preserve"> study </w:t>
        </w:r>
        <w:r w:rsidR="000522A2" w:rsidRPr="00F70F0A">
          <w:rPr>
            <w:rFonts w:ascii="Times New Roman" w:hAnsi="Times New Roman" w:cs="Times New Roman"/>
            <w:sz w:val="24"/>
            <w:szCs w:val="24"/>
            <w:lang w:val="en-US"/>
          </w:rPr>
          <w:t xml:space="preserve">quality. </w:t>
        </w:r>
      </w:ins>
    </w:p>
    <w:p w14:paraId="2B06315D" w14:textId="5820E5D3" w:rsidR="00E76D2C" w:rsidRPr="00F70F0A" w:rsidDel="000522A2" w:rsidRDefault="00E76D2C">
      <w:pPr>
        <w:spacing w:after="0" w:line="480" w:lineRule="auto"/>
        <w:ind w:left="90" w:firstLine="618"/>
        <w:rPr>
          <w:del w:id="92" w:author="Jelte Wicherts" w:date="2013-12-23T15:20:00Z"/>
          <w:rFonts w:ascii="Times New Roman" w:hAnsi="Times New Roman" w:cs="Times New Roman"/>
          <w:sz w:val="24"/>
          <w:szCs w:val="24"/>
          <w:lang w:val="en-US"/>
        </w:rPr>
      </w:pPr>
    </w:p>
    <w:p w14:paraId="27A07775" w14:textId="558BC7C3" w:rsidR="00E76D2C" w:rsidRPr="00F70F0A" w:rsidDel="000522A2" w:rsidRDefault="00731737">
      <w:pPr>
        <w:spacing w:after="0" w:line="480" w:lineRule="auto"/>
        <w:ind w:firstLine="618"/>
        <w:rPr>
          <w:del w:id="93" w:author="Jelte Wicherts" w:date="2013-12-23T15:22:00Z"/>
          <w:rFonts w:ascii="Times New Roman" w:hAnsi="Times New Roman" w:cs="Times New Roman"/>
          <w:color w:val="FF0000"/>
          <w:sz w:val="24"/>
          <w:szCs w:val="24"/>
          <w:lang w:val="en-US"/>
        </w:rPr>
        <w:pPrChange w:id="94" w:author="Jelte Wicherts" w:date="2013-12-23T15:22:00Z">
          <w:pPr>
            <w:spacing w:after="0" w:line="480" w:lineRule="auto"/>
            <w:ind w:left="90"/>
          </w:pPr>
        </w:pPrChange>
      </w:pPr>
      <w:del w:id="95" w:author="Jelte Wicherts" w:date="2013-12-23T15:16:00Z">
        <w:r w:rsidRPr="00F70F0A" w:rsidDel="000522A2">
          <w:rPr>
            <w:rFonts w:ascii="Times New Roman" w:hAnsi="Times New Roman" w:cs="Times New Roman"/>
            <w:sz w:val="24"/>
            <w:szCs w:val="24"/>
            <w:lang w:val="en-US"/>
          </w:rPr>
          <w:tab/>
        </w:r>
      </w:del>
      <w:del w:id="96" w:author="Jelte Wicherts" w:date="2013-12-23T15:13:00Z">
        <w:r w:rsidRPr="00F70F0A" w:rsidDel="000522A2">
          <w:rPr>
            <w:rFonts w:ascii="Times New Roman" w:hAnsi="Times New Roman" w:cs="Times New Roman"/>
            <w:sz w:val="24"/>
            <w:szCs w:val="24"/>
            <w:lang w:val="en-US"/>
          </w:rPr>
          <w:delText>Two elements are central to this meta-analysis</w:delText>
        </w:r>
      </w:del>
      <w:del w:id="97" w:author="Jelte Wicherts" w:date="2013-12-23T15:14:00Z">
        <w:r w:rsidRPr="00F70F0A" w:rsidDel="000522A2">
          <w:rPr>
            <w:rFonts w:ascii="Times New Roman" w:hAnsi="Times New Roman" w:cs="Times New Roman"/>
            <w:sz w:val="24"/>
            <w:szCs w:val="24"/>
            <w:lang w:val="en-US"/>
          </w:rPr>
          <w:delText>: moderation and time.</w:delText>
        </w:r>
        <w:r w:rsidDel="000522A2">
          <w:rPr>
            <w:rFonts w:ascii="Times New Roman" w:hAnsi="Times New Roman" w:cs="Times New Roman"/>
            <w:sz w:val="24"/>
            <w:szCs w:val="24"/>
            <w:lang w:val="en-US"/>
          </w:rPr>
          <w:delText xml:space="preserve"> </w:delText>
        </w:r>
      </w:del>
      <w:del w:id="98" w:author="Jelte Wicherts" w:date="2013-12-23T15:17:00Z">
        <w:r w:rsidRPr="00F70F0A" w:rsidDel="000522A2">
          <w:rPr>
            <w:rFonts w:ascii="Times New Roman" w:hAnsi="Times New Roman" w:cs="Times New Roman"/>
            <w:sz w:val="24"/>
            <w:szCs w:val="24"/>
            <w:lang w:val="en-US"/>
          </w:rPr>
          <w:delText>The</w:delText>
        </w:r>
      </w:del>
      <w:del w:id="99" w:author="Jelte Wicherts" w:date="2013-12-23T15:21:00Z">
        <w:r w:rsidRPr="00F70F0A" w:rsidDel="000522A2">
          <w:rPr>
            <w:rFonts w:ascii="Times New Roman" w:hAnsi="Times New Roman" w:cs="Times New Roman"/>
            <w:sz w:val="24"/>
            <w:szCs w:val="24"/>
            <w:lang w:val="en-US"/>
          </w:rPr>
          <w:delText xml:space="preserve"> operationalization of </w:delText>
        </w:r>
        <w:r w:rsidRPr="000522A2" w:rsidDel="000522A2">
          <w:rPr>
            <w:rFonts w:ascii="Times New Roman" w:hAnsi="Times New Roman" w:cs="Times New Roman"/>
            <w:i/>
            <w:sz w:val="24"/>
            <w:szCs w:val="24"/>
            <w:lang w:val="en-US"/>
            <w:rPrChange w:id="100" w:author="Jelte Wicherts" w:date="2013-12-23T15:16:00Z">
              <w:rPr>
                <w:rFonts w:ascii="Times New Roman" w:hAnsi="Times New Roman" w:cs="Times New Roman"/>
                <w:sz w:val="24"/>
                <w:szCs w:val="24"/>
                <w:lang w:val="en-US"/>
              </w:rPr>
            </w:rPrChange>
          </w:rPr>
          <w:delText>moderation</w:delText>
        </w:r>
        <w:r w:rsidRPr="00F70F0A" w:rsidDel="000522A2">
          <w:rPr>
            <w:rFonts w:ascii="Times New Roman" w:hAnsi="Times New Roman" w:cs="Times New Roman"/>
            <w:sz w:val="24"/>
            <w:szCs w:val="24"/>
            <w:lang w:val="en-US"/>
          </w:rPr>
          <w:delText xml:space="preserve"> is straightforward: many experimental designs include a second factor besides the factor related to ostracism, </w:delText>
        </w:r>
      </w:del>
      <w:del w:id="101" w:author="Jelte Wicherts" w:date="2013-12-23T15:14:00Z">
        <w:r w:rsidRPr="00F70F0A" w:rsidDel="000522A2">
          <w:rPr>
            <w:rFonts w:ascii="Times New Roman" w:hAnsi="Times New Roman" w:cs="Times New Roman"/>
            <w:sz w:val="24"/>
            <w:szCs w:val="24"/>
            <w:lang w:val="en-US"/>
          </w:rPr>
          <w:delText xml:space="preserve">where </w:delText>
        </w:r>
      </w:del>
      <w:del w:id="102" w:author="Jelte Wicherts" w:date="2013-12-23T15:21:00Z">
        <w:r w:rsidRPr="00F70F0A" w:rsidDel="000522A2">
          <w:rPr>
            <w:rFonts w:ascii="Times New Roman" w:hAnsi="Times New Roman" w:cs="Times New Roman"/>
            <w:sz w:val="24"/>
            <w:szCs w:val="24"/>
            <w:lang w:val="en-US"/>
          </w:rPr>
          <w:delText>interaction would indicate moderation</w:delText>
        </w:r>
        <w:r w:rsidR="00F610B3" w:rsidDel="000522A2">
          <w:rPr>
            <w:rFonts w:ascii="Times New Roman" w:hAnsi="Times New Roman" w:cs="Times New Roman"/>
            <w:sz w:val="24"/>
            <w:szCs w:val="24"/>
            <w:lang w:val="en-US"/>
          </w:rPr>
          <w:delText xml:space="preserve"> of the ostracism effect</w:delText>
        </w:r>
        <w:r w:rsidRPr="00F70F0A" w:rsidDel="000522A2">
          <w:rPr>
            <w:rFonts w:ascii="Times New Roman" w:hAnsi="Times New Roman" w:cs="Times New Roman"/>
            <w:sz w:val="24"/>
            <w:szCs w:val="24"/>
            <w:lang w:val="en-US"/>
          </w:rPr>
          <w:delText xml:space="preserve">. </w:delText>
        </w:r>
        <w:r w:rsidDel="000522A2">
          <w:rPr>
            <w:rFonts w:ascii="Times New Roman" w:hAnsi="Times New Roman" w:cs="Times New Roman"/>
            <w:sz w:val="24"/>
            <w:szCs w:val="24"/>
            <w:lang w:val="en-US"/>
          </w:rPr>
          <w:delText>F</w:delText>
        </w:r>
        <w:r w:rsidRPr="00F70F0A" w:rsidDel="000522A2">
          <w:rPr>
            <w:rFonts w:ascii="Times New Roman" w:hAnsi="Times New Roman" w:cs="Times New Roman"/>
            <w:sz w:val="24"/>
            <w:szCs w:val="24"/>
            <w:lang w:val="en-US"/>
          </w:rPr>
          <w:delText xml:space="preserve">or example a 2 (social status: ostracized vs. included) by 2 (group: in-group vs. out-group) design, </w:delText>
        </w:r>
      </w:del>
      <w:del w:id="103" w:author="Jelte Wicherts" w:date="2013-12-23T15:15:00Z">
        <w:r w:rsidRPr="00F70F0A" w:rsidDel="000522A2">
          <w:rPr>
            <w:rFonts w:ascii="Times New Roman" w:hAnsi="Times New Roman" w:cs="Times New Roman"/>
            <w:sz w:val="24"/>
            <w:szCs w:val="24"/>
            <w:lang w:val="en-US"/>
          </w:rPr>
          <w:delText xml:space="preserve">where </w:delText>
        </w:r>
      </w:del>
      <w:del w:id="104" w:author="Jelte Wicherts" w:date="2013-12-23T15:21:00Z">
        <w:r w:rsidRPr="00F70F0A" w:rsidDel="000522A2">
          <w:rPr>
            <w:rFonts w:ascii="Times New Roman" w:hAnsi="Times New Roman" w:cs="Times New Roman"/>
            <w:sz w:val="24"/>
            <w:szCs w:val="24"/>
            <w:lang w:val="en-US"/>
          </w:rPr>
          <w:delText>the ostracism effect is expected to be larger for the in-group level than for the out-group level.</w:delText>
        </w:r>
        <w:r w:rsidDel="000522A2">
          <w:rPr>
            <w:rFonts w:ascii="Times New Roman" w:hAnsi="Times New Roman" w:cs="Times New Roman"/>
            <w:sz w:val="24"/>
            <w:szCs w:val="24"/>
            <w:lang w:val="en-US"/>
          </w:rPr>
          <w:delText xml:space="preserve"> </w:delText>
        </w:r>
        <w:r w:rsidRPr="00F70F0A" w:rsidDel="000522A2">
          <w:rPr>
            <w:rFonts w:ascii="Times New Roman" w:hAnsi="Times New Roman" w:cs="Times New Roman"/>
            <w:sz w:val="24"/>
            <w:szCs w:val="24"/>
            <w:lang w:val="en-US"/>
          </w:rPr>
          <w:delText>Such moderation can be numerically seen as an interaction effect. For instance, the difference between simple effects of ostracism for the in- and out-group conditions reflects this interaction (specific calculations are reported in the methods section and formulae in the Appendix).</w:delText>
        </w:r>
      </w:del>
      <w:del w:id="105" w:author="Jelte Wicherts" w:date="2013-12-23T15:22:00Z">
        <w:r w:rsidRPr="00F70F0A" w:rsidDel="000522A2">
          <w:rPr>
            <w:rFonts w:ascii="Times New Roman" w:hAnsi="Times New Roman" w:cs="Times New Roman"/>
            <w:sz w:val="24"/>
            <w:szCs w:val="24"/>
            <w:lang w:val="en-US"/>
          </w:rPr>
          <w:delText xml:space="preserve"> </w:delText>
        </w:r>
        <w:r w:rsidRPr="000522A2" w:rsidDel="000522A2">
          <w:rPr>
            <w:rFonts w:ascii="Times New Roman" w:hAnsi="Times New Roman" w:cs="Times New Roman"/>
            <w:i/>
            <w:sz w:val="24"/>
            <w:szCs w:val="24"/>
            <w:lang w:val="en-US"/>
            <w:rPrChange w:id="106" w:author="Jelte Wicherts" w:date="2013-12-23T15:16:00Z">
              <w:rPr>
                <w:rFonts w:ascii="Times New Roman" w:hAnsi="Times New Roman" w:cs="Times New Roman"/>
                <w:sz w:val="24"/>
                <w:szCs w:val="24"/>
                <w:lang w:val="en-US"/>
              </w:rPr>
            </w:rPrChange>
          </w:rPr>
          <w:delText>Tim</w:delText>
        </w:r>
      </w:del>
      <w:del w:id="107" w:author="Jelte Wicherts" w:date="2013-12-23T15:18:00Z">
        <w:r w:rsidRPr="000522A2" w:rsidDel="000522A2">
          <w:rPr>
            <w:rFonts w:ascii="Times New Roman" w:hAnsi="Times New Roman" w:cs="Times New Roman"/>
            <w:i/>
            <w:sz w:val="24"/>
            <w:szCs w:val="24"/>
            <w:lang w:val="en-US"/>
            <w:rPrChange w:id="108" w:author="Jelte Wicherts" w:date="2013-12-23T15:16:00Z">
              <w:rPr>
                <w:rFonts w:ascii="Times New Roman" w:hAnsi="Times New Roman" w:cs="Times New Roman"/>
                <w:sz w:val="24"/>
                <w:szCs w:val="24"/>
                <w:lang w:val="en-US"/>
              </w:rPr>
            </w:rPrChange>
          </w:rPr>
          <w:delText>e</w:delText>
        </w:r>
        <w:r w:rsidRPr="00F70F0A" w:rsidDel="000522A2">
          <w:rPr>
            <w:rFonts w:ascii="Times New Roman" w:hAnsi="Times New Roman" w:cs="Times New Roman"/>
            <w:sz w:val="24"/>
            <w:szCs w:val="24"/>
            <w:lang w:val="en-US"/>
          </w:rPr>
          <w:delText xml:space="preserve"> </w:delText>
        </w:r>
      </w:del>
      <w:del w:id="109" w:author="Jelte Wicherts" w:date="2013-12-23T15:22:00Z">
        <w:r w:rsidRPr="00F70F0A" w:rsidDel="000522A2">
          <w:rPr>
            <w:rFonts w:ascii="Times New Roman" w:hAnsi="Times New Roman" w:cs="Times New Roman"/>
            <w:sz w:val="24"/>
            <w:szCs w:val="24"/>
            <w:lang w:val="en-US"/>
          </w:rPr>
          <w:delText>was estimated via number of items</w:delText>
        </w:r>
        <w:r w:rsidDel="000522A2">
          <w:rPr>
            <w:rFonts w:ascii="Times New Roman" w:hAnsi="Times New Roman" w:cs="Times New Roman"/>
            <w:sz w:val="24"/>
            <w:szCs w:val="24"/>
            <w:lang w:val="en-US"/>
          </w:rPr>
          <w:delText xml:space="preserve"> that were administered after ostracism</w:delText>
        </w:r>
        <w:r w:rsidRPr="00F70F0A" w:rsidDel="000522A2">
          <w:rPr>
            <w:rFonts w:ascii="Times New Roman" w:hAnsi="Times New Roman" w:cs="Times New Roman"/>
            <w:sz w:val="24"/>
            <w:szCs w:val="24"/>
            <w:lang w:val="en-US"/>
          </w:rPr>
          <w:delText xml:space="preserve">, which is incorporated in </w:delText>
        </w:r>
        <w:r w:rsidDel="000522A2">
          <w:rPr>
            <w:rFonts w:ascii="Times New Roman" w:hAnsi="Times New Roman" w:cs="Times New Roman"/>
            <w:sz w:val="24"/>
            <w:szCs w:val="24"/>
            <w:lang w:val="en-US"/>
          </w:rPr>
          <w:delText xml:space="preserve">meta-regression </w:delText>
        </w:r>
        <w:r w:rsidRPr="00F70F0A" w:rsidDel="000522A2">
          <w:rPr>
            <w:rFonts w:ascii="Times New Roman" w:hAnsi="Times New Roman" w:cs="Times New Roman"/>
            <w:sz w:val="24"/>
            <w:szCs w:val="24"/>
            <w:lang w:val="en-US"/>
          </w:rPr>
          <w:delText xml:space="preserve">analyses as a predictor. </w:delText>
        </w:r>
      </w:del>
      <w:del w:id="110" w:author="Jelte Wicherts" w:date="2013-12-23T15:20:00Z">
        <w:r w:rsidRPr="00F70F0A" w:rsidDel="000522A2">
          <w:rPr>
            <w:rFonts w:ascii="Times New Roman" w:hAnsi="Times New Roman" w:cs="Times New Roman"/>
            <w:sz w:val="24"/>
            <w:szCs w:val="24"/>
            <w:lang w:val="en-US"/>
          </w:rPr>
          <w:delText xml:space="preserve">These elements make it possible to conduct the analyses needed for </w:delText>
        </w:r>
        <w:r w:rsidDel="000522A2">
          <w:rPr>
            <w:rFonts w:ascii="Times New Roman" w:hAnsi="Times New Roman" w:cs="Times New Roman"/>
            <w:sz w:val="24"/>
            <w:szCs w:val="24"/>
            <w:lang w:val="en-US"/>
          </w:rPr>
          <w:delText xml:space="preserve">our </w:delText>
        </w:r>
        <w:r w:rsidRPr="00F70F0A" w:rsidDel="000522A2">
          <w:rPr>
            <w:rFonts w:ascii="Times New Roman" w:hAnsi="Times New Roman" w:cs="Times New Roman"/>
            <w:sz w:val="24"/>
            <w:szCs w:val="24"/>
            <w:lang w:val="en-US"/>
          </w:rPr>
          <w:delText>confirmatory hypotheses described later on.</w:delText>
        </w:r>
      </w:del>
    </w:p>
    <w:p w14:paraId="52137F98" w14:textId="11421BB5" w:rsidR="00E76D2C" w:rsidRPr="00F70F0A" w:rsidDel="000522A2" w:rsidRDefault="00731737" w:rsidP="00C30555">
      <w:pPr>
        <w:spacing w:after="0" w:line="480" w:lineRule="auto"/>
        <w:ind w:left="90" w:firstLine="618"/>
        <w:rPr>
          <w:del w:id="111" w:author="Jelte Wicherts" w:date="2013-12-23T15:20:00Z"/>
          <w:rFonts w:ascii="Times New Roman" w:hAnsi="Times New Roman" w:cs="Times New Roman"/>
          <w:sz w:val="24"/>
          <w:szCs w:val="24"/>
          <w:lang w:val="en-US"/>
        </w:rPr>
      </w:pPr>
      <w:moveFromRangeStart w:id="112" w:author="Jelte Wicherts" w:date="2013-12-23T15:19:00Z" w:name="move249431282"/>
      <w:moveFrom w:id="113" w:author="Jelte Wicherts" w:date="2013-12-23T15:19:00Z">
        <w:del w:id="114" w:author="Jelte Wicherts" w:date="2013-12-23T15:20:00Z">
          <w:r w:rsidDel="000522A2">
            <w:rPr>
              <w:rFonts w:ascii="Times New Roman" w:hAnsi="Times New Roman" w:cs="Times New Roman"/>
              <w:sz w:val="24"/>
              <w:szCs w:val="24"/>
              <w:lang w:val="en-US"/>
            </w:rPr>
            <w:delText>W</w:delText>
          </w:r>
          <w:r w:rsidRPr="00F70F0A" w:rsidDel="000522A2">
            <w:rPr>
              <w:rFonts w:ascii="Times New Roman" w:hAnsi="Times New Roman" w:cs="Times New Roman"/>
              <w:sz w:val="24"/>
              <w:szCs w:val="24"/>
              <w:lang w:val="en-US"/>
            </w:rPr>
            <w:delText>e included only randomized</w:delText>
          </w:r>
          <w:r w:rsidDel="000522A2">
            <w:rPr>
              <w:rFonts w:ascii="Times New Roman" w:hAnsi="Times New Roman" w:cs="Times New Roman"/>
              <w:sz w:val="24"/>
              <w:szCs w:val="24"/>
              <w:lang w:val="en-US"/>
            </w:rPr>
            <w:delText xml:space="preserve"> </w:delText>
          </w:r>
          <w:r w:rsidRPr="00F70F0A" w:rsidDel="000522A2">
            <w:rPr>
              <w:rFonts w:ascii="Times New Roman" w:hAnsi="Times New Roman" w:cs="Times New Roman"/>
              <w:sz w:val="24"/>
              <w:szCs w:val="24"/>
              <w:lang w:val="en-US"/>
            </w:rPr>
            <w:delText xml:space="preserve">experiments with between-subjects designs that involved the use of the Cyberball paradigm. The main reasons for these inclusion criteria are (1) </w:delText>
          </w:r>
          <w:r w:rsidR="0061101C" w:rsidRPr="00F70F0A" w:rsidDel="000522A2">
            <w:rPr>
              <w:rFonts w:ascii="Times New Roman" w:hAnsi="Times New Roman" w:cs="Times New Roman"/>
              <w:sz w:val="24"/>
              <w:szCs w:val="24"/>
              <w:lang w:val="en-US"/>
            </w:rPr>
            <w:delText>to</w:delText>
          </w:r>
          <w:r w:rsidR="0061101C" w:rsidDel="000522A2">
            <w:rPr>
              <w:rFonts w:ascii="Times New Roman" w:hAnsi="Times New Roman" w:cs="Times New Roman"/>
              <w:sz w:val="24"/>
              <w:szCs w:val="24"/>
              <w:lang w:val="en-US"/>
            </w:rPr>
            <w:delText xml:space="preserve"> </w:delText>
          </w:r>
          <w:r w:rsidR="0061101C" w:rsidRPr="00F70F0A" w:rsidDel="000522A2">
            <w:rPr>
              <w:rFonts w:ascii="Times New Roman" w:hAnsi="Times New Roman" w:cs="Times New Roman"/>
              <w:sz w:val="24"/>
              <w:szCs w:val="24"/>
              <w:lang w:val="en-US"/>
            </w:rPr>
            <w:delText>encompass the typical Cyberball experiment</w:delText>
          </w:r>
          <w:r w:rsidRPr="00F70F0A" w:rsidDel="000522A2">
            <w:rPr>
              <w:rFonts w:ascii="Times New Roman" w:hAnsi="Times New Roman" w:cs="Times New Roman"/>
              <w:sz w:val="24"/>
              <w:szCs w:val="24"/>
              <w:lang w:val="en-US"/>
            </w:rPr>
            <w:delText>, (2)</w:delText>
          </w:r>
          <w:r w:rsidR="0061101C" w:rsidRPr="00F70F0A" w:rsidDel="000522A2">
            <w:rPr>
              <w:rFonts w:ascii="Times New Roman" w:hAnsi="Times New Roman" w:cs="Times New Roman"/>
              <w:sz w:val="24"/>
              <w:szCs w:val="24"/>
              <w:lang w:val="en-US"/>
            </w:rPr>
            <w:delText xml:space="preserve"> to </w:delText>
          </w:r>
          <w:r w:rsidR="0061101C" w:rsidDel="000522A2">
            <w:rPr>
              <w:rFonts w:ascii="Times New Roman" w:hAnsi="Times New Roman" w:cs="Times New Roman"/>
              <w:sz w:val="24"/>
              <w:szCs w:val="24"/>
              <w:lang w:val="en-US"/>
            </w:rPr>
            <w:delText xml:space="preserve">assure </w:delText>
          </w:r>
          <w:r w:rsidR="0061101C" w:rsidRPr="00F70F0A" w:rsidDel="000522A2">
            <w:rPr>
              <w:rFonts w:ascii="Times New Roman" w:hAnsi="Times New Roman" w:cs="Times New Roman"/>
              <w:sz w:val="24"/>
              <w:szCs w:val="24"/>
              <w:lang w:val="en-US"/>
            </w:rPr>
            <w:delText>study quality</w:delText>
          </w:r>
          <w:r w:rsidRPr="00F70F0A" w:rsidDel="000522A2">
            <w:rPr>
              <w:rFonts w:ascii="Times New Roman" w:hAnsi="Times New Roman" w:cs="Times New Roman"/>
              <w:sz w:val="24"/>
              <w:szCs w:val="24"/>
              <w:lang w:val="en-US"/>
            </w:rPr>
            <w:delText>, and (3) to remove the need for within-subjects correction of effect sizes. These criteria were also</w:delText>
          </w:r>
          <w:r w:rsidDel="000522A2">
            <w:rPr>
              <w:rFonts w:ascii="Times New Roman" w:hAnsi="Times New Roman" w:cs="Times New Roman"/>
              <w:sz w:val="24"/>
              <w:szCs w:val="24"/>
              <w:lang w:val="en-US"/>
            </w:rPr>
            <w:delText xml:space="preserve"> used</w:delText>
          </w:r>
          <w:r w:rsidRPr="00F70F0A" w:rsidDel="000522A2">
            <w:rPr>
              <w:rFonts w:ascii="Times New Roman" w:hAnsi="Times New Roman" w:cs="Times New Roman"/>
              <w:sz w:val="24"/>
              <w:szCs w:val="24"/>
              <w:lang w:val="en-US"/>
            </w:rPr>
            <w:delText xml:space="preserve"> to ensure broad enough criteria to include </w:delText>
          </w:r>
        </w:del>
      </w:moveFrom>
      <w:moveFromRangeEnd w:id="112"/>
      <w:del w:id="115" w:author="Jelte Wicherts" w:date="2013-12-23T15:20:00Z">
        <w:r w:rsidRPr="00F70F0A" w:rsidDel="000522A2">
          <w:rPr>
            <w:rFonts w:ascii="Times New Roman" w:hAnsi="Times New Roman" w:cs="Times New Roman"/>
            <w:sz w:val="24"/>
            <w:szCs w:val="24"/>
            <w:lang w:val="en-US"/>
          </w:rPr>
          <w:delText xml:space="preserve">as many studies as possible to test </w:delText>
        </w:r>
        <w:r w:rsidDel="000522A2">
          <w:rPr>
            <w:rFonts w:ascii="Times New Roman" w:hAnsi="Times New Roman" w:cs="Times New Roman"/>
            <w:sz w:val="24"/>
            <w:szCs w:val="24"/>
            <w:lang w:val="en-US"/>
          </w:rPr>
          <w:delText xml:space="preserve">our </w:delText>
        </w:r>
        <w:r w:rsidRPr="00F70F0A" w:rsidDel="000522A2">
          <w:rPr>
            <w:rFonts w:ascii="Times New Roman" w:hAnsi="Times New Roman" w:cs="Times New Roman"/>
            <w:sz w:val="24"/>
            <w:szCs w:val="24"/>
            <w:lang w:val="en-US"/>
          </w:rPr>
          <w:delText>hypotheses, while maintaining</w:delText>
        </w:r>
        <w:r w:rsidDel="000522A2">
          <w:rPr>
            <w:rFonts w:ascii="Times New Roman" w:hAnsi="Times New Roman" w:cs="Times New Roman"/>
            <w:sz w:val="24"/>
            <w:szCs w:val="24"/>
            <w:lang w:val="en-US"/>
          </w:rPr>
          <w:delText xml:space="preserve"> study </w:delText>
        </w:r>
        <w:r w:rsidRPr="00F70F0A" w:rsidDel="000522A2">
          <w:rPr>
            <w:rFonts w:ascii="Times New Roman" w:hAnsi="Times New Roman" w:cs="Times New Roman"/>
            <w:sz w:val="24"/>
            <w:szCs w:val="24"/>
            <w:lang w:val="en-US"/>
          </w:rPr>
          <w:delText xml:space="preserve">quality. </w:delText>
        </w:r>
      </w:del>
    </w:p>
    <w:p w14:paraId="5112DDFB" w14:textId="6ABF9D4C"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5BDAD85F" w14:textId="67A8E173"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ins w:id="116" w:author="Jelte Wicherts" w:date="2013-12-23T15:22:00Z">
        <w:r w:rsidR="007A0C80">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F24A843" w14:textId="6ACD14E6"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354BFEA5" w14:textId="618BD38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ins w:id="117" w:author="Jelte Wicherts" w:date="2013-12-23T15:39:00Z">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w:t>
        </w:r>
        <w:commentRangeStart w:id="118"/>
        <w:r w:rsidR="00A211E4" w:rsidRPr="00F70F0A">
          <w:rPr>
            <w:rFonts w:ascii="Times New Roman" w:hAnsi="Times New Roman" w:cs="Times New Roman"/>
            <w:sz w:val="24"/>
            <w:szCs w:val="24"/>
            <w:lang w:val="en-US"/>
          </w:rPr>
          <w:t>group</w:t>
        </w:r>
      </w:ins>
      <w:commentRangeEnd w:id="118"/>
      <w:r w:rsidR="005040FC">
        <w:rPr>
          <w:rStyle w:val="Verwijzingopmerking"/>
        </w:rPr>
        <w:commentReference w:id="118"/>
      </w:r>
      <w:ins w:id="119" w:author="Jelte Wicherts" w:date="2013-12-23T15:39:00Z">
        <w:r w:rsidR="00A211E4" w:rsidRPr="00F70F0A">
          <w:rPr>
            <w:rFonts w:ascii="Times New Roman" w:hAnsi="Times New Roman" w:cs="Times New Roman"/>
            <w:sz w:val="24"/>
            <w:szCs w:val="24"/>
            <w:lang w:val="en-US"/>
          </w:rPr>
          <w:t xml:space="preserve">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ins>
      <w:del w:id="120" w:author="Jelte Wicherts" w:date="2013-12-23T15:39:00Z">
        <w:r w:rsidR="0099599A" w:rsidDel="00A211E4">
          <w:rPr>
            <w:rFonts w:ascii="Times New Roman" w:hAnsi="Times New Roman" w:cs="Times New Roman"/>
            <w:sz w:val="24"/>
            <w:szCs w:val="24"/>
            <w:lang w:val="en-US"/>
          </w:rPr>
          <w:delText>Moderation here is operationalized as an interaction in the traditional ANOVA model (see methods).</w:delText>
        </w:r>
      </w:del>
    </w:p>
    <w:p w14:paraId="14B9508C" w14:textId="12C4DCF9"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w:t>
      </w:r>
      <w:commentRangeStart w:id="121"/>
      <w:r w:rsidR="0066375E">
        <w:rPr>
          <w:rFonts w:ascii="Times New Roman" w:hAnsi="Times New Roman" w:cs="Times New Roman"/>
          <w:sz w:val="24"/>
          <w:szCs w:val="24"/>
          <w:lang w:val="en-US"/>
        </w:rPr>
        <w:t>respectively</w:t>
      </w:r>
      <w:commentRangeEnd w:id="121"/>
      <w:r w:rsidR="009A3B12">
        <w:rPr>
          <w:rStyle w:val="Verwijzingopmerking"/>
        </w:rPr>
        <w:commentReference w:id="121"/>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3F74DA4E" w14:textId="7B9E5561" w:rsidR="00E76D2C"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w:t>
      </w:r>
      <w:commentRangeStart w:id="122"/>
      <w:r>
        <w:rPr>
          <w:rFonts w:ascii="Times New Roman" w:hAnsi="Times New Roman" w:cs="Times New Roman"/>
          <w:sz w:val="24"/>
          <w:szCs w:val="24"/>
          <w:lang w:val="en-US"/>
        </w:rPr>
        <w:t xml:space="preserve">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ins w:id="123" w:author="Jelte Wicherts" w:date="2013-12-23T15:51:00Z">
        <w:r w:rsidR="00063027">
          <w:rPr>
            <w:rFonts w:ascii="Times New Roman" w:hAnsi="Times New Roman" w:cs="Times New Roman"/>
            <w:sz w:val="24"/>
            <w:szCs w:val="24"/>
            <w:lang w:val="en-US"/>
          </w:rPr>
          <w:t xml:space="preserve">. First, </w:t>
        </w:r>
      </w:ins>
      <w:del w:id="124" w:author="Jelte Wicherts" w:date="2013-12-23T15:52:00Z">
        <w:r w:rsidR="00FA40F1" w:rsidDel="00063027">
          <w:rPr>
            <w:rFonts w:ascii="Times New Roman" w:hAnsi="Times New Roman" w:cs="Times New Roman"/>
            <w:sz w:val="24"/>
            <w:szCs w:val="24"/>
            <w:lang w:val="en-US"/>
          </w:rPr>
          <w:delText xml:space="preserve"> </w:delText>
        </w:r>
        <w:r w:rsidDel="00063027">
          <w:rPr>
            <w:rFonts w:ascii="Times New Roman" w:hAnsi="Times New Roman" w:cs="Times New Roman"/>
            <w:sz w:val="24"/>
            <w:szCs w:val="24"/>
            <w:lang w:val="en-US"/>
          </w:rPr>
          <w:delText>(1)</w:delText>
        </w:r>
      </w:del>
      <w:ins w:id="125" w:author="Jelte Wicherts" w:date="2013-12-23T15:52:00Z">
        <w:r w:rsidR="00063027">
          <w:rPr>
            <w:rFonts w:ascii="Times New Roman" w:hAnsi="Times New Roman" w:cs="Times New Roman"/>
            <w:sz w:val="24"/>
            <w:szCs w:val="24"/>
            <w:lang w:val="en-US"/>
          </w:rPr>
          <w:t>b</w:t>
        </w:r>
      </w:ins>
      <w:ins w:id="126" w:author="Jelte Wicherts" w:date="2013-12-23T15:51:00Z">
        <w:r w:rsidR="00063027">
          <w:rPr>
            <w:rFonts w:ascii="Times New Roman" w:hAnsi="Times New Roman" w:cs="Times New Roman"/>
            <w:sz w:val="24"/>
            <w:szCs w:val="24"/>
            <w:lang w:val="en-US"/>
          </w:rPr>
          <w:t>ecause</w:t>
        </w:r>
        <w:r w:rsidR="00063027" w:rsidRPr="00063027">
          <w:rPr>
            <w:rFonts w:ascii="Times New Roman" w:hAnsi="Times New Roman" w:cs="Times New Roman"/>
            <w:sz w:val="24"/>
            <w:szCs w:val="24"/>
            <w:lang w:val="en-US"/>
          </w:rPr>
          <w:t xml:space="preserve"> collectivism might influence the degree to which belonging is important (see </w:t>
        </w:r>
        <w:proofErr w:type="spellStart"/>
        <w:r w:rsidR="00063027" w:rsidRPr="00063027">
          <w:rPr>
            <w:rFonts w:ascii="Times New Roman" w:hAnsi="Times New Roman" w:cs="Times New Roman"/>
            <w:sz w:val="24"/>
            <w:szCs w:val="24"/>
            <w:lang w:val="en-US"/>
          </w:rPr>
          <w:t>Hofstede</w:t>
        </w:r>
        <w:proofErr w:type="spellEnd"/>
        <w:r w:rsidR="00063027" w:rsidRPr="00063027">
          <w:rPr>
            <w:rFonts w:ascii="Times New Roman" w:hAnsi="Times New Roman" w:cs="Times New Roman"/>
            <w:sz w:val="24"/>
            <w:szCs w:val="24"/>
            <w:lang w:val="en-US"/>
          </w:rPr>
          <w:t>, 1980)</w:t>
        </w:r>
        <w:r w:rsidR="00063027">
          <w:rPr>
            <w:rFonts w:ascii="Times New Roman" w:hAnsi="Times New Roman" w:cs="Times New Roman"/>
            <w:sz w:val="24"/>
            <w:szCs w:val="24"/>
            <w:lang w:val="en-US"/>
          </w:rPr>
          <w:t>, we include</w:t>
        </w:r>
      </w:ins>
      <w:ins w:id="127" w:author="Jelte Wicherts" w:date="2013-12-23T15:54:00Z">
        <w:r w:rsidR="00AA61E5">
          <w:rPr>
            <w:rFonts w:ascii="Times New Roman" w:hAnsi="Times New Roman" w:cs="Times New Roman"/>
            <w:sz w:val="24"/>
            <w:szCs w:val="24"/>
            <w:lang w:val="en-US"/>
          </w:rPr>
          <w:t>d</w:t>
        </w:r>
      </w:ins>
      <w:ins w:id="128" w:author="Jelte Wicherts" w:date="2013-12-23T15:51:00Z">
        <w:r w:rsidR="00063027">
          <w:rPr>
            <w:rFonts w:ascii="Times New Roman" w:hAnsi="Times New Roman" w:cs="Times New Roman"/>
            <w:sz w:val="24"/>
            <w:szCs w:val="24"/>
            <w:lang w:val="en-US"/>
          </w:rPr>
          <w:t xml:space="preserve"> </w:t>
        </w:r>
      </w:ins>
      <w:del w:id="129" w:author="Jelte Wicherts" w:date="2013-12-23T15:51:00Z">
        <w:r w:rsidDel="00063027">
          <w:rPr>
            <w:rFonts w:ascii="Times New Roman" w:hAnsi="Times New Roman" w:cs="Times New Roman"/>
            <w:sz w:val="24"/>
            <w:szCs w:val="24"/>
            <w:lang w:val="en-US"/>
          </w:rPr>
          <w:delText xml:space="preserve"> </w:delText>
        </w:r>
      </w:del>
      <w:commentRangeStart w:id="130"/>
      <w:r>
        <w:rPr>
          <w:rFonts w:ascii="Times New Roman" w:hAnsi="Times New Roman" w:cs="Times New Roman"/>
          <w:sz w:val="24"/>
          <w:szCs w:val="24"/>
          <w:lang w:val="en-US"/>
        </w:rPr>
        <w:t>country</w:t>
      </w:r>
      <w:commentRangeEnd w:id="130"/>
      <w:ins w:id="131" w:author="Jelte Wicherts" w:date="2013-12-23T15:53:00Z">
        <w:r w:rsidR="00AA61E5">
          <w:rPr>
            <w:rFonts w:ascii="Times New Roman" w:hAnsi="Times New Roman" w:cs="Times New Roman"/>
            <w:sz w:val="24"/>
            <w:szCs w:val="24"/>
            <w:lang w:val="en-US"/>
          </w:rPr>
          <w:t xml:space="preserve">. Second, because social aspects may </w:t>
        </w:r>
      </w:ins>
      <w:ins w:id="132" w:author="Jelte Wicherts" w:date="2013-12-23T15:54:00Z">
        <w:r w:rsidR="00AA61E5">
          <w:rPr>
            <w:rFonts w:ascii="Times New Roman" w:hAnsi="Times New Roman" w:cs="Times New Roman"/>
            <w:sz w:val="24"/>
            <w:szCs w:val="24"/>
            <w:lang w:val="en-US"/>
          </w:rPr>
          <w:t xml:space="preserve">have </w:t>
        </w:r>
      </w:ins>
      <w:ins w:id="133" w:author="Jelte Wicherts" w:date="2013-12-23T15:53:00Z">
        <w:r w:rsidR="00AA61E5">
          <w:rPr>
            <w:rFonts w:ascii="Times New Roman" w:hAnsi="Times New Roman" w:cs="Times New Roman"/>
            <w:sz w:val="24"/>
            <w:szCs w:val="24"/>
            <w:lang w:val="en-US"/>
          </w:rPr>
          <w:t xml:space="preserve">be more evolutionarily relevant for </w:t>
        </w:r>
      </w:ins>
      <w:ins w:id="134" w:author="Jelte Wicherts" w:date="2013-12-23T15:54:00Z">
        <w:r w:rsidR="00AA61E5">
          <w:rPr>
            <w:rFonts w:ascii="Times New Roman" w:hAnsi="Times New Roman" w:cs="Times New Roman"/>
            <w:sz w:val="24"/>
            <w:szCs w:val="24"/>
            <w:lang w:val="en-US"/>
          </w:rPr>
          <w:t>females, we included</w:t>
        </w:r>
      </w:ins>
      <w:ins w:id="135" w:author="Jelte Wicherts" w:date="2013-12-23T15:53:00Z">
        <w:r w:rsidR="00AA61E5">
          <w:rPr>
            <w:rFonts w:ascii="Times New Roman" w:hAnsi="Times New Roman" w:cs="Times New Roman"/>
            <w:sz w:val="24"/>
            <w:szCs w:val="24"/>
            <w:lang w:val="en-US"/>
          </w:rPr>
          <w:t xml:space="preserve"> </w:t>
        </w:r>
      </w:ins>
      <w:r w:rsidR="00CF7CA3">
        <w:rPr>
          <w:rStyle w:val="Verwijzingopmerking"/>
        </w:rPr>
        <w:commentReference w:id="130"/>
      </w:r>
      <w:del w:id="136" w:author="Jelte Wicherts" w:date="2013-12-23T15:53:00Z">
        <w:r w:rsidDel="00AA61E5">
          <w:rPr>
            <w:rFonts w:ascii="Times New Roman" w:hAnsi="Times New Roman" w:cs="Times New Roman"/>
            <w:sz w:val="24"/>
            <w:szCs w:val="24"/>
            <w:lang w:val="en-US"/>
          </w:rPr>
          <w:delText>,</w:delText>
        </w:r>
      </w:del>
      <w:del w:id="137" w:author="Jelte Wicherts" w:date="2013-12-23T15:52:00Z">
        <w:r w:rsidDel="00063027">
          <w:rPr>
            <w:rFonts w:ascii="Times New Roman" w:hAnsi="Times New Roman" w:cs="Times New Roman"/>
            <w:sz w:val="24"/>
            <w:szCs w:val="24"/>
            <w:lang w:val="en-US"/>
          </w:rPr>
          <w:delText xml:space="preserve"> (2) </w:delText>
        </w:r>
      </w:del>
      <w:commentRangeStart w:id="138"/>
      <w:r>
        <w:rPr>
          <w:rFonts w:ascii="Times New Roman" w:hAnsi="Times New Roman" w:cs="Times New Roman"/>
          <w:sz w:val="24"/>
          <w:szCs w:val="24"/>
          <w:lang w:val="en-US"/>
        </w:rPr>
        <w:t>proportion of male participants</w:t>
      </w:r>
      <w:commentRangeEnd w:id="138"/>
      <w:r w:rsidR="00CF7CA3">
        <w:rPr>
          <w:rStyle w:val="Verwijzingopmerking"/>
        </w:rPr>
        <w:commentReference w:id="138"/>
      </w:r>
      <w:del w:id="139" w:author="Jelte Wicherts" w:date="2013-12-23T15:54:00Z">
        <w:r w:rsidDel="00AA61E5">
          <w:rPr>
            <w:rFonts w:ascii="Times New Roman" w:hAnsi="Times New Roman" w:cs="Times New Roman"/>
            <w:sz w:val="24"/>
            <w:szCs w:val="24"/>
            <w:lang w:val="en-US"/>
          </w:rPr>
          <w:delText xml:space="preserve">, </w:delText>
        </w:r>
      </w:del>
      <w:ins w:id="140" w:author="Jelte Wicherts" w:date="2013-12-23T15:54:00Z">
        <w:r w:rsidR="00AA61E5">
          <w:rPr>
            <w:rFonts w:ascii="Times New Roman" w:hAnsi="Times New Roman" w:cs="Times New Roman"/>
            <w:sz w:val="24"/>
            <w:szCs w:val="24"/>
            <w:lang w:val="en-US"/>
          </w:rPr>
          <w:t>. Third, given that ex</w:t>
        </w:r>
      </w:ins>
      <w:ins w:id="141" w:author="Jelte Wicherts" w:date="2013-12-24T09:25:00Z">
        <w:r w:rsidR="00E160B5">
          <w:rPr>
            <w:rFonts w:ascii="Times New Roman" w:hAnsi="Times New Roman" w:cs="Times New Roman"/>
            <w:sz w:val="24"/>
            <w:szCs w:val="24"/>
            <w:lang w:val="en-US"/>
          </w:rPr>
          <w:t>c</w:t>
        </w:r>
      </w:ins>
      <w:ins w:id="142" w:author="Jelte Wicherts" w:date="2013-12-23T15:54:00Z">
        <w:r w:rsidR="00AA61E5">
          <w:rPr>
            <w:rFonts w:ascii="Times New Roman" w:hAnsi="Times New Roman" w:cs="Times New Roman"/>
            <w:sz w:val="24"/>
            <w:szCs w:val="24"/>
            <w:lang w:val="en-US"/>
          </w:rPr>
          <w:t>lusion may be more relevant for younger people, we included</w:t>
        </w:r>
      </w:ins>
      <w:ins w:id="143" w:author="Jelte Wicherts" w:date="2013-12-23T15:55:00Z">
        <w:r w:rsidR="00AA61E5">
          <w:rPr>
            <w:rFonts w:ascii="Times New Roman" w:hAnsi="Times New Roman" w:cs="Times New Roman"/>
            <w:sz w:val="24"/>
            <w:szCs w:val="24"/>
            <w:lang w:val="en-US"/>
          </w:rPr>
          <w:t xml:space="preserve"> </w:t>
        </w:r>
      </w:ins>
      <w:del w:id="144" w:author="Jelte Wicherts" w:date="2013-12-23T15:55:00Z">
        <w:r w:rsidDel="00AA61E5">
          <w:rPr>
            <w:rFonts w:ascii="Times New Roman" w:hAnsi="Times New Roman" w:cs="Times New Roman"/>
            <w:sz w:val="24"/>
            <w:szCs w:val="24"/>
            <w:lang w:val="en-US"/>
          </w:rPr>
          <w:delText xml:space="preserve">(3) </w:delText>
        </w:r>
      </w:del>
      <w:commentRangeStart w:id="145"/>
      <w:r>
        <w:rPr>
          <w:rFonts w:ascii="Times New Roman" w:hAnsi="Times New Roman" w:cs="Times New Roman"/>
          <w:sz w:val="24"/>
          <w:szCs w:val="24"/>
          <w:lang w:val="en-US"/>
        </w:rPr>
        <w:t>mean ag</w:t>
      </w:r>
      <w:ins w:id="146" w:author="Jelte Wicherts" w:date="2013-12-23T15:55:00Z">
        <w:r w:rsidR="00AA61E5">
          <w:rPr>
            <w:rFonts w:ascii="Times New Roman" w:hAnsi="Times New Roman" w:cs="Times New Roman"/>
            <w:sz w:val="24"/>
            <w:szCs w:val="24"/>
            <w:lang w:val="en-US"/>
          </w:rPr>
          <w:t xml:space="preserve">e. </w:t>
        </w:r>
      </w:ins>
      <w:del w:id="147" w:author="Jelte Wicherts" w:date="2013-12-23T15:55:00Z">
        <w:r w:rsidDel="00AA61E5">
          <w:rPr>
            <w:rFonts w:ascii="Times New Roman" w:hAnsi="Times New Roman" w:cs="Times New Roman"/>
            <w:sz w:val="24"/>
            <w:szCs w:val="24"/>
            <w:lang w:val="en-US"/>
          </w:rPr>
          <w:delText>e</w:delText>
        </w:r>
      </w:del>
      <w:commentRangeEnd w:id="145"/>
      <w:r w:rsidR="00CF7CA3">
        <w:rPr>
          <w:rStyle w:val="Verwijzingopmerking"/>
        </w:rPr>
        <w:commentReference w:id="145"/>
      </w:r>
      <w:ins w:id="148" w:author="Jelte Wicherts" w:date="2013-12-23T15:55:00Z">
        <w:r w:rsidR="00AA61E5">
          <w:rPr>
            <w:rFonts w:ascii="Times New Roman" w:hAnsi="Times New Roman" w:cs="Times New Roman"/>
            <w:sz w:val="24"/>
            <w:szCs w:val="24"/>
            <w:lang w:val="en-US"/>
          </w:rPr>
          <w:t xml:space="preserve">Fourth, because it may matter by who many people ones gets excluded, we included the </w:t>
        </w:r>
      </w:ins>
      <w:del w:id="149" w:author="Jelte Wicherts" w:date="2013-12-23T15:55:00Z">
        <w:r w:rsidDel="00AA61E5">
          <w:rPr>
            <w:rFonts w:ascii="Times New Roman" w:hAnsi="Times New Roman" w:cs="Times New Roman"/>
            <w:sz w:val="24"/>
            <w:szCs w:val="24"/>
            <w:lang w:val="en-US"/>
          </w:rPr>
          <w:delText xml:space="preserve">, (4) </w:delText>
        </w:r>
      </w:del>
      <w:commentRangeStart w:id="150"/>
      <w:r>
        <w:rPr>
          <w:rFonts w:ascii="Times New Roman" w:hAnsi="Times New Roman" w:cs="Times New Roman"/>
          <w:sz w:val="24"/>
          <w:szCs w:val="24"/>
          <w:lang w:val="en-US"/>
        </w:rPr>
        <w:t>number of players in the game</w:t>
      </w:r>
      <w:commentRangeEnd w:id="150"/>
      <w:r w:rsidR="00CF7CA3">
        <w:rPr>
          <w:rStyle w:val="Verwijzingopmerking"/>
        </w:rPr>
        <w:commentReference w:id="150"/>
      </w:r>
      <w:ins w:id="151" w:author="Jelte Wicherts" w:date="2013-12-23T15:56:00Z">
        <w:r w:rsidR="00AA61E5">
          <w:rPr>
            <w:rFonts w:ascii="Times New Roman" w:hAnsi="Times New Roman" w:cs="Times New Roman"/>
            <w:sz w:val="24"/>
            <w:szCs w:val="24"/>
            <w:lang w:val="en-US"/>
          </w:rPr>
          <w:t xml:space="preserve">. Fifth, </w:t>
        </w:r>
      </w:ins>
      <w:del w:id="152" w:author="Jelte Wicherts" w:date="2013-12-23T15:56:00Z">
        <w:r w:rsidDel="00AA61E5">
          <w:rPr>
            <w:rFonts w:ascii="Times New Roman" w:hAnsi="Times New Roman" w:cs="Times New Roman"/>
            <w:sz w:val="24"/>
            <w:szCs w:val="24"/>
            <w:lang w:val="en-US"/>
          </w:rPr>
          <w:delText xml:space="preserve">, (5) </w:delText>
        </w:r>
      </w:del>
      <w:ins w:id="153" w:author="Jelte Wicherts" w:date="2013-12-23T15:56:00Z">
        <w:r w:rsidR="00AA61E5">
          <w:rPr>
            <w:rFonts w:ascii="Times New Roman" w:hAnsi="Times New Roman" w:cs="Times New Roman"/>
            <w:sz w:val="24"/>
            <w:szCs w:val="24"/>
            <w:lang w:val="en-US"/>
          </w:rPr>
          <w:t xml:space="preserve">as the length of the exclusion may matter, we included </w:t>
        </w:r>
      </w:ins>
      <w:commentRangeStart w:id="154"/>
      <w:r>
        <w:rPr>
          <w:rFonts w:ascii="Times New Roman" w:hAnsi="Times New Roman" w:cs="Times New Roman"/>
          <w:sz w:val="24"/>
          <w:szCs w:val="24"/>
          <w:lang w:val="en-US"/>
        </w:rPr>
        <w:t>duration of exclusion</w:t>
      </w:r>
      <w:ins w:id="155" w:author="Jelte Wicherts" w:date="2013-12-23T15:56:00Z">
        <w:r w:rsidR="00AA61E5">
          <w:rPr>
            <w:rFonts w:ascii="Times New Roman" w:hAnsi="Times New Roman" w:cs="Times New Roman"/>
            <w:sz w:val="24"/>
            <w:szCs w:val="24"/>
            <w:lang w:val="en-US"/>
          </w:rPr>
          <w:t xml:space="preserve">. Sixth, </w:t>
        </w:r>
      </w:ins>
      <w:del w:id="156" w:author="Jelte Wicherts" w:date="2013-12-23T15:56:00Z">
        <w:r w:rsidDel="00AA61E5">
          <w:rPr>
            <w:rFonts w:ascii="Times New Roman" w:hAnsi="Times New Roman" w:cs="Times New Roman"/>
            <w:sz w:val="24"/>
            <w:szCs w:val="24"/>
            <w:lang w:val="en-US"/>
          </w:rPr>
          <w:delText xml:space="preserve"> </w:delText>
        </w:r>
        <w:commentRangeEnd w:id="154"/>
        <w:r w:rsidR="00CF7CA3" w:rsidDel="00AA61E5">
          <w:rPr>
            <w:rStyle w:val="Verwijzingopmerking"/>
          </w:rPr>
          <w:commentReference w:id="154"/>
        </w:r>
        <w:r w:rsidDel="00AA61E5">
          <w:rPr>
            <w:rFonts w:ascii="Times New Roman" w:hAnsi="Times New Roman" w:cs="Times New Roman"/>
            <w:sz w:val="24"/>
            <w:szCs w:val="24"/>
            <w:lang w:val="en-US"/>
          </w:rPr>
          <w:delText>and (6</w:delText>
        </w:r>
        <w:commentRangeStart w:id="157"/>
        <w:r w:rsidDel="00AA61E5">
          <w:rPr>
            <w:rFonts w:ascii="Times New Roman" w:hAnsi="Times New Roman" w:cs="Times New Roman"/>
            <w:sz w:val="24"/>
            <w:szCs w:val="24"/>
            <w:lang w:val="en-US"/>
          </w:rPr>
          <w:delText>) ty</w:delText>
        </w:r>
      </w:del>
      <w:del w:id="158" w:author="Jelte Wicherts" w:date="2013-12-23T15:57:00Z">
        <w:r w:rsidDel="00AA61E5">
          <w:rPr>
            <w:rFonts w:ascii="Times New Roman" w:hAnsi="Times New Roman" w:cs="Times New Roman"/>
            <w:sz w:val="24"/>
            <w:szCs w:val="24"/>
            <w:lang w:val="en-US"/>
          </w:rPr>
          <w:delText>p</w:delText>
        </w:r>
      </w:del>
      <w:ins w:id="159" w:author="Jelte Wicherts" w:date="2013-12-23T15:56:00Z">
        <w:r w:rsidR="00AA61E5">
          <w:rPr>
            <w:rFonts w:ascii="Times New Roman" w:hAnsi="Times New Roman" w:cs="Times New Roman"/>
            <w:sz w:val="24"/>
            <w:szCs w:val="24"/>
            <w:lang w:val="en-US"/>
          </w:rPr>
          <w:t xml:space="preserve"> in light of the potential difference between scales, we </w:t>
        </w:r>
      </w:ins>
      <w:ins w:id="160" w:author="Jelte Wicherts" w:date="2013-12-23T15:57:00Z">
        <w:r w:rsidR="00AA61E5">
          <w:rPr>
            <w:rFonts w:ascii="Times New Roman" w:hAnsi="Times New Roman" w:cs="Times New Roman"/>
            <w:sz w:val="24"/>
            <w:szCs w:val="24"/>
            <w:lang w:val="en-US"/>
          </w:rPr>
          <w:t>considered potential differences between types of</w:t>
        </w:r>
      </w:ins>
      <w:ins w:id="161" w:author="Jelte Wicherts" w:date="2013-12-23T15:56:00Z">
        <w:r w:rsidR="00AA61E5">
          <w:rPr>
            <w:rFonts w:ascii="Times New Roman" w:hAnsi="Times New Roman" w:cs="Times New Roman"/>
            <w:sz w:val="24"/>
            <w:szCs w:val="24"/>
            <w:lang w:val="en-US"/>
          </w:rPr>
          <w:t xml:space="preserve"> scal</w:t>
        </w:r>
      </w:ins>
      <w:r>
        <w:rPr>
          <w:rFonts w:ascii="Times New Roman" w:hAnsi="Times New Roman" w:cs="Times New Roman"/>
          <w:sz w:val="24"/>
          <w:szCs w:val="24"/>
          <w:lang w:val="en-US"/>
        </w:rPr>
        <w:t>e</w:t>
      </w:r>
      <w:ins w:id="162" w:author="Jelte Wicherts" w:date="2013-12-23T15:57:00Z">
        <w:r w:rsidR="00AA61E5">
          <w:rPr>
            <w:rFonts w:ascii="Times New Roman" w:hAnsi="Times New Roman" w:cs="Times New Roman"/>
            <w:sz w:val="24"/>
            <w:szCs w:val="24"/>
            <w:lang w:val="en-US"/>
          </w:rPr>
          <w:t>s used to measure</w:t>
        </w:r>
      </w:ins>
      <w:r>
        <w:rPr>
          <w:rFonts w:ascii="Times New Roman" w:hAnsi="Times New Roman" w:cs="Times New Roman"/>
          <w:sz w:val="24"/>
          <w:szCs w:val="24"/>
          <w:lang w:val="en-US"/>
        </w:rPr>
        <w:t xml:space="preserve"> </w:t>
      </w:r>
      <w:del w:id="163" w:author="Jelte Wicherts" w:date="2013-12-23T15:57:00Z">
        <w:r w:rsidDel="00AA61E5">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 xml:space="preserve">fundamental </w:t>
      </w:r>
      <w:ins w:id="164" w:author="Jelte Wicherts" w:date="2013-12-23T15:57:00Z">
        <w:r w:rsidR="00AA61E5">
          <w:rPr>
            <w:rFonts w:ascii="Times New Roman" w:hAnsi="Times New Roman" w:cs="Times New Roman"/>
            <w:sz w:val="24"/>
            <w:szCs w:val="24"/>
            <w:lang w:val="en-US"/>
          </w:rPr>
          <w:t>needs.</w:t>
        </w:r>
      </w:ins>
      <w:del w:id="165" w:author="Jelte Wicherts" w:date="2013-12-23T15:57:00Z">
        <w:r w:rsidDel="00AA61E5">
          <w:rPr>
            <w:rFonts w:ascii="Times New Roman" w:hAnsi="Times New Roman" w:cs="Times New Roman"/>
            <w:sz w:val="24"/>
            <w:szCs w:val="24"/>
            <w:lang w:val="en-US"/>
          </w:rPr>
          <w:delText>needs scale used</w:delText>
        </w:r>
        <w:commentRangeEnd w:id="157"/>
        <w:r w:rsidR="00CF7CA3" w:rsidDel="00AA61E5">
          <w:rPr>
            <w:rStyle w:val="Verwijzingopmerking"/>
          </w:rPr>
          <w:commentReference w:id="157"/>
        </w:r>
        <w:r w:rsidDel="00AA61E5">
          <w:rPr>
            <w:rFonts w:ascii="Times New Roman" w:hAnsi="Times New Roman" w:cs="Times New Roman"/>
            <w:sz w:val="24"/>
            <w:szCs w:val="24"/>
            <w:lang w:val="en-US"/>
          </w:rPr>
          <w:delText xml:space="preserve">.   </w:delText>
        </w:r>
        <w:commentRangeEnd w:id="122"/>
        <w:r w:rsidDel="00AA61E5">
          <w:rPr>
            <w:rStyle w:val="Verwijzingopmerking"/>
          </w:rPr>
          <w:commentReference w:id="122"/>
        </w:r>
      </w:del>
    </w:p>
    <w:p w14:paraId="00E7BE6D" w14:textId="571DDB2F"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(see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w:t>
      </w:r>
      <w:r w:rsidR="00DC5D21">
        <w:rPr>
          <w:rFonts w:ascii="Times New Roman" w:hAnsi="Times New Roman" w:cs="Times New Roman"/>
          <w:sz w:val="24"/>
          <w:szCs w:val="24"/>
          <w:lang w:val="en-US"/>
        </w:rPr>
        <w:lastRenderedPageBreak/>
        <w:t>are self-reported hostile feelings and donation behavior, respectively.</w:t>
      </w:r>
      <w:del w:id="166" w:author="Jelte Wicherts" w:date="2013-12-23T16:06:00Z">
        <w:r w:rsidR="00DC5D21" w:rsidDel="00480E89">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 xml:space="preserve"> </w:t>
      </w:r>
      <w:commentRangeStart w:id="167"/>
      <w:del w:id="168" w:author="Jelte Wicherts" w:date="2013-12-23T16:06:00Z">
        <w:r w:rsidRPr="00F70F0A" w:rsidDel="00480E89">
          <w:rPr>
            <w:rFonts w:ascii="Times New Roman" w:hAnsi="Times New Roman" w:cs="Times New Roman"/>
            <w:sz w:val="24"/>
            <w:szCs w:val="24"/>
            <w:lang w:val="en-US"/>
          </w:rPr>
          <w:delText xml:space="preserve">A more thorough </w:delText>
        </w:r>
      </w:del>
      <w:ins w:id="169" w:author="Jelte Wicherts" w:date="2013-12-23T16:06:00Z">
        <w:r w:rsidR="00480E89">
          <w:rPr>
            <w:rFonts w:ascii="Times New Roman" w:hAnsi="Times New Roman" w:cs="Times New Roman"/>
            <w:sz w:val="24"/>
            <w:szCs w:val="24"/>
            <w:lang w:val="en-US"/>
          </w:rPr>
          <w:t>We will d</w:t>
        </w:r>
      </w:ins>
      <w:del w:id="170" w:author="Jelte Wicherts" w:date="2013-12-23T16:06:00Z">
        <w:r w:rsidRPr="00F70F0A" w:rsidDel="00480E89">
          <w:rPr>
            <w:rFonts w:ascii="Times New Roman" w:hAnsi="Times New Roman" w:cs="Times New Roman"/>
            <w:sz w:val="24"/>
            <w:szCs w:val="24"/>
            <w:lang w:val="en-US"/>
          </w:rPr>
          <w:delText>d</w:delText>
        </w:r>
      </w:del>
      <w:r w:rsidRPr="00F70F0A">
        <w:rPr>
          <w:rFonts w:ascii="Times New Roman" w:hAnsi="Times New Roman" w:cs="Times New Roman"/>
          <w:sz w:val="24"/>
          <w:szCs w:val="24"/>
          <w:lang w:val="en-US"/>
        </w:rPr>
        <w:t>iscuss</w:t>
      </w:r>
      <w:del w:id="171" w:author="Jelte Wicherts" w:date="2013-12-23T16:06:00Z">
        <w:r w:rsidRPr="00F70F0A" w:rsidDel="00480E89">
          <w:rPr>
            <w:rFonts w:ascii="Times New Roman" w:hAnsi="Times New Roman" w:cs="Times New Roman"/>
            <w:sz w:val="24"/>
            <w:szCs w:val="24"/>
            <w:lang w:val="en-US"/>
          </w:rPr>
          <w:delText>ion of</w:delText>
        </w:r>
      </w:del>
      <w:r w:rsidRPr="00F70F0A">
        <w:rPr>
          <w:rFonts w:ascii="Times New Roman" w:hAnsi="Times New Roman" w:cs="Times New Roman"/>
          <w:sz w:val="24"/>
          <w:szCs w:val="24"/>
          <w:lang w:val="en-US"/>
        </w:rPr>
        <w:t xml:space="preserve"> the psychometric properties of the ‘fundamental needs’ questionnaires </w:t>
      </w:r>
      <w:del w:id="172" w:author="Jelte Wicherts" w:date="2013-12-23T16:06:00Z">
        <w:r w:rsidRPr="00F70F0A" w:rsidDel="00480E89">
          <w:rPr>
            <w:rFonts w:ascii="Times New Roman" w:hAnsi="Times New Roman" w:cs="Times New Roman"/>
            <w:sz w:val="24"/>
            <w:szCs w:val="24"/>
            <w:lang w:val="en-US"/>
          </w:rPr>
          <w:delText>will be given in</w:delText>
        </w:r>
      </w:del>
      <w:ins w:id="173" w:author="Jelte Wicherts" w:date="2013-12-23T16:06:00Z">
        <w:r w:rsidR="00480E89">
          <w:rPr>
            <w:rFonts w:ascii="Times New Roman" w:hAnsi="Times New Roman" w:cs="Times New Roman"/>
            <w:sz w:val="24"/>
            <w:szCs w:val="24"/>
            <w:lang w:val="en-US"/>
          </w:rPr>
          <w:t>further in</w:t>
        </w:r>
      </w:ins>
      <w:r w:rsidRPr="00F70F0A">
        <w:rPr>
          <w:rFonts w:ascii="Times New Roman" w:hAnsi="Times New Roman" w:cs="Times New Roman"/>
          <w:sz w:val="24"/>
          <w:szCs w:val="24"/>
          <w:lang w:val="en-US"/>
        </w:rPr>
        <w:t xml:space="preserve"> the discussion section. </w:t>
      </w:r>
      <w:del w:id="174" w:author="Jelte Wicherts" w:date="2013-12-23T16:07:00Z">
        <w:r w:rsidRPr="00F70F0A" w:rsidDel="00480E89">
          <w:rPr>
            <w:rFonts w:ascii="Times New Roman" w:hAnsi="Times New Roman" w:cs="Times New Roman"/>
            <w:sz w:val="24"/>
            <w:szCs w:val="24"/>
            <w:lang w:val="en-US"/>
          </w:rPr>
          <w:delText>Important to take away is that there</w:delText>
        </w:r>
      </w:del>
      <w:ins w:id="175" w:author="Jelte Wicherts" w:date="2013-12-23T16:07:00Z">
        <w:r w:rsidR="00480E89">
          <w:rPr>
            <w:rFonts w:ascii="Times New Roman" w:hAnsi="Times New Roman" w:cs="Times New Roman"/>
            <w:sz w:val="24"/>
            <w:szCs w:val="24"/>
            <w:lang w:val="en-US"/>
          </w:rPr>
          <w:t>For now, it is important to note that there</w:t>
        </w:r>
      </w:ins>
      <w:r w:rsidRPr="00F70F0A">
        <w:rPr>
          <w:rFonts w:ascii="Times New Roman" w:hAnsi="Times New Roman" w:cs="Times New Roman"/>
          <w:sz w:val="24"/>
          <w:szCs w:val="24"/>
          <w:lang w:val="en-US"/>
        </w:rPr>
        <w:t xml:space="preserve"> are multiple types of measures included in the effect size calculation and subsequently the meta-analysis</w:t>
      </w:r>
      <w:commentRangeEnd w:id="167"/>
      <w:r w:rsidR="009A3B12">
        <w:rPr>
          <w:rStyle w:val="Verwijzingopmerking"/>
        </w:rPr>
        <w:commentReference w:id="167"/>
      </w:r>
      <w:ins w:id="176" w:author="Jelte Wicherts" w:date="2013-12-23T16:07:00Z">
        <w:r w:rsidR="00480E89">
          <w:rPr>
            <w:rFonts w:ascii="Times New Roman" w:hAnsi="Times New Roman" w:cs="Times New Roman"/>
            <w:sz w:val="24"/>
            <w:szCs w:val="24"/>
            <w:lang w:val="en-US"/>
          </w:rPr>
          <w:t xml:space="preserve">. </w:t>
        </w:r>
      </w:ins>
      <w:del w:id="177" w:author="Jelte Wicherts" w:date="2013-12-23T16:07:00Z">
        <w:r w:rsidRPr="00F70F0A" w:rsidDel="00480E89">
          <w:rPr>
            <w:rFonts w:ascii="Times New Roman" w:hAnsi="Times New Roman" w:cs="Times New Roman"/>
            <w:sz w:val="24"/>
            <w:szCs w:val="24"/>
            <w:lang w:val="en-US"/>
          </w:rPr>
          <w:delText>. This means that</w:delText>
        </w:r>
      </w:del>
      <w:ins w:id="178" w:author="Jelte Wicherts" w:date="2013-12-23T16:07:00Z">
        <w:r w:rsidR="00480E89">
          <w:rPr>
            <w:rFonts w:ascii="Times New Roman" w:hAnsi="Times New Roman" w:cs="Times New Roman"/>
            <w:sz w:val="24"/>
            <w:szCs w:val="24"/>
            <w:lang w:val="en-US"/>
          </w:rPr>
          <w:t>So</w:t>
        </w:r>
      </w:ins>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36ADBFD9" w14:textId="7402B89D" w:rsidR="00623D68" w:rsidRDefault="00623D68" w:rsidP="00C30555">
      <w:pPr>
        <w:spacing w:after="0" w:line="480" w:lineRule="auto"/>
        <w:ind w:left="90"/>
        <w:rPr>
          <w:rFonts w:ascii="Times New Roman" w:hAnsi="Times New Roman" w:cs="Times New Roman"/>
          <w:sz w:val="24"/>
          <w:szCs w:val="24"/>
          <w:lang w:val="en-US"/>
        </w:rPr>
      </w:pPr>
      <w:commentRangeStart w:id="179"/>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w:t>
      </w:r>
      <w:commentRangeStart w:id="180"/>
      <w:r w:rsidR="00A162B4">
        <w:rPr>
          <w:rFonts w:ascii="Times New Roman" w:hAnsi="Times New Roman" w:cs="Times New Roman"/>
          <w:sz w:val="24"/>
          <w:szCs w:val="24"/>
          <w:lang w:val="en-US"/>
        </w:rPr>
        <w:t>delayed</w:t>
      </w:r>
      <w:commentRangeEnd w:id="180"/>
      <w:r w:rsidR="00DB7523">
        <w:rPr>
          <w:rStyle w:val="Verwijzingopmerking"/>
        </w:rPr>
        <w:commentReference w:id="180"/>
      </w:r>
      <w:r w:rsidR="00A162B4">
        <w:rPr>
          <w:rFonts w:ascii="Times New Roman" w:hAnsi="Times New Roman" w:cs="Times New Roman"/>
          <w:sz w:val="24"/>
          <w:szCs w:val="24"/>
          <w:lang w:val="en-US"/>
        </w:rPr>
        <w:t>.</w:t>
      </w:r>
      <w:r w:rsidR="009E759C">
        <w:rPr>
          <w:rFonts w:ascii="Times New Roman" w:hAnsi="Times New Roman" w:cs="Times New Roman"/>
          <w:sz w:val="24"/>
          <w:szCs w:val="24"/>
          <w:lang w:val="en-US"/>
        </w:rPr>
        <w:t xml:space="preserve"> </w:t>
      </w:r>
      <w:commentRangeEnd w:id="179"/>
      <w:r w:rsidR="00480E89">
        <w:rPr>
          <w:rStyle w:val="Verwijzingopmerking"/>
        </w:rPr>
        <w:commentReference w:id="179"/>
      </w:r>
    </w:p>
    <w:p w14:paraId="55811824" w14:textId="30F7504E"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ins w:id="181" w:author="Jelte Wicherts" w:date="2013-12-24T09:27:00Z">
        <w:r w:rsidR="00792D66">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ins w:id="182" w:author="Jelte Wicherts" w:date="2013-12-24T09:27:00Z">
        <w:r w:rsidR="00792D66">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del w:id="183" w:author="Jelte Wicherts" w:date="2013-12-24T09:27:00Z">
        <w:r w:rsidRPr="00F70F0A" w:rsidDel="00792D66">
          <w:rPr>
            <w:rFonts w:ascii="Times New Roman" w:hAnsi="Times New Roman" w:cs="Times New Roman"/>
            <w:sz w:val="24"/>
            <w:szCs w:val="24"/>
            <w:lang w:val="en-US"/>
          </w:rPr>
          <w:delText>and</w:delText>
        </w:r>
      </w:del>
      <w:ins w:id="184" w:author="Jelte Wicherts" w:date="2013-12-24T09:27:00Z">
        <w:r w:rsidR="00792D66">
          <w:rPr>
            <w:rFonts w:ascii="Times New Roman" w:hAnsi="Times New Roman" w:cs="Times New Roman"/>
            <w:sz w:val="24"/>
            <w:szCs w:val="24"/>
            <w:lang w:val="en-US"/>
          </w:rPr>
          <w:t xml:space="preserve">and </w:t>
        </w:r>
      </w:ins>
      <w:del w:id="185" w:author="Jelte Wicherts" w:date="2013-12-24T09:27:00Z">
        <w:r w:rsidRPr="00F70F0A" w:rsidDel="00792D66">
          <w:rPr>
            <w:rFonts w:ascii="Times New Roman" w:hAnsi="Times New Roman" w:cs="Times New Roman"/>
            <w:sz w:val="24"/>
            <w:szCs w:val="24"/>
            <w:lang w:val="en-US"/>
          </w:rPr>
          <w:delText xml:space="preserve"> </w:delText>
        </w:r>
      </w:del>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do </w:t>
      </w:r>
      <w:del w:id="186" w:author="Jelte Wicherts" w:date="2013-12-24T09:27:00Z">
        <w:r w:rsidRPr="00F70F0A" w:rsidDel="00792D66">
          <w:rPr>
            <w:rFonts w:ascii="Times New Roman" w:hAnsi="Times New Roman" w:cs="Times New Roman"/>
            <w:sz w:val="24"/>
            <w:szCs w:val="24"/>
            <w:lang w:val="en-US"/>
          </w:rPr>
          <w:delText xml:space="preserve">the </w:delText>
        </w:r>
      </w:del>
      <w:r w:rsidRPr="00F70F0A">
        <w:rPr>
          <w:rFonts w:ascii="Times New Roman" w:hAnsi="Times New Roman" w:cs="Times New Roman"/>
          <w:sz w:val="24"/>
          <w:szCs w:val="24"/>
          <w:lang w:val="en-US"/>
        </w:rPr>
        <w:t>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del w:id="187" w:author="Jelte Wicherts" w:date="2013-12-24T09:28:00Z">
        <w:r w:rsidRPr="00F70F0A" w:rsidDel="003800A3">
          <w:rPr>
            <w:rFonts w:ascii="Times New Roman" w:hAnsi="Times New Roman" w:cs="Times New Roman"/>
            <w:sz w:val="24"/>
            <w:szCs w:val="24"/>
            <w:lang w:val="en-US"/>
          </w:rPr>
          <w:delText xml:space="preserve">, </w:delText>
        </w:r>
      </w:del>
      <w:ins w:id="188" w:author="Jelte Wicherts" w:date="2013-12-24T09:28:00Z">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ins>
      <w:del w:id="189" w:author="Jelte Wicherts" w:date="2013-12-24T09:28:00Z">
        <w:r w:rsidRPr="00F70F0A" w:rsidDel="003800A3">
          <w:rPr>
            <w:rFonts w:ascii="Times New Roman" w:hAnsi="Times New Roman" w:cs="Times New Roman"/>
            <w:sz w:val="24"/>
            <w:szCs w:val="24"/>
            <w:lang w:val="en-US"/>
          </w:rPr>
          <w:delText xml:space="preserve">encompassing </w:delText>
        </w:r>
      </w:del>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del w:id="190" w:author="Jelte Wicherts" w:date="2013-12-24T09:28:00Z">
        <w:r w:rsidRPr="00F70F0A" w:rsidDel="003800A3">
          <w:rPr>
            <w:rFonts w:ascii="Times New Roman" w:hAnsi="Times New Roman" w:cs="Times New Roman"/>
            <w:sz w:val="24"/>
            <w:szCs w:val="24"/>
            <w:lang w:val="en-US"/>
          </w:rPr>
          <w:delText xml:space="preserve"> across the board</w:delText>
        </w:r>
      </w:del>
      <w:r w:rsidRPr="00F70F0A">
        <w:rPr>
          <w:rFonts w:ascii="Times New Roman" w:hAnsi="Times New Roman" w:cs="Times New Roman"/>
          <w:sz w:val="24"/>
          <w:szCs w:val="24"/>
          <w:lang w:val="en-US"/>
        </w:rPr>
        <w:t>.</w:t>
      </w:r>
    </w:p>
    <w:p w14:paraId="5487EDE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7DBF8206" w14:textId="3CA84FF5"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36EC13B8" w14:textId="1AD08280" w:rsidR="00F961BE" w:rsidRDefault="006D3CB4" w:rsidP="00F961BE">
      <w:pPr>
        <w:spacing w:after="0" w:line="480" w:lineRule="auto"/>
        <w:ind w:firstLine="708"/>
        <w:rPr>
          <w:rFonts w:ascii="Times New Roman" w:hAnsi="Times New Roman" w:cs="Times New Roman"/>
          <w:sz w:val="24"/>
          <w:szCs w:val="24"/>
          <w:lang w:val="en-US"/>
        </w:rPr>
      </w:pPr>
      <w:ins w:id="191" w:author="Jelte Wicherts" w:date="2013-12-23T16:10:00Z">
        <w:r>
          <w:rPr>
            <w:rFonts w:ascii="Times New Roman" w:hAnsi="Times New Roman" w:cs="Times New Roman"/>
            <w:sz w:val="24"/>
            <w:szCs w:val="24"/>
            <w:lang w:val="en-US"/>
          </w:rPr>
          <w:t xml:space="preserve">First, </w:t>
        </w:r>
      </w:ins>
      <w:ins w:id="192" w:author="Jelte Wicherts" w:date="2013-12-24T09:28:00Z">
        <w:r w:rsidR="003800A3">
          <w:rPr>
            <w:rFonts w:ascii="Times New Roman" w:hAnsi="Times New Roman" w:cs="Times New Roman"/>
            <w:sz w:val="24"/>
            <w:szCs w:val="24"/>
            <w:lang w:val="en-US"/>
          </w:rPr>
          <w:t>w</w:t>
        </w:r>
      </w:ins>
      <w:del w:id="193" w:author="Jelte Wicherts" w:date="2013-12-24T09:28:00Z">
        <w:r w:rsidR="00731737" w:rsidDel="003800A3">
          <w:rPr>
            <w:rFonts w:ascii="Times New Roman" w:hAnsi="Times New Roman" w:cs="Times New Roman"/>
            <w:sz w:val="24"/>
            <w:szCs w:val="24"/>
            <w:lang w:val="en-US"/>
          </w:rPr>
          <w:delText>W</w:delText>
        </w:r>
      </w:del>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ins w:id="194" w:author="Jelte Wicherts" w:date="2013-12-23T16:10:00Z">
        <w:r>
          <w:rPr>
            <w:rFonts w:ascii="Times New Roman" w:hAnsi="Times New Roman" w:cs="Times New Roman"/>
            <w:sz w:val="24"/>
            <w:szCs w:val="24"/>
            <w:lang w:val="en-US"/>
          </w:rPr>
          <w:t xml:space="preserve">because </w:t>
        </w:r>
      </w:ins>
      <w:del w:id="195" w:author="Jelte Wicherts" w:date="2013-12-23T16:10:00Z">
        <w:r w:rsidR="00F961BE" w:rsidRPr="00F70F0A" w:rsidDel="006D3CB4">
          <w:rPr>
            <w:rFonts w:ascii="Times New Roman" w:hAnsi="Times New Roman" w:cs="Times New Roman"/>
            <w:sz w:val="24"/>
            <w:szCs w:val="24"/>
            <w:lang w:val="en-US"/>
          </w:rPr>
          <w:delText xml:space="preserve">for several reasons. Firstly, </w:delText>
        </w:r>
      </w:del>
      <w:r w:rsidR="00F961BE" w:rsidRPr="00F70F0A">
        <w:rPr>
          <w:rFonts w:ascii="Times New Roman" w:hAnsi="Times New Roman" w:cs="Times New Roman"/>
          <w:sz w:val="24"/>
          <w:szCs w:val="24"/>
          <w:lang w:val="en-US"/>
        </w:rPr>
        <w:t xml:space="preserve">most within-subjects </w:t>
      </w:r>
      <w:r w:rsidR="00F961BE" w:rsidRPr="00F70F0A">
        <w:rPr>
          <w:rFonts w:ascii="Times New Roman" w:hAnsi="Times New Roman" w:cs="Times New Roman"/>
          <w:sz w:val="24"/>
          <w:szCs w:val="24"/>
          <w:lang w:val="en-US"/>
        </w:rPr>
        <w:lastRenderedPageBreak/>
        <w:t>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ins w:id="196" w:author="Jelte Wicherts" w:date="2013-12-23T16:09:00Z">
        <w:r>
          <w:rPr>
            <w:rFonts w:ascii="Times New Roman" w:hAnsi="Times New Roman" w:cs="Times New Roman"/>
            <w:sz w:val="24"/>
            <w:szCs w:val="24"/>
            <w:lang w:val="en-US"/>
          </w:rPr>
          <w:t>neuro</w:t>
        </w:r>
      </w:ins>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proofErr w:type="spellStart"/>
      <w:r w:rsidR="00F961BE" w:rsidRPr="00F70F0A">
        <w:rPr>
          <w:rFonts w:ascii="Times New Roman" w:hAnsi="Times New Roman" w:cs="Times New Roman"/>
          <w:sz w:val="24"/>
          <w:szCs w:val="24"/>
          <w:lang w:val="en-US"/>
        </w:rPr>
        <w:t>Cacioppo</w:t>
      </w:r>
      <w:proofErr w:type="spellEnd"/>
      <w:r w:rsidR="00F961BE" w:rsidRPr="00F70F0A">
        <w:rPr>
          <w:rFonts w:ascii="Times New Roman" w:hAnsi="Times New Roman" w:cs="Times New Roman"/>
          <w:sz w:val="24"/>
          <w:szCs w:val="24"/>
          <w:lang w:val="en-US"/>
        </w:rPr>
        <w:t>, et. al, 2013)</w:t>
      </w:r>
      <w:r w:rsidR="00F961BE">
        <w:rPr>
          <w:rFonts w:ascii="Times New Roman" w:hAnsi="Times New Roman" w:cs="Times New Roman"/>
          <w:sz w:val="24"/>
          <w:szCs w:val="24"/>
          <w:lang w:val="en-US"/>
        </w:rPr>
        <w:t xml:space="preserve">. </w:t>
      </w:r>
      <w:del w:id="197" w:author="Jelte Wicherts" w:date="2013-12-23T16:10:00Z">
        <w:r w:rsidR="00F961BE" w:rsidDel="006D3CB4">
          <w:rPr>
            <w:rFonts w:ascii="Times New Roman" w:hAnsi="Times New Roman" w:cs="Times New Roman"/>
            <w:sz w:val="24"/>
            <w:szCs w:val="24"/>
            <w:lang w:val="en-US"/>
          </w:rPr>
          <w:delText>Secondly</w:delText>
        </w:r>
      </w:del>
      <w:ins w:id="198" w:author="Jelte Wicherts" w:date="2013-12-23T16:10:00Z">
        <w:r>
          <w:rPr>
            <w:rFonts w:ascii="Times New Roman" w:hAnsi="Times New Roman" w:cs="Times New Roman"/>
            <w:sz w:val="24"/>
            <w:szCs w:val="24"/>
            <w:lang w:val="en-US"/>
          </w:rPr>
          <w:t>Also</w:t>
        </w:r>
      </w:ins>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4EE82664" w14:textId="354D0029" w:rsidR="0086030D" w:rsidRDefault="00F961BE" w:rsidP="001D140B">
      <w:pPr>
        <w:spacing w:after="0" w:line="480" w:lineRule="auto"/>
        <w:ind w:firstLine="708"/>
        <w:rPr>
          <w:rFonts w:ascii="Times New Roman" w:hAnsi="Times New Roman" w:cs="Times New Roman"/>
          <w:sz w:val="24"/>
          <w:szCs w:val="24"/>
          <w:lang w:val="en-US"/>
        </w:rPr>
      </w:pPr>
      <w:del w:id="199" w:author="Jelte Wicherts" w:date="2013-12-23T16:10:00Z">
        <w:r w:rsidDel="006D3CB4">
          <w:rPr>
            <w:rFonts w:ascii="Times New Roman" w:hAnsi="Times New Roman" w:cs="Times New Roman"/>
            <w:sz w:val="24"/>
            <w:szCs w:val="24"/>
            <w:lang w:val="en-US"/>
          </w:rPr>
          <w:delText xml:space="preserve">The </w:delText>
        </w:r>
      </w:del>
      <w:ins w:id="200" w:author="Jelte Wicherts" w:date="2013-12-23T16:10:00Z">
        <w:r w:rsidR="006D3CB4">
          <w:rPr>
            <w:rFonts w:ascii="Times New Roman" w:hAnsi="Times New Roman" w:cs="Times New Roman"/>
            <w:sz w:val="24"/>
            <w:szCs w:val="24"/>
            <w:lang w:val="en-US"/>
          </w:rPr>
          <w:t xml:space="preserve">Second, </w:t>
        </w:r>
      </w:ins>
      <w:del w:id="201" w:author="Jelte Wicherts" w:date="2013-12-23T16:10:00Z">
        <w:r w:rsidDel="006D3CB4">
          <w:rPr>
            <w:rFonts w:ascii="Times New Roman" w:hAnsi="Times New Roman" w:cs="Times New Roman"/>
            <w:sz w:val="24"/>
            <w:szCs w:val="24"/>
            <w:lang w:val="en-US"/>
          </w:rPr>
          <w:delText xml:space="preserve">second inclusion criterion is that </w:delText>
        </w:r>
      </w:del>
      <w:r>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were required to have a factor that manipulated number of ball tosses obtained by the participants. For this ostracism factor we only considered the condition in which participants were ostracized by all other participants</w:t>
      </w:r>
      <w:ins w:id="202" w:author="Ilja van Beest" w:date="2013-12-27T10:07:00Z">
        <w:r w:rsidR="00DC4FBB">
          <w:rPr>
            <w:rFonts w:ascii="Times New Roman" w:hAnsi="Times New Roman" w:cs="Times New Roman"/>
            <w:sz w:val="24"/>
            <w:szCs w:val="24"/>
            <w:lang w:val="en-US"/>
          </w:rPr>
          <w:t xml:space="preserve"> and</w:t>
        </w:r>
      </w:ins>
      <w:ins w:id="203" w:author="Jelte Wicherts" w:date="2013-12-24T09:29:00Z">
        <w:del w:id="204" w:author="Ilja van Beest" w:date="2013-12-27T10:07:00Z">
          <w:r w:rsidR="003800A3" w:rsidDel="00DC4FBB">
            <w:rPr>
              <w:rFonts w:ascii="Times New Roman" w:hAnsi="Times New Roman" w:cs="Times New Roman"/>
              <w:sz w:val="24"/>
              <w:szCs w:val="24"/>
              <w:lang w:val="en-US"/>
            </w:rPr>
            <w:delText>,</w:delText>
          </w:r>
        </w:del>
      </w:ins>
      <w:del w:id="205" w:author="Ilja van Beest" w:date="2013-12-27T10:07:00Z">
        <w:r w:rsidR="00731737" w:rsidDel="00DC4FBB">
          <w:rPr>
            <w:rFonts w:ascii="Times New Roman" w:hAnsi="Times New Roman" w:cs="Times New Roman"/>
            <w:sz w:val="24"/>
            <w:szCs w:val="24"/>
            <w:lang w:val="en-US"/>
          </w:rPr>
          <w:delText xml:space="preserve"> or</w:delText>
        </w:r>
      </w:del>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del w:id="206" w:author="Jelte Wicherts" w:date="2013-12-23T16:12:00Z">
        <w:r w:rsidR="00731737" w:rsidDel="006D3CB4">
          <w:rPr>
            <w:rFonts w:ascii="Times New Roman" w:hAnsi="Times New Roman" w:cs="Times New Roman"/>
            <w:sz w:val="24"/>
            <w:szCs w:val="24"/>
            <w:lang w:val="en-US"/>
          </w:rPr>
          <w:delText xml:space="preserve">consider a </w:delText>
        </w:r>
        <w:r w:rsidR="00731737" w:rsidRPr="00F70F0A" w:rsidDel="006D3CB4">
          <w:rPr>
            <w:rFonts w:ascii="Times New Roman" w:hAnsi="Times New Roman" w:cs="Times New Roman"/>
            <w:sz w:val="24"/>
            <w:szCs w:val="24"/>
            <w:lang w:val="en-US"/>
          </w:rPr>
          <w:delText xml:space="preserve">grouping </w:delText>
        </w:r>
        <w:r w:rsidR="00731737" w:rsidDel="006D3CB4">
          <w:rPr>
            <w:rFonts w:ascii="Times New Roman" w:hAnsi="Times New Roman" w:cs="Times New Roman"/>
            <w:sz w:val="24"/>
            <w:szCs w:val="24"/>
            <w:lang w:val="en-US"/>
          </w:rPr>
          <w:delText>of</w:delText>
        </w:r>
      </w:del>
      <w:ins w:id="207" w:author="Jelte Wicherts" w:date="2013-12-23T16:12:00Z">
        <w:r w:rsidR="006D3CB4">
          <w:rPr>
            <w:rFonts w:ascii="Times New Roman" w:hAnsi="Times New Roman" w:cs="Times New Roman"/>
            <w:sz w:val="24"/>
            <w:szCs w:val="24"/>
            <w:lang w:val="en-US"/>
          </w:rPr>
          <w:t>when</w:t>
        </w:r>
      </w:ins>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ins w:id="208" w:author="Jelte Wicherts" w:date="2013-12-23T16:12:00Z">
        <w:r w:rsidR="006D3CB4">
          <w:rPr>
            <w:rFonts w:ascii="Times New Roman" w:hAnsi="Times New Roman" w:cs="Times New Roman"/>
            <w:sz w:val="24"/>
            <w:szCs w:val="24"/>
            <w:lang w:val="en-US"/>
          </w:rPr>
          <w:t xml:space="preserve"> were grouped</w:t>
        </w:r>
      </w:ins>
      <w:r w:rsidR="00731737" w:rsidRPr="00F70F0A">
        <w:rPr>
          <w:rFonts w:ascii="Times New Roman" w:hAnsi="Times New Roman" w:cs="Times New Roman"/>
          <w:sz w:val="24"/>
          <w:szCs w:val="24"/>
          <w:lang w:val="en-US"/>
        </w:rPr>
        <w:t xml:space="preserve"> into high- and low neuroticism groups based on a continuous measure of neuroticism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4C0E3C" w:rsidRPr="00F70F0A">
        <w:rPr>
          <w:rFonts w:ascii="Times New Roman" w:hAnsi="Times New Roman" w:cs="Times New Roman"/>
          <w:sz w:val="24"/>
          <w:szCs w:val="24"/>
          <w:lang w:val="en-US"/>
        </w:rPr>
        <w:fldChar w:fldCharType="end"/>
      </w:r>
      <w:del w:id="209" w:author="Jelte Wicherts" w:date="2013-12-23T16:12:00Z">
        <w:r w:rsidR="00731737" w:rsidRPr="00F70F0A" w:rsidDel="006D3CB4">
          <w:rPr>
            <w:rFonts w:ascii="Times New Roman" w:hAnsi="Times New Roman" w:cs="Times New Roman"/>
            <w:sz w:val="24"/>
            <w:szCs w:val="24"/>
            <w:lang w:val="en-US"/>
          </w:rPr>
          <w:delText>.</w:delText>
        </w:r>
        <w:r w:rsidR="00731737" w:rsidDel="006D3CB4">
          <w:rPr>
            <w:rFonts w:ascii="Times New Roman" w:hAnsi="Times New Roman" w:cs="Times New Roman"/>
            <w:sz w:val="24"/>
            <w:szCs w:val="24"/>
            <w:lang w:val="en-US"/>
          </w:rPr>
          <w:delText xml:space="preserve"> In such cases</w:delText>
        </w:r>
      </w:del>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0BCC9FC1" w14:textId="38876009"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del w:id="210" w:author="Jelte Wicherts" w:date="2013-12-23T16:12:00Z">
        <w:r w:rsidRPr="00F70F0A" w:rsidDel="005F2763">
          <w:rPr>
            <w:rFonts w:ascii="Times New Roman" w:hAnsi="Times New Roman" w:cs="Times New Roman"/>
            <w:sz w:val="24"/>
            <w:szCs w:val="24"/>
            <w:lang w:val="en-US"/>
          </w:rPr>
          <w:delText>First</w:delText>
        </w:r>
      </w:del>
      <w:ins w:id="211" w:author="Jelte Wicherts" w:date="2013-12-23T16:12:00Z">
        <w:r w:rsidR="005F2763">
          <w:rPr>
            <w:rFonts w:ascii="Times New Roman" w:hAnsi="Times New Roman" w:cs="Times New Roman"/>
            <w:sz w:val="24"/>
            <w:szCs w:val="24"/>
            <w:lang w:val="en-US"/>
          </w:rPr>
          <w:t>(1)</w:t>
        </w:r>
      </w:ins>
      <w:del w:id="212" w:author="Jelte Wicherts" w:date="2013-12-23T16:12:00Z">
        <w:r w:rsidRPr="00F70F0A" w:rsidDel="005F2763">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213" w:author="Jelte Wicherts" w:date="2013-12-23T16:13:00Z">
        <w:r w:rsidR="0004634D" w:rsidRPr="00F70F0A" w:rsidDel="0072322F">
          <w:rPr>
            <w:rFonts w:ascii="Times New Roman" w:hAnsi="Times New Roman" w:cs="Times New Roman"/>
            <w:sz w:val="24"/>
            <w:szCs w:val="24"/>
            <w:lang w:val="en-US"/>
          </w:rPr>
          <w:delText xml:space="preserve">most </w:delText>
        </w:r>
      </w:del>
      <w:ins w:id="214" w:author="Jelte Wicherts" w:date="2013-12-23T16:13:00Z">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ins>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ins w:id="215" w:author="Jelte Wicherts" w:date="2013-12-24T09:30:00Z">
        <w:r w:rsidR="003800A3">
          <w:rPr>
            <w:rFonts w:ascii="Times New Roman" w:hAnsi="Times New Roman" w:cs="Times New Roman"/>
            <w:sz w:val="24"/>
            <w:szCs w:val="24"/>
            <w:lang w:val="en-US"/>
          </w:rPr>
          <w:t xml:space="preserve">an </w:t>
        </w:r>
      </w:ins>
      <w:r w:rsidR="0004634D" w:rsidRPr="00F70F0A">
        <w:rPr>
          <w:rFonts w:ascii="Times New Roman" w:hAnsi="Times New Roman" w:cs="Times New Roman"/>
          <w:sz w:val="24"/>
          <w:szCs w:val="24"/>
          <w:lang w:val="en-US"/>
        </w:rPr>
        <w:t>encompassing criteri</w:t>
      </w:r>
      <w:ins w:id="216" w:author="Jelte Wicherts" w:date="2013-12-24T09:30:00Z">
        <w:r w:rsidR="003800A3">
          <w:rPr>
            <w:rFonts w:ascii="Times New Roman" w:hAnsi="Times New Roman" w:cs="Times New Roman"/>
            <w:sz w:val="24"/>
            <w:szCs w:val="24"/>
            <w:lang w:val="en-US"/>
          </w:rPr>
          <w:t>on</w:t>
        </w:r>
      </w:ins>
      <w:del w:id="217" w:author="Jelte Wicherts" w:date="2013-12-24T09:30:00Z">
        <w:r w:rsidR="0004634D" w:rsidRPr="00F70F0A" w:rsidDel="003800A3">
          <w:rPr>
            <w:rFonts w:ascii="Times New Roman" w:hAnsi="Times New Roman" w:cs="Times New Roman"/>
            <w:sz w:val="24"/>
            <w:szCs w:val="24"/>
            <w:lang w:val="en-US"/>
          </w:rPr>
          <w:delText>a</w:delText>
        </w:r>
      </w:del>
      <w:r w:rsidR="0004634D" w:rsidRPr="00F70F0A">
        <w:rPr>
          <w:rFonts w:ascii="Times New Roman" w:hAnsi="Times New Roman" w:cs="Times New Roman"/>
          <w:sz w:val="24"/>
          <w:szCs w:val="24"/>
          <w:lang w:val="en-US"/>
        </w:rPr>
        <w:t xml:space="preserve"> for the purposes of this meta-analysis.</w:t>
      </w:r>
      <w:del w:id="218" w:author="Jelte Wicherts" w:date="2013-12-23T16:12:00Z">
        <w:r w:rsidR="0004634D" w:rsidRPr="00F70F0A" w:rsidDel="0072322F">
          <w:rPr>
            <w:rFonts w:ascii="Times New Roman" w:hAnsi="Times New Roman" w:cs="Times New Roman"/>
            <w:sz w:val="24"/>
            <w:szCs w:val="24"/>
            <w:lang w:val="en-US"/>
          </w:rPr>
          <w:delText xml:space="preserve"> </w:delText>
        </w:r>
        <w:r w:rsidRPr="00F70F0A" w:rsidDel="0072322F">
          <w:rPr>
            <w:rFonts w:ascii="Times New Roman" w:hAnsi="Times New Roman" w:cs="Times New Roman"/>
            <w:sz w:val="24"/>
            <w:szCs w:val="24"/>
            <w:lang w:val="en-US"/>
          </w:rPr>
          <w:delText>Second,</w:delText>
        </w:r>
      </w:del>
      <w:ins w:id="219" w:author="Jelte Wicherts" w:date="2013-12-23T16:12:00Z">
        <w:r w:rsidR="0072322F">
          <w:rPr>
            <w:rFonts w:ascii="Times New Roman" w:hAnsi="Times New Roman" w:cs="Times New Roman"/>
            <w:sz w:val="24"/>
            <w:szCs w:val="24"/>
            <w:lang w:val="en-US"/>
          </w:rPr>
          <w:t xml:space="preserve"> (2)</w:t>
        </w:r>
      </w:ins>
      <w:r w:rsidRPr="00F70F0A">
        <w:rPr>
          <w:rFonts w:ascii="Times New Roman" w:hAnsi="Times New Roman" w:cs="Times New Roman"/>
          <w:sz w:val="24"/>
          <w:szCs w:val="24"/>
          <w:lang w:val="en-US"/>
        </w:rPr>
        <w:t xml:space="preserve"> </w:t>
      </w:r>
      <w:del w:id="220" w:author="Jelte Wicherts" w:date="2013-12-23T16:12:00Z">
        <w:r w:rsidDel="0072322F">
          <w:rPr>
            <w:rFonts w:ascii="Times New Roman" w:hAnsi="Times New Roman" w:cs="Times New Roman"/>
            <w:sz w:val="24"/>
            <w:szCs w:val="24"/>
            <w:lang w:val="en-US"/>
          </w:rPr>
          <w:delText xml:space="preserve">the </w:delText>
        </w:r>
      </w:del>
      <w:ins w:id="221" w:author="Jelte Wicherts" w:date="2013-12-23T16:12:00Z">
        <w:r w:rsidR="0072322F">
          <w:rPr>
            <w:rFonts w:ascii="Times New Roman" w:hAnsi="Times New Roman" w:cs="Times New Roman"/>
            <w:sz w:val="24"/>
            <w:szCs w:val="24"/>
            <w:lang w:val="en-US"/>
          </w:rPr>
          <w:t xml:space="preserve">The </w:t>
        </w:r>
      </w:ins>
      <w:del w:id="222" w:author="Jelte Wicherts" w:date="2013-12-24T09:30:00Z">
        <w:r w:rsidRPr="00F70F0A" w:rsidDel="003800A3">
          <w:rPr>
            <w:rFonts w:ascii="Times New Roman" w:hAnsi="Times New Roman" w:cs="Times New Roman"/>
            <w:sz w:val="24"/>
            <w:szCs w:val="24"/>
            <w:lang w:val="en-US"/>
          </w:rPr>
          <w:delText xml:space="preserve">inclusion criteria </w:delText>
        </w:r>
        <w:r w:rsidDel="003800A3">
          <w:rPr>
            <w:rFonts w:ascii="Times New Roman" w:hAnsi="Times New Roman" w:cs="Times New Roman"/>
            <w:sz w:val="24"/>
            <w:szCs w:val="24"/>
            <w:lang w:val="en-US"/>
          </w:rPr>
          <w:delText>of only</w:delText>
        </w:r>
      </w:del>
      <w:ins w:id="223" w:author="Jelte Wicherts" w:date="2013-12-24T09:30:00Z">
        <w:r w:rsidR="003800A3">
          <w:rPr>
            <w:rFonts w:ascii="Times New Roman" w:hAnsi="Times New Roman" w:cs="Times New Roman"/>
            <w:sz w:val="24"/>
            <w:szCs w:val="24"/>
            <w:lang w:val="en-US"/>
          </w:rPr>
          <w:t>choice to limit the meta-analysis to</w:t>
        </w:r>
      </w:ins>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del w:id="224" w:author="Jelte Wicherts" w:date="2013-12-23T16:12:00Z">
        <w:r w:rsidRPr="00F70F0A" w:rsidDel="0072322F">
          <w:rPr>
            <w:rFonts w:ascii="Times New Roman" w:hAnsi="Times New Roman" w:cs="Times New Roman"/>
            <w:sz w:val="24"/>
            <w:szCs w:val="24"/>
            <w:lang w:val="en-US"/>
          </w:rPr>
          <w:delText xml:space="preserve">Third, </w:delText>
        </w:r>
      </w:del>
      <w:ins w:id="225" w:author="Jelte Wicherts" w:date="2013-12-23T16:12:00Z">
        <w:r w:rsidR="0072322F">
          <w:rPr>
            <w:rFonts w:ascii="Times New Roman" w:hAnsi="Times New Roman" w:cs="Times New Roman"/>
            <w:sz w:val="24"/>
            <w:szCs w:val="24"/>
            <w:lang w:val="en-US"/>
          </w:rPr>
          <w:t xml:space="preserve"> (3) </w:t>
        </w:r>
      </w:ins>
      <w:del w:id="226" w:author="Jelte Wicherts" w:date="2013-12-23T16:12:00Z">
        <w:r w:rsidR="0004634D" w:rsidRPr="00F70F0A" w:rsidDel="0072322F">
          <w:rPr>
            <w:rFonts w:ascii="Times New Roman" w:hAnsi="Times New Roman" w:cs="Times New Roman"/>
            <w:sz w:val="24"/>
            <w:szCs w:val="24"/>
            <w:lang w:val="en-US"/>
          </w:rPr>
          <w:delText xml:space="preserve">these </w:delText>
        </w:r>
      </w:del>
      <w:ins w:id="227" w:author="Jelte Wicherts" w:date="2013-12-23T16:12:00Z">
        <w:r w:rsidR="0072322F">
          <w:rPr>
            <w:rFonts w:ascii="Times New Roman" w:hAnsi="Times New Roman" w:cs="Times New Roman"/>
            <w:sz w:val="24"/>
            <w:szCs w:val="24"/>
            <w:lang w:val="en-US"/>
          </w:rPr>
          <w:t>T</w:t>
        </w:r>
        <w:r w:rsidR="0072322F" w:rsidRPr="00F70F0A">
          <w:rPr>
            <w:rFonts w:ascii="Times New Roman" w:hAnsi="Times New Roman" w:cs="Times New Roman"/>
            <w:sz w:val="24"/>
            <w:szCs w:val="24"/>
            <w:lang w:val="en-US"/>
          </w:rPr>
          <w:t xml:space="preserve">hese </w:t>
        </w:r>
      </w:ins>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 xml:space="preserve">study quality, which is preferable to subjective quality assessment </w:t>
      </w:r>
      <w:del w:id="228" w:author="Jelte Wicherts" w:date="2013-12-24T09:31:00Z">
        <w:r w:rsidR="0004634D" w:rsidRPr="00F70F0A" w:rsidDel="003800A3">
          <w:rPr>
            <w:rFonts w:ascii="Times New Roman" w:hAnsi="Times New Roman" w:cs="Times New Roman"/>
            <w:sz w:val="24"/>
            <w:szCs w:val="24"/>
            <w:lang w:val="en-US"/>
          </w:rPr>
          <w:delText xml:space="preserve">for </w:delText>
        </w:r>
      </w:del>
      <w:ins w:id="229" w:author="Jelte Wicherts" w:date="2013-12-24T09:31:00Z">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ins>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the dependent measures the criterion was that they were </w:t>
      </w:r>
      <w:r w:rsidRPr="00F70F0A">
        <w:rPr>
          <w:rFonts w:ascii="Times New Roman" w:hAnsi="Times New Roman" w:cs="Times New Roman"/>
          <w:sz w:val="24"/>
          <w:szCs w:val="24"/>
          <w:lang w:val="en-US"/>
        </w:rPr>
        <w:lastRenderedPageBreak/>
        <w:t>(expected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1E357D87" w14:textId="33269722"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051D6BC1" w14:textId="6655018B"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ins w:id="230" w:author="Jelte Wicherts" w:date="2013-12-24T09:31:00Z">
        <w:r w:rsidR="003800A3">
          <w:rPr>
            <w:rFonts w:ascii="Times New Roman" w:hAnsi="Times New Roman" w:cs="Times New Roman"/>
            <w:sz w:val="24"/>
            <w:szCs w:val="24"/>
            <w:lang w:val="en-US"/>
          </w:rPr>
          <w:t xml:space="preserve"> comprehensive </w:t>
        </w:r>
      </w:ins>
      <w:del w:id="231" w:author="Jelte Wicherts" w:date="2013-12-24T09:31:00Z">
        <w:r w:rsidRPr="00F70F0A" w:rsidDel="003800A3">
          <w:rPr>
            <w:rFonts w:ascii="Times New Roman" w:hAnsi="Times New Roman" w:cs="Times New Roman"/>
            <w:sz w:val="24"/>
            <w:szCs w:val="24"/>
            <w:lang w:val="en-US"/>
          </w:rPr>
          <w:delText xml:space="preserve">n encompassing </w:delText>
        </w:r>
      </w:del>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ins w:id="232" w:author="Jelte Wicherts" w:date="2013-12-24T09:40:00Z">
        <w:r w:rsidR="00421DF3">
          <w:rPr>
            <w:rFonts w:ascii="Times New Roman" w:hAnsi="Times New Roman" w:cs="Times New Roman"/>
            <w:sz w:val="24"/>
            <w:szCs w:val="24"/>
            <w:lang w:val="en-US"/>
          </w:rPr>
          <w:t xml:space="preserve"> we used</w:t>
        </w:r>
      </w:ins>
      <w:r w:rsidRPr="00F70F0A">
        <w:rPr>
          <w:rFonts w:ascii="Times New Roman" w:hAnsi="Times New Roman" w:cs="Times New Roman"/>
          <w:sz w:val="24"/>
          <w:szCs w:val="24"/>
          <w:lang w:val="en-US"/>
        </w:rPr>
        <w:t xml:space="preserve"> seven search strategies </w:t>
      </w:r>
      <w:del w:id="233" w:author="Jelte Wicherts" w:date="2013-12-24T09:40:00Z">
        <w:r w:rsidRPr="00F70F0A" w:rsidDel="00421DF3">
          <w:rPr>
            <w:rFonts w:ascii="Times New Roman" w:hAnsi="Times New Roman" w:cs="Times New Roman"/>
            <w:sz w:val="24"/>
            <w:szCs w:val="24"/>
            <w:lang w:val="en-US"/>
          </w:rPr>
          <w:delText xml:space="preserve">were used </w:delText>
        </w:r>
      </w:del>
      <w:r w:rsidRPr="00F70F0A">
        <w:rPr>
          <w:rFonts w:ascii="Times New Roman" w:hAnsi="Times New Roman" w:cs="Times New Roman"/>
          <w:sz w:val="24"/>
          <w:szCs w:val="24"/>
          <w:lang w:val="en-US"/>
        </w:rPr>
        <w:t xml:space="preserve">in the period of November 2012 through April 2013. These search strategies included </w:t>
      </w:r>
      <w:ins w:id="234"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1) database searches, </w:t>
      </w:r>
      <w:ins w:id="235"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ins w:id="236"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ins w:id="237"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4) Google Scholar alerts, </w:t>
      </w:r>
      <w:ins w:id="238"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5) citation records, </w:t>
      </w:r>
      <w:ins w:id="239"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6) SPSP conference abstracts</w:t>
      </w:r>
      <w:ins w:id="240" w:author="Jelte Wicherts" w:date="2013-12-24T09:41:00Z">
        <w:r w:rsidR="00421DF3">
          <w:rPr>
            <w:rFonts w:ascii="Times New Roman" w:hAnsi="Times New Roman" w:cs="Times New Roman"/>
            <w:sz w:val="24"/>
            <w:szCs w:val="24"/>
            <w:lang w:val="en-US"/>
          </w:rPr>
          <w:t xml:space="preserve">, </w:t>
        </w:r>
      </w:ins>
      <w:del w:id="241" w:author="Jelte Wicherts" w:date="2013-12-24T09:41:00Z">
        <w:r w:rsidRPr="00F70F0A" w:rsidDel="00421DF3">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 xml:space="preserve">and </w:t>
      </w:r>
      <w:ins w:id="242"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7) personal communication. </w:t>
      </w:r>
      <w:del w:id="243" w:author="Jelte Wicherts" w:date="2013-12-24T09:41:00Z">
        <w:r w:rsidRPr="00F70F0A" w:rsidDel="00421DF3">
          <w:rPr>
            <w:rFonts w:ascii="Times New Roman" w:hAnsi="Times New Roman" w:cs="Times New Roman"/>
            <w:sz w:val="24"/>
            <w:szCs w:val="24"/>
            <w:lang w:val="en-US"/>
          </w:rPr>
          <w:delText>These will be further explained below.</w:delText>
        </w:r>
      </w:del>
    </w:p>
    <w:p w14:paraId="54BB7812" w14:textId="78E803DA"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Pr="00F70F0A">
        <w:rPr>
          <w:rFonts w:ascii="Times New Roman" w:hAnsi="Times New Roman" w:cs="Times New Roman"/>
          <w:sz w:val="24"/>
          <w:szCs w:val="24"/>
          <w:lang w:val="en-US"/>
        </w:rPr>
        <w:t xml:space="preserve">. The first three cover only published articles, whereas </w:t>
      </w:r>
      <w:commentRangeStart w:id="244"/>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commentRangeEnd w:id="244"/>
      <w:r w:rsidR="00111F5F">
        <w:rPr>
          <w:rStyle w:val="Verwijzingopmerking"/>
        </w:rPr>
        <w:commentReference w:id="244"/>
      </w:r>
      <w:commentRangeStart w:id="245"/>
      <w:r w:rsidRPr="00F70F0A">
        <w:rPr>
          <w:rFonts w:ascii="Times New Roman" w:hAnsi="Times New Roman" w:cs="Times New Roman"/>
          <w:sz w:val="24"/>
          <w:szCs w:val="24"/>
          <w:lang w:val="en-US"/>
        </w:rPr>
        <w:t>also</w:t>
      </w:r>
      <w:commentRangeEnd w:id="245"/>
      <w:r w:rsidR="000B73FB">
        <w:rPr>
          <w:rStyle w:val="Verwijzingopmerking"/>
        </w:rPr>
        <w:commentReference w:id="245"/>
      </w:r>
      <w:r w:rsidRPr="00F70F0A">
        <w:rPr>
          <w:rFonts w:ascii="Times New Roman" w:hAnsi="Times New Roman" w:cs="Times New Roman"/>
          <w:sz w:val="24"/>
          <w:szCs w:val="24"/>
          <w:lang w:val="en-US"/>
        </w:rPr>
        <w:t xml:space="preserve"> covers dissertations.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ins w:id="246" w:author="Jelte Wicherts" w:date="2013-12-23T16:20:00Z">
        <w:r w:rsidR="00111F5F">
          <w:rPr>
            <w:rFonts w:ascii="Times New Roman" w:hAnsi="Times New Roman" w:cs="Times New Roman"/>
            <w:sz w:val="24"/>
            <w:szCs w:val="24"/>
            <w:lang w:val="en-US"/>
          </w:rPr>
          <w:t xml:space="preserve"> we looked through all</w:t>
        </w:r>
      </w:ins>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4C0E3C" w:rsidRPr="00F70F0A">
        <w:rPr>
          <w:rFonts w:ascii="Times New Roman" w:hAnsi="Times New Roman" w:cs="Times New Roman"/>
          <w:sz w:val="24"/>
          <w:szCs w:val="24"/>
          <w:lang w:val="en-US"/>
        </w:rPr>
        <w:fldChar w:fldCharType="end"/>
      </w:r>
      <w:del w:id="247" w:author="Jelte Wicherts" w:date="2013-12-23T16:20:00Z">
        <w:r w:rsidR="0004634D" w:rsidDel="00111F5F">
          <w:rPr>
            <w:rFonts w:ascii="Times New Roman" w:hAnsi="Times New Roman" w:cs="Times New Roman"/>
            <w:sz w:val="24"/>
            <w:szCs w:val="24"/>
            <w:lang w:val="en-US"/>
          </w:rPr>
          <w:delText xml:space="preserve"> </w:delText>
        </w:r>
        <w:r w:rsidRPr="00F70F0A" w:rsidDel="00111F5F">
          <w:rPr>
            <w:rFonts w:ascii="Times New Roman" w:hAnsi="Times New Roman" w:cs="Times New Roman"/>
            <w:sz w:val="24"/>
            <w:szCs w:val="24"/>
            <w:lang w:val="en-US"/>
          </w:rPr>
          <w:delText>were looked through</w:delText>
        </w:r>
      </w:del>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del w:id="248" w:author="Jelte Wicherts" w:date="2013-12-24T09:43:00Z">
        <w:r w:rsidRPr="00F70F0A" w:rsidDel="00421DF3">
          <w:rPr>
            <w:rFonts w:ascii="Times New Roman" w:hAnsi="Times New Roman" w:cs="Times New Roman"/>
            <w:sz w:val="24"/>
            <w:szCs w:val="24"/>
            <w:lang w:val="en-US"/>
          </w:rPr>
          <w:delText>summed up to an initial of</w:delText>
        </w:r>
      </w:del>
      <w:ins w:id="249" w:author="Jelte Wicherts" w:date="2013-12-24T09:43:00Z">
        <w:r w:rsidR="00421DF3">
          <w:rPr>
            <w:rFonts w:ascii="Times New Roman" w:hAnsi="Times New Roman" w:cs="Times New Roman"/>
            <w:sz w:val="24"/>
            <w:szCs w:val="24"/>
            <w:lang w:val="en-US"/>
          </w:rPr>
          <w:t>provided</w:t>
        </w:r>
      </w:ins>
      <w:r w:rsidRPr="00F70F0A">
        <w:rPr>
          <w:rFonts w:ascii="Times New Roman" w:hAnsi="Times New Roman" w:cs="Times New Roman"/>
          <w:sz w:val="24"/>
          <w:szCs w:val="24"/>
          <w:lang w:val="en-US"/>
        </w:rPr>
        <w:t xml:space="preserve"> 2259 </w:t>
      </w:r>
      <w:ins w:id="250" w:author="Jelte Wicherts" w:date="2013-12-24T09:43:00Z">
        <w:r w:rsidR="00421DF3">
          <w:rPr>
            <w:rFonts w:ascii="Times New Roman" w:hAnsi="Times New Roman" w:cs="Times New Roman"/>
            <w:sz w:val="24"/>
            <w:szCs w:val="24"/>
            <w:lang w:val="en-US"/>
          </w:rPr>
          <w:t xml:space="preserve">initial </w:t>
        </w:r>
      </w:ins>
      <w:r w:rsidRPr="00F70F0A">
        <w:rPr>
          <w:rFonts w:ascii="Times New Roman" w:hAnsi="Times New Roman" w:cs="Times New Roman"/>
          <w:sz w:val="24"/>
          <w:szCs w:val="24"/>
          <w:lang w:val="en-US"/>
        </w:rPr>
        <w:t>hits, of which 152 were selected to be included in the coding.</w:t>
      </w:r>
    </w:p>
    <w:p w14:paraId="36FA23C8" w14:textId="7B743155"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ins w:id="251" w:author="Ilja van Beest" w:date="2013-12-27T10:12:00Z">
        <w:r w:rsidR="000B73FB">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serv</w:t>
      </w:r>
      <w:ins w:id="252" w:author="Ilja van Beest" w:date="2013-12-27T10:12:00Z">
        <w:r w:rsidR="000B73FB">
          <w:rPr>
            <w:rFonts w:ascii="Times New Roman" w:hAnsi="Times New Roman" w:cs="Times New Roman"/>
            <w:sz w:val="24"/>
            <w:szCs w:val="24"/>
            <w:lang w:val="en-US"/>
          </w:rPr>
          <w:t>er</w:t>
        </w:r>
      </w:ins>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Pr="00F70F0A">
        <w:rPr>
          <w:rFonts w:ascii="Times New Roman" w:hAnsi="Times New Roman" w:cs="Times New Roman"/>
          <w:sz w:val="24"/>
          <w:szCs w:val="24"/>
          <w:lang w:val="en-US"/>
        </w:rPr>
        <w:t xml:space="preserve"> were included in the coding procedure.</w:t>
      </w:r>
    </w:p>
    <w:p w14:paraId="353B6FF2" w14:textId="77DE0D1C"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ins w:id="253" w:author="Jelte Wicherts" w:date="2013-12-24T09:43:00Z">
        <w:r w:rsidR="00035B90">
          <w:rPr>
            <w:rFonts w:ascii="Times New Roman" w:hAnsi="Times New Roman" w:cs="Times New Roman"/>
            <w:sz w:val="24"/>
            <w:szCs w:val="24"/>
            <w:lang w:val="en-US"/>
          </w:rPr>
          <w:t xml:space="preserve"> </w:t>
        </w:r>
      </w:ins>
      <w:del w:id="254" w:author="Jelte Wicherts" w:date="2013-12-24T09:43:00Z">
        <w:r w:rsidDel="00035B90">
          <w:rPr>
            <w:rFonts w:ascii="Times New Roman" w:hAnsi="Times New Roman" w:cs="Times New Roman"/>
            <w:sz w:val="24"/>
            <w:szCs w:val="24"/>
            <w:vertAlign w:val="superscript"/>
            <w:lang w:val="en-US"/>
          </w:rPr>
          <w:delText xml:space="preserve"> </w:delText>
        </w:r>
      </w:del>
      <w:r w:rsidRPr="00F70F0A">
        <w:rPr>
          <w:rFonts w:ascii="Times New Roman" w:hAnsi="Times New Roman" w:cs="Times New Roman"/>
          <w:sz w:val="24"/>
          <w:szCs w:val="24"/>
          <w:lang w:val="en-US"/>
        </w:rPr>
        <w:t>The list included 93 papers, of which 9 papers were included to be coded.</w:t>
      </w:r>
    </w:p>
    <w:p w14:paraId="44426AE9" w14:textId="78033572"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ins w:id="255" w:author="Jelte Wicherts" w:date="2013-12-23T16:21:00Z">
        <w:r w:rsidR="0070515C">
          <w:rPr>
            <w:rFonts w:ascii="Times New Roman" w:hAnsi="Times New Roman" w:cs="Times New Roman"/>
            <w:sz w:val="24"/>
            <w:szCs w:val="24"/>
            <w:lang w:val="en-US"/>
          </w:rPr>
          <w:t>s</w:t>
        </w:r>
      </w:ins>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xml:space="preserve">, leading to </w:t>
      </w:r>
      <w:commentRangeStart w:id="256"/>
      <w:ins w:id="257" w:author="Jelte Wicherts" w:date="2013-12-23T16:21:00Z">
        <w:r w:rsidR="0070515C">
          <w:rPr>
            <w:rFonts w:ascii="Times New Roman" w:hAnsi="Times New Roman" w:cs="Times New Roman"/>
            <w:sz w:val="24"/>
            <w:szCs w:val="24"/>
            <w:lang w:val="en-US"/>
          </w:rPr>
          <w:t xml:space="preserve">XXX </w:t>
        </w:r>
        <w:commentRangeEnd w:id="256"/>
        <w:r w:rsidR="0070515C">
          <w:rPr>
            <w:rStyle w:val="Verwijzingopmerking"/>
          </w:rPr>
          <w:commentReference w:id="256"/>
        </w:r>
      </w:ins>
      <w:r w:rsidRPr="00F70F0A">
        <w:rPr>
          <w:rFonts w:ascii="Times New Roman" w:hAnsi="Times New Roman" w:cs="Times New Roman"/>
          <w:sz w:val="24"/>
          <w:szCs w:val="24"/>
          <w:lang w:val="en-US"/>
        </w:rPr>
        <w:t>additional studies. Pooled, the personal communication and the conference abstracts yielded 21 hits</w:t>
      </w:r>
      <w:ins w:id="259" w:author="Jelte Wicherts" w:date="2013-12-24T09:43:00Z">
        <w:r w:rsidR="00A93CDF">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430C37DF" w14:textId="22A129D8"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 xml:space="preserve">Of the </w:t>
      </w:r>
      <w:del w:id="260" w:author="Jelte Wicherts" w:date="2013-12-23T16:21:00Z">
        <w:r w:rsidR="00871BEA" w:rsidRPr="00871BEA" w:rsidDel="0070515C">
          <w:rPr>
            <w:rFonts w:ascii="Times New Roman" w:hAnsi="Times New Roman" w:cs="Times New Roman"/>
            <w:sz w:val="24"/>
            <w:szCs w:val="24"/>
            <w:lang w:val="en-US"/>
          </w:rPr>
          <w:delText xml:space="preserve">examined </w:delText>
        </w:r>
      </w:del>
      <w:r w:rsidR="00871BEA" w:rsidRPr="00871BEA">
        <w:rPr>
          <w:rFonts w:ascii="Times New Roman" w:hAnsi="Times New Roman" w:cs="Times New Roman"/>
          <w:sz w:val="24"/>
          <w:szCs w:val="24"/>
          <w:lang w:val="en-US"/>
        </w:rPr>
        <w:t>205 papers, 107 papers were excluded for a variety of reasons</w:t>
      </w:r>
      <w:ins w:id="261" w:author="Jelte Wicherts" w:date="2013-12-23T16:22:00Z">
        <w:r w:rsidR="0070515C">
          <w:rPr>
            <w:rFonts w:ascii="Times New Roman" w:hAnsi="Times New Roman" w:cs="Times New Roman"/>
            <w:sz w:val="24"/>
            <w:szCs w:val="24"/>
            <w:lang w:val="en-US"/>
          </w:rPr>
          <w:t xml:space="preserve">. </w:t>
        </w:r>
      </w:ins>
      <w:del w:id="262" w:author="Jelte Wicherts" w:date="2013-12-23T16:22:00Z">
        <w:r w:rsidR="00871BEA" w:rsidRPr="00871BEA" w:rsidDel="0070515C">
          <w:rPr>
            <w:rFonts w:ascii="Times New Roman" w:hAnsi="Times New Roman" w:cs="Times New Roman"/>
            <w:sz w:val="24"/>
            <w:szCs w:val="24"/>
            <w:lang w:val="en-US"/>
          </w:rPr>
          <w:delText xml:space="preserve">, mainly because of the </w:delText>
        </w:r>
      </w:del>
      <w:ins w:id="263" w:author="Jelte Wicherts" w:date="2013-12-23T16:22:00Z">
        <w:r w:rsidR="0070515C">
          <w:rPr>
            <w:rFonts w:ascii="Times New Roman" w:hAnsi="Times New Roman" w:cs="Times New Roman"/>
            <w:sz w:val="24"/>
            <w:szCs w:val="24"/>
            <w:lang w:val="en-US"/>
          </w:rPr>
          <w:t xml:space="preserve">Several involved the </w:t>
        </w:r>
      </w:ins>
      <w:r w:rsidR="00871BEA" w:rsidRPr="00871BEA">
        <w:rPr>
          <w:rFonts w:ascii="Times New Roman" w:hAnsi="Times New Roman" w:cs="Times New Roman"/>
          <w:sz w:val="24"/>
          <w:szCs w:val="24"/>
          <w:lang w:val="en-US"/>
        </w:rPr>
        <w:t>use of a within-subjects design (52 papers)</w:t>
      </w:r>
      <w:ins w:id="264" w:author="Jelte Wicherts" w:date="2013-12-23T16:22:00Z">
        <w:r w:rsidR="0070515C">
          <w:rPr>
            <w:rFonts w:ascii="Times New Roman" w:hAnsi="Times New Roman" w:cs="Times New Roman"/>
            <w:sz w:val="24"/>
            <w:szCs w:val="24"/>
            <w:lang w:val="en-US"/>
          </w:rPr>
          <w:t>.</w:t>
        </w:r>
      </w:ins>
      <w:del w:id="265" w:author="Jelte Wicherts" w:date="2013-12-23T16:22:00Z">
        <w:r w:rsidR="00871BEA" w:rsidRPr="00871BEA" w:rsidDel="0070515C">
          <w:rPr>
            <w:rFonts w:ascii="Times New Roman" w:hAnsi="Times New Roman" w:cs="Times New Roman"/>
            <w:sz w:val="24"/>
            <w:szCs w:val="24"/>
            <w:lang w:val="en-US"/>
          </w:rPr>
          <w:delText>. Also,</w:delText>
        </w:r>
      </w:del>
      <w:r w:rsidR="00871BEA" w:rsidRPr="00871BEA">
        <w:rPr>
          <w:rFonts w:ascii="Times New Roman" w:hAnsi="Times New Roman" w:cs="Times New Roman"/>
          <w:sz w:val="24"/>
          <w:szCs w:val="24"/>
          <w:lang w:val="en-US"/>
        </w:rPr>
        <w:t xml:space="preserve"> </w:t>
      </w:r>
      <w:del w:id="266" w:author="Jelte Wicherts" w:date="2013-12-23T16:22:00Z">
        <w:r w:rsidR="00871BEA" w:rsidRPr="00871BEA" w:rsidDel="0070515C">
          <w:rPr>
            <w:rFonts w:ascii="Times New Roman" w:hAnsi="Times New Roman" w:cs="Times New Roman"/>
            <w:sz w:val="24"/>
            <w:szCs w:val="24"/>
            <w:lang w:val="en-US"/>
          </w:rPr>
          <w:delText xml:space="preserve">some </w:delText>
        </w:r>
      </w:del>
      <w:ins w:id="267" w:author="Jelte Wicherts" w:date="2013-12-23T16:22:00Z">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ins>
      <w:r w:rsidR="00871BEA" w:rsidRPr="00871BEA">
        <w:rPr>
          <w:rFonts w:ascii="Times New Roman" w:hAnsi="Times New Roman" w:cs="Times New Roman"/>
          <w:sz w:val="24"/>
          <w:szCs w:val="24"/>
          <w:lang w:val="en-US"/>
        </w:rPr>
        <w:t>papers could not be accessed (5 papers) or could not be included because we did not receive the required data</w:t>
      </w:r>
      <w:ins w:id="268" w:author="Jelte Wicherts" w:date="2013-12-24T09:44:00Z">
        <w:r w:rsidR="00A93CDF">
          <w:rPr>
            <w:rFonts w:ascii="Times New Roman" w:hAnsi="Times New Roman" w:cs="Times New Roman"/>
            <w:sz w:val="24"/>
            <w:szCs w:val="24"/>
            <w:lang w:val="en-US"/>
          </w:rPr>
          <w:t xml:space="preserve"> on request</w:t>
        </w:r>
      </w:ins>
      <w:r w:rsidR="00871BEA" w:rsidRPr="00871BEA">
        <w:rPr>
          <w:rFonts w:ascii="Times New Roman" w:hAnsi="Times New Roman" w:cs="Times New Roman"/>
          <w:sz w:val="24"/>
          <w:szCs w:val="24"/>
          <w:lang w:val="en-US"/>
        </w:rPr>
        <w:t xml:space="preserve"> </w:t>
      </w:r>
      <w:del w:id="269" w:author="Jelte Wicherts" w:date="2013-12-24T09:44:00Z">
        <w:r w:rsidR="00871BEA" w:rsidRPr="00871BEA" w:rsidDel="00A93CDF">
          <w:rPr>
            <w:rFonts w:ascii="Times New Roman" w:hAnsi="Times New Roman" w:cs="Times New Roman"/>
            <w:sz w:val="24"/>
            <w:szCs w:val="24"/>
            <w:lang w:val="en-US"/>
          </w:rPr>
          <w:delText xml:space="preserve">on time </w:delText>
        </w:r>
      </w:del>
      <w:r w:rsidR="00871BEA" w:rsidRPr="00871BEA">
        <w:rPr>
          <w:rFonts w:ascii="Times New Roman" w:hAnsi="Times New Roman" w:cs="Times New Roman"/>
          <w:sz w:val="24"/>
          <w:szCs w:val="24"/>
          <w:lang w:val="en-US"/>
        </w:rPr>
        <w:t xml:space="preserve">(7 papers). Some </w:t>
      </w:r>
      <w:del w:id="270" w:author="Jelte Wicherts" w:date="2013-12-24T09:44:00Z">
        <w:r w:rsidR="00871BEA" w:rsidRPr="00871BEA" w:rsidDel="00A93CDF">
          <w:rPr>
            <w:rFonts w:ascii="Times New Roman" w:hAnsi="Times New Roman" w:cs="Times New Roman"/>
            <w:sz w:val="24"/>
            <w:szCs w:val="24"/>
            <w:lang w:val="en-US"/>
          </w:rPr>
          <w:delText>had other</w:delText>
        </w:r>
      </w:del>
      <w:ins w:id="271" w:author="Jelte Wicherts" w:date="2013-12-24T09:44:00Z">
        <w:r w:rsidR="00A93CDF">
          <w:rPr>
            <w:rFonts w:ascii="Times New Roman" w:hAnsi="Times New Roman" w:cs="Times New Roman"/>
            <w:sz w:val="24"/>
            <w:szCs w:val="24"/>
            <w:lang w:val="en-US"/>
          </w:rPr>
          <w:t>were excluded for other</w:t>
        </w:r>
      </w:ins>
      <w:r w:rsidR="00871BEA" w:rsidRPr="00871BEA">
        <w:rPr>
          <w:rFonts w:ascii="Times New Roman" w:hAnsi="Times New Roman" w:cs="Times New Roman"/>
          <w:sz w:val="24"/>
          <w:szCs w:val="24"/>
          <w:lang w:val="en-US"/>
        </w:rPr>
        <w:t xml:space="preserve"> reasons</w:t>
      </w:r>
      <w:ins w:id="272" w:author="Jelte Wicherts" w:date="2013-12-24T09:44:00Z">
        <w:r w:rsidR="00A93CDF">
          <w:rPr>
            <w:rFonts w:ascii="Times New Roman" w:hAnsi="Times New Roman" w:cs="Times New Roman"/>
            <w:sz w:val="24"/>
            <w:szCs w:val="24"/>
            <w:lang w:val="en-US"/>
          </w:rPr>
          <w:t xml:space="preserve"> </w:t>
        </w:r>
      </w:ins>
      <w:del w:id="273" w:author="Jelte Wicherts" w:date="2013-12-24T09:44:00Z">
        <w:r w:rsidR="00871BEA" w:rsidRPr="00871BEA" w:rsidDel="00A93CDF">
          <w:rPr>
            <w:rFonts w:ascii="Times New Roman" w:hAnsi="Times New Roman" w:cs="Times New Roman"/>
            <w:sz w:val="24"/>
            <w:szCs w:val="24"/>
            <w:lang w:val="en-US"/>
          </w:rPr>
          <w:delText xml:space="preserve"> for exclusion </w:delText>
        </w:r>
      </w:del>
      <w:r w:rsidR="00871BEA" w:rsidRPr="00871BEA">
        <w:rPr>
          <w:rFonts w:ascii="Times New Roman" w:hAnsi="Times New Roman" w:cs="Times New Roman"/>
          <w:sz w:val="24"/>
          <w:szCs w:val="24"/>
          <w:lang w:val="en-US"/>
        </w:rPr>
        <w:t xml:space="preserve">(43 papers), such as not </w:t>
      </w:r>
      <w:del w:id="274" w:author="Jelte Wicherts" w:date="2013-12-24T09:44:00Z">
        <w:r w:rsidR="00871BEA" w:rsidRPr="00871BEA" w:rsidDel="00A93CDF">
          <w:rPr>
            <w:rFonts w:ascii="Times New Roman" w:hAnsi="Times New Roman" w:cs="Times New Roman"/>
            <w:sz w:val="24"/>
            <w:szCs w:val="24"/>
            <w:lang w:val="en-US"/>
          </w:rPr>
          <w:delText xml:space="preserve">introducing </w:delText>
        </w:r>
      </w:del>
      <w:ins w:id="275" w:author="Jelte Wicherts" w:date="2013-12-24T09:44:00Z">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ins>
      <w:del w:id="276" w:author="Jelte Wicherts" w:date="2013-12-24T09:45:00Z">
        <w:r w:rsidR="00871BEA" w:rsidRPr="00871BEA" w:rsidDel="00A93CDF">
          <w:rPr>
            <w:rFonts w:ascii="Times New Roman" w:hAnsi="Times New Roman" w:cs="Times New Roman"/>
            <w:sz w:val="24"/>
            <w:szCs w:val="24"/>
            <w:lang w:val="en-US"/>
          </w:rPr>
          <w:delText>data or</w:delText>
        </w:r>
      </w:del>
      <w:ins w:id="277" w:author="Jelte Wicherts" w:date="2013-12-24T09:45:00Z">
        <w:r w:rsidR="00A93CDF">
          <w:rPr>
            <w:rFonts w:ascii="Times New Roman" w:hAnsi="Times New Roman" w:cs="Times New Roman"/>
            <w:sz w:val="24"/>
            <w:szCs w:val="24"/>
            <w:lang w:val="en-US"/>
          </w:rPr>
          <w:t xml:space="preserve">(e.g., </w:t>
        </w:r>
      </w:ins>
      <w:del w:id="278" w:author="Jelte Wicherts" w:date="2013-12-24T09:45:00Z">
        <w:r w:rsidR="00871BEA" w:rsidRPr="00871BEA" w:rsidDel="00A93CDF">
          <w:rPr>
            <w:rFonts w:ascii="Times New Roman" w:hAnsi="Times New Roman" w:cs="Times New Roman"/>
            <w:sz w:val="24"/>
            <w:szCs w:val="24"/>
            <w:lang w:val="en-US"/>
          </w:rPr>
          <w:delText xml:space="preserve"> </w:delText>
        </w:r>
      </w:del>
      <w:r w:rsidR="00871BEA" w:rsidRPr="00871BEA">
        <w:rPr>
          <w:rFonts w:ascii="Times New Roman" w:hAnsi="Times New Roman" w:cs="Times New Roman"/>
          <w:sz w:val="24"/>
          <w:szCs w:val="24"/>
          <w:lang w:val="en-US"/>
        </w:rPr>
        <w:t>a dissertation</w:t>
      </w:r>
      <w:ins w:id="279" w:author="Jelte Wicherts" w:date="2013-12-24T09:45:00Z">
        <w:r w:rsidR="00A93CDF">
          <w:rPr>
            <w:rFonts w:ascii="Times New Roman" w:hAnsi="Times New Roman" w:cs="Times New Roman"/>
            <w:sz w:val="24"/>
            <w:szCs w:val="24"/>
            <w:lang w:val="en-US"/>
          </w:rPr>
          <w:t xml:space="preserve"> study that was later</w:t>
        </w:r>
      </w:ins>
      <w:r w:rsidR="00871BEA" w:rsidRPr="00871BEA">
        <w:rPr>
          <w:rFonts w:ascii="Times New Roman" w:hAnsi="Times New Roman" w:cs="Times New Roman"/>
          <w:sz w:val="24"/>
          <w:szCs w:val="24"/>
          <w:lang w:val="en-US"/>
        </w:rPr>
        <w:t xml:space="preserve"> </w:t>
      </w:r>
      <w:del w:id="280" w:author="Jelte Wicherts" w:date="2013-12-24T09:45:00Z">
        <w:r w:rsidR="00871BEA" w:rsidRPr="00871BEA" w:rsidDel="00A93CDF">
          <w:rPr>
            <w:rFonts w:ascii="Times New Roman" w:hAnsi="Times New Roman" w:cs="Times New Roman"/>
            <w:sz w:val="24"/>
            <w:szCs w:val="24"/>
            <w:lang w:val="en-US"/>
          </w:rPr>
          <w:delText xml:space="preserve">that had data included in a </w:delText>
        </w:r>
      </w:del>
      <w:r w:rsidR="00871BEA" w:rsidRPr="00871BEA">
        <w:rPr>
          <w:rFonts w:ascii="Times New Roman" w:hAnsi="Times New Roman" w:cs="Times New Roman"/>
          <w:sz w:val="24"/>
          <w:szCs w:val="24"/>
          <w:lang w:val="en-US"/>
        </w:rPr>
        <w:t>published</w:t>
      </w:r>
      <w:del w:id="281" w:author="Jelte Wicherts" w:date="2013-12-24T09:45:00Z">
        <w:r w:rsidR="00871BEA" w:rsidRPr="00871BEA" w:rsidDel="00A93CDF">
          <w:rPr>
            <w:rFonts w:ascii="Times New Roman" w:hAnsi="Times New Roman" w:cs="Times New Roman"/>
            <w:sz w:val="24"/>
            <w:szCs w:val="24"/>
            <w:lang w:val="en-US"/>
          </w:rPr>
          <w:delText xml:space="preserve"> </w:delText>
        </w:r>
      </w:del>
      <w:ins w:id="282" w:author="Jelte Wicherts" w:date="2013-12-24T09:45:00Z">
        <w:r w:rsidR="00A93CDF">
          <w:rPr>
            <w:rFonts w:ascii="Times New Roman" w:hAnsi="Times New Roman" w:cs="Times New Roman"/>
            <w:sz w:val="24"/>
            <w:szCs w:val="24"/>
            <w:lang w:val="en-US"/>
          </w:rPr>
          <w:t>)</w:t>
        </w:r>
      </w:ins>
      <w:del w:id="283" w:author="Jelte Wicherts" w:date="2013-12-24T09:45:00Z">
        <w:r w:rsidR="00871BEA" w:rsidRPr="00871BEA" w:rsidDel="00A93CDF">
          <w:rPr>
            <w:rFonts w:ascii="Times New Roman" w:hAnsi="Times New Roman" w:cs="Times New Roman"/>
            <w:sz w:val="24"/>
            <w:szCs w:val="24"/>
            <w:lang w:val="en-US"/>
          </w:rPr>
          <w:delText>paper</w:delText>
        </w:r>
      </w:del>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ins w:id="284" w:author="Jelte Wicherts" w:date="2013-12-23T16:23:00Z">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ins>
      <w:moveToRangeStart w:id="285" w:author="Jelte Wicherts" w:date="2013-12-23T16:23:00Z" w:name="move249435137"/>
      <w:moveTo w:id="286" w:author="Jelte Wicherts" w:date="2013-12-23T16:23:00Z">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moveTo>
      <w:moveToRangeEnd w:id="285"/>
      <w:del w:id="287" w:author="Jelte Wicherts" w:date="2013-12-23T16:22:00Z">
        <w:r w:rsidRPr="00F70F0A" w:rsidDel="00BE1AD1">
          <w:rPr>
            <w:rFonts w:ascii="Times New Roman" w:hAnsi="Times New Roman" w:cs="Times New Roman"/>
            <w:sz w:val="24"/>
            <w:szCs w:val="24"/>
            <w:lang w:val="en-US"/>
          </w:rPr>
          <w:delText xml:space="preserve">, </w:delText>
        </w:r>
      </w:del>
      <w:ins w:id="288" w:author="Jelte Wicherts" w:date="2013-12-23T16:22:00Z">
        <w:r w:rsidR="00BE1AD1">
          <w:rPr>
            <w:rFonts w:ascii="Times New Roman" w:hAnsi="Times New Roman" w:cs="Times New Roman"/>
            <w:sz w:val="24"/>
            <w:szCs w:val="24"/>
            <w:lang w:val="en-US"/>
          </w:rPr>
          <w:t xml:space="preserve"> </w:t>
        </w:r>
      </w:ins>
      <w:ins w:id="289" w:author="Jelte Wicherts" w:date="2013-12-23T16:23:00Z">
        <w:r w:rsidR="00BE1AD1">
          <w:rPr>
            <w:rFonts w:ascii="Times New Roman" w:hAnsi="Times New Roman" w:cs="Times New Roman"/>
            <w:sz w:val="24"/>
            <w:szCs w:val="24"/>
            <w:lang w:val="en-US"/>
          </w:rPr>
          <w:t>There were a total of</w:t>
        </w:r>
      </w:ins>
      <w:del w:id="290" w:author="Jelte Wicherts" w:date="2013-12-23T16:23:00Z">
        <w:r w:rsidRPr="00F70F0A" w:rsidDel="00BE1AD1">
          <w:rPr>
            <w:rFonts w:ascii="Times New Roman" w:hAnsi="Times New Roman" w:cs="Times New Roman"/>
            <w:sz w:val="24"/>
            <w:szCs w:val="24"/>
            <w:lang w:val="en-US"/>
          </w:rPr>
          <w:delText>across</w:delText>
        </w:r>
      </w:del>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ins w:id="291" w:author="Jelte Wicherts" w:date="2013-12-23T16:23:00Z">
        <w:r w:rsidR="00BE1AD1">
          <w:rPr>
            <w:rFonts w:ascii="Times New Roman" w:hAnsi="Times New Roman" w:cs="Times New Roman"/>
            <w:sz w:val="24"/>
            <w:szCs w:val="24"/>
            <w:lang w:val="en-US"/>
          </w:rPr>
          <w:t xml:space="preserve">. </w:t>
        </w:r>
      </w:ins>
      <w:del w:id="292" w:author="Jelte Wicherts" w:date="2013-12-23T16:23:00Z">
        <w:r w:rsidR="00871BEA" w:rsidDel="00BE1AD1">
          <w:rPr>
            <w:rFonts w:ascii="Times New Roman" w:hAnsi="Times New Roman" w:cs="Times New Roman"/>
            <w:sz w:val="24"/>
            <w:szCs w:val="24"/>
            <w:lang w:val="en-US"/>
          </w:rPr>
          <w:delText>,</w:delText>
        </w:r>
      </w:del>
      <w:r w:rsidR="00871BEA">
        <w:rPr>
          <w:rFonts w:ascii="Times New Roman" w:hAnsi="Times New Roman" w:cs="Times New Roman"/>
          <w:sz w:val="24"/>
          <w:szCs w:val="24"/>
          <w:lang w:val="en-US"/>
        </w:rPr>
        <w:t xml:space="preserve"> </w:t>
      </w:r>
      <w:moveFromRangeStart w:id="293" w:author="Jelte Wicherts" w:date="2013-12-23T16:23:00Z" w:name="move249435137"/>
      <w:moveFrom w:id="294" w:author="Jelte Wicherts" w:date="2013-12-23T16:23:00Z">
        <w:r w:rsidR="00871BEA" w:rsidDel="00BE1AD1">
          <w:rPr>
            <w:rFonts w:ascii="Times New Roman" w:hAnsi="Times New Roman" w:cs="Times New Roman"/>
            <w:sz w:val="24"/>
            <w:szCs w:val="24"/>
            <w:lang w:val="en-US"/>
          </w:rPr>
          <w:t>with mean sample size 98.9 and median sample size 74</w:t>
        </w:r>
        <w:r w:rsidRPr="00F70F0A" w:rsidDel="00BE1AD1">
          <w:rPr>
            <w:rFonts w:ascii="Times New Roman" w:hAnsi="Times New Roman" w:cs="Times New Roman"/>
            <w:sz w:val="24"/>
            <w:szCs w:val="24"/>
            <w:lang w:val="en-US"/>
          </w:rPr>
          <w:t>.</w:t>
        </w:r>
        <w:r w:rsidRPr="00F70F0A" w:rsidDel="00BE1AD1">
          <w:rPr>
            <w:rFonts w:ascii="Times New Roman" w:hAnsi="Times New Roman" w:cs="Times New Roman"/>
            <w:sz w:val="24"/>
            <w:szCs w:val="24"/>
            <w:vertAlign w:val="superscript"/>
            <w:lang w:val="en-US"/>
          </w:rPr>
          <w:t>4</w:t>
        </w:r>
      </w:moveFrom>
      <w:moveFromRangeEnd w:id="293"/>
    </w:p>
    <w:p w14:paraId="46C84DF0" w14:textId="29C47242"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0D62C78F" w14:textId="64298BC6"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ins w:id="295" w:author="Jelte Wicherts" w:date="2013-12-23T16:27:00Z">
        <w:r w:rsidR="009638AE">
          <w:rPr>
            <w:rFonts w:ascii="Times New Roman" w:hAnsi="Times New Roman" w:cs="Times New Roman"/>
            <w:sz w:val="24"/>
            <w:szCs w:val="24"/>
            <w:lang w:val="en-US"/>
          </w:rPr>
          <w:t>. T</w:t>
        </w:r>
      </w:ins>
      <w:del w:id="296" w:author="Jelte Wicherts" w:date="2013-12-23T16:27:00Z">
        <w:r w:rsidRPr="00F70F0A" w:rsidDel="009638AE">
          <w:rPr>
            <w:rFonts w:ascii="Times New Roman" w:hAnsi="Times New Roman" w:cs="Times New Roman"/>
            <w:sz w:val="24"/>
            <w:szCs w:val="24"/>
            <w:lang w:val="en-US"/>
          </w:rPr>
          <w:delText>, of which t</w:delText>
        </w:r>
      </w:del>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w:t>
      </w:r>
      <w:r w:rsidR="00114AA5">
        <w:rPr>
          <w:rFonts w:ascii="Times New Roman" w:hAnsi="Times New Roman" w:cs="Times New Roman"/>
          <w:sz w:val="24"/>
          <w:szCs w:val="24"/>
          <w:lang w:val="en-US"/>
        </w:rPr>
        <w:lastRenderedPageBreak/>
        <w:t xml:space="preserve">full two-by-two design. </w:t>
      </w:r>
      <w:del w:id="297" w:author="Jelte Wicherts" w:date="2013-12-24T09:46:00Z">
        <w:r w:rsidR="00623D68" w:rsidDel="00C41997">
          <w:rPr>
            <w:rFonts w:ascii="Times New Roman" w:hAnsi="Times New Roman" w:cs="Times New Roman"/>
            <w:sz w:val="24"/>
            <w:szCs w:val="24"/>
            <w:lang w:val="en-US"/>
          </w:rPr>
          <w:delText>The third author checked a random set of 10 studies</w:delText>
        </w:r>
      </w:del>
      <w:del w:id="298" w:author="Jelte Wicherts" w:date="2013-12-23T16:28:00Z">
        <w:r w:rsidR="00623D68" w:rsidDel="009638AE">
          <w:rPr>
            <w:rFonts w:ascii="Times New Roman" w:hAnsi="Times New Roman" w:cs="Times New Roman"/>
            <w:sz w:val="24"/>
            <w:szCs w:val="24"/>
            <w:lang w:val="en-US"/>
          </w:rPr>
          <w:delText xml:space="preserve">. </w:delText>
        </w:r>
        <w:r w:rsidRPr="00F70F0A" w:rsidDel="009638AE">
          <w:rPr>
            <w:rFonts w:ascii="Times New Roman" w:hAnsi="Times New Roman" w:cs="Times New Roman"/>
            <w:sz w:val="24"/>
            <w:szCs w:val="24"/>
            <w:lang w:val="en-US"/>
          </w:rPr>
          <w:delText>Due to the amount of studies included in coding (i.e.</w:delText>
        </w:r>
        <w:r w:rsidR="007D26AC" w:rsidDel="009638AE">
          <w:rPr>
            <w:rFonts w:ascii="Times New Roman" w:hAnsi="Times New Roman" w:cs="Times New Roman"/>
            <w:sz w:val="24"/>
            <w:szCs w:val="24"/>
            <w:lang w:val="en-US"/>
          </w:rPr>
          <w:delText>,</w:delText>
        </w:r>
        <w:r w:rsidRPr="00F70F0A" w:rsidDel="009638AE">
          <w:rPr>
            <w:rFonts w:ascii="Times New Roman" w:hAnsi="Times New Roman" w:cs="Times New Roman"/>
            <w:sz w:val="24"/>
            <w:szCs w:val="24"/>
            <w:lang w:val="en-US"/>
          </w:rPr>
          <w:delText xml:space="preserve"> 12</w:delText>
        </w:r>
        <w:r w:rsidDel="009638AE">
          <w:rPr>
            <w:rFonts w:ascii="Times New Roman" w:hAnsi="Times New Roman" w:cs="Times New Roman"/>
            <w:sz w:val="24"/>
            <w:szCs w:val="24"/>
            <w:lang w:val="en-US"/>
          </w:rPr>
          <w:delText>0</w:delText>
        </w:r>
        <w:r w:rsidRPr="00F70F0A" w:rsidDel="009638AE">
          <w:rPr>
            <w:rFonts w:ascii="Times New Roman" w:hAnsi="Times New Roman" w:cs="Times New Roman"/>
            <w:sz w:val="24"/>
            <w:szCs w:val="24"/>
            <w:lang w:val="en-US"/>
          </w:rPr>
          <w:delText>), such intercoder agreement was deemed adequate</w:delText>
        </w:r>
      </w:del>
      <w:del w:id="299" w:author="Jelte Wicherts" w:date="2013-12-24T09:46:00Z">
        <w:r w:rsidRPr="00F70F0A" w:rsidDel="00C41997">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8E647C" w14:textId="44F78205" w:rsidR="00E76D2C" w:rsidRDefault="00B35841" w:rsidP="00C30555">
      <w:pPr>
        <w:spacing w:after="0" w:line="480" w:lineRule="auto"/>
        <w:ind w:firstLine="708"/>
        <w:rPr>
          <w:rFonts w:ascii="Times New Roman" w:hAnsi="Times New Roman" w:cs="Times New Roman"/>
          <w:sz w:val="24"/>
          <w:szCs w:val="24"/>
          <w:lang w:val="en-US"/>
        </w:rPr>
      </w:pPr>
      <w:del w:id="300" w:author="Jelte Wicherts" w:date="2013-12-24T09:47:00Z">
        <w:r w:rsidDel="00C41997">
          <w:rPr>
            <w:rFonts w:ascii="Times New Roman" w:hAnsi="Times New Roman" w:cs="Times New Roman"/>
            <w:sz w:val="24"/>
            <w:szCs w:val="24"/>
            <w:lang w:val="en-US"/>
          </w:rPr>
          <w:delText xml:space="preserve">The </w:delText>
        </w:r>
        <w:r w:rsidR="00731737" w:rsidRPr="00F70F0A" w:rsidDel="00C41997">
          <w:rPr>
            <w:rFonts w:ascii="Times New Roman" w:hAnsi="Times New Roman" w:cs="Times New Roman"/>
            <w:sz w:val="24"/>
            <w:szCs w:val="24"/>
            <w:lang w:val="en-US"/>
          </w:rPr>
          <w:delText xml:space="preserve">coding scheme </w:delText>
        </w:r>
        <w:r w:rsidDel="00C41997">
          <w:rPr>
            <w:rFonts w:ascii="Times New Roman" w:hAnsi="Times New Roman" w:cs="Times New Roman"/>
            <w:sz w:val="24"/>
            <w:szCs w:val="24"/>
            <w:lang w:val="en-US"/>
          </w:rPr>
          <w:delText xml:space="preserve">was </w:delText>
        </w:r>
        <w:r w:rsidR="00731737" w:rsidRPr="00F70F0A" w:rsidDel="00C41997">
          <w:rPr>
            <w:rFonts w:ascii="Times New Roman" w:hAnsi="Times New Roman" w:cs="Times New Roman"/>
            <w:sz w:val="24"/>
            <w:szCs w:val="24"/>
            <w:lang w:val="en-US"/>
          </w:rPr>
          <w:delText>based on g</w:delText>
        </w:r>
      </w:del>
      <w:ins w:id="301" w:author="Jelte Wicherts" w:date="2013-12-24T09:47:00Z">
        <w:r w:rsidR="00C41997">
          <w:rPr>
            <w:rFonts w:ascii="Times New Roman" w:hAnsi="Times New Roman" w:cs="Times New Roman"/>
            <w:sz w:val="24"/>
            <w:szCs w:val="24"/>
            <w:lang w:val="en-US"/>
          </w:rPr>
          <w:t>G</w:t>
        </w:r>
      </w:ins>
      <w:r w:rsidR="00731737" w:rsidRPr="00F70F0A">
        <w:rPr>
          <w:rFonts w:ascii="Times New Roman" w:hAnsi="Times New Roman" w:cs="Times New Roman"/>
          <w:sz w:val="24"/>
          <w:szCs w:val="24"/>
          <w:lang w:val="en-US"/>
        </w:rPr>
        <w:t>roup means and standard deviations</w:t>
      </w:r>
      <w:del w:id="302" w:author="Jelte Wicherts" w:date="2013-12-24T09:47:00Z">
        <w:r w:rsidR="00731737" w:rsidRPr="00F70F0A" w:rsidDel="00C41997">
          <w:rPr>
            <w:rFonts w:ascii="Times New Roman" w:hAnsi="Times New Roman" w:cs="Times New Roman"/>
            <w:sz w:val="24"/>
            <w:szCs w:val="24"/>
            <w:lang w:val="en-US"/>
          </w:rPr>
          <w:delText xml:space="preserve"> for effect size calculation. These statistics</w:delText>
        </w:r>
      </w:del>
      <w:r w:rsidR="00731737" w:rsidRPr="00F70F0A">
        <w:rPr>
          <w:rFonts w:ascii="Times New Roman" w:hAnsi="Times New Roman" w:cs="Times New Roman"/>
          <w:sz w:val="24"/>
          <w:szCs w:val="24"/>
          <w:lang w:val="en-US"/>
        </w:rPr>
        <w:t xml:space="preserve"> were retrieved for both the first and last relevant measure in each study</w:t>
      </w:r>
      <w:ins w:id="303" w:author="Jelte Wicherts" w:date="2013-12-24T09:48:00Z">
        <w:r w:rsidR="00C41997">
          <w:rPr>
            <w:rFonts w:ascii="Times New Roman" w:hAnsi="Times New Roman" w:cs="Times New Roman"/>
            <w:sz w:val="24"/>
            <w:szCs w:val="24"/>
            <w:lang w:val="en-US"/>
          </w:rPr>
          <w:t xml:space="preserve"> </w:t>
        </w:r>
        <w:r w:rsidR="00C41997" w:rsidRPr="00F70F0A">
          <w:rPr>
            <w:rFonts w:ascii="Times New Roman" w:hAnsi="Times New Roman" w:cs="Times New Roman"/>
            <w:sz w:val="24"/>
            <w:szCs w:val="24"/>
            <w:lang w:val="en-US"/>
          </w:rPr>
          <w:t>for effect size calculation</w:t>
        </w:r>
      </w:ins>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ins w:id="304" w:author="Jelte Wicherts" w:date="2013-12-24T09:48:00Z">
        <w:r w:rsidR="00C41997">
          <w:rPr>
            <w:rFonts w:ascii="Times New Roman" w:hAnsi="Times New Roman" w:cs="Times New Roman"/>
            <w:sz w:val="24"/>
            <w:szCs w:val="24"/>
            <w:lang w:val="en-US"/>
          </w:rPr>
          <w:t>we</w:t>
        </w:r>
      </w:ins>
      <w:del w:id="305" w:author="Jelte Wicherts" w:date="2013-12-24T09:48:00Z">
        <w:r w:rsidR="00731737" w:rsidRPr="00F70F0A" w:rsidDel="00C41997">
          <w:rPr>
            <w:rFonts w:ascii="Times New Roman" w:hAnsi="Times New Roman" w:cs="Times New Roman"/>
            <w:sz w:val="24"/>
            <w:szCs w:val="24"/>
            <w:lang w:val="en-US"/>
          </w:rPr>
          <w:delText>a</w:delText>
        </w:r>
      </w:del>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6EB1B0FA" w14:textId="5A34FDD0"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ins w:id="306" w:author="Jelte Wicherts" w:date="2013-12-24T09:49:00Z">
        <w:r w:rsidR="003A194D">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w:t>
      </w:r>
      <w:commentRangeStart w:id="307"/>
      <w:r w:rsidRPr="00F70F0A">
        <w:rPr>
          <w:rFonts w:ascii="Times New Roman" w:hAnsi="Times New Roman" w:cs="Times New Roman"/>
          <w:sz w:val="24"/>
          <w:szCs w:val="24"/>
          <w:lang w:val="en-US"/>
        </w:rPr>
        <w:t>Interpersonal</w:t>
      </w:r>
      <w:commentRangeEnd w:id="307"/>
      <w:r w:rsidR="00E10B15">
        <w:rPr>
          <w:rStyle w:val="Verwijzingopmerking"/>
        </w:rPr>
        <w:commentReference w:id="307"/>
      </w:r>
      <w:r w:rsidRPr="00F70F0A">
        <w:rPr>
          <w:rFonts w:ascii="Times New Roman" w:hAnsi="Times New Roman" w:cs="Times New Roman"/>
          <w:sz w:val="24"/>
          <w:szCs w:val="24"/>
          <w:lang w:val="en-US"/>
        </w:rPr>
        <w:t xml:space="preserve">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del w:id="308" w:author="Jelte Wicherts" w:date="2013-12-24T09:49:00Z">
        <w:r w:rsidRPr="00F70F0A" w:rsidDel="003A194D">
          <w:rPr>
            <w:rFonts w:ascii="Times New Roman" w:hAnsi="Times New Roman" w:cs="Times New Roman"/>
            <w:sz w:val="24"/>
            <w:szCs w:val="24"/>
            <w:lang w:val="en-US"/>
          </w:rPr>
          <w:delText>Additional coding f</w:delText>
        </w:r>
      </w:del>
      <w:ins w:id="309" w:author="Jelte Wicherts" w:date="2013-12-24T09:49:00Z">
        <w:r w:rsidR="003A194D">
          <w:rPr>
            <w:rFonts w:ascii="Times New Roman" w:hAnsi="Times New Roman" w:cs="Times New Roman"/>
            <w:sz w:val="24"/>
            <w:szCs w:val="24"/>
            <w:lang w:val="en-US"/>
          </w:rPr>
          <w:t>F</w:t>
        </w:r>
      </w:ins>
      <w:r w:rsidRPr="00F70F0A">
        <w:rPr>
          <w:rFonts w:ascii="Times New Roman" w:hAnsi="Times New Roman" w:cs="Times New Roman"/>
          <w:sz w:val="24"/>
          <w:szCs w:val="24"/>
          <w:lang w:val="en-US"/>
        </w:rPr>
        <w:t>or the exploratory analyses</w:t>
      </w:r>
      <w:ins w:id="310" w:author="Jelte Wicherts" w:date="2013-12-24T09:49:00Z">
        <w:r w:rsidR="003A194D">
          <w:rPr>
            <w:rFonts w:ascii="Times New Roman" w:hAnsi="Times New Roman" w:cs="Times New Roman"/>
            <w:sz w:val="24"/>
            <w:szCs w:val="24"/>
            <w:lang w:val="en-US"/>
          </w:rPr>
          <w:t xml:space="preserve">, we also coded </w:t>
        </w:r>
      </w:ins>
      <w:del w:id="311" w:author="Jelte Wicherts" w:date="2013-12-24T09:49:00Z">
        <w:r w:rsidRPr="00F70F0A" w:rsidDel="003A194D">
          <w:rPr>
            <w:rFonts w:ascii="Times New Roman" w:hAnsi="Times New Roman" w:cs="Times New Roman"/>
            <w:sz w:val="24"/>
            <w:szCs w:val="24"/>
            <w:lang w:val="en-US"/>
          </w:rPr>
          <w:delText xml:space="preserve"> was done for </w:delText>
        </w:r>
      </w:del>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ins w:id="312" w:author="Jelte Wicherts" w:date="2013-12-24T09:49:00Z">
        <w:r w:rsidR="003A194D">
          <w:rPr>
            <w:rFonts w:ascii="Times New Roman" w:hAnsi="Times New Roman" w:cs="Times New Roman"/>
            <w:sz w:val="24"/>
            <w:szCs w:val="24"/>
            <w:lang w:val="en-US"/>
          </w:rPr>
          <w:t>,</w:t>
        </w:r>
      </w:ins>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w:t>
      </w:r>
      <w:commentRangeStart w:id="313"/>
      <w:r w:rsidR="00E91FED">
        <w:rPr>
          <w:rFonts w:ascii="Times New Roman" w:hAnsi="Times New Roman" w:cs="Times New Roman"/>
          <w:sz w:val="24"/>
          <w:szCs w:val="24"/>
          <w:lang w:val="en-US"/>
        </w:rPr>
        <w:t>respectively</w:t>
      </w:r>
      <w:commentRangeEnd w:id="313"/>
      <w:r w:rsidR="00E10B15">
        <w:rPr>
          <w:rStyle w:val="Verwijzingopmerking"/>
        </w:rPr>
        <w:commentReference w:id="313"/>
      </w:r>
      <w:r w:rsidRPr="00F70F0A">
        <w:rPr>
          <w:rFonts w:ascii="Times New Roman" w:hAnsi="Times New Roman" w:cs="Times New Roman"/>
          <w:sz w:val="24"/>
          <w:szCs w:val="24"/>
          <w:lang w:val="en-US"/>
        </w:rPr>
        <w:t>.</w:t>
      </w:r>
    </w:p>
    <w:p w14:paraId="06CBD79C" w14:textId="508AF4C2"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we included </w:t>
      </w:r>
      <w:del w:id="314" w:author="Jelte Wicherts" w:date="2013-12-23T16:33:00Z">
        <w:r w:rsidRPr="00F70F0A" w:rsidDel="00990E83">
          <w:rPr>
            <w:rFonts w:ascii="Times New Roman" w:hAnsi="Times New Roman" w:cs="Times New Roman"/>
            <w:sz w:val="24"/>
            <w:szCs w:val="24"/>
            <w:lang w:val="en-US"/>
          </w:rPr>
          <w:delText xml:space="preserve">many </w:delText>
        </w:r>
      </w:del>
      <w:r w:rsidRPr="00F70F0A">
        <w:rPr>
          <w:rFonts w:ascii="Times New Roman" w:hAnsi="Times New Roman" w:cs="Times New Roman"/>
          <w:sz w:val="24"/>
          <w:szCs w:val="24"/>
          <w:lang w:val="en-US"/>
        </w:rPr>
        <w:t>different kinds of measures</w:t>
      </w:r>
      <w:del w:id="315" w:author="Jelte Wicherts" w:date="2013-12-23T16:33:00Z">
        <w:r w:rsidRPr="00F70F0A" w:rsidDel="00990E83">
          <w:rPr>
            <w:rFonts w:ascii="Times New Roman" w:hAnsi="Times New Roman" w:cs="Times New Roman"/>
            <w:sz w:val="24"/>
            <w:szCs w:val="24"/>
            <w:lang w:val="en-US"/>
          </w:rPr>
          <w:delText>.</w:delText>
        </w:r>
        <w:r w:rsidDel="00990E83">
          <w:rPr>
            <w:rFonts w:ascii="Times New Roman" w:hAnsi="Times New Roman" w:cs="Times New Roman"/>
            <w:sz w:val="24"/>
            <w:szCs w:val="24"/>
            <w:lang w:val="en-US"/>
          </w:rPr>
          <w:delText xml:space="preserve"> </w:delText>
        </w:r>
        <w:r w:rsidRPr="00F70F0A" w:rsidDel="00990E83">
          <w:rPr>
            <w:rFonts w:ascii="Times New Roman" w:hAnsi="Times New Roman" w:cs="Times New Roman"/>
            <w:sz w:val="24"/>
            <w:szCs w:val="24"/>
            <w:lang w:val="en-US"/>
          </w:rPr>
          <w:delText xml:space="preserve"> Some measures</w:delText>
        </w:r>
      </w:del>
      <w:ins w:id="316" w:author="Jelte Wicherts" w:date="2013-12-23T16:33:00Z">
        <w:r w:rsidR="00990E83">
          <w:rPr>
            <w:rFonts w:ascii="Times New Roman" w:hAnsi="Times New Roman" w:cs="Times New Roman"/>
            <w:sz w:val="24"/>
            <w:szCs w:val="24"/>
            <w:lang w:val="en-US"/>
          </w:rPr>
          <w:t xml:space="preserve"> that</w:t>
        </w:r>
      </w:ins>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ins w:id="317" w:author="Jelte Wicherts" w:date="2013-12-24T09:50:00Z">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ins>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del w:id="318" w:author="Jelte Wicherts" w:date="2013-12-24T09:50:00Z">
        <w:r w:rsidRPr="00F70F0A" w:rsidDel="005E1E88">
          <w:rPr>
            <w:rFonts w:ascii="Times New Roman" w:hAnsi="Times New Roman" w:cs="Times New Roman"/>
            <w:sz w:val="24"/>
            <w:szCs w:val="24"/>
            <w:lang w:val="en-US"/>
          </w:rPr>
          <w:delText>, when compared</w:delText>
        </w:r>
        <w:r w:rsidDel="005E1E88">
          <w:rPr>
            <w:rFonts w:ascii="Times New Roman" w:hAnsi="Times New Roman" w:cs="Times New Roman"/>
            <w:sz w:val="24"/>
            <w:szCs w:val="24"/>
            <w:lang w:val="en-US"/>
          </w:rPr>
          <w:delText xml:space="preserve"> to</w:delText>
        </w:r>
        <w:r w:rsidRPr="00F70F0A" w:rsidDel="005E1E88">
          <w:rPr>
            <w:rFonts w:ascii="Times New Roman" w:hAnsi="Times New Roman" w:cs="Times New Roman"/>
            <w:sz w:val="24"/>
            <w:szCs w:val="24"/>
            <w:lang w:val="en-US"/>
          </w:rPr>
          <w:delText xml:space="preserve"> included participants</w:delText>
        </w:r>
      </w:del>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ins w:id="319" w:author="Jelte Wicherts" w:date="2013-12-24T09:50:00Z">
        <w:r w:rsidR="005E1E88">
          <w:rPr>
            <w:rFonts w:ascii="Times New Roman" w:hAnsi="Times New Roman" w:cs="Times New Roman"/>
            <w:sz w:val="24"/>
            <w:szCs w:val="24"/>
            <w:lang w:val="en-US"/>
          </w:rPr>
          <w:t xml:space="preserve"> ostracism</w:t>
        </w:r>
      </w:ins>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del w:id="320" w:author="Jelte Wicherts" w:date="2013-12-24T09:50:00Z">
        <w:r w:rsidDel="005E1E88">
          <w:rPr>
            <w:rFonts w:ascii="Times New Roman" w:hAnsi="Times New Roman" w:cs="Times New Roman"/>
            <w:sz w:val="24"/>
            <w:szCs w:val="24"/>
            <w:lang w:val="en-US"/>
          </w:rPr>
          <w:delText xml:space="preserve">the </w:delText>
        </w:r>
      </w:del>
      <w:ins w:id="321" w:author="Jelte Wicherts" w:date="2013-12-24T09:50:00Z">
        <w:r w:rsidR="005E1E88">
          <w:rPr>
            <w:rFonts w:ascii="Times New Roman" w:hAnsi="Times New Roman" w:cs="Times New Roman"/>
            <w:sz w:val="24"/>
            <w:szCs w:val="24"/>
            <w:lang w:val="en-US"/>
          </w:rPr>
          <w:t xml:space="preserve">each </w:t>
        </w:r>
      </w:ins>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ins w:id="322" w:author="Jelte Wicherts" w:date="2013-12-23T16:37:00Z">
        <w:r w:rsidR="006416AA">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w:t>
      </w:r>
      <w:del w:id="323" w:author="Jelte Wicherts" w:date="2013-12-23T16:37:00Z">
        <w:r w:rsidDel="006416AA">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ins w:id="324" w:author="Jelte Wicherts" w:date="2013-12-24T09:51:00Z">
        <w:r w:rsidR="005E1E88">
          <w:rPr>
            <w:rFonts w:ascii="Times New Roman" w:hAnsi="Times New Roman" w:cs="Times New Roman"/>
            <w:sz w:val="24"/>
            <w:szCs w:val="24"/>
            <w:lang w:val="en-US"/>
          </w:rPr>
          <w:t>. These simple moderator effects</w:t>
        </w:r>
      </w:ins>
      <w:r>
        <w:rPr>
          <w:rFonts w:ascii="Times New Roman" w:hAnsi="Times New Roman" w:cs="Times New Roman"/>
          <w:sz w:val="24"/>
          <w:szCs w:val="24"/>
          <w:lang w:val="en-US"/>
        </w:rPr>
        <w:t xml:space="preserve"> </w:t>
      </w:r>
      <w:del w:id="325" w:author="Jelte Wicherts" w:date="2013-12-24T09:51:00Z">
        <w:r w:rsidDel="005E1E88">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were corrected for both the type of measure</w:t>
      </w:r>
      <w:del w:id="326" w:author="Jelte Wicherts" w:date="2013-12-24T09:51:00Z">
        <w:r w:rsidDel="005E1E88">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del w:id="327" w:author="Jelte Wicherts" w:date="2013-12-24T09:52:00Z">
        <w:r w:rsidDel="005E1E88">
          <w:rPr>
            <w:rFonts w:ascii="Times New Roman" w:hAnsi="Times New Roman" w:cs="Times New Roman"/>
            <w:sz w:val="24"/>
            <w:szCs w:val="24"/>
            <w:lang w:val="en-US"/>
          </w:rPr>
          <w:delText>”</w:delText>
        </w:r>
        <w:r w:rsidR="00C60B25" w:rsidRPr="00C60B25" w:rsidDel="005E1E88">
          <w:rPr>
            <w:rStyle w:val="Verwijzingopmerking"/>
            <w:lang w:val="en-US"/>
          </w:rPr>
          <w:delText>,</w:delText>
        </w:r>
        <w:r w:rsidDel="005E1E88">
          <w:rPr>
            <w:rFonts w:ascii="Times New Roman" w:hAnsi="Times New Roman" w:cs="Times New Roman"/>
            <w:sz w:val="24"/>
            <w:szCs w:val="24"/>
            <w:lang w:val="en-US"/>
          </w:rPr>
          <w:delText xml:space="preserve"> </w:delText>
        </w:r>
      </w:del>
      <w:ins w:id="328" w:author="Jelte Wicherts" w:date="2013-12-24T09:52:00Z">
        <w:r w:rsidR="005E1E88">
          <w:rPr>
            <w:rFonts w:ascii="Times New Roman" w:hAnsi="Times New Roman" w:cs="Times New Roman"/>
            <w:sz w:val="24"/>
            <w:szCs w:val="24"/>
            <w:lang w:val="en-US"/>
          </w:rPr>
          <w:t>” (</w:t>
        </w:r>
        <w:commentRangeStart w:id="329"/>
        <w:r w:rsidR="005E1E88">
          <w:rPr>
            <w:rFonts w:ascii="Times New Roman" w:hAnsi="Times New Roman" w:cs="Times New Roman"/>
            <w:sz w:val="24"/>
            <w:szCs w:val="24"/>
            <w:lang w:val="en-US"/>
          </w:rPr>
          <w:t>as in Williams et al., 2000)</w:t>
        </w:r>
        <w:r w:rsidR="005E1E88">
          <w:rPr>
            <w:rStyle w:val="Verwijzingopmerking"/>
            <w:lang w:val="en-US"/>
          </w:rPr>
          <w:t>,</w:t>
        </w:r>
        <w:r w:rsidR="005E1E88">
          <w:rPr>
            <w:rFonts w:ascii="Times New Roman" w:hAnsi="Times New Roman" w:cs="Times New Roman"/>
            <w:sz w:val="24"/>
            <w:szCs w:val="24"/>
            <w:lang w:val="en-US"/>
          </w:rPr>
          <w:t xml:space="preserve"> </w:t>
        </w:r>
        <w:commentRangeEnd w:id="329"/>
        <w:r w:rsidR="005E1E88">
          <w:rPr>
            <w:rStyle w:val="Verwijzingopmerking"/>
          </w:rPr>
          <w:commentReference w:id="329"/>
        </w:r>
      </w:ins>
      <w:r>
        <w:rPr>
          <w:rFonts w:ascii="Times New Roman" w:hAnsi="Times New Roman" w:cs="Times New Roman"/>
          <w:sz w:val="24"/>
          <w:szCs w:val="24"/>
          <w:lang w:val="en-US"/>
        </w:rPr>
        <w:t xml:space="preserve">whereas the 3 and 8 in the left column represent an ostracism effect that is thought to be exacerbated. </w:t>
      </w:r>
      <w:del w:id="331" w:author="Jelte Wicherts" w:date="2013-12-24T09:53:00Z">
        <w:r w:rsidR="00B830F2" w:rsidDel="005E1E88">
          <w:rPr>
            <w:rFonts w:ascii="Times New Roman" w:hAnsi="Times New Roman" w:cs="Times New Roman"/>
            <w:sz w:val="24"/>
            <w:szCs w:val="24"/>
            <w:lang w:val="en-US"/>
          </w:rPr>
          <w:delText>An example study</w:delText>
        </w:r>
      </w:del>
      <w:ins w:id="332" w:author="Jelte Wicherts" w:date="2013-12-24T09:53:00Z">
        <w:r w:rsidR="005E1E88">
          <w:rPr>
            <w:rFonts w:ascii="Times New Roman" w:hAnsi="Times New Roman" w:cs="Times New Roman"/>
            <w:sz w:val="24"/>
            <w:szCs w:val="24"/>
            <w:lang w:val="en-US"/>
          </w:rPr>
          <w:t xml:space="preserve">For example, in a given </w:t>
        </w:r>
      </w:ins>
      <w:ins w:id="333" w:author="Jelte Wicherts" w:date="2013-12-24T09:54:00Z">
        <w:r w:rsidR="00D7758A">
          <w:rPr>
            <w:rFonts w:ascii="Times New Roman" w:hAnsi="Times New Roman" w:cs="Times New Roman"/>
            <w:sz w:val="24"/>
            <w:szCs w:val="24"/>
            <w:lang w:val="en-US"/>
          </w:rPr>
          <w:t xml:space="preserve">ostracism </w:t>
        </w:r>
      </w:ins>
      <w:ins w:id="334" w:author="Jelte Wicherts" w:date="2013-12-24T09:53:00Z">
        <w:r w:rsidR="005E1E88">
          <w:rPr>
            <w:rFonts w:ascii="Times New Roman" w:hAnsi="Times New Roman" w:cs="Times New Roman"/>
            <w:sz w:val="24"/>
            <w:szCs w:val="24"/>
            <w:lang w:val="en-US"/>
          </w:rPr>
          <w:t>study</w:t>
        </w:r>
      </w:ins>
      <w:ins w:id="335" w:author="Jelte Wicherts" w:date="2013-12-24T09:54:00Z">
        <w:r w:rsidR="00D7758A">
          <w:rPr>
            <w:rFonts w:ascii="Times New Roman" w:hAnsi="Times New Roman" w:cs="Times New Roman"/>
            <w:sz w:val="24"/>
            <w:szCs w:val="24"/>
            <w:lang w:val="en-US"/>
          </w:rPr>
          <w:t xml:space="preserve"> with a two-by-two design,</w:t>
        </w:r>
      </w:ins>
      <w:r w:rsidR="00B830F2">
        <w:rPr>
          <w:rFonts w:ascii="Times New Roman" w:hAnsi="Times New Roman" w:cs="Times New Roman"/>
          <w:sz w:val="24"/>
          <w:szCs w:val="24"/>
          <w:lang w:val="en-US"/>
        </w:rPr>
        <w:t xml:space="preserve"> </w:t>
      </w:r>
      <w:del w:id="336" w:author="Jelte Wicherts" w:date="2013-12-24T09:53:00Z">
        <w:r w:rsidR="00B830F2" w:rsidDel="005E1E88">
          <w:rPr>
            <w:rFonts w:ascii="Times New Roman" w:hAnsi="Times New Roman" w:cs="Times New Roman"/>
            <w:sz w:val="24"/>
            <w:szCs w:val="24"/>
            <w:lang w:val="en-US"/>
          </w:rPr>
          <w:delText xml:space="preserve">is where </w:delText>
        </w:r>
        <w:r w:rsidR="00C60B25" w:rsidDel="00D7758A">
          <w:rPr>
            <w:rFonts w:ascii="Times New Roman" w:hAnsi="Times New Roman" w:cs="Times New Roman"/>
            <w:sz w:val="24"/>
            <w:szCs w:val="24"/>
            <w:lang w:val="en-US"/>
          </w:rPr>
          <w:delText xml:space="preserve">(young) </w:delText>
        </w:r>
      </w:del>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w:t>
      </w:r>
      <w:del w:id="337" w:author="Jelte Wicherts" w:date="2013-12-24T09:54:00Z">
        <w:r w:rsidR="00C60B25" w:rsidDel="00D7758A">
          <w:rPr>
            <w:rFonts w:ascii="Times New Roman" w:hAnsi="Times New Roman" w:cs="Times New Roman"/>
            <w:sz w:val="24"/>
            <w:szCs w:val="24"/>
            <w:lang w:val="en-US"/>
          </w:rPr>
          <w:delText xml:space="preserve">when </w:delText>
        </w:r>
      </w:del>
      <w:r w:rsidR="00C60B25">
        <w:rPr>
          <w:rFonts w:ascii="Times New Roman" w:hAnsi="Times New Roman" w:cs="Times New Roman"/>
          <w:sz w:val="24"/>
          <w:szCs w:val="24"/>
          <w:lang w:val="en-US"/>
        </w:rPr>
        <w:t xml:space="preserve">compared to young adults </w:t>
      </w:r>
      <w:r w:rsidR="00C60B2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C60B25">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w:t>
      </w:r>
      <w:r>
        <w:rPr>
          <w:rFonts w:ascii="Times New Roman" w:hAnsi="Times New Roman" w:cs="Times New Roman"/>
          <w:sz w:val="24"/>
          <w:szCs w:val="24"/>
          <w:lang w:val="en-US"/>
        </w:rPr>
        <w:lastRenderedPageBreak/>
        <w:t xml:space="preserve">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del w:id="338" w:author="Jelte Wicherts" w:date="2013-12-24T09:54:00Z">
        <w:r w:rsidR="008E78E3" w:rsidDel="00D7758A">
          <w:rPr>
            <w:rFonts w:ascii="Times New Roman" w:hAnsi="Times New Roman" w:cs="Times New Roman"/>
            <w:sz w:val="24"/>
            <w:szCs w:val="24"/>
            <w:lang w:val="en-US"/>
          </w:rPr>
          <w:delText>outgroup</w:delText>
        </w:r>
      </w:del>
      <w:ins w:id="339" w:author="Jelte Wicherts" w:date="2013-12-24T09:54:00Z">
        <w:r w:rsidR="00D7758A">
          <w:rPr>
            <w:rFonts w:ascii="Times New Roman" w:hAnsi="Times New Roman" w:cs="Times New Roman"/>
            <w:sz w:val="24"/>
            <w:szCs w:val="24"/>
            <w:lang w:val="en-US"/>
          </w:rPr>
          <w:t>out-group</w:t>
        </w:r>
      </w:ins>
      <w:r w:rsidR="008E78E3">
        <w:rPr>
          <w:rFonts w:ascii="Times New Roman" w:hAnsi="Times New Roman" w:cs="Times New Roman"/>
          <w:sz w:val="24"/>
          <w:szCs w:val="24"/>
          <w:lang w:val="en-US"/>
        </w:rPr>
        <w:t xml:space="preserve"> </w:t>
      </w:r>
      <w:r w:rsidR="008E78E3">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8E78E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8E78E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5EE84C4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32052BE"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6B26F2E9" w14:textId="00C336B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58DB17B9" w14:textId="23F3565E" w:rsidR="00E76D2C" w:rsidRPr="00F70F0A" w:rsidRDefault="00731737">
      <w:pPr>
        <w:spacing w:after="0" w:line="480" w:lineRule="auto"/>
        <w:ind w:firstLine="708"/>
        <w:rPr>
          <w:rFonts w:ascii="Times New Roman" w:hAnsi="Times New Roman" w:cs="Times New Roman"/>
          <w:sz w:val="24"/>
          <w:szCs w:val="24"/>
          <w:lang w:val="en-US"/>
        </w:rPr>
        <w:pPrChange w:id="340" w:author="Jelte Wicherts" w:date="2013-12-23T16:38:00Z">
          <w:pPr>
            <w:spacing w:after="0" w:line="480" w:lineRule="auto"/>
            <w:ind w:firstLine="708"/>
            <w:jc w:val="both"/>
          </w:pPr>
        </w:pPrChange>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ins w:id="341" w:author="Jelte Wicherts" w:date="2013-12-24T10:03:00Z">
        <w:r w:rsidR="002A10EF">
          <w:rPr>
            <w:rFonts w:ascii="Times New Roman" w:hAnsi="Times New Roman" w:cs="Times New Roman"/>
            <w:sz w:val="24"/>
            <w:szCs w:val="24"/>
            <w:lang w:val="en-US"/>
          </w:rPr>
          <w:t xml:space="preserve"> given by</w:t>
        </w:r>
      </w:ins>
      <w:r w:rsidRPr="00F70F0A">
        <w:rPr>
          <w:rFonts w:ascii="Times New Roman" w:hAnsi="Times New Roman" w:cs="Times New Roman"/>
          <w:sz w:val="24"/>
          <w:szCs w:val="24"/>
          <w:lang w:val="en-US"/>
        </w:rPr>
        <w:t xml:space="preserve"> Cohen’s d </w:t>
      </w:r>
      <w:del w:id="342" w:author="Jelte Wicherts" w:date="2013-12-24T10:03:00Z">
        <w:r w:rsidRPr="00F70F0A" w:rsidDel="002A10EF">
          <w:rPr>
            <w:rFonts w:ascii="Times New Roman" w:hAnsi="Times New Roman" w:cs="Times New Roman"/>
            <w:sz w:val="24"/>
            <w:szCs w:val="24"/>
            <w:lang w:val="en-US"/>
          </w:rPr>
          <w:delText xml:space="preserve">gives </w:delText>
        </w:r>
      </w:del>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ins w:id="343" w:author="Jelte Wicherts" w:date="2013-12-23T16:38:00Z">
        <w:r w:rsidR="006416AA">
          <w:rPr>
            <w:rFonts w:ascii="Times New Roman" w:hAnsi="Times New Roman" w:cs="Times New Roman"/>
            <w:sz w:val="24"/>
            <w:szCs w:val="24"/>
            <w:lang w:val="en-US"/>
          </w:rPr>
          <w:t xml:space="preserve"> </w:t>
        </w:r>
      </w:ins>
      <w:del w:id="344" w:author="Jelte Wicherts" w:date="2013-12-23T16:38:00Z">
        <w:r w:rsidDel="006416AA">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w:t>
      </w:r>
      <w:r w:rsidRPr="00F70F0A">
        <w:rPr>
          <w:rFonts w:ascii="Times New Roman" w:hAnsi="Times New Roman" w:cs="Times New Roman"/>
          <w:sz w:val="24"/>
          <w:szCs w:val="24"/>
          <w:lang w:val="en-US"/>
        </w:rPr>
        <w:lastRenderedPageBreak/>
        <w:t xml:space="preserve">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6829EEB8" w14:textId="556681E1"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del w:id="345" w:author="Jelte Wicherts" w:date="2013-12-24T10:05:00Z">
        <w:r w:rsidRPr="00F70F0A" w:rsidDel="00447A01">
          <w:rPr>
            <w:rFonts w:ascii="Times New Roman" w:hAnsi="Times New Roman" w:cs="Times New Roman"/>
            <w:sz w:val="24"/>
            <w:szCs w:val="24"/>
            <w:lang w:val="en-US"/>
          </w:rPr>
          <w:delText>moderator</w:delText>
        </w:r>
      </w:del>
      <w:ins w:id="346" w:author="Jelte Wicherts" w:date="2013-12-24T10:05:00Z">
        <w:r w:rsidR="00447A01">
          <w:rPr>
            <w:rFonts w:ascii="Times New Roman" w:hAnsi="Times New Roman" w:cs="Times New Roman"/>
            <w:sz w:val="24"/>
            <w:szCs w:val="24"/>
            <w:lang w:val="en-US"/>
          </w:rPr>
          <w:t>predictor of the ostracism effect</w:t>
        </w:r>
      </w:ins>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del w:id="347" w:author="Jelte Wicherts" w:date="2013-12-24T10:05:00Z">
        <w:r w:rsidRPr="00F70F0A" w:rsidDel="00447A01">
          <w:rPr>
            <w:rFonts w:ascii="Times New Roman" w:hAnsi="Times New Roman" w:cs="Times New Roman"/>
            <w:sz w:val="24"/>
            <w:szCs w:val="24"/>
            <w:lang w:val="en-US"/>
          </w:rPr>
          <w:delText xml:space="preserve">an </w:delText>
        </w:r>
      </w:del>
      <w:ins w:id="348" w:author="Jelte Wicherts" w:date="2013-12-24T10:05:00Z">
        <w:r w:rsidR="00447A01">
          <w:rPr>
            <w:rFonts w:ascii="Times New Roman" w:hAnsi="Times New Roman" w:cs="Times New Roman"/>
            <w:sz w:val="24"/>
            <w:szCs w:val="24"/>
            <w:lang w:val="en-US"/>
          </w:rPr>
          <w:t xml:space="preserve">one does not estimate a single </w:t>
        </w:r>
      </w:ins>
      <w:del w:id="349" w:author="Jelte Wicherts" w:date="2013-12-24T10:05:00Z">
        <w:r w:rsidRPr="00F70F0A" w:rsidDel="00447A01">
          <w:rPr>
            <w:rFonts w:ascii="Times New Roman" w:hAnsi="Times New Roman" w:cs="Times New Roman"/>
            <w:sz w:val="24"/>
            <w:szCs w:val="24"/>
            <w:lang w:val="en-US"/>
          </w:rPr>
          <w:delText>average effect is estimated—</w:delText>
        </w:r>
        <w:r w:rsidRPr="00F70F0A" w:rsidDel="00447A01">
          <w:rPr>
            <w:rFonts w:ascii="Times New Roman" w:hAnsi="Times New Roman" w:cs="Times New Roman"/>
            <w:i/>
            <w:sz w:val="24"/>
            <w:szCs w:val="24"/>
            <w:lang w:val="en-US"/>
          </w:rPr>
          <w:delText>not</w:delText>
        </w:r>
        <w:r w:rsidRPr="00F70F0A" w:rsidDel="00447A01">
          <w:rPr>
            <w:rFonts w:ascii="Times New Roman" w:hAnsi="Times New Roman" w:cs="Times New Roman"/>
            <w:sz w:val="24"/>
            <w:szCs w:val="24"/>
            <w:lang w:val="en-US"/>
          </w:rPr>
          <w:delText xml:space="preserve"> the </w:delText>
        </w:r>
      </w:del>
      <w:r w:rsidRPr="00F70F0A">
        <w:rPr>
          <w:rFonts w:ascii="Times New Roman" w:hAnsi="Times New Roman" w:cs="Times New Roman"/>
          <w:sz w:val="24"/>
          <w:szCs w:val="24"/>
          <w:lang w:val="en-US"/>
        </w:rPr>
        <w:t>‘true’ effect</w:t>
      </w:r>
      <w:ins w:id="350" w:author="Jelte Wicherts" w:date="2013-12-24T10:05:00Z">
        <w:r w:rsidR="00447A01">
          <w:rPr>
            <w:rFonts w:ascii="Times New Roman" w:hAnsi="Times New Roman" w:cs="Times New Roman"/>
            <w:sz w:val="24"/>
            <w:szCs w:val="24"/>
            <w:lang w:val="en-US"/>
          </w:rPr>
          <w:t>, but rather the mean and variance of underlying effects</w:t>
        </w:r>
      </w:ins>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2BB7F2DE"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w:t>
      </w:r>
      <w:commentRangeStart w:id="351"/>
      <w:r w:rsidRPr="00F70F0A">
        <w:rPr>
          <w:rFonts w:ascii="Times New Roman" w:hAnsi="Times New Roman" w:cs="Times New Roman"/>
          <w:sz w:val="24"/>
          <w:szCs w:val="24"/>
          <w:lang w:val="en-US"/>
        </w:rPr>
        <w:t>effect</w:t>
      </w:r>
      <w:commentRangeEnd w:id="351"/>
      <w:r w:rsidR="00E10B15">
        <w:rPr>
          <w:rStyle w:val="Verwijzingopmerking"/>
        </w:rPr>
        <w:commentReference w:id="351"/>
      </w:r>
      <w:r w:rsidRPr="00F70F0A">
        <w:rPr>
          <w:rFonts w:ascii="Times New Roman" w:hAnsi="Times New Roman" w:cs="Times New Roman"/>
          <w:sz w:val="24"/>
          <w:szCs w:val="24"/>
          <w:lang w:val="en-US"/>
        </w:rPr>
        <w:t xml:space="preserve">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w:t>
      </w:r>
      <w:proofErr w:type="spellStart"/>
      <w:r w:rsidRPr="00F70F0A">
        <w:rPr>
          <w:rFonts w:ascii="Times New Roman" w:hAnsi="Times New Roman" w:cs="Times New Roman"/>
          <w:sz w:val="24"/>
          <w:szCs w:val="24"/>
          <w:lang w:val="en-US"/>
        </w:rPr>
        <w:t>upperbound</w:t>
      </w:r>
      <w:proofErr w:type="spellEnd"/>
      <w:r w:rsidRPr="00F70F0A">
        <w:rPr>
          <w:rFonts w:ascii="Times New Roman" w:hAnsi="Times New Roman" w:cs="Times New Roman"/>
          <w:sz w:val="24"/>
          <w:szCs w:val="24"/>
          <w:lang w:val="en-US"/>
        </w:rPr>
        <w:t xml:space="preserve"> value of the 95% confidence interval. </w:t>
      </w:r>
    </w:p>
    <w:p w14:paraId="4AED0950" w14:textId="0BF4A5CD"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ins w:id="352" w:author="Jelte Wicherts" w:date="2013-12-23T16:56:00Z">
        <w:r w:rsidR="007D5A2F">
          <w:rPr>
            <w:rFonts w:ascii="Times New Roman" w:hAnsi="Times New Roman" w:cs="Times New Roman"/>
            <w:sz w:val="24"/>
            <w:szCs w:val="24"/>
            <w:lang w:val="en-US"/>
          </w:rPr>
          <w:t>f</w:t>
        </w:r>
      </w:ins>
      <w:del w:id="353" w:author="Jelte Wicherts" w:date="2013-12-23T16:56:00Z">
        <w:r w:rsidRPr="00F70F0A" w:rsidDel="007D5A2F">
          <w:rPr>
            <w:rFonts w:ascii="Times New Roman" w:hAnsi="Times New Roman" w:cs="Times New Roman"/>
            <w:sz w:val="24"/>
            <w:szCs w:val="24"/>
            <w:lang w:val="en-US"/>
          </w:rPr>
          <w:delText>‘f</w:delText>
        </w:r>
      </w:del>
      <w:r w:rsidRPr="00F70F0A">
        <w:rPr>
          <w:rFonts w:ascii="Times New Roman" w:hAnsi="Times New Roman" w:cs="Times New Roman"/>
          <w:sz w:val="24"/>
          <w:szCs w:val="24"/>
          <w:lang w:val="en-US"/>
        </w:rPr>
        <w:t>unnel plot</w:t>
      </w:r>
      <w:del w:id="354" w:author="Jelte Wicherts" w:date="2013-12-23T16:56:00Z">
        <w:r w:rsidRPr="00F70F0A" w:rsidDel="007D5A2F">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355" w:author="Jelte Wicherts" w:date="2013-12-24T10:07:00Z">
        <w:r w:rsidRPr="00F70F0A" w:rsidDel="00447A01">
          <w:rPr>
            <w:rFonts w:ascii="Times New Roman" w:hAnsi="Times New Roman" w:cs="Times New Roman"/>
            <w:sz w:val="24"/>
            <w:szCs w:val="24"/>
            <w:lang w:val="en-US"/>
          </w:rPr>
          <w:delText xml:space="preserve">plots </w:delText>
        </w:r>
      </w:del>
      <w:ins w:id="356" w:author="Jelte Wicherts" w:date="2013-12-24T10:07:00Z">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ins w:id="357" w:author="Jelte Wicherts" w:date="2013-12-23T16:57:00Z">
        <w:r w:rsidR="007D5A2F">
          <w:rPr>
            <w:rFonts w:ascii="Times New Roman" w:hAnsi="Times New Roman" w:cs="Times New Roman"/>
            <w:sz w:val="24"/>
            <w:szCs w:val="24"/>
            <w:lang w:val="en-US"/>
          </w:rPr>
          <w:t>d mean</w:t>
        </w:r>
      </w:ins>
      <w:r w:rsidRPr="00F70F0A">
        <w:rPr>
          <w:rFonts w:ascii="Times New Roman" w:hAnsi="Times New Roman" w:cs="Times New Roman"/>
          <w:sz w:val="24"/>
          <w:szCs w:val="24"/>
          <w:lang w:val="en-US"/>
        </w:rPr>
        <w:t xml:space="preserve"> effect size</w:t>
      </w:r>
      <w:ins w:id="358" w:author="Jelte Wicherts" w:date="2013-12-23T16:57:00Z">
        <w:r w:rsidR="007D5A2F">
          <w:rPr>
            <w:rFonts w:ascii="Times New Roman" w:hAnsi="Times New Roman" w:cs="Times New Roman"/>
            <w:sz w:val="24"/>
            <w:szCs w:val="24"/>
            <w:lang w:val="en-US"/>
          </w:rPr>
          <w:t xml:space="preserve">. If there </w:t>
        </w:r>
      </w:ins>
      <w:ins w:id="359" w:author="Jelte Wicherts" w:date="2013-12-23T16:58:00Z">
        <w:r w:rsidR="007D5A2F">
          <w:rPr>
            <w:rFonts w:ascii="Times New Roman" w:hAnsi="Times New Roman" w:cs="Times New Roman"/>
            <w:sz w:val="24"/>
            <w:szCs w:val="24"/>
            <w:lang w:val="en-US"/>
          </w:rPr>
          <w:t>are</w:t>
        </w:r>
      </w:ins>
      <w:ins w:id="360" w:author="Jelte Wicherts" w:date="2013-12-23T16:57:00Z">
        <w:r w:rsidR="007D5A2F">
          <w:rPr>
            <w:rFonts w:ascii="Times New Roman" w:hAnsi="Times New Roman" w:cs="Times New Roman"/>
            <w:sz w:val="24"/>
            <w:szCs w:val="24"/>
            <w:lang w:val="en-US"/>
          </w:rPr>
          <w:t xml:space="preserve"> no methodological or substantive reasons</w:t>
        </w:r>
      </w:ins>
      <w:ins w:id="361" w:author="Jelte Wicherts" w:date="2013-12-23T16:58:00Z">
        <w:r w:rsidR="007D5A2F">
          <w:rPr>
            <w:rFonts w:ascii="Times New Roman" w:hAnsi="Times New Roman" w:cs="Times New Roman"/>
            <w:sz w:val="24"/>
            <w:szCs w:val="24"/>
            <w:lang w:val="en-US"/>
          </w:rPr>
          <w:t xml:space="preserve"> to expect a link between effect sizes and standard errors, </w:t>
        </w:r>
      </w:ins>
      <w:del w:id="362" w:author="Jelte Wicherts" w:date="2013-12-23T16:58:00Z">
        <w:r w:rsidRPr="00F70F0A" w:rsidDel="007D5A2F">
          <w:rPr>
            <w:rFonts w:ascii="Times New Roman" w:hAnsi="Times New Roman" w:cs="Times New Roman"/>
            <w:sz w:val="24"/>
            <w:szCs w:val="24"/>
            <w:lang w:val="en-US"/>
          </w:rPr>
          <w:delText>. F</w:delText>
        </w:r>
      </w:del>
      <w:ins w:id="363" w:author="Jelte Wicherts" w:date="2013-12-23T16:58:00Z">
        <w:r w:rsidR="007D5A2F">
          <w:rPr>
            <w:rFonts w:ascii="Times New Roman" w:hAnsi="Times New Roman" w:cs="Times New Roman"/>
            <w:sz w:val="24"/>
            <w:szCs w:val="24"/>
            <w:lang w:val="en-US"/>
          </w:rPr>
          <w:t>f</w:t>
        </w:r>
      </w:ins>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w:t>
      </w:r>
      <w:del w:id="364" w:author="Jelte Wicherts" w:date="2013-12-23T16:58:00Z">
        <w:r w:rsidRPr="00F70F0A" w:rsidDel="007D5A2F">
          <w:rPr>
            <w:rFonts w:ascii="Times New Roman" w:hAnsi="Times New Roman" w:cs="Times New Roman"/>
            <w:sz w:val="24"/>
            <w:szCs w:val="24"/>
            <w:lang w:val="en-US"/>
          </w:rPr>
          <w:delText xml:space="preserve">many things, including </w:delText>
        </w:r>
      </w:del>
      <w:r w:rsidRPr="00F70F0A">
        <w:rPr>
          <w:rFonts w:ascii="Times New Roman" w:hAnsi="Times New Roman" w:cs="Times New Roman"/>
          <w:sz w:val="24"/>
          <w:szCs w:val="24"/>
          <w:lang w:val="en-US"/>
        </w:rPr>
        <w:t>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del w:id="365" w:author="Jelte Wicherts" w:date="2013-12-24T10:08:00Z">
        <w:r w:rsidRPr="00F70F0A" w:rsidDel="00FB4F83">
          <w:rPr>
            <w:rFonts w:ascii="Times New Roman" w:hAnsi="Times New Roman" w:cs="Times New Roman"/>
            <w:sz w:val="24"/>
            <w:szCs w:val="24"/>
            <w:lang w:val="en-US"/>
          </w:rPr>
          <w:delText xml:space="preserve">this </w:delText>
        </w:r>
      </w:del>
      <w:ins w:id="366" w:author="Jelte Wicherts" w:date="2013-12-24T10:08:00Z">
        <w:r w:rsidR="00FB4F83">
          <w:rPr>
            <w:rFonts w:ascii="Times New Roman" w:hAnsi="Times New Roman" w:cs="Times New Roman"/>
            <w:sz w:val="24"/>
            <w:szCs w:val="24"/>
            <w:lang w:val="en-US"/>
          </w:rPr>
          <w:t>test funnel plot asymmetry</w:t>
        </w:r>
      </w:ins>
      <w:del w:id="367" w:author="Jelte Wicherts" w:date="2013-12-24T10:08:00Z">
        <w:r w:rsidRPr="00F70F0A" w:rsidDel="00FB4F83">
          <w:rPr>
            <w:rFonts w:ascii="Times New Roman" w:hAnsi="Times New Roman" w:cs="Times New Roman"/>
            <w:sz w:val="24"/>
            <w:szCs w:val="24"/>
            <w:lang w:val="en-US"/>
          </w:rPr>
          <w:delText>end</w:delText>
        </w:r>
      </w:del>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This tests </w:t>
      </w:r>
      <w:r w:rsidRPr="00F70F0A">
        <w:rPr>
          <w:rFonts w:ascii="Times New Roman" w:hAnsi="Times New Roman" w:cs="Times New Roman"/>
          <w:sz w:val="24"/>
          <w:szCs w:val="24"/>
          <w:lang w:val="en-US"/>
        </w:rPr>
        <w:lastRenderedPageBreak/>
        <w:t>whether the distribution of effect sizes is equal on both sides of the average effect, when accounting for true heterogeneity. Funnel plot asymmetry thus indicates bias in the estimated</w:t>
      </w:r>
      <w:ins w:id="368" w:author="Jelte Wicherts" w:date="2013-12-23T16:57:00Z">
        <w:r w:rsidR="007D5A2F">
          <w:rPr>
            <w:rFonts w:ascii="Times New Roman" w:hAnsi="Times New Roman" w:cs="Times New Roman"/>
            <w:sz w:val="24"/>
            <w:szCs w:val="24"/>
            <w:lang w:val="en-US"/>
          </w:rPr>
          <w:t xml:space="preserve"> mean</w:t>
        </w:r>
      </w:ins>
      <w:r w:rsidRPr="00F70F0A">
        <w:rPr>
          <w:rFonts w:ascii="Times New Roman" w:hAnsi="Times New Roman" w:cs="Times New Roman"/>
          <w:sz w:val="24"/>
          <w:szCs w:val="24"/>
          <w:lang w:val="en-US"/>
        </w:rPr>
        <w:t xml:space="preserve"> effect size, and possibly publication bias.</w:t>
      </w:r>
    </w:p>
    <w:p w14:paraId="028B13AA"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ABE8045" w14:textId="69248EB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ins w:id="369" w:author="Jelte Wicherts" w:date="2013-12-23T16:58:00Z">
        <w:r w:rsidR="0020115E">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different effects (all sensitivity analyses can be freely inspected via the files available on OSF).</w:t>
      </w:r>
    </w:p>
    <w:p w14:paraId="794BDFCF" w14:textId="3E234790"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ins w:id="370" w:author="Jelte Wicherts" w:date="2013-12-23T17:00:00Z">
        <w:r w:rsidR="0020115E">
          <w:rPr>
            <w:rFonts w:ascii="Times New Roman" w:hAnsi="Times New Roman" w:cs="Times New Roman"/>
            <w:sz w:val="24"/>
            <w:szCs w:val="24"/>
            <w:lang w:val="en-US"/>
          </w:rPr>
          <w:t>e table</w:t>
        </w:r>
      </w:ins>
      <w:del w:id="371" w:author="Jelte Wicherts" w:date="2013-12-23T17:00:00Z">
        <w:r w:rsidR="00731737" w:rsidRPr="00F70F0A" w:rsidDel="0020115E">
          <w:rPr>
            <w:rFonts w:ascii="Times New Roman" w:hAnsi="Times New Roman" w:cs="Times New Roman"/>
            <w:sz w:val="24"/>
            <w:szCs w:val="24"/>
            <w:lang w:val="en-US"/>
          </w:rPr>
          <w:delText>is</w:delText>
        </w:r>
      </w:del>
      <w:r w:rsidR="00731737" w:rsidRPr="00F70F0A">
        <w:rPr>
          <w:rFonts w:ascii="Times New Roman" w:hAnsi="Times New Roman" w:cs="Times New Roman"/>
          <w:sz w:val="24"/>
          <w:szCs w:val="24"/>
          <w:lang w:val="en-US"/>
        </w:rPr>
        <w:t xml:space="preserve"> includes 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del w:id="372" w:author="Jelte Wicherts" w:date="2013-12-23T17:00:00Z">
        <w:r w:rsidR="00731737" w:rsidRPr="00F70F0A" w:rsidDel="0020115E">
          <w:rPr>
            <w:rFonts w:ascii="Times New Roman" w:hAnsi="Times New Roman" w:cs="Times New Roman"/>
            <w:sz w:val="24"/>
            <w:szCs w:val="24"/>
            <w:lang w:val="en-US"/>
          </w:rPr>
          <w:delText xml:space="preserve">Multiple analyses are needed, because a singular approach would result in a within-subjects design of the meta-analysis, and correlations would be needed to correct for the violation of independent observations. Seeing how these correlations are absent in the coding (due to lack of reporting in papers), the current approach is used. </w:delText>
        </w:r>
      </w:del>
    </w:p>
    <w:p w14:paraId="6ED5F511" w14:textId="39623A3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del w:id="373" w:author="Jelte Wicherts" w:date="2013-12-23T17:00:00Z">
        <w:r w:rsidRPr="00F70F0A" w:rsidDel="0020115E">
          <w:rPr>
            <w:rFonts w:ascii="Times New Roman" w:hAnsi="Times New Roman" w:cs="Times New Roman"/>
            <w:sz w:val="24"/>
            <w:szCs w:val="24"/>
            <w:lang w:val="en-US"/>
          </w:rPr>
          <w:delText>yield</w:delText>
        </w:r>
        <w:r w:rsidR="004C2568" w:rsidDel="0020115E">
          <w:rPr>
            <w:rFonts w:ascii="Times New Roman" w:hAnsi="Times New Roman" w:cs="Times New Roman"/>
            <w:sz w:val="24"/>
            <w:szCs w:val="24"/>
            <w:lang w:val="en-US"/>
          </w:rPr>
          <w:delText>s</w:delText>
        </w:r>
        <w:r w:rsidRPr="00F70F0A" w:rsidDel="0020115E">
          <w:rPr>
            <w:rFonts w:ascii="Times New Roman" w:hAnsi="Times New Roman" w:cs="Times New Roman"/>
            <w:sz w:val="24"/>
            <w:szCs w:val="24"/>
            <w:lang w:val="en-US"/>
          </w:rPr>
          <w:delText xml:space="preserve"> </w:delText>
        </w:r>
      </w:del>
      <w:ins w:id="374" w:author="Jelte Wicherts" w:date="2013-12-23T17:00:00Z">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del w:id="375" w:author="Jelte Wicherts" w:date="2013-12-23T17:00:00Z">
        <w:r w:rsidRPr="00F70F0A" w:rsidDel="0020115E">
          <w:rPr>
            <w:rFonts w:ascii="Times New Roman" w:hAnsi="Times New Roman" w:cs="Times New Roman"/>
            <w:sz w:val="24"/>
            <w:szCs w:val="24"/>
            <w:lang w:val="en-US"/>
          </w:rPr>
          <w:delText>show</w:delText>
        </w:r>
        <w:r w:rsidDel="0020115E">
          <w:rPr>
            <w:rFonts w:ascii="Times New Roman" w:hAnsi="Times New Roman" w:cs="Times New Roman"/>
            <w:sz w:val="24"/>
            <w:szCs w:val="24"/>
            <w:lang w:val="en-US"/>
          </w:rPr>
          <w:delText>ed</w:delText>
        </w:r>
        <w:r w:rsidRPr="00F70F0A" w:rsidDel="0020115E">
          <w:rPr>
            <w:rFonts w:ascii="Times New Roman" w:hAnsi="Times New Roman" w:cs="Times New Roman"/>
            <w:sz w:val="24"/>
            <w:szCs w:val="24"/>
            <w:lang w:val="en-US"/>
          </w:rPr>
          <w:delText xml:space="preserve"> that ther</w:delText>
        </w:r>
        <w:r w:rsidR="004C2568" w:rsidDel="0020115E">
          <w:rPr>
            <w:rFonts w:ascii="Times New Roman" w:hAnsi="Times New Roman" w:cs="Times New Roman"/>
            <w:sz w:val="24"/>
            <w:szCs w:val="24"/>
            <w:lang w:val="en-US"/>
          </w:rPr>
          <w:delText>e is</w:delText>
        </w:r>
      </w:del>
      <w:ins w:id="376" w:author="Jelte Wicherts" w:date="2013-12-23T17:00:00Z">
        <w:r w:rsidR="0020115E">
          <w:rPr>
            <w:rFonts w:ascii="Times New Roman" w:hAnsi="Times New Roman" w:cs="Times New Roman"/>
            <w:sz w:val="24"/>
            <w:szCs w:val="24"/>
            <w:lang w:val="en-US"/>
          </w:rPr>
          <w:t>indicated</w:t>
        </w:r>
      </w:ins>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del w:id="377" w:author="Jelte Wicherts" w:date="2013-12-24T10:13:00Z">
        <w:r w:rsidRPr="00F70F0A" w:rsidDel="00C87E8F">
          <w:rPr>
            <w:rFonts w:ascii="Times New Roman" w:hAnsi="Times New Roman" w:cs="Times New Roman"/>
            <w:sz w:val="24"/>
            <w:szCs w:val="24"/>
            <w:lang w:val="en-US"/>
          </w:rPr>
          <w:delText>,</w:delText>
        </w:r>
      </w:del>
      <w:del w:id="378" w:author="Jelte Wicherts" w:date="2013-12-23T17:01:00Z">
        <w:r w:rsidRPr="00F70F0A" w:rsidDel="0020115E">
          <w:rPr>
            <w:rFonts w:ascii="Times New Roman" w:hAnsi="Times New Roman" w:cs="Times New Roman"/>
            <w:sz w:val="24"/>
            <w:szCs w:val="24"/>
            <w:lang w:val="en-US"/>
          </w:rPr>
          <w:delText xml:space="preserve"> indicative of bias in the estimated effect</w:delText>
        </w:r>
      </w:del>
      <w:del w:id="379" w:author="Jelte Wicherts" w:date="2013-12-24T10:13:00Z">
        <w:r w:rsidRPr="00F70F0A" w:rsidDel="00C87E8F">
          <w:rPr>
            <w:rFonts w:ascii="Times New Roman" w:hAnsi="Times New Roman" w:cs="Times New Roman"/>
            <w:sz w:val="24"/>
            <w:szCs w:val="24"/>
            <w:lang w:val="en-US"/>
          </w:rPr>
          <w:delText>.</w:delText>
        </w:r>
        <w:r w:rsidDel="00C87E8F">
          <w:rPr>
            <w:rFonts w:ascii="Times New Roman" w:hAnsi="Times New Roman" w:cs="Times New Roman"/>
            <w:sz w:val="24"/>
            <w:szCs w:val="24"/>
            <w:lang w:val="en-US"/>
          </w:rPr>
          <w:delText xml:space="preserve"> </w:delText>
        </w:r>
      </w:del>
      <w:del w:id="380" w:author="Jelte Wicherts" w:date="2013-12-23T17:01:00Z">
        <w:r w:rsidRPr="00F70F0A" w:rsidDel="0020115E">
          <w:rPr>
            <w:rFonts w:ascii="Times New Roman" w:hAnsi="Times New Roman" w:cs="Times New Roman"/>
            <w:sz w:val="24"/>
            <w:szCs w:val="24"/>
            <w:lang w:val="en-US"/>
          </w:rPr>
          <w:delText xml:space="preserve">Due </w:delText>
        </w:r>
      </w:del>
      <w:ins w:id="381" w:author="Jelte Wicherts" w:date="2013-12-24T10:13:00Z">
        <w:r w:rsidR="00C87E8F">
          <w:rPr>
            <w:rFonts w:ascii="Times New Roman" w:hAnsi="Times New Roman" w:cs="Times New Roman"/>
            <w:sz w:val="24"/>
            <w:szCs w:val="24"/>
            <w:lang w:val="en-US"/>
          </w:rPr>
          <w:t>.</w:t>
        </w:r>
      </w:ins>
      <w:ins w:id="382" w:author="Jelte Wicherts" w:date="2013-12-23T17:01:00Z">
        <w:r w:rsidR="0020115E" w:rsidRPr="00F70F0A">
          <w:rPr>
            <w:rFonts w:ascii="Times New Roman" w:hAnsi="Times New Roman" w:cs="Times New Roman"/>
            <w:sz w:val="24"/>
            <w:szCs w:val="24"/>
            <w:lang w:val="en-US"/>
          </w:rPr>
          <w:t xml:space="preserve"> </w:t>
        </w:r>
      </w:ins>
      <w:ins w:id="383" w:author="Jelte Wicherts" w:date="2013-12-24T10:13:00Z">
        <w:r w:rsidR="00C87E8F">
          <w:rPr>
            <w:rFonts w:ascii="Times New Roman" w:hAnsi="Times New Roman" w:cs="Times New Roman"/>
            <w:sz w:val="24"/>
            <w:szCs w:val="24"/>
            <w:lang w:val="en-US"/>
          </w:rPr>
          <w:t xml:space="preserve">Due </w:t>
        </w:r>
      </w:ins>
      <w:r w:rsidRPr="00F70F0A">
        <w:rPr>
          <w:rFonts w:ascii="Times New Roman" w:hAnsi="Times New Roman" w:cs="Times New Roman"/>
          <w:sz w:val="24"/>
          <w:szCs w:val="24"/>
          <w:lang w:val="en-US"/>
        </w:rPr>
        <w:t xml:space="preserve">to the size of the </w:t>
      </w:r>
      <w:ins w:id="384" w:author="Jelte Wicherts" w:date="2013-12-24T10:13:00Z">
        <w:r w:rsidR="00C87E8F">
          <w:rPr>
            <w:rFonts w:ascii="Times New Roman" w:hAnsi="Times New Roman" w:cs="Times New Roman"/>
            <w:sz w:val="24"/>
            <w:szCs w:val="24"/>
            <w:lang w:val="en-US"/>
          </w:rPr>
          <w:t xml:space="preserve">average </w:t>
        </w:r>
      </w:ins>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ins w:id="385" w:author="Jelte Wicherts" w:date="2013-12-24T10:13:00Z">
        <w:r w:rsidR="00C87E8F">
          <w:rPr>
            <w:rFonts w:ascii="Times New Roman" w:hAnsi="Times New Roman" w:cs="Times New Roman"/>
            <w:sz w:val="24"/>
            <w:szCs w:val="24"/>
            <w:lang w:val="en-US"/>
          </w:rPr>
          <w:t>e</w:t>
        </w:r>
      </w:ins>
      <w:del w:id="386" w:author="Jelte Wicherts" w:date="2013-12-24T10:12:00Z">
        <w:r w:rsidRPr="00F70F0A" w:rsidDel="00C87E8F">
          <w:rPr>
            <w:rFonts w:ascii="Times New Roman" w:hAnsi="Times New Roman" w:cs="Times New Roman"/>
            <w:sz w:val="24"/>
            <w:szCs w:val="24"/>
            <w:lang w:val="en-US"/>
          </w:rPr>
          <w:delText>make up</w:delText>
        </w:r>
      </w:del>
      <w:ins w:id="387" w:author="Jelte Wicherts" w:date="2013-12-24T10:12:00Z">
        <w:r w:rsidR="00C87E8F">
          <w:rPr>
            <w:rFonts w:ascii="Times New Roman" w:hAnsi="Times New Roman" w:cs="Times New Roman"/>
            <w:sz w:val="24"/>
            <w:szCs w:val="24"/>
            <w:lang w:val="en-US"/>
          </w:rPr>
          <w:t>xplain</w:t>
        </w:r>
      </w:ins>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del w:id="388" w:author="Jelte Wicherts" w:date="2013-12-23T17:01:00Z">
        <w:r w:rsidR="00991FBE" w:rsidDel="0020115E">
          <w:rPr>
            <w:rFonts w:ascii="Times New Roman" w:hAnsi="Times New Roman" w:cs="Times New Roman"/>
            <w:sz w:val="24"/>
            <w:szCs w:val="24"/>
            <w:lang w:val="en-US"/>
          </w:rPr>
          <w:delText>is considered</w:delText>
        </w:r>
      </w:del>
      <w:ins w:id="389" w:author="Jelte Wicherts" w:date="2013-12-23T17:01:00Z">
        <w:r w:rsidR="0020115E">
          <w:rPr>
            <w:rFonts w:ascii="Times New Roman" w:hAnsi="Times New Roman" w:cs="Times New Roman"/>
            <w:sz w:val="24"/>
            <w:szCs w:val="24"/>
            <w:lang w:val="en-US"/>
          </w:rPr>
          <w:t>entails</w:t>
        </w:r>
      </w:ins>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21278A88" w14:textId="2209F6D0"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commentRangeStart w:id="390"/>
      <w:ins w:id="391" w:author="Jelte Wicherts" w:date="2013-12-24T10:14:00Z">
        <w:r w:rsidR="005F4B78">
          <w:rPr>
            <w:rFonts w:ascii="Times New Roman" w:hAnsi="Times New Roman" w:cs="Times New Roman"/>
            <w:sz w:val="24"/>
            <w:szCs w:val="24"/>
            <w:lang w:val="en-US"/>
          </w:rPr>
          <w:t xml:space="preserve">since being excluded/included </w:t>
        </w:r>
        <w:commentRangeEnd w:id="390"/>
        <w:r w:rsidR="005F4B78">
          <w:rPr>
            <w:rStyle w:val="Verwijzingopmerking"/>
          </w:rPr>
          <w:commentReference w:id="390"/>
        </w:r>
      </w:ins>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lastRenderedPageBreak/>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ins w:id="393" w:author="Ilja van Beest" w:date="2013-12-27T10:42:00Z">
        <w:r w:rsidR="00BE4844">
          <w:rPr>
            <w:rFonts w:ascii="Times New Roman" w:hAnsi="Times New Roman" w:cs="Times New Roman"/>
            <w:sz w:val="24"/>
            <w:szCs w:val="24"/>
            <w:lang w:val="en-US"/>
          </w:rPr>
          <w:t xml:space="preserve">Explain what intercept means. This is the effect of the last measure, right? And why is this not -.73, as stated in the last sentence of this paragraph? </w:t>
        </w:r>
      </w:ins>
      <w:r w:rsidRPr="00F70F0A">
        <w:rPr>
          <w:rFonts w:ascii="Times New Roman" w:hAnsi="Times New Roman" w:cs="Times New Roman"/>
          <w:sz w:val="24"/>
          <w:szCs w:val="24"/>
          <w:lang w:val="en-US"/>
        </w:rPr>
        <w:t xml:space="preserve"> </w:t>
      </w:r>
      <w:ins w:id="394" w:author="Jelte Wicherts" w:date="2013-12-23T17:02:00Z">
        <w:r w:rsidR="00E057F3">
          <w:rPr>
            <w:rFonts w:ascii="Times New Roman" w:hAnsi="Times New Roman" w:cs="Times New Roman"/>
            <w:sz w:val="24"/>
            <w:szCs w:val="24"/>
            <w:lang w:val="en-US"/>
          </w:rPr>
          <w:t>Contrary to our expectation, the e</w:t>
        </w:r>
      </w:ins>
      <w:del w:id="395" w:author="Jelte Wicherts" w:date="2013-12-23T17:02:00Z">
        <w:r w:rsidRPr="00F70F0A" w:rsidDel="00E057F3">
          <w:rPr>
            <w:rFonts w:ascii="Times New Roman" w:hAnsi="Times New Roman" w:cs="Times New Roman"/>
            <w:sz w:val="24"/>
            <w:szCs w:val="24"/>
            <w:lang w:val="en-US"/>
          </w:rPr>
          <w:delText>E</w:delText>
        </w:r>
      </w:del>
      <w:r w:rsidRPr="00F70F0A">
        <w:rPr>
          <w:rFonts w:ascii="Times New Roman" w:hAnsi="Times New Roman" w:cs="Times New Roman"/>
          <w:sz w:val="24"/>
          <w:szCs w:val="24"/>
          <w:lang w:val="en-US"/>
        </w:rPr>
        <w:t xml:space="preserve">stimated time in seconds </w:t>
      </w:r>
      <w:del w:id="396" w:author="Jelte Wicherts" w:date="2013-12-23T17:02:00Z">
        <w:r w:rsidRPr="00F70F0A" w:rsidDel="00E057F3">
          <w:rPr>
            <w:rFonts w:ascii="Times New Roman" w:hAnsi="Times New Roman" w:cs="Times New Roman"/>
            <w:sz w:val="24"/>
            <w:szCs w:val="24"/>
            <w:lang w:val="en-US"/>
          </w:rPr>
          <w:delText>did not</w:delText>
        </w:r>
      </w:del>
      <w:ins w:id="397" w:author="Jelte Wicherts" w:date="2013-12-23T17:02:00Z">
        <w:r w:rsidR="00E057F3">
          <w:rPr>
            <w:rFonts w:ascii="Times New Roman" w:hAnsi="Times New Roman" w:cs="Times New Roman"/>
            <w:sz w:val="24"/>
            <w:szCs w:val="24"/>
            <w:lang w:val="en-US"/>
          </w:rPr>
          <w:t>failed to</w:t>
        </w:r>
      </w:ins>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del w:id="398" w:author="Jelte Wicherts" w:date="2013-12-23T17:02:00Z">
        <w:r w:rsidRPr="00F70F0A" w:rsidDel="00E057F3">
          <w:rPr>
            <w:rFonts w:ascii="Times New Roman" w:hAnsi="Times New Roman" w:cs="Times New Roman"/>
            <w:sz w:val="24"/>
            <w:szCs w:val="24"/>
            <w:lang w:val="en-US"/>
          </w:rPr>
          <w:delText xml:space="preserve">We </w:delText>
        </w:r>
      </w:del>
      <w:ins w:id="399" w:author="Jelte Wicherts" w:date="2013-12-23T17:02:00Z">
        <w:r w:rsidR="00E057F3">
          <w:rPr>
            <w:rFonts w:ascii="Times New Roman" w:hAnsi="Times New Roman" w:cs="Times New Roman"/>
            <w:sz w:val="24"/>
            <w:szCs w:val="24"/>
            <w:lang w:val="en-US"/>
          </w:rPr>
          <w:t>However, w</w:t>
        </w:r>
      </w:ins>
      <w:ins w:id="400" w:author="Jelte Wicherts" w:date="2013-12-24T10:14:00Z">
        <w:r w:rsidR="005F4B78">
          <w:rPr>
            <w:rFonts w:ascii="Times New Roman" w:hAnsi="Times New Roman" w:cs="Times New Roman"/>
            <w:sz w:val="24"/>
            <w:szCs w:val="24"/>
            <w:lang w:val="en-US"/>
          </w:rPr>
          <w:t>e</w:t>
        </w:r>
      </w:ins>
      <w:ins w:id="401" w:author="Jelte Wicherts" w:date="2013-12-23T17:02:00Z">
        <w:r w:rsidR="00E057F3"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ins w:id="402" w:author="Jelte Wicherts" w:date="2013-12-24T10:18:00Z">
        <w:r w:rsidR="00D643EA">
          <w:rPr>
            <w:rFonts w:ascii="Times New Roman" w:hAnsi="Times New Roman" w:cs="Times New Roman"/>
            <w:sz w:val="24"/>
            <w:szCs w:val="24"/>
            <w:lang w:val="en-US"/>
          </w:rPr>
          <w:t xml:space="preserve"> (i.e., including both the time and SE as predictor)</w:t>
        </w:r>
      </w:ins>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291.18 seconds), ostracized participants on average score</w:t>
      </w:r>
      <w:ins w:id="403" w:author="Jelte Wicherts" w:date="2013-12-24T10:14:00Z">
        <w:r w:rsidR="005F4B78">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04FA58E7" w14:textId="49BA039D" w:rsidR="00E76D2C" w:rsidRPr="00F70F0A" w:rsidRDefault="00731737" w:rsidP="00C30555">
      <w:pPr>
        <w:spacing w:after="0" w:line="480" w:lineRule="auto"/>
        <w:ind w:firstLine="708"/>
        <w:rPr>
          <w:rFonts w:ascii="Times New Roman" w:hAnsi="Times New Roman" w:cs="Times New Roman"/>
          <w:sz w:val="24"/>
          <w:szCs w:val="24"/>
          <w:lang w:val="en-US"/>
        </w:rPr>
      </w:pPr>
      <w:del w:id="404" w:author="Jelte Wicherts" w:date="2013-12-23T17:03:00Z">
        <w:r w:rsidDel="000B1401">
          <w:rPr>
            <w:rFonts w:ascii="Times New Roman" w:hAnsi="Times New Roman" w:cs="Times New Roman"/>
            <w:sz w:val="24"/>
            <w:szCs w:val="24"/>
            <w:lang w:val="en-US"/>
          </w:rPr>
          <w:delText>It thus seems that there is an</w:delText>
        </w:r>
      </w:del>
      <w:ins w:id="405" w:author="Jelte Wicherts" w:date="2013-12-23T17:03:00Z">
        <w:del w:id="406" w:author="Ilja van Beest" w:date="2013-12-27T10:44:00Z">
          <w:r w:rsidR="000B1401" w:rsidDel="00BE4844">
            <w:rPr>
              <w:rFonts w:ascii="Times New Roman" w:hAnsi="Times New Roman" w:cs="Times New Roman"/>
              <w:sz w:val="24"/>
              <w:szCs w:val="24"/>
              <w:lang w:val="en-US"/>
            </w:rPr>
            <w:delText>Thus, results show a clear</w:delText>
          </w:r>
        </w:del>
      </w:ins>
      <w:del w:id="407" w:author="Ilja van Beest" w:date="2013-12-27T10:44:00Z">
        <w:r w:rsidDel="00BE4844">
          <w:rPr>
            <w:rFonts w:ascii="Times New Roman" w:hAnsi="Times New Roman" w:cs="Times New Roman"/>
            <w:sz w:val="24"/>
            <w:szCs w:val="24"/>
            <w:lang w:val="en-US"/>
          </w:rPr>
          <w:delText xml:space="preserve"> </w:delText>
        </w:r>
        <w:r w:rsidRPr="00F70F0A" w:rsidDel="00BE4844">
          <w:rPr>
            <w:rFonts w:ascii="Times New Roman" w:hAnsi="Times New Roman" w:cs="Times New Roman"/>
            <w:sz w:val="24"/>
            <w:szCs w:val="24"/>
            <w:lang w:val="en-US"/>
          </w:rPr>
          <w:delText>effect of ostracism on both the first and last measures, of which the latter is</w:delText>
        </w:r>
        <w:r w:rsidDel="00BE4844">
          <w:rPr>
            <w:rFonts w:ascii="Times New Roman" w:hAnsi="Times New Roman" w:cs="Times New Roman"/>
            <w:sz w:val="24"/>
            <w:szCs w:val="24"/>
            <w:lang w:val="en-US"/>
          </w:rPr>
          <w:delText xml:space="preserve"> </w:delText>
        </w:r>
        <w:r w:rsidRPr="00F70F0A" w:rsidDel="00BE4844">
          <w:rPr>
            <w:rFonts w:ascii="Times New Roman" w:hAnsi="Times New Roman" w:cs="Times New Roman"/>
            <w:i/>
            <w:sz w:val="24"/>
            <w:szCs w:val="24"/>
            <w:lang w:val="en-US"/>
          </w:rPr>
          <w:delText>not</w:delText>
        </w:r>
        <w:r w:rsidRPr="00F70F0A" w:rsidDel="00BE4844">
          <w:rPr>
            <w:rFonts w:ascii="Times New Roman" w:hAnsi="Times New Roman" w:cs="Times New Roman"/>
            <w:sz w:val="24"/>
            <w:szCs w:val="24"/>
            <w:lang w:val="en-US"/>
          </w:rPr>
          <w:delText xml:space="preserve"> moderated by time</w:delText>
        </w:r>
        <w:r w:rsidDel="00BE4844">
          <w:rPr>
            <w:rFonts w:ascii="Times New Roman" w:hAnsi="Times New Roman" w:cs="Times New Roman"/>
            <w:sz w:val="24"/>
            <w:szCs w:val="24"/>
            <w:lang w:val="en-US"/>
          </w:rPr>
          <w:delText xml:space="preserve"> </w:delText>
        </w:r>
      </w:del>
      <w:ins w:id="408" w:author="Jelte Wicherts" w:date="2013-12-23T17:02:00Z">
        <w:del w:id="409" w:author="Ilja van Beest" w:date="2013-12-27T10:44:00Z">
          <w:r w:rsidR="000B1401" w:rsidDel="00BE4844">
            <w:rPr>
              <w:rFonts w:ascii="Times New Roman" w:hAnsi="Times New Roman" w:cs="Times New Roman"/>
              <w:sz w:val="24"/>
              <w:szCs w:val="24"/>
              <w:lang w:val="en-US"/>
            </w:rPr>
            <w:delText>as operationalize</w:delText>
          </w:r>
        </w:del>
      </w:ins>
      <w:ins w:id="410" w:author="Jelte Wicherts" w:date="2013-12-23T17:03:00Z">
        <w:del w:id="411" w:author="Ilja van Beest" w:date="2013-12-27T10:44:00Z">
          <w:r w:rsidR="000B1401" w:rsidDel="00BE4844">
            <w:rPr>
              <w:rFonts w:ascii="Times New Roman" w:hAnsi="Times New Roman" w:cs="Times New Roman"/>
              <w:sz w:val="24"/>
              <w:szCs w:val="24"/>
              <w:lang w:val="en-US"/>
            </w:rPr>
            <w:delText>d</w:delText>
          </w:r>
        </w:del>
      </w:ins>
      <w:ins w:id="412" w:author="Jelte Wicherts" w:date="2013-12-23T17:02:00Z">
        <w:del w:id="413" w:author="Ilja van Beest" w:date="2013-12-27T10:44:00Z">
          <w:r w:rsidR="000B1401" w:rsidDel="00BE4844">
            <w:rPr>
              <w:rFonts w:ascii="Times New Roman" w:hAnsi="Times New Roman" w:cs="Times New Roman"/>
              <w:sz w:val="24"/>
              <w:szCs w:val="24"/>
              <w:lang w:val="en-US"/>
            </w:rPr>
            <w:delText xml:space="preserve"> </w:delText>
          </w:r>
        </w:del>
      </w:ins>
      <w:del w:id="414" w:author="Ilja van Beest" w:date="2013-12-27T10:44:00Z">
        <w:r w:rsidDel="00BE4844">
          <w:rPr>
            <w:rFonts w:ascii="Times New Roman" w:hAnsi="Times New Roman" w:cs="Times New Roman"/>
            <w:sz w:val="24"/>
            <w:szCs w:val="24"/>
            <w:lang w:val="en-US"/>
          </w:rPr>
          <w:delText>in our analysis</w:delText>
        </w:r>
        <w:r w:rsidRPr="00F70F0A" w:rsidDel="00BE4844">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 xml:space="preserve">The ostracism effect over time </w:t>
      </w:r>
      <w:del w:id="415" w:author="Jelte Wicherts" w:date="2013-12-24T10:15:00Z">
        <w:r w:rsidRPr="00F70F0A" w:rsidDel="005F4B78">
          <w:rPr>
            <w:rFonts w:ascii="Times New Roman" w:hAnsi="Times New Roman" w:cs="Times New Roman"/>
            <w:sz w:val="24"/>
            <w:szCs w:val="24"/>
            <w:lang w:val="en-US"/>
          </w:rPr>
          <w:delText>is alternatively</w:delText>
        </w:r>
      </w:del>
      <w:ins w:id="416" w:author="Jelte Wicherts" w:date="2013-12-24T10:15:00Z">
        <w:r w:rsidR="005F4B78">
          <w:rPr>
            <w:rFonts w:ascii="Times New Roman" w:hAnsi="Times New Roman" w:cs="Times New Roman"/>
            <w:sz w:val="24"/>
            <w:szCs w:val="24"/>
            <w:lang w:val="en-US"/>
          </w:rPr>
          <w:t>can also be</w:t>
        </w:r>
      </w:ins>
      <w:r w:rsidRPr="00F70F0A">
        <w:rPr>
          <w:rFonts w:ascii="Times New Roman" w:hAnsi="Times New Roman" w:cs="Times New Roman"/>
          <w:sz w:val="24"/>
          <w:szCs w:val="24"/>
          <w:lang w:val="en-US"/>
        </w:rPr>
        <w:t xml:space="preserve"> inspected via confidence </w:t>
      </w:r>
      <w:commentRangeStart w:id="417"/>
      <w:r w:rsidRPr="00F70F0A">
        <w:rPr>
          <w:rFonts w:ascii="Times New Roman" w:hAnsi="Times New Roman" w:cs="Times New Roman"/>
          <w:sz w:val="24"/>
          <w:szCs w:val="24"/>
          <w:lang w:val="en-US"/>
        </w:rPr>
        <w:t>intervals</w:t>
      </w:r>
      <w:commentRangeEnd w:id="417"/>
      <w:r w:rsidR="00BE4844">
        <w:rPr>
          <w:rStyle w:val="Verwijzingopmerking"/>
        </w:rPr>
        <w:commentReference w:id="417"/>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del w:id="418" w:author="Jelte Wicherts" w:date="2013-12-23T17:03:00Z">
        <w:r w:rsidRPr="00F70F0A" w:rsidDel="000B1401">
          <w:rPr>
            <w:rFonts w:ascii="Times New Roman" w:hAnsi="Times New Roman" w:cs="Times New Roman"/>
            <w:sz w:val="24"/>
            <w:szCs w:val="24"/>
            <w:lang w:val="en-US"/>
          </w:rPr>
          <w:delText xml:space="preserve">Comparing </w:delText>
        </w:r>
      </w:del>
      <w:ins w:id="419" w:author="Jelte Wicherts" w:date="2013-12-24T10:15:00Z">
        <w:r w:rsidR="005F4B78">
          <w:rPr>
            <w:rFonts w:ascii="Times New Roman" w:hAnsi="Times New Roman" w:cs="Times New Roman"/>
            <w:sz w:val="24"/>
            <w:szCs w:val="24"/>
            <w:lang w:val="en-US"/>
          </w:rPr>
          <w:t>C</w:t>
        </w:r>
      </w:ins>
      <w:ins w:id="420" w:author="Jelte Wicherts" w:date="2013-12-23T17:03:00Z">
        <w:r w:rsidR="000B1401" w:rsidRPr="00F70F0A">
          <w:rPr>
            <w:rFonts w:ascii="Times New Roman" w:hAnsi="Times New Roman" w:cs="Times New Roman"/>
            <w:sz w:val="24"/>
            <w:szCs w:val="24"/>
            <w:lang w:val="en-US"/>
          </w:rPr>
          <w:t xml:space="preserve">omparing </w:t>
        </w:r>
      </w:ins>
      <w:r w:rsidRPr="00F70F0A">
        <w:rPr>
          <w:rFonts w:ascii="Times New Roman" w:hAnsi="Times New Roman" w:cs="Times New Roman"/>
          <w:sz w:val="24"/>
          <w:szCs w:val="24"/>
          <w:lang w:val="en-US"/>
        </w:rPr>
        <w:t>the 95% confidence intervals for the average ostracism effect on the first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 on the last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ins w:id="421" w:author="Jelte Wicherts" w:date="2013-12-23T17:04:00Z">
        <w:r w:rsidR="000B1401">
          <w:rPr>
            <w:rFonts w:ascii="Times New Roman" w:hAnsi="Times New Roman" w:cs="Times New Roman"/>
            <w:sz w:val="24"/>
            <w:szCs w:val="24"/>
            <w:lang w:val="en-US"/>
          </w:rPr>
          <w:t xml:space="preserve">ed no </w:t>
        </w:r>
      </w:ins>
      <w:del w:id="422" w:author="Jelte Wicherts" w:date="2013-12-23T17:04:00Z">
        <w:r w:rsidRPr="00F70F0A" w:rsidDel="000B1401">
          <w:rPr>
            <w:rFonts w:ascii="Times New Roman" w:hAnsi="Times New Roman" w:cs="Times New Roman"/>
            <w:sz w:val="24"/>
            <w:szCs w:val="24"/>
            <w:lang w:val="en-US"/>
          </w:rPr>
          <w:delText xml:space="preserve">s that these do not </w:delText>
        </w:r>
      </w:del>
      <w:r w:rsidRPr="00F70F0A">
        <w:rPr>
          <w:rFonts w:ascii="Times New Roman" w:hAnsi="Times New Roman" w:cs="Times New Roman"/>
          <w:sz w:val="24"/>
          <w:szCs w:val="24"/>
          <w:lang w:val="en-US"/>
        </w:rPr>
        <w:t>overlap.</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ins w:id="423" w:author="Jelte Wicherts" w:date="2013-12-24T10:16:00Z">
        <w:r w:rsidR="005F4B78">
          <w:rPr>
            <w:rFonts w:ascii="Times New Roman" w:hAnsi="Times New Roman" w:cs="Times New Roman"/>
            <w:sz w:val="24"/>
            <w:szCs w:val="24"/>
            <w:lang w:val="en-US"/>
          </w:rPr>
          <w:t xml:space="preserve"> the mean </w:t>
        </w:r>
      </w:ins>
      <w:del w:id="424" w:author="Jelte Wicherts" w:date="2013-12-24T10:16:00Z">
        <w:r w:rsidRPr="00F70F0A" w:rsidDel="005F4B78">
          <w:rPr>
            <w:rFonts w:ascii="Times New Roman" w:hAnsi="Times New Roman" w:cs="Times New Roman"/>
            <w:sz w:val="24"/>
            <w:szCs w:val="24"/>
            <w:lang w:val="en-US"/>
          </w:rPr>
          <w:delText xml:space="preserve"> a </w:delText>
        </w:r>
      </w:del>
      <w:r w:rsidRPr="00F70F0A">
        <w:rPr>
          <w:rFonts w:ascii="Times New Roman" w:hAnsi="Times New Roman" w:cs="Times New Roman"/>
          <w:sz w:val="24"/>
          <w:szCs w:val="24"/>
          <w:lang w:val="en-US"/>
        </w:rPr>
        <w:t xml:space="preserve">difference is </w:t>
      </w:r>
      <w:del w:id="425" w:author="Jelte Wicherts" w:date="2013-12-24T10:15:00Z">
        <w:r w:rsidRPr="00F70F0A" w:rsidDel="005F4B78">
          <w:rPr>
            <w:rFonts w:ascii="Times New Roman" w:hAnsi="Times New Roman" w:cs="Times New Roman"/>
            <w:sz w:val="24"/>
            <w:szCs w:val="24"/>
            <w:lang w:val="en-US"/>
          </w:rPr>
          <w:delText xml:space="preserve">present </w:delText>
        </w:r>
      </w:del>
      <w:ins w:id="426" w:author="Jelte Wicherts" w:date="2013-12-24T10:15:00Z">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and </w:t>
      </w:r>
      <w:commentRangeStart w:id="427"/>
      <w:r w:rsidRPr="00F70F0A">
        <w:rPr>
          <w:rFonts w:ascii="Times New Roman" w:hAnsi="Times New Roman" w:cs="Times New Roman"/>
          <w:sz w:val="24"/>
          <w:szCs w:val="24"/>
          <w:lang w:val="en-US"/>
        </w:rPr>
        <w:t>C</w:t>
      </w:r>
      <w:r>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s </w:t>
      </w:r>
      <w:commentRangeEnd w:id="427"/>
      <w:r w:rsidR="00F65837">
        <w:rPr>
          <w:rStyle w:val="Verwijzingopmerking"/>
        </w:rPr>
        <w:commentReference w:id="427"/>
      </w:r>
      <w:r w:rsidRPr="00F70F0A">
        <w:rPr>
          <w:rFonts w:ascii="Times New Roman" w:hAnsi="Times New Roman" w:cs="Times New Roman"/>
          <w:sz w:val="24"/>
          <w:szCs w:val="24"/>
          <w:lang w:val="en-US"/>
        </w:rPr>
        <w:t>sugges</w:t>
      </w:r>
      <w:r>
        <w:rPr>
          <w:rFonts w:ascii="Times New Roman" w:hAnsi="Times New Roman" w:cs="Times New Roman"/>
          <w:sz w:val="24"/>
          <w:szCs w:val="24"/>
          <w:lang w:val="en-US"/>
        </w:rPr>
        <w:t>t</w:t>
      </w:r>
      <w:r w:rsidRPr="00F70F0A">
        <w:rPr>
          <w:rFonts w:ascii="Times New Roman" w:hAnsi="Times New Roman" w:cs="Times New Roman"/>
          <w:sz w:val="24"/>
          <w:szCs w:val="24"/>
          <w:lang w:val="en-US"/>
        </w:rPr>
        <w:t xml:space="preserve"> that the average ostracism effect is smaller for the last measure</w:t>
      </w:r>
      <w:ins w:id="428" w:author="Jelte Wicherts" w:date="2013-12-23T17:04:00Z">
        <w:r w:rsidR="000B1401">
          <w:rPr>
            <w:rFonts w:ascii="Times New Roman" w:hAnsi="Times New Roman" w:cs="Times New Roman"/>
            <w:sz w:val="24"/>
            <w:szCs w:val="24"/>
            <w:lang w:val="en-US"/>
          </w:rPr>
          <w:t>, as expected</w:t>
        </w:r>
      </w:ins>
      <w:r w:rsidRPr="00F70F0A">
        <w:rPr>
          <w:rFonts w:ascii="Times New Roman" w:hAnsi="Times New Roman" w:cs="Times New Roman"/>
          <w:sz w:val="24"/>
          <w:szCs w:val="24"/>
          <w:lang w:val="en-US"/>
        </w:rPr>
        <w:t>.</w:t>
      </w:r>
    </w:p>
    <w:p w14:paraId="13315310" w14:textId="7FD7B44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ins w:id="429" w:author="Jelte Wicherts" w:date="2013-12-24T10:16:00Z">
        <w:r w:rsidR="00D643EA">
          <w:rPr>
            <w:rFonts w:ascii="Times New Roman" w:hAnsi="Times New Roman" w:cs="Times New Roman"/>
            <w:sz w:val="24"/>
            <w:szCs w:val="24"/>
            <w:lang w:val="en-US"/>
          </w:rPr>
          <w:t xml:space="preserve"> of the ostracism effect</w:t>
        </w:r>
      </w:ins>
      <w:ins w:id="430" w:author="Jelte Wicherts" w:date="2013-12-23T17:04:00Z">
        <w:r w:rsidR="000B1401">
          <w:rPr>
            <w:rFonts w:ascii="Times New Roman" w:hAnsi="Times New Roman" w:cs="Times New Roman"/>
            <w:sz w:val="24"/>
            <w:szCs w:val="24"/>
            <w:lang w:val="en-US"/>
          </w:rPr>
          <w:t>,</w:t>
        </w:r>
      </w:ins>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ins w:id="431" w:author="Jelte Wicherts" w:date="2013-12-23T17:04:00Z">
        <w:r w:rsidR="000B1401">
          <w:rPr>
            <w:rFonts w:ascii="Times New Roman" w:hAnsi="Times New Roman" w:cs="Times New Roman"/>
            <w:sz w:val="24"/>
            <w:szCs w:val="24"/>
            <w:lang w:val="en-US"/>
          </w:rPr>
          <w:t>an</w:t>
        </w:r>
      </w:ins>
      <w:del w:id="432" w:author="Jelte Wicherts" w:date="2013-12-23T17:04:00Z">
        <w:r w:rsidRPr="00FA4AE7" w:rsidDel="000B1401">
          <w:rPr>
            <w:rFonts w:ascii="Times New Roman" w:hAnsi="Times New Roman" w:cs="Times New Roman"/>
            <w:sz w:val="24"/>
            <w:szCs w:val="24"/>
            <w:lang w:val="en-US"/>
          </w:rPr>
          <w:delText xml:space="preserve">at least one </w:delText>
        </w:r>
      </w:del>
      <w:r w:rsidRPr="00FA4AE7">
        <w:rPr>
          <w:rFonts w:ascii="Times New Roman" w:hAnsi="Times New Roman" w:cs="Times New Roman"/>
          <w:sz w:val="24"/>
          <w:szCs w:val="24"/>
          <w:lang w:val="en-US"/>
        </w:rPr>
        <w:t>other independent variable</w:t>
      </w:r>
      <w:ins w:id="433" w:author="Jelte Wicherts" w:date="2013-12-23T17:04:00Z">
        <w:r w:rsidR="000B1401">
          <w:rPr>
            <w:rFonts w:ascii="Times New Roman" w:hAnsi="Times New Roman" w:cs="Times New Roman"/>
            <w:sz w:val="24"/>
            <w:szCs w:val="24"/>
            <w:lang w:val="en-US"/>
          </w:rPr>
          <w:t xml:space="preserve"> in between-subjects designs</w:t>
        </w:r>
      </w:ins>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del w:id="434" w:author="Jelte Wicherts" w:date="2013-12-23T17:04:00Z">
        <w:r w:rsidRPr="00F70F0A" w:rsidDel="000B1401">
          <w:rPr>
            <w:rFonts w:ascii="Times New Roman" w:hAnsi="Times New Roman" w:cs="Times New Roman"/>
            <w:sz w:val="24"/>
            <w:szCs w:val="24"/>
            <w:lang w:val="en-US"/>
          </w:rPr>
          <w:delText>shows</w:delText>
        </w:r>
        <w:r w:rsidDel="000B1401">
          <w:rPr>
            <w:rFonts w:ascii="Times New Roman" w:hAnsi="Times New Roman" w:cs="Times New Roman"/>
            <w:sz w:val="24"/>
            <w:szCs w:val="24"/>
            <w:lang w:val="en-US"/>
          </w:rPr>
          <w:delText xml:space="preserve"> </w:delText>
        </w:r>
      </w:del>
      <w:ins w:id="435" w:author="Jelte Wicherts" w:date="2013-12-23T17:04:00Z">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ins>
      <w:del w:id="436" w:author="Jelte Wicherts" w:date="2013-12-24T10:16:00Z">
        <w:r w:rsidRPr="00F70F0A" w:rsidDel="00D643EA">
          <w:rPr>
            <w:rFonts w:ascii="Times New Roman" w:hAnsi="Times New Roman" w:cs="Times New Roman"/>
            <w:sz w:val="24"/>
            <w:szCs w:val="24"/>
            <w:lang w:val="en-US"/>
          </w:rPr>
          <w:delText xml:space="preserve">no </w:delText>
        </w:r>
      </w:del>
      <w:r w:rsidRPr="00F70F0A">
        <w:rPr>
          <w:rFonts w:ascii="Times New Roman" w:hAnsi="Times New Roman" w:cs="Times New Roman"/>
          <w:sz w:val="24"/>
          <w:szCs w:val="24"/>
          <w:lang w:val="en-US"/>
        </w:rPr>
        <w:t>heterogeneity</w:t>
      </w:r>
      <w:ins w:id="437" w:author="Jelte Wicherts" w:date="2013-12-24T10:16:00Z">
        <w:r w:rsidR="00D643EA">
          <w:rPr>
            <w:rFonts w:ascii="Times New Roman" w:hAnsi="Times New Roman" w:cs="Times New Roman"/>
            <w:sz w:val="24"/>
            <w:szCs w:val="24"/>
            <w:lang w:val="en-US"/>
          </w:rPr>
          <w:t xml:space="preserve"> in underlying effects</w:t>
        </w:r>
      </w:ins>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ins w:id="438" w:author="Jelte Wicherts" w:date="2013-12-24T10:17:00Z">
        <w:r w:rsidR="00D643EA">
          <w:rPr>
            <w:rFonts w:ascii="Times New Roman" w:hAnsi="Times New Roman" w:cs="Times New Roman"/>
            <w:sz w:val="24"/>
            <w:szCs w:val="24"/>
            <w:lang w:val="en-US"/>
          </w:rPr>
          <w:t xml:space="preserve"> an</w:t>
        </w:r>
      </w:ins>
      <w:del w:id="439" w:author="Jelte Wicherts" w:date="2013-12-24T10:17:00Z">
        <w:r w:rsidRPr="00F70F0A" w:rsidDel="00D643EA">
          <w:rPr>
            <w:rFonts w:ascii="Times New Roman" w:hAnsi="Times New Roman" w:cs="Times New Roman"/>
            <w:sz w:val="24"/>
            <w:szCs w:val="24"/>
            <w:lang w:val="en-US"/>
          </w:rPr>
          <w:delText xml:space="preserve"> </w:delText>
        </w:r>
      </w:del>
      <w:ins w:id="440" w:author="Jelte Wicherts" w:date="2013-12-23T17:05:00Z">
        <w:r w:rsidR="000B1401">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del w:id="441" w:author="Jelte Wicherts" w:date="2013-12-24T10:17:00Z">
        <w:r w:rsidRPr="00F70F0A" w:rsidDel="00D643EA">
          <w:rPr>
            <w:rFonts w:ascii="Times New Roman" w:hAnsi="Times New Roman" w:cs="Times New Roman"/>
            <w:sz w:val="24"/>
            <w:szCs w:val="24"/>
            <w:lang w:val="en-US"/>
          </w:rPr>
          <w:delText xml:space="preserve">An </w:delText>
        </w:r>
      </w:del>
      <w:ins w:id="442" w:author="Jelte Wicherts" w:date="2013-12-24T10:17:00Z">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average interaction effect </w:t>
      </w:r>
      <w:del w:id="443" w:author="Jelte Wicherts" w:date="2013-12-24T10:17:00Z">
        <w:r w:rsidRPr="00F70F0A" w:rsidDel="00D643EA">
          <w:rPr>
            <w:rFonts w:ascii="Times New Roman" w:hAnsi="Times New Roman" w:cs="Times New Roman"/>
            <w:sz w:val="24"/>
            <w:szCs w:val="24"/>
            <w:lang w:val="en-US"/>
          </w:rPr>
          <w:delText>was found,</w:delText>
        </w:r>
      </w:del>
      <w:proofErr w:type="spellStart"/>
      <w:ins w:id="444" w:author="Jelte Wicherts" w:date="2013-12-24T10:17:00Z">
        <w:r w:rsidR="00D643EA">
          <w:rPr>
            <w:rFonts w:ascii="Times New Roman" w:hAnsi="Times New Roman" w:cs="Times New Roman"/>
            <w:sz w:val="24"/>
            <w:szCs w:val="24"/>
            <w:lang w:val="en-US"/>
          </w:rPr>
          <w:t>equalled</w:t>
        </w:r>
      </w:ins>
      <w:proofErr w:type="spellEnd"/>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xml:space="preserve">], indicating a change in the ostracism </w:t>
      </w:r>
      <w:r w:rsidRPr="00F70F0A">
        <w:rPr>
          <w:rFonts w:ascii="Times New Roman" w:hAnsi="Times New Roman" w:cs="Times New Roman"/>
          <w:sz w:val="24"/>
          <w:szCs w:val="24"/>
          <w:lang w:val="en-US"/>
        </w:rPr>
        <w:lastRenderedPageBreak/>
        <w:t>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ins w:id="445" w:author="Jelte Wicherts" w:date="2013-12-23T17:05:00Z">
        <w:r w:rsidR="000B1401">
          <w:rPr>
            <w:rFonts w:ascii="Times New Roman" w:hAnsi="Times New Roman" w:cs="Times New Roman"/>
            <w:sz w:val="24"/>
            <w:szCs w:val="24"/>
            <w:lang w:val="en-US"/>
          </w:rPr>
          <w:t xml:space="preserve"> in this analysis</w:t>
        </w:r>
      </w:ins>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ins w:id="446" w:author="Jelte Wicherts" w:date="2013-12-23T17:05:00Z">
        <w:r w:rsidR="000B1401">
          <w:rPr>
            <w:rFonts w:ascii="Times New Roman" w:hAnsi="Times New Roman" w:cs="Times New Roman"/>
            <w:sz w:val="24"/>
            <w:szCs w:val="24"/>
            <w:lang w:val="en-US"/>
          </w:rPr>
          <w:t xml:space="preserve">, but </w:t>
        </w:r>
      </w:ins>
      <w:ins w:id="447" w:author="Jelte Wicherts" w:date="2013-12-24T10:17:00Z">
        <w:r w:rsidR="00D643EA">
          <w:rPr>
            <w:rFonts w:ascii="Times New Roman" w:hAnsi="Times New Roman" w:cs="Times New Roman"/>
            <w:sz w:val="24"/>
            <w:szCs w:val="24"/>
            <w:lang w:val="en-US"/>
          </w:rPr>
          <w:t>it is possible that</w:t>
        </w:r>
      </w:ins>
      <w:ins w:id="448" w:author="Jelte Wicherts" w:date="2013-12-23T17:05:00Z">
        <w:r w:rsidR="000B1401">
          <w:rPr>
            <w:rFonts w:ascii="Times New Roman" w:hAnsi="Times New Roman" w:cs="Times New Roman"/>
            <w:sz w:val="24"/>
            <w:szCs w:val="24"/>
            <w:lang w:val="en-US"/>
          </w:rPr>
          <w:t xml:space="preserve"> publication bias may have affected the interaction </w:t>
        </w:r>
        <w:commentRangeStart w:id="449"/>
        <w:r w:rsidR="000B1401">
          <w:rPr>
            <w:rFonts w:ascii="Times New Roman" w:hAnsi="Times New Roman" w:cs="Times New Roman"/>
            <w:sz w:val="24"/>
            <w:szCs w:val="24"/>
            <w:lang w:val="en-US"/>
          </w:rPr>
          <w:t>estimates</w:t>
        </w:r>
      </w:ins>
      <w:commentRangeEnd w:id="449"/>
      <w:r w:rsidR="00BE4844">
        <w:rPr>
          <w:rStyle w:val="Verwijzingopmerking"/>
        </w:rPr>
        <w:commentReference w:id="449"/>
      </w:r>
      <w:r w:rsidRPr="00F70F0A">
        <w:rPr>
          <w:rFonts w:ascii="Times New Roman" w:hAnsi="Times New Roman" w:cs="Times New Roman"/>
          <w:sz w:val="24"/>
          <w:szCs w:val="24"/>
          <w:lang w:val="en-US"/>
        </w:rPr>
        <w:t>.</w:t>
      </w:r>
    </w:p>
    <w:p w14:paraId="664C48AE" w14:textId="02A7BF6F"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ins w:id="450" w:author="Jelte Wicherts" w:date="2013-12-23T17:05:00Z">
        <w:r w:rsidR="000B1401">
          <w:rPr>
            <w:rFonts w:ascii="Times New Roman" w:hAnsi="Times New Roman" w:cs="Times New Roman"/>
            <w:sz w:val="24"/>
            <w:szCs w:val="24"/>
            <w:lang w:val="en-US"/>
          </w:rPr>
          <w:t xml:space="preserve">again </w:t>
        </w:r>
      </w:ins>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ins w:id="451" w:author="Jelte Wicherts" w:date="2013-12-24T10:18:00Z">
        <w:r w:rsidR="00D643EA">
          <w:rPr>
            <w:rFonts w:ascii="Times New Roman" w:hAnsi="Times New Roman" w:cs="Times New Roman"/>
            <w:sz w:val="24"/>
            <w:szCs w:val="24"/>
            <w:lang w:val="en-US"/>
          </w:rPr>
          <w:t xml:space="preserve"> with the time and SE as predictors</w:t>
        </w:r>
      </w:ins>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F15DFE" w:rsidRPr="00EF022B">
        <w:rPr>
          <w:rFonts w:ascii="Times New Roman" w:hAnsi="Times New Roman" w:cs="Times New Roman"/>
          <w:i/>
          <w:sz w:val="24"/>
          <w:szCs w:val="24"/>
          <w:lang w:val="en-US"/>
          <w:rPrChange w:id="452" w:author="Jelte Wicherts" w:date="2013-12-23T17:06:00Z">
            <w:rPr>
              <w:rFonts w:ascii="Times New Roman" w:hAnsi="Times New Roman" w:cs="Times New Roman"/>
              <w:sz w:val="24"/>
              <w:szCs w:val="24"/>
              <w:lang w:val="en-US"/>
            </w:rPr>
          </w:rPrChange>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ins w:id="453" w:author="Jelte Wicherts" w:date="2013-12-24T09:25:00Z">
        <w:r w:rsidR="00792D66">
          <w:rPr>
            <w:rFonts w:ascii="Times New Roman" w:hAnsi="Times New Roman" w:cs="Times New Roman"/>
            <w:sz w:val="24"/>
            <w:szCs w:val="24"/>
            <w:lang w:val="en-US"/>
          </w:rPr>
          <w:t>-</w:t>
        </w:r>
      </w:ins>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ins w:id="454" w:author="Jelte Wicherts" w:date="2013-12-24T10:19:00Z">
        <w:r w:rsidR="00D643EA">
          <w:rPr>
            <w:rFonts w:ascii="Times New Roman" w:hAnsi="Times New Roman" w:cs="Times New Roman"/>
            <w:sz w:val="24"/>
            <w:szCs w:val="24"/>
            <w:lang w:val="en-US"/>
          </w:rPr>
          <w:t>ed</w:t>
        </w:r>
      </w:ins>
      <w:r w:rsidR="00A95997">
        <w:rPr>
          <w:rFonts w:ascii="Times New Roman" w:hAnsi="Times New Roman" w:cs="Times New Roman"/>
          <w:sz w:val="24"/>
          <w:szCs w:val="24"/>
          <w:lang w:val="en-US"/>
        </w:rPr>
        <w:t xml:space="preserve"> that this interaction </w:t>
      </w:r>
      <w:ins w:id="455" w:author="Jelte Wicherts" w:date="2013-12-24T10:19:00Z">
        <w:r w:rsidR="00D643EA">
          <w:rPr>
            <w:rFonts w:ascii="Times New Roman" w:hAnsi="Times New Roman" w:cs="Times New Roman"/>
            <w:i/>
            <w:sz w:val="24"/>
            <w:szCs w:val="24"/>
            <w:lang w:val="en-US"/>
          </w:rPr>
          <w:t>wa</w:t>
        </w:r>
      </w:ins>
      <w:del w:id="456" w:author="Jelte Wicherts" w:date="2013-12-24T10:19:00Z">
        <w:r w:rsidR="00A95997" w:rsidDel="00D643EA">
          <w:rPr>
            <w:rFonts w:ascii="Times New Roman" w:hAnsi="Times New Roman" w:cs="Times New Roman"/>
            <w:i/>
            <w:sz w:val="24"/>
            <w:szCs w:val="24"/>
            <w:lang w:val="en-US"/>
          </w:rPr>
          <w:delText>i</w:delText>
        </w:r>
      </w:del>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ins w:id="457" w:author="Jelte Wicherts" w:date="2013-12-24T10:19:00Z">
        <w:r w:rsidR="00D643EA">
          <w:rPr>
            <w:rFonts w:ascii="Times New Roman" w:hAnsi="Times New Roman" w:cs="Times New Roman"/>
            <w:sz w:val="24"/>
            <w:szCs w:val="24"/>
            <w:lang w:val="en-US"/>
          </w:rPr>
          <w:t>d</w:t>
        </w:r>
      </w:ins>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proofErr w:type="spellEnd"/>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ins w:id="458" w:author="Jelte Wicherts" w:date="2013-12-23T17:06:00Z">
        <w:r w:rsidR="00EF022B">
          <w:rPr>
            <w:rFonts w:ascii="Times New Roman" w:hAnsi="Times New Roman" w:cs="Times New Roman"/>
            <w:sz w:val="24"/>
            <w:szCs w:val="24"/>
            <w:lang w:val="en-US"/>
          </w:rPr>
          <w:t>continued to be</w:t>
        </w:r>
      </w:ins>
      <w:del w:id="459" w:author="Jelte Wicherts" w:date="2013-12-23T17:06:00Z">
        <w:r w:rsidR="00A95997" w:rsidDel="00EF022B">
          <w:rPr>
            <w:rFonts w:ascii="Times New Roman" w:hAnsi="Times New Roman" w:cs="Times New Roman"/>
            <w:sz w:val="24"/>
            <w:szCs w:val="24"/>
            <w:lang w:val="en-US"/>
          </w:rPr>
          <w:delText>stays</w:delText>
        </w:r>
      </w:del>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ins w:id="460" w:author="Jelte Wicherts" w:date="2013-12-24T10:19:00Z">
        <w:r w:rsidR="00D643EA">
          <w:rPr>
            <w:rFonts w:ascii="Times New Roman" w:hAnsi="Times New Roman" w:cs="Times New Roman"/>
            <w:sz w:val="24"/>
            <w:szCs w:val="24"/>
            <w:lang w:val="en-US"/>
          </w:rPr>
          <w:t>.</w:t>
        </w:r>
      </w:ins>
      <w:del w:id="461" w:author="Jelte Wicherts" w:date="2013-12-24T10:19:00Z">
        <w:r w:rsidR="00A95997" w:rsidDel="00D643EA">
          <w:rPr>
            <w:rFonts w:ascii="Times New Roman" w:hAnsi="Times New Roman" w:cs="Times New Roman"/>
            <w:sz w:val="24"/>
            <w:szCs w:val="24"/>
            <w:lang w:val="en-US"/>
          </w:rPr>
          <w:delText>, and conclusions based on p-values alone</w:delText>
        </w:r>
        <w:r w:rsidR="001F7AEF" w:rsidDel="00D643EA">
          <w:rPr>
            <w:rFonts w:ascii="Times New Roman" w:hAnsi="Times New Roman" w:cs="Times New Roman"/>
            <w:sz w:val="24"/>
            <w:szCs w:val="24"/>
            <w:lang w:val="en-US"/>
          </w:rPr>
          <w:delText xml:space="preserve"> do not give the full picture.</w:delText>
        </w:r>
      </w:del>
      <w:r w:rsidR="001F7AEF">
        <w:rPr>
          <w:rFonts w:ascii="Times New Roman" w:hAnsi="Times New Roman" w:cs="Times New Roman"/>
          <w:sz w:val="24"/>
          <w:szCs w:val="24"/>
          <w:lang w:val="en-US"/>
        </w:rPr>
        <w:t xml:space="preserve"> </w:t>
      </w:r>
    </w:p>
    <w:p w14:paraId="178D1A13" w14:textId="79246584"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ins w:id="462" w:author="Jelte Wicherts" w:date="2013-12-24T10:20:00Z">
        <w:r w:rsidR="00D643EA">
          <w:rPr>
            <w:rFonts w:ascii="Times New Roman" w:hAnsi="Times New Roman" w:cs="Times New Roman"/>
            <w:sz w:val="24"/>
            <w:szCs w:val="24"/>
            <w:lang w:val="en-US"/>
          </w:rPr>
          <w:t xml:space="preserve"> effects</w:t>
        </w:r>
      </w:ins>
      <w:r w:rsidRPr="00F70F0A">
        <w:rPr>
          <w:rFonts w:ascii="Times New Roman" w:hAnsi="Times New Roman" w:cs="Times New Roman"/>
          <w:sz w:val="24"/>
          <w:szCs w:val="24"/>
          <w:lang w:val="en-US"/>
        </w:rPr>
        <w:t xml:space="preserve"> decrease</w:t>
      </w:r>
      <w:ins w:id="463" w:author="Jelte Wicherts" w:date="2013-12-24T10:20:00Z">
        <w:r w:rsidR="00D643EA">
          <w:rPr>
            <w:rFonts w:ascii="Times New Roman" w:hAnsi="Times New Roman" w:cs="Times New Roman"/>
            <w:sz w:val="24"/>
            <w:szCs w:val="24"/>
            <w:lang w:val="en-US"/>
          </w:rPr>
          <w:t xml:space="preserve"> </w:t>
        </w:r>
      </w:ins>
      <w:del w:id="464" w:author="Jelte Wicherts" w:date="2013-12-24T10:20:00Z">
        <w:r w:rsidRPr="00F70F0A" w:rsidDel="00D643EA">
          <w:rPr>
            <w:rFonts w:ascii="Times New Roman" w:hAnsi="Times New Roman" w:cs="Times New Roman"/>
            <w:sz w:val="24"/>
            <w:szCs w:val="24"/>
            <w:lang w:val="en-US"/>
          </w:rPr>
          <w:delText xml:space="preserve">s </w:delText>
        </w:r>
      </w:del>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del w:id="465" w:author="Jelte Wicherts" w:date="2013-12-24T10:46:00Z">
        <w:r w:rsidDel="00F65837">
          <w:rPr>
            <w:rFonts w:ascii="Times New Roman" w:hAnsi="Times New Roman" w:cs="Times New Roman"/>
            <w:sz w:val="24"/>
            <w:szCs w:val="24"/>
            <w:lang w:val="en-US"/>
          </w:rPr>
          <w:delText xml:space="preserve">Given </w:delText>
        </w:r>
      </w:del>
      <w:ins w:id="466" w:author="Jelte Wicherts" w:date="2013-12-24T10:46:00Z">
        <w:r w:rsidR="00F65837">
          <w:rPr>
            <w:rFonts w:ascii="Times New Roman" w:hAnsi="Times New Roman" w:cs="Times New Roman"/>
            <w:sz w:val="24"/>
            <w:szCs w:val="24"/>
            <w:lang w:val="en-US"/>
          </w:rPr>
          <w:t xml:space="preserve">Considering </w:t>
        </w:r>
      </w:ins>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ins w:id="467" w:author="Jelte Wicherts" w:date="2013-12-23T17:07:00Z">
        <w:r w:rsidR="00CC551D">
          <w:rPr>
            <w:rFonts w:ascii="Times New Roman" w:hAnsi="Times New Roman" w:cs="Times New Roman"/>
            <w:sz w:val="24"/>
            <w:szCs w:val="24"/>
            <w:lang w:val="en-US"/>
          </w:rPr>
          <w:t>a</w:t>
        </w:r>
      </w:ins>
      <w:ins w:id="468" w:author="Jelte Wicherts" w:date="2013-12-24T10:21:00Z">
        <w:r w:rsidR="00D643EA">
          <w:rPr>
            <w:rFonts w:ascii="Times New Roman" w:hAnsi="Times New Roman" w:cs="Times New Roman"/>
            <w:sz w:val="24"/>
            <w:szCs w:val="24"/>
            <w:lang w:val="en-US"/>
          </w:rPr>
          <w:t>n average</w:t>
        </w:r>
      </w:ins>
      <w:ins w:id="469" w:author="Jelte Wicherts" w:date="2013-12-23T17:07:00Z">
        <w:r w:rsidR="00CC551D">
          <w:rPr>
            <w:rFonts w:ascii="Times New Roman" w:hAnsi="Times New Roman" w:cs="Times New Roman"/>
            <w:sz w:val="24"/>
            <w:szCs w:val="24"/>
            <w:lang w:val="en-US"/>
          </w:rPr>
          <w:t xml:space="preserve"> </w:t>
        </w:r>
      </w:ins>
      <w:del w:id="470" w:author="Jelte Wicherts" w:date="2013-12-23T17:07:00Z">
        <w:r w:rsidRPr="00F70F0A" w:rsidDel="00CC551D">
          <w:rPr>
            <w:rFonts w:ascii="Times New Roman" w:hAnsi="Times New Roman" w:cs="Times New Roman"/>
            <w:sz w:val="24"/>
            <w:szCs w:val="24"/>
            <w:lang w:val="en-US"/>
          </w:rPr>
          <w:delText xml:space="preserve">decrease </w:delText>
        </w:r>
      </w:del>
      <w:ins w:id="471" w:author="Jelte Wicherts" w:date="2013-12-23T17:07:00Z">
        <w:r w:rsidR="00CC551D">
          <w:rPr>
            <w:rFonts w:ascii="Times New Roman" w:hAnsi="Times New Roman" w:cs="Times New Roman"/>
            <w:sz w:val="24"/>
            <w:szCs w:val="24"/>
            <w:lang w:val="en-US"/>
          </w:rPr>
          <w:t>reduction</w:t>
        </w:r>
        <w:r w:rsidR="00CC551D"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in the moderation across the measures examined</w:t>
      </w:r>
      <w:ins w:id="472" w:author="Jelte Wicherts" w:date="2013-12-24T10:46:00Z">
        <w:r w:rsidR="00F65837">
          <w:rPr>
            <w:rFonts w:ascii="Times New Roman" w:hAnsi="Times New Roman" w:cs="Times New Roman"/>
            <w:sz w:val="24"/>
            <w:szCs w:val="24"/>
            <w:lang w:val="en-US"/>
          </w:rPr>
          <w:t xml:space="preserve">. </w:t>
        </w:r>
      </w:ins>
      <w:del w:id="473" w:author="Jelte Wicherts" w:date="2013-12-24T10:46:00Z">
        <w:r w:rsidR="00A95997" w:rsidDel="00F65837">
          <w:rPr>
            <w:rFonts w:ascii="Times New Roman" w:hAnsi="Times New Roman" w:cs="Times New Roman"/>
            <w:sz w:val="24"/>
            <w:szCs w:val="24"/>
            <w:lang w:val="en-US"/>
          </w:rPr>
          <w:delText>, even though the conclusions based on traditional significance do differ</w:delText>
        </w:r>
        <w:r w:rsidRPr="00F70F0A" w:rsidDel="00F65837">
          <w:rPr>
            <w:rFonts w:ascii="Times New Roman" w:hAnsi="Times New Roman" w:cs="Times New Roman"/>
            <w:sz w:val="24"/>
            <w:szCs w:val="24"/>
            <w:lang w:val="en-US"/>
          </w:rPr>
          <w:delText>.</w:delText>
        </w:r>
        <w:r w:rsidR="001F7AEF" w:rsidDel="00F65837">
          <w:rPr>
            <w:rFonts w:ascii="Times New Roman" w:hAnsi="Times New Roman" w:cs="Times New Roman"/>
            <w:sz w:val="24"/>
            <w:szCs w:val="24"/>
            <w:lang w:val="en-US"/>
          </w:rPr>
          <w:delText xml:space="preserve"> </w:delText>
        </w:r>
      </w:del>
      <w:del w:id="474" w:author="Jelte Wicherts" w:date="2013-12-24T10:44:00Z">
        <w:r w:rsidR="001F7AEF" w:rsidDel="00F65837">
          <w:rPr>
            <w:rFonts w:ascii="Times New Roman" w:hAnsi="Times New Roman" w:cs="Times New Roman"/>
            <w:sz w:val="24"/>
            <w:szCs w:val="24"/>
            <w:lang w:val="en-US"/>
          </w:rPr>
          <w:delText>This indicates, just like the sensitivity analyses, that the reliance on p-values alone is insufficient in this setting and precision needs to be taken into account more so.</w:delText>
        </w:r>
      </w:del>
      <w:ins w:id="475" w:author="Jelte Wicherts" w:date="2013-12-24T10:44:00Z">
        <w:r w:rsidR="00F65837">
          <w:rPr>
            <w:rFonts w:ascii="Times New Roman" w:hAnsi="Times New Roman" w:cs="Times New Roman"/>
            <w:sz w:val="24"/>
            <w:szCs w:val="24"/>
            <w:lang w:val="en-US"/>
          </w:rPr>
          <w:t>However, given the expected positive correlation between</w:t>
        </w:r>
      </w:ins>
      <w:ins w:id="476" w:author="Jelte Wicherts" w:date="2013-12-24T10:52:00Z">
        <w:r w:rsidR="00B40354">
          <w:rPr>
            <w:rFonts w:ascii="Times New Roman" w:hAnsi="Times New Roman" w:cs="Times New Roman"/>
            <w:sz w:val="24"/>
            <w:szCs w:val="24"/>
            <w:lang w:val="en-US"/>
          </w:rPr>
          <w:t xml:space="preserve"> interaction effects for</w:t>
        </w:r>
      </w:ins>
      <w:ins w:id="477" w:author="Jelte Wicherts" w:date="2013-12-24T10:44:00Z">
        <w:r w:rsidR="00F65837">
          <w:rPr>
            <w:rFonts w:ascii="Times New Roman" w:hAnsi="Times New Roman" w:cs="Times New Roman"/>
            <w:sz w:val="24"/>
            <w:szCs w:val="24"/>
            <w:lang w:val="en-US"/>
          </w:rPr>
          <w:t xml:space="preserve"> first and last measures, the</w:t>
        </w:r>
      </w:ins>
      <w:ins w:id="478" w:author="Jelte Wicherts" w:date="2013-12-24T10:45:00Z">
        <w:r w:rsidR="00F65837">
          <w:rPr>
            <w:rFonts w:ascii="Times New Roman" w:hAnsi="Times New Roman" w:cs="Times New Roman"/>
            <w:sz w:val="24"/>
            <w:szCs w:val="24"/>
            <w:lang w:val="en-US"/>
          </w:rPr>
          <w:t xml:space="preserve"> comparison of</w:t>
        </w:r>
      </w:ins>
      <w:ins w:id="479" w:author="Jelte Wicherts" w:date="2013-12-24T10:44:00Z">
        <w:r w:rsidR="00F65837">
          <w:rPr>
            <w:rFonts w:ascii="Times New Roman" w:hAnsi="Times New Roman" w:cs="Times New Roman"/>
            <w:sz w:val="24"/>
            <w:szCs w:val="24"/>
            <w:lang w:val="en-US"/>
          </w:rPr>
          <w:t xml:space="preserve"> CI</w:t>
        </w:r>
      </w:ins>
      <w:ins w:id="480" w:author="Jelte Wicherts" w:date="2013-12-24T10:45:00Z">
        <w:r w:rsidR="00F65837">
          <w:rPr>
            <w:rFonts w:ascii="Times New Roman" w:hAnsi="Times New Roman" w:cs="Times New Roman"/>
            <w:sz w:val="24"/>
            <w:szCs w:val="24"/>
            <w:lang w:val="en-US"/>
          </w:rPr>
          <w:t>s</w:t>
        </w:r>
      </w:ins>
      <w:ins w:id="481" w:author="Jelte Wicherts" w:date="2013-12-24T10:44:00Z">
        <w:r w:rsidR="00F65837">
          <w:rPr>
            <w:rFonts w:ascii="Times New Roman" w:hAnsi="Times New Roman" w:cs="Times New Roman"/>
            <w:sz w:val="24"/>
            <w:szCs w:val="24"/>
            <w:lang w:val="en-US"/>
          </w:rPr>
          <w:t xml:space="preserve"> is likely </w:t>
        </w:r>
      </w:ins>
      <w:ins w:id="482" w:author="Jelte Wicherts" w:date="2013-12-24T10:45:00Z">
        <w:r w:rsidR="00F65837">
          <w:rPr>
            <w:rFonts w:ascii="Times New Roman" w:hAnsi="Times New Roman" w:cs="Times New Roman"/>
            <w:sz w:val="24"/>
            <w:szCs w:val="24"/>
            <w:lang w:val="en-US"/>
          </w:rPr>
          <w:t xml:space="preserve">to be </w:t>
        </w:r>
        <w:commentRangeStart w:id="483"/>
        <w:r w:rsidR="00F65837">
          <w:rPr>
            <w:rFonts w:ascii="Times New Roman" w:hAnsi="Times New Roman" w:cs="Times New Roman"/>
            <w:sz w:val="24"/>
            <w:szCs w:val="24"/>
            <w:lang w:val="en-US"/>
          </w:rPr>
          <w:t xml:space="preserve">conservative </w:t>
        </w:r>
        <w:commentRangeEnd w:id="483"/>
        <w:r w:rsidR="00F65837">
          <w:rPr>
            <w:rStyle w:val="Verwijzingopmerking"/>
          </w:rPr>
          <w:commentReference w:id="483"/>
        </w:r>
        <w:r w:rsidR="00F65837">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lastRenderedPageBreak/>
          <w:t>(</w:t>
        </w:r>
        <w:proofErr w:type="spellStart"/>
        <w:r w:rsidR="00F65837">
          <w:rPr>
            <w:rFonts w:ascii="Times New Roman" w:hAnsi="Times New Roman" w:cs="Times New Roman"/>
            <w:sz w:val="24"/>
            <w:szCs w:val="24"/>
            <w:lang w:val="en-US"/>
          </w:rPr>
          <w:t>Schenker</w:t>
        </w:r>
        <w:proofErr w:type="spellEnd"/>
        <w:r w:rsidR="00F65837">
          <w:rPr>
            <w:rFonts w:ascii="Times New Roman" w:hAnsi="Times New Roman" w:cs="Times New Roman"/>
            <w:sz w:val="24"/>
            <w:szCs w:val="24"/>
            <w:lang w:val="en-US"/>
          </w:rPr>
          <w:t xml:space="preserve"> &amp; Gentleman, 2001)</w:t>
        </w:r>
      </w:ins>
      <w:ins w:id="485" w:author="Jelte Wicherts" w:date="2013-12-24T10:52:00Z">
        <w:r w:rsidR="00B40354">
          <w:rPr>
            <w:rFonts w:ascii="Times New Roman" w:hAnsi="Times New Roman" w:cs="Times New Roman"/>
            <w:sz w:val="24"/>
            <w:szCs w:val="24"/>
            <w:lang w:val="en-US"/>
          </w:rPr>
          <w:t>,</w:t>
        </w:r>
      </w:ins>
      <w:ins w:id="486" w:author="Jelte Wicherts" w:date="2013-12-24T10:45:00Z">
        <w:r w:rsidR="00F65837">
          <w:rPr>
            <w:rFonts w:ascii="Times New Roman" w:hAnsi="Times New Roman" w:cs="Times New Roman"/>
            <w:sz w:val="24"/>
            <w:szCs w:val="24"/>
            <w:lang w:val="en-US"/>
          </w:rPr>
          <w:t xml:space="preserve"> </w:t>
        </w:r>
      </w:ins>
      <w:ins w:id="487" w:author="Jelte Wicherts" w:date="2013-12-24T10:46:00Z">
        <w:r w:rsidR="00F65837">
          <w:rPr>
            <w:rFonts w:ascii="Times New Roman" w:hAnsi="Times New Roman" w:cs="Times New Roman"/>
            <w:sz w:val="24"/>
            <w:szCs w:val="24"/>
            <w:lang w:val="en-US"/>
          </w:rPr>
          <w:t xml:space="preserve">and hence we conclude that the interaction effects are different between first and last </w:t>
        </w:r>
        <w:commentRangeStart w:id="488"/>
        <w:r w:rsidR="00F65837">
          <w:rPr>
            <w:rFonts w:ascii="Times New Roman" w:hAnsi="Times New Roman" w:cs="Times New Roman"/>
            <w:sz w:val="24"/>
            <w:szCs w:val="24"/>
            <w:lang w:val="en-US"/>
          </w:rPr>
          <w:t>measures</w:t>
        </w:r>
      </w:ins>
      <w:commentRangeEnd w:id="488"/>
      <w:r w:rsidR="00584FE4">
        <w:rPr>
          <w:rStyle w:val="Verwijzingopmerking"/>
        </w:rPr>
        <w:commentReference w:id="488"/>
      </w:r>
      <w:ins w:id="489" w:author="Jelte Wicherts" w:date="2013-12-24T10:46:00Z">
        <w:r w:rsidR="00F65837">
          <w:rPr>
            <w:rFonts w:ascii="Times New Roman" w:hAnsi="Times New Roman" w:cs="Times New Roman"/>
            <w:sz w:val="24"/>
            <w:szCs w:val="24"/>
            <w:lang w:val="en-US"/>
          </w:rPr>
          <w:t>.</w:t>
        </w:r>
      </w:ins>
      <w:del w:id="490" w:author="Jelte Wicherts" w:date="2013-12-24T10:44:00Z">
        <w:r w:rsidR="001F7AEF" w:rsidDel="00F65837">
          <w:rPr>
            <w:rFonts w:ascii="Times New Roman" w:hAnsi="Times New Roman" w:cs="Times New Roman"/>
            <w:sz w:val="24"/>
            <w:szCs w:val="24"/>
            <w:lang w:val="en-US"/>
          </w:rPr>
          <w:delText xml:space="preserve"> </w:delText>
        </w:r>
      </w:del>
    </w:p>
    <w:p w14:paraId="73A9A62B" w14:textId="0B5D1EFD"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commentRangeStart w:id="491"/>
      <w:r w:rsidR="00C012C6">
        <w:rPr>
          <w:rFonts w:ascii="Times New Roman" w:hAnsi="Times New Roman" w:cs="Times New Roman"/>
          <w:sz w:val="24"/>
          <w:szCs w:val="24"/>
          <w:lang w:val="en-US"/>
        </w:rPr>
        <w:t>i.e., no moderation level</w:t>
      </w:r>
      <w:commentRangeEnd w:id="491"/>
      <w:r w:rsidR="00B40354">
        <w:rPr>
          <w:rStyle w:val="Verwijzingopmerking"/>
        </w:rPr>
        <w:commentReference w:id="491"/>
      </w:r>
      <w:r w:rsidR="00C012C6">
        <w:rPr>
          <w:rFonts w:ascii="Times New Roman" w:hAnsi="Times New Roman" w:cs="Times New Roman"/>
          <w:sz w:val="24"/>
          <w:szCs w:val="24"/>
          <w:lang w:val="en-US"/>
        </w:rPr>
        <w:t xml:space="preserve">) </w:t>
      </w:r>
      <w:del w:id="492" w:author="Jelte Wicherts" w:date="2013-12-23T17:08:00Z">
        <w:r w:rsidR="00C012C6" w:rsidRPr="00C012C6" w:rsidDel="00F5059F">
          <w:rPr>
            <w:rFonts w:ascii="Times New Roman" w:hAnsi="Times New Roman" w:cs="Times New Roman"/>
            <w:i/>
            <w:sz w:val="24"/>
            <w:szCs w:val="24"/>
            <w:lang w:val="en-US"/>
          </w:rPr>
          <w:delText>are</w:delText>
        </w:r>
        <w:r w:rsidR="00C012C6" w:rsidDel="00F5059F">
          <w:rPr>
            <w:rFonts w:ascii="Times New Roman" w:hAnsi="Times New Roman" w:cs="Times New Roman"/>
            <w:sz w:val="24"/>
            <w:szCs w:val="24"/>
            <w:lang w:val="en-US"/>
          </w:rPr>
          <w:delText xml:space="preserve"> </w:delText>
        </w:r>
      </w:del>
      <w:ins w:id="493" w:author="Jelte Wicherts" w:date="2013-12-23T17:08:00Z">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ins>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xml:space="preserve">. Estimating the simple effect of ostracism within the moderated level </w:t>
      </w:r>
      <w:ins w:id="494" w:author="Jelte Wicherts" w:date="2013-12-24T10:54:00Z">
        <w:r w:rsidR="00B40354">
          <w:rPr>
            <w:rFonts w:ascii="Times New Roman" w:hAnsi="Times New Roman" w:cs="Times New Roman"/>
            <w:sz w:val="24"/>
            <w:szCs w:val="24"/>
            <w:lang w:val="en-US"/>
          </w:rPr>
          <w:t>(</w:t>
        </w:r>
        <w:commentRangeStart w:id="495"/>
        <w:r w:rsidR="00B40354">
          <w:rPr>
            <w:rFonts w:ascii="Times New Roman" w:hAnsi="Times New Roman" w:cs="Times New Roman"/>
            <w:sz w:val="24"/>
            <w:szCs w:val="24"/>
            <w:lang w:val="en-US"/>
          </w:rPr>
          <w:t xml:space="preserve">e.g., </w:t>
        </w:r>
        <w:commentRangeEnd w:id="495"/>
        <w:r w:rsidR="00B40354">
          <w:rPr>
            <w:rStyle w:val="Verwijzingopmerking"/>
          </w:rPr>
          <w:commentReference w:id="495"/>
        </w:r>
        <w:r w:rsidR="00B40354">
          <w:rPr>
            <w:rFonts w:ascii="Times New Roman" w:hAnsi="Times New Roman" w:cs="Times New Roman"/>
            <w:sz w:val="24"/>
            <w:szCs w:val="24"/>
            <w:lang w:val="en-US"/>
          </w:rPr>
          <w:t>)</w:t>
        </w:r>
      </w:ins>
      <w:r w:rsidR="00C012C6">
        <w:rPr>
          <w:rFonts w:ascii="Times New Roman" w:hAnsi="Times New Roman" w:cs="Times New Roman"/>
          <w:sz w:val="24"/>
          <w:szCs w:val="24"/>
          <w:lang w:val="en-US"/>
        </w:rPr>
        <w:t>shows 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ins w:id="497" w:author="Jelte Wicherts" w:date="2013-12-23T17:08:00Z">
        <w:r w:rsidR="00F5059F">
          <w:rPr>
            <w:rFonts w:ascii="Times New Roman" w:hAnsi="Times New Roman" w:cs="Times New Roman"/>
            <w:sz w:val="24"/>
            <w:szCs w:val="24"/>
            <w:lang w:val="en-US"/>
          </w:rPr>
          <w:t xml:space="preserve"> in the primary studies</w:t>
        </w:r>
      </w:ins>
      <w:ins w:id="498" w:author="Jelte Wicherts" w:date="2013-12-24T10:54:00Z">
        <w:r w:rsidR="00132DA6">
          <w:rPr>
            <w:rFonts w:ascii="Times New Roman" w:hAnsi="Times New Roman" w:cs="Times New Roman"/>
            <w:sz w:val="24"/>
            <w:szCs w:val="24"/>
            <w:lang w:val="en-US"/>
          </w:rPr>
          <w:t xml:space="preserve"> (i.e., they are not visible on the basis of compari</w:t>
        </w:r>
      </w:ins>
      <w:ins w:id="499" w:author="Jelte Wicherts" w:date="2013-12-24T10:55:00Z">
        <w:r w:rsidR="00132DA6">
          <w:rPr>
            <w:rFonts w:ascii="Times New Roman" w:hAnsi="Times New Roman" w:cs="Times New Roman"/>
            <w:sz w:val="24"/>
            <w:szCs w:val="24"/>
            <w:lang w:val="en-US"/>
          </w:rPr>
          <w:t>s</w:t>
        </w:r>
      </w:ins>
      <w:ins w:id="500" w:author="Jelte Wicherts" w:date="2013-12-24T10:54:00Z">
        <w:r w:rsidR="00132DA6">
          <w:rPr>
            <w:rFonts w:ascii="Times New Roman" w:hAnsi="Times New Roman" w:cs="Times New Roman"/>
            <w:sz w:val="24"/>
            <w:szCs w:val="24"/>
            <w:lang w:val="en-US"/>
          </w:rPr>
          <w:t xml:space="preserve">ons </w:t>
        </w:r>
        <w:commentRangeStart w:id="501"/>
        <w:r w:rsidR="00132DA6">
          <w:rPr>
            <w:rFonts w:ascii="Times New Roman" w:hAnsi="Times New Roman" w:cs="Times New Roman"/>
            <w:sz w:val="24"/>
            <w:szCs w:val="24"/>
            <w:lang w:val="en-US"/>
          </w:rPr>
          <w:t>of</w:t>
        </w:r>
      </w:ins>
      <w:commentRangeEnd w:id="501"/>
      <w:r w:rsidR="00584FE4">
        <w:rPr>
          <w:rStyle w:val="Verwijzingopmerking"/>
        </w:rPr>
        <w:commentReference w:id="501"/>
      </w:r>
      <w:ins w:id="502" w:author="Jelte Wicherts" w:date="2013-12-24T10:54:00Z">
        <w:r w:rsidR="00132DA6">
          <w:rPr>
            <w:rFonts w:ascii="Times New Roman" w:hAnsi="Times New Roman" w:cs="Times New Roman"/>
            <w:sz w:val="24"/>
            <w:szCs w:val="24"/>
            <w:lang w:val="en-US"/>
          </w:rPr>
          <w:t xml:space="preserve"> means across the s</w:t>
        </w:r>
      </w:ins>
      <w:ins w:id="503" w:author="Jelte Wicherts" w:date="2013-12-24T10:55:00Z">
        <w:r w:rsidR="00132DA6">
          <w:rPr>
            <w:rFonts w:ascii="Times New Roman" w:hAnsi="Times New Roman" w:cs="Times New Roman"/>
            <w:sz w:val="24"/>
            <w:szCs w:val="24"/>
            <w:lang w:val="en-US"/>
          </w:rPr>
          <w:t>t</w:t>
        </w:r>
      </w:ins>
      <w:ins w:id="504" w:author="Jelte Wicherts" w:date="2013-12-24T10:54:00Z">
        <w:r w:rsidR="00132DA6">
          <w:rPr>
            <w:rFonts w:ascii="Times New Roman" w:hAnsi="Times New Roman" w:cs="Times New Roman"/>
            <w:sz w:val="24"/>
            <w:szCs w:val="24"/>
            <w:lang w:val="en-US"/>
          </w:rPr>
          <w:t>udies)</w:t>
        </w:r>
      </w:ins>
      <w:r w:rsidR="00AA7236">
        <w:rPr>
          <w:rFonts w:ascii="Times New Roman" w:hAnsi="Times New Roman" w:cs="Times New Roman"/>
          <w:sz w:val="24"/>
          <w:szCs w:val="24"/>
          <w:lang w:val="en-US"/>
        </w:rPr>
        <w:t>.</w:t>
      </w:r>
    </w:p>
    <w:p w14:paraId="6313DD8C" w14:textId="447F1DC7" w:rsidR="00AA7236" w:rsidRPr="00C012C6" w:rsidRDefault="0076527D" w:rsidP="000E524A">
      <w:pPr>
        <w:spacing w:after="0" w:line="480" w:lineRule="auto"/>
        <w:ind w:firstLine="708"/>
        <w:rPr>
          <w:rFonts w:ascii="Times New Roman" w:hAnsi="Times New Roman" w:cs="Times New Roman"/>
          <w:sz w:val="24"/>
          <w:szCs w:val="24"/>
          <w:lang w:val="en-US"/>
        </w:rPr>
      </w:pPr>
      <w:del w:id="505" w:author="Jelte Wicherts" w:date="2013-12-23T17:08:00Z">
        <w:r w:rsidDel="005C127B">
          <w:rPr>
            <w:rFonts w:ascii="Times New Roman" w:hAnsi="Times New Roman" w:cs="Times New Roman"/>
            <w:sz w:val="24"/>
            <w:szCs w:val="24"/>
            <w:lang w:val="en-US"/>
          </w:rPr>
          <w:delText xml:space="preserve">Inspecting </w:delText>
        </w:r>
      </w:del>
      <w:ins w:id="506" w:author="Jelte Wicherts" w:date="2013-12-23T17:08:00Z">
        <w:r w:rsidR="005C127B">
          <w:rPr>
            <w:rFonts w:ascii="Times New Roman" w:hAnsi="Times New Roman" w:cs="Times New Roman"/>
            <w:sz w:val="24"/>
            <w:szCs w:val="24"/>
            <w:lang w:val="en-US"/>
          </w:rPr>
          <w:t xml:space="preserve">An inspection of </w:t>
        </w:r>
      </w:ins>
      <w:r>
        <w:rPr>
          <w:rFonts w:ascii="Times New Roman" w:hAnsi="Times New Roman" w:cs="Times New Roman"/>
          <w:sz w:val="24"/>
          <w:szCs w:val="24"/>
          <w:lang w:val="en-US"/>
        </w:rPr>
        <w:t>the moderator effect within the levels of the ostracism factor</w:t>
      </w:r>
      <w:del w:id="507" w:author="Jelte Wicherts" w:date="2013-12-23T17:08:00Z">
        <w:r w:rsidDel="005C127B">
          <w:rPr>
            <w:rFonts w:ascii="Times New Roman" w:hAnsi="Times New Roman" w:cs="Times New Roman"/>
            <w:sz w:val="24"/>
            <w:szCs w:val="24"/>
            <w:lang w:val="en-US"/>
          </w:rPr>
          <w:delText xml:space="preserve">, </w:delText>
        </w:r>
      </w:del>
      <w:ins w:id="508" w:author="Jelte Wicherts" w:date="2013-12-23T17:08:00Z">
        <w:r w:rsidR="005C127B">
          <w:rPr>
            <w:rFonts w:ascii="Times New Roman" w:hAnsi="Times New Roman" w:cs="Times New Roman"/>
            <w:sz w:val="24"/>
            <w:szCs w:val="24"/>
            <w:lang w:val="en-US"/>
          </w:rPr>
          <w:t xml:space="preserve"> </w:t>
        </w:r>
      </w:ins>
      <w:del w:id="509" w:author="Jelte Wicherts" w:date="2013-12-23T17:08:00Z">
        <w:r w:rsidDel="005C127B">
          <w:rPr>
            <w:rFonts w:ascii="Times New Roman" w:hAnsi="Times New Roman" w:cs="Times New Roman"/>
            <w:sz w:val="24"/>
            <w:szCs w:val="24"/>
            <w:lang w:val="en-US"/>
          </w:rPr>
          <w:delText>show</w:delText>
        </w:r>
        <w:r w:rsidR="00BD5CC7" w:rsidDel="005C127B">
          <w:rPr>
            <w:rFonts w:ascii="Times New Roman" w:hAnsi="Times New Roman" w:cs="Times New Roman"/>
            <w:sz w:val="24"/>
            <w:szCs w:val="24"/>
            <w:lang w:val="en-US"/>
          </w:rPr>
          <w:delText>s</w:delText>
        </w:r>
        <w:r w:rsidDel="005C127B">
          <w:rPr>
            <w:rFonts w:ascii="Times New Roman" w:hAnsi="Times New Roman" w:cs="Times New Roman"/>
            <w:sz w:val="24"/>
            <w:szCs w:val="24"/>
            <w:lang w:val="en-US"/>
          </w:rPr>
          <w:delText xml:space="preserve"> </w:delText>
        </w:r>
      </w:del>
      <w:ins w:id="510" w:author="Jelte Wicherts" w:date="2013-12-23T17:08:00Z">
        <w:r w:rsidR="005C127B">
          <w:rPr>
            <w:rFonts w:ascii="Times New Roman" w:hAnsi="Times New Roman" w:cs="Times New Roman"/>
            <w:sz w:val="24"/>
            <w:szCs w:val="24"/>
            <w:lang w:val="en-US"/>
          </w:rPr>
          <w:t xml:space="preserve">showed </w:t>
        </w:r>
      </w:ins>
      <w:r>
        <w:rPr>
          <w:rFonts w:ascii="Times New Roman" w:hAnsi="Times New Roman" w:cs="Times New Roman"/>
          <w:sz w:val="24"/>
          <w:szCs w:val="24"/>
          <w:lang w:val="en-US"/>
        </w:rPr>
        <w:t>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Pr>
          <w:rFonts w:ascii="Times New Roman" w:hAnsi="Times New Roman" w:cs="Times New Roman"/>
          <w:sz w:val="24"/>
          <w:szCs w:val="24"/>
          <w:lang w:val="en-US"/>
        </w:rPr>
        <w:t>). This indicates that there is an effect of the moderator on the first measure</w:t>
      </w:r>
      <w:ins w:id="511" w:author="Ilja van Beest" w:date="2013-12-27T11:04:00Z">
        <w:r w:rsidR="00256F12">
          <w:rPr>
            <w:rFonts w:ascii="Times New Roman" w:hAnsi="Times New Roman" w:cs="Times New Roman"/>
            <w:sz w:val="24"/>
            <w:szCs w:val="24"/>
            <w:lang w:val="en-US"/>
          </w:rPr>
          <w:t xml:space="preserve">, but not an effect of the moderator on the last measure. </w:t>
        </w:r>
      </w:ins>
      <w:r>
        <w:rPr>
          <w:rFonts w:ascii="Times New Roman" w:hAnsi="Times New Roman" w:cs="Times New Roman"/>
          <w:sz w:val="24"/>
          <w:szCs w:val="24"/>
          <w:lang w:val="en-US"/>
        </w:rPr>
        <w:t xml:space="preserve">, </w:t>
      </w:r>
      <w:del w:id="512" w:author="Ilja van Beest" w:date="2013-12-27T11:03:00Z">
        <w:r w:rsidDel="00256F12">
          <w:rPr>
            <w:rFonts w:ascii="Times New Roman" w:hAnsi="Times New Roman" w:cs="Times New Roman"/>
            <w:sz w:val="24"/>
            <w:szCs w:val="24"/>
            <w:lang w:val="en-US"/>
          </w:rPr>
          <w:delText>which can be qualified as the</w:delText>
        </w:r>
      </w:del>
      <w:ins w:id="513" w:author="Ilja van Beest" w:date="2013-12-27T11:03:00Z">
        <w:r w:rsidR="00256F12">
          <w:rPr>
            <w:rFonts w:ascii="Times New Roman" w:hAnsi="Times New Roman" w:cs="Times New Roman"/>
            <w:sz w:val="24"/>
            <w:szCs w:val="24"/>
            <w:lang w:val="en-US"/>
          </w:rPr>
          <w:t>meaning that the</w:t>
        </w:r>
      </w:ins>
      <w:r>
        <w:rPr>
          <w:rFonts w:ascii="Times New Roman" w:hAnsi="Times New Roman" w:cs="Times New Roman"/>
          <w:sz w:val="24"/>
          <w:szCs w:val="24"/>
          <w:lang w:val="en-US"/>
        </w:rPr>
        <w:t xml:space="preserve"> moderated group scoring higher than the non-moderated </w:t>
      </w:r>
      <w:commentRangeStart w:id="514"/>
      <w:r>
        <w:rPr>
          <w:rFonts w:ascii="Times New Roman" w:hAnsi="Times New Roman" w:cs="Times New Roman"/>
          <w:sz w:val="24"/>
          <w:szCs w:val="24"/>
          <w:lang w:val="en-US"/>
        </w:rPr>
        <w:t>group</w:t>
      </w:r>
      <w:commentRangeEnd w:id="514"/>
      <w:r w:rsidR="00256F12">
        <w:rPr>
          <w:rStyle w:val="Verwijzingopmerking"/>
        </w:rPr>
        <w:commentReference w:id="514"/>
      </w:r>
      <w:ins w:id="515" w:author="Jelte Wicherts" w:date="2013-12-24T10:55:00Z">
        <w:r w:rsidR="00132DA6">
          <w:rPr>
            <w:rFonts w:ascii="Times New Roman" w:hAnsi="Times New Roman" w:cs="Times New Roman"/>
            <w:sz w:val="24"/>
            <w:szCs w:val="24"/>
            <w:lang w:val="en-US"/>
          </w:rPr>
          <w:t xml:space="preserve"> (</w:t>
        </w:r>
        <w:commentRangeStart w:id="516"/>
        <w:r w:rsidR="00132DA6">
          <w:rPr>
            <w:rFonts w:ascii="Times New Roman" w:hAnsi="Times New Roman" w:cs="Times New Roman"/>
            <w:sz w:val="24"/>
            <w:szCs w:val="24"/>
            <w:lang w:val="en-US"/>
          </w:rPr>
          <w:t xml:space="preserve">e.g., </w:t>
        </w:r>
        <w:commentRangeEnd w:id="516"/>
        <w:r w:rsidR="00132DA6">
          <w:rPr>
            <w:rStyle w:val="Verwijzingopmerking"/>
          </w:rPr>
          <w:commentReference w:id="516"/>
        </w:r>
        <w:r w:rsidR="00132DA6">
          <w:rPr>
            <w:rFonts w:ascii="Times New Roman" w:hAnsi="Times New Roman" w:cs="Times New Roman"/>
            <w:sz w:val="24"/>
            <w:szCs w:val="24"/>
            <w:lang w:val="en-US"/>
          </w:rPr>
          <w:t>)</w:t>
        </w:r>
      </w:ins>
      <w:r>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w:t>
      </w:r>
      <w:commentRangeStart w:id="518"/>
      <w:r w:rsidR="009C467D">
        <w:rPr>
          <w:rFonts w:ascii="Times New Roman" w:hAnsi="Times New Roman" w:cs="Times New Roman"/>
          <w:sz w:val="24"/>
          <w:szCs w:val="24"/>
          <w:lang w:val="en-US"/>
        </w:rPr>
        <w:t>04</w:t>
      </w:r>
      <w:commentRangeEnd w:id="518"/>
      <w:r w:rsidR="00256F12">
        <w:rPr>
          <w:rStyle w:val="Verwijzingopmerking"/>
        </w:rPr>
        <w:commentReference w:id="518"/>
      </w:r>
      <w:r w:rsidR="009C467D">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indicating that the </w:t>
      </w:r>
      <w:commentRangeStart w:id="519"/>
      <w:r w:rsidR="004A7CA5">
        <w:rPr>
          <w:rFonts w:ascii="Times New Roman" w:hAnsi="Times New Roman" w:cs="Times New Roman"/>
          <w:sz w:val="24"/>
          <w:szCs w:val="24"/>
          <w:lang w:val="en-US"/>
        </w:rPr>
        <w:t>moderator</w:t>
      </w:r>
      <w:commentRangeEnd w:id="519"/>
      <w:r w:rsidR="000E524A">
        <w:rPr>
          <w:rStyle w:val="Verwijzingopmerking"/>
        </w:rPr>
        <w:commentReference w:id="519"/>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w:t>
      </w:r>
      <w:del w:id="520" w:author="Ilja van Beest" w:date="2013-12-27T11:12:00Z">
        <w:r w:rsidR="004A7CA5" w:rsidDel="000E524A">
          <w:rPr>
            <w:rFonts w:ascii="Times New Roman" w:hAnsi="Times New Roman" w:cs="Times New Roman"/>
            <w:sz w:val="24"/>
            <w:szCs w:val="24"/>
            <w:lang w:val="en-US"/>
          </w:rPr>
          <w:delText>surprisingly</w:delText>
        </w:r>
      </w:del>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C36012">
        <w:rPr>
          <w:rFonts w:ascii="Times New Roman" w:hAnsi="Times New Roman" w:cs="Times New Roman"/>
          <w:sz w:val="24"/>
          <w:szCs w:val="24"/>
          <w:lang w:val="en-US"/>
        </w:rPr>
        <w:t xml:space="preserve"> These analyses thus indicate the significant impact the moderator level has on </w:t>
      </w:r>
      <w:r w:rsidR="00C36012">
        <w:rPr>
          <w:rFonts w:ascii="Times New Roman" w:hAnsi="Times New Roman" w:cs="Times New Roman"/>
          <w:sz w:val="24"/>
          <w:szCs w:val="24"/>
          <w:lang w:val="en-US"/>
        </w:rPr>
        <w:lastRenderedPageBreak/>
        <w:t>the first measure for the ostracism level, and on both measures for the inclusion level.</w:t>
      </w:r>
      <w:commentRangeStart w:id="521"/>
      <w:r w:rsidR="00C36012">
        <w:rPr>
          <w:rFonts w:ascii="Times New Roman" w:hAnsi="Times New Roman" w:cs="Times New Roman"/>
          <w:sz w:val="24"/>
          <w:szCs w:val="24"/>
          <w:lang w:val="en-US"/>
        </w:rPr>
        <w:t xml:space="preserve"> </w:t>
      </w:r>
      <w:ins w:id="522" w:author="Jelte Wicherts" w:date="2013-12-23T17:09:00Z">
        <w:r w:rsidR="005C127B">
          <w:rPr>
            <w:rFonts w:ascii="Times New Roman" w:hAnsi="Times New Roman" w:cs="Times New Roman"/>
            <w:sz w:val="24"/>
            <w:szCs w:val="24"/>
            <w:lang w:val="en-US"/>
          </w:rPr>
          <w:t xml:space="preserve">For instance,    </w:t>
        </w:r>
        <w:commentRangeEnd w:id="521"/>
        <w:r w:rsidR="005C127B">
          <w:rPr>
            <w:rStyle w:val="Verwijzingopmerking"/>
          </w:rPr>
          <w:commentReference w:id="521"/>
        </w:r>
      </w:ins>
    </w:p>
    <w:p w14:paraId="4E4563C1" w14:textId="251C9262"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ins w:id="524" w:author="Jelte Wicherts" w:date="2013-12-24T10:56:00Z">
        <w:r w:rsidR="00132DA6">
          <w:rPr>
            <w:rFonts w:ascii="Times New Roman" w:hAnsi="Times New Roman" w:cs="Times New Roman"/>
            <w:sz w:val="24"/>
            <w:szCs w:val="24"/>
            <w:lang w:val="en-US"/>
          </w:rPr>
          <w:t xml:space="preserve"> we analyzed</w:t>
        </w:r>
      </w:ins>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del w:id="525" w:author="Jelte Wicherts" w:date="2013-12-24T10:56:00Z">
        <w:r w:rsidR="0076527D" w:rsidDel="00132DA6">
          <w:rPr>
            <w:rFonts w:ascii="Times New Roman" w:hAnsi="Times New Roman" w:cs="Times New Roman"/>
            <w:sz w:val="24"/>
            <w:szCs w:val="24"/>
            <w:lang w:val="en-US"/>
          </w:rPr>
          <w:delText>were analyzed for</w:delText>
        </w:r>
      </w:del>
      <w:ins w:id="526" w:author="Jelte Wicherts" w:date="2013-12-24T10:56:00Z">
        <w:r w:rsidR="00132DA6">
          <w:rPr>
            <w:rFonts w:ascii="Times New Roman" w:hAnsi="Times New Roman" w:cs="Times New Roman"/>
            <w:sz w:val="24"/>
            <w:szCs w:val="24"/>
            <w:lang w:val="en-US"/>
          </w:rPr>
          <w:t>to study</w:t>
        </w:r>
      </w:ins>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del w:id="527" w:author="Jelte Wicherts" w:date="2013-12-24T10:56:00Z">
        <w:r w:rsidR="0076527D" w:rsidDel="00132DA6">
          <w:rPr>
            <w:rFonts w:ascii="Times New Roman" w:hAnsi="Times New Roman" w:cs="Times New Roman"/>
            <w:sz w:val="24"/>
            <w:szCs w:val="24"/>
            <w:lang w:val="en-US"/>
          </w:rPr>
          <w:delText>results</w:delText>
        </w:r>
      </w:del>
      <w:ins w:id="528" w:author="Jelte Wicherts" w:date="2013-12-24T10:56:00Z">
        <w:r w:rsidR="00132DA6">
          <w:rPr>
            <w:rFonts w:ascii="Times New Roman" w:hAnsi="Times New Roman" w:cs="Times New Roman"/>
            <w:sz w:val="24"/>
            <w:szCs w:val="24"/>
            <w:lang w:val="en-US"/>
          </w:rPr>
          <w:t>effects</w:t>
        </w:r>
      </w:ins>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550780C5" w14:textId="152973BE"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del w:id="529" w:author="Jelte Wicherts" w:date="2013-12-24T10:57:00Z">
        <w:r w:rsidRPr="00F70F0A" w:rsidDel="00004F28">
          <w:rPr>
            <w:rFonts w:ascii="Times New Roman" w:hAnsi="Times New Roman" w:cs="Times New Roman"/>
            <w:sz w:val="24"/>
            <w:szCs w:val="24"/>
            <w:lang w:val="en-US"/>
          </w:rPr>
          <w:delText xml:space="preserve">how </w:delText>
        </w:r>
      </w:del>
      <w:ins w:id="530" w:author="Jelte Wicherts" w:date="2013-12-24T10:57:00Z">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robust</w:t>
      </w:r>
      <w:ins w:id="531" w:author="Jelte Wicherts" w:date="2013-12-24T10:57:00Z">
        <w:r w:rsidR="00004F28">
          <w:rPr>
            <w:rFonts w:ascii="Times New Roman" w:hAnsi="Times New Roman" w:cs="Times New Roman"/>
            <w:sz w:val="24"/>
            <w:szCs w:val="24"/>
            <w:lang w:val="en-US"/>
          </w:rPr>
          <w:t>ness of</w:t>
        </w:r>
      </w:ins>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del w:id="532" w:author="Jelte Wicherts" w:date="2013-12-24T10:57:00Z">
        <w:r w:rsidRPr="00F70F0A" w:rsidDel="00004F28">
          <w:rPr>
            <w:rFonts w:ascii="Times New Roman" w:hAnsi="Times New Roman" w:cs="Times New Roman"/>
            <w:sz w:val="24"/>
            <w:szCs w:val="24"/>
            <w:lang w:val="en-US"/>
          </w:rPr>
          <w:delText xml:space="preserve"> </w:delText>
        </w:r>
        <w:r w:rsidR="0073067A" w:rsidDel="00004F28">
          <w:rPr>
            <w:rFonts w:ascii="Times New Roman" w:hAnsi="Times New Roman" w:cs="Times New Roman"/>
            <w:sz w:val="24"/>
            <w:szCs w:val="24"/>
            <w:lang w:val="en-US"/>
          </w:rPr>
          <w:delText>are</w:delText>
        </w:r>
      </w:del>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del w:id="533" w:author="Jelte Wicherts" w:date="2013-12-23T17:10:00Z">
        <w:r w:rsidRPr="00F70F0A" w:rsidDel="005C127B">
          <w:rPr>
            <w:rFonts w:ascii="Times New Roman" w:hAnsi="Times New Roman" w:cs="Times New Roman"/>
            <w:sz w:val="24"/>
            <w:szCs w:val="24"/>
            <w:lang w:val="en-US"/>
          </w:rPr>
          <w:delText xml:space="preserve">The </w:delText>
        </w:r>
      </w:del>
      <w:ins w:id="534" w:author="Jelte Wicherts" w:date="2013-12-23T17:10:00Z">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analyses for the different measures </w:t>
      </w:r>
      <w:del w:id="535" w:author="Jelte Wicherts" w:date="2013-12-23T17:10:00Z">
        <w:r w:rsidRPr="00F70F0A" w:rsidDel="005C127B">
          <w:rPr>
            <w:rFonts w:ascii="Times New Roman" w:hAnsi="Times New Roman" w:cs="Times New Roman"/>
            <w:sz w:val="24"/>
            <w:szCs w:val="24"/>
            <w:lang w:val="en-US"/>
          </w:rPr>
          <w:delText xml:space="preserve">are conducted </w:delText>
        </w:r>
      </w:del>
      <w:r w:rsidRPr="00F70F0A">
        <w:rPr>
          <w:rFonts w:ascii="Times New Roman" w:hAnsi="Times New Roman" w:cs="Times New Roman"/>
          <w:sz w:val="24"/>
          <w:szCs w:val="24"/>
          <w:lang w:val="en-US"/>
        </w:rPr>
        <w:t>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04440A17" w14:textId="43FC08FC"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del w:id="536" w:author="Jelte Wicherts" w:date="2013-12-23T17:10:00Z">
        <w:r w:rsidDel="008D5B38">
          <w:rPr>
            <w:rFonts w:ascii="Times New Roman" w:hAnsi="Times New Roman" w:cs="Times New Roman"/>
            <w:sz w:val="24"/>
            <w:szCs w:val="24"/>
            <w:lang w:val="en-US"/>
          </w:rPr>
          <w:delText xml:space="preserve">Comparing </w:delText>
        </w:r>
      </w:del>
      <w:ins w:id="537" w:author="Jelte Wicherts" w:date="2013-12-23T17:10:00Z">
        <w:r w:rsidR="008D5B38">
          <w:rPr>
            <w:rFonts w:ascii="Times New Roman" w:hAnsi="Times New Roman" w:cs="Times New Roman"/>
            <w:sz w:val="24"/>
            <w:szCs w:val="24"/>
            <w:lang w:val="en-US"/>
          </w:rPr>
          <w:t xml:space="preserve">A comparison of the </w:t>
        </w:r>
      </w:ins>
      <w:r>
        <w:rPr>
          <w:rFonts w:ascii="Times New Roman" w:hAnsi="Times New Roman" w:cs="Times New Roman"/>
          <w:sz w:val="24"/>
          <w:szCs w:val="24"/>
          <w:lang w:val="en-US"/>
        </w:rPr>
        <w:t>the results within each panel</w:t>
      </w:r>
      <w:del w:id="538" w:author="Jelte Wicherts" w:date="2013-12-23T17:11:00Z">
        <w:r w:rsidDel="008D5B38">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shows whether the overall results are robust and representative of all subsets, or whether there are nuances per type of measure. The main differences </w:t>
      </w:r>
      <w:del w:id="539" w:author="Jelte Wicherts" w:date="2013-12-23T17:11:00Z">
        <w:r w:rsidDel="008D5B38">
          <w:rPr>
            <w:rFonts w:ascii="Times New Roman" w:hAnsi="Times New Roman" w:cs="Times New Roman"/>
            <w:sz w:val="24"/>
            <w:szCs w:val="24"/>
            <w:lang w:val="en-US"/>
          </w:rPr>
          <w:delText>can be</w:delText>
        </w:r>
      </w:del>
      <w:ins w:id="540" w:author="Jelte Wicherts" w:date="2013-12-23T17:11:00Z">
        <w:r w:rsidR="008D5B38">
          <w:rPr>
            <w:rFonts w:ascii="Times New Roman" w:hAnsi="Times New Roman" w:cs="Times New Roman"/>
            <w:sz w:val="24"/>
            <w:szCs w:val="24"/>
            <w:lang w:val="en-US"/>
          </w:rPr>
          <w:t>are</w:t>
        </w:r>
      </w:ins>
      <w:r>
        <w:rPr>
          <w:rFonts w:ascii="Times New Roman" w:hAnsi="Times New Roman" w:cs="Times New Roman"/>
          <w:sz w:val="24"/>
          <w:szCs w:val="24"/>
          <w:lang w:val="en-US"/>
        </w:rPr>
        <w:t xml:space="preserve"> not</w:t>
      </w:r>
      <w:ins w:id="541" w:author="Jelte Wicherts" w:date="2013-12-23T17:11:00Z">
        <w:r w:rsidR="008D5B38">
          <w:rPr>
            <w:rFonts w:ascii="Times New Roman" w:hAnsi="Times New Roman" w:cs="Times New Roman"/>
            <w:sz w:val="24"/>
            <w:szCs w:val="24"/>
            <w:lang w:val="en-US"/>
          </w:rPr>
          <w:t>able</w:t>
        </w:r>
      </w:ins>
      <w:del w:id="542" w:author="Jelte Wicherts" w:date="2013-12-23T17:11:00Z">
        <w:r w:rsidDel="008D5B38">
          <w:rPr>
            <w:rFonts w:ascii="Times New Roman" w:hAnsi="Times New Roman" w:cs="Times New Roman"/>
            <w:sz w:val="24"/>
            <w:szCs w:val="24"/>
            <w:lang w:val="en-US"/>
          </w:rPr>
          <w:delText>ed</w:delText>
        </w:r>
      </w:del>
      <w:r>
        <w:rPr>
          <w:rFonts w:ascii="Times New Roman" w:hAnsi="Times New Roman" w:cs="Times New Roman"/>
          <w:sz w:val="24"/>
          <w:szCs w:val="24"/>
          <w:lang w:val="en-US"/>
        </w:rPr>
        <w:t xml:space="preserve"> in panels (1), (2) and (5).</w:t>
      </w:r>
      <w:commentRangeStart w:id="543"/>
      <w:r>
        <w:rPr>
          <w:rFonts w:ascii="Times New Roman" w:hAnsi="Times New Roman" w:cs="Times New Roman"/>
          <w:sz w:val="24"/>
          <w:szCs w:val="24"/>
          <w:lang w:val="en-US"/>
        </w:rPr>
        <w:t xml:space="preserve"> The first and second panels indicate that the effect of ostracism within both moderator levels is stronger for the subset of fundamental needs measures, and weaker for interpersonal measures. Panel 5 indicates that the moderation of interpersonal measures is stronger compared to the other subsets. </w:t>
      </w:r>
      <w:commentRangeStart w:id="544"/>
      <w:r>
        <w:rPr>
          <w:rFonts w:ascii="Times New Roman" w:hAnsi="Times New Roman" w:cs="Times New Roman"/>
          <w:sz w:val="24"/>
          <w:szCs w:val="24"/>
          <w:lang w:val="en-US"/>
        </w:rPr>
        <w:t xml:space="preserve">This suggests that interpersonal measures </w:t>
      </w:r>
      <w:r w:rsidR="009F6162">
        <w:rPr>
          <w:rFonts w:ascii="Times New Roman" w:hAnsi="Times New Roman" w:cs="Times New Roman"/>
          <w:sz w:val="24"/>
          <w:szCs w:val="24"/>
          <w:lang w:val="en-US"/>
        </w:rPr>
        <w:t>are more subject to moderation</w:t>
      </w:r>
      <w:del w:id="545" w:author="Jelte Wicherts" w:date="2013-12-24T09:10:00Z">
        <w:r w:rsidR="009F6162" w:rsidDel="009F7D49">
          <w:rPr>
            <w:rFonts w:ascii="Times New Roman" w:hAnsi="Times New Roman" w:cs="Times New Roman"/>
            <w:sz w:val="24"/>
            <w:szCs w:val="24"/>
            <w:lang w:val="en-US"/>
          </w:rPr>
          <w:delText xml:space="preserve"> effects</w:delText>
        </w:r>
      </w:del>
      <w:r w:rsidR="009F6162">
        <w:rPr>
          <w:rFonts w:ascii="Times New Roman" w:hAnsi="Times New Roman" w:cs="Times New Roman"/>
          <w:sz w:val="24"/>
          <w:szCs w:val="24"/>
          <w:lang w:val="en-US"/>
        </w:rPr>
        <w:t xml:space="preserve">, whereas the effects of ostracism on fundamental needs </w:t>
      </w:r>
      <w:del w:id="546" w:author="Jelte Wicherts" w:date="2013-12-24T09:10:00Z">
        <w:r w:rsidR="009F6162" w:rsidDel="009F7D49">
          <w:rPr>
            <w:rFonts w:ascii="Times New Roman" w:hAnsi="Times New Roman" w:cs="Times New Roman"/>
            <w:sz w:val="24"/>
            <w:szCs w:val="24"/>
            <w:lang w:val="en-US"/>
          </w:rPr>
          <w:delText xml:space="preserve">is </w:delText>
        </w:r>
      </w:del>
      <w:ins w:id="547" w:author="Jelte Wicherts" w:date="2013-12-24T09:10:00Z">
        <w:r w:rsidR="009F7D49">
          <w:rPr>
            <w:rFonts w:ascii="Times New Roman" w:hAnsi="Times New Roman" w:cs="Times New Roman"/>
            <w:sz w:val="24"/>
            <w:szCs w:val="24"/>
            <w:lang w:val="en-US"/>
          </w:rPr>
          <w:t xml:space="preserve">are </w:t>
        </w:r>
      </w:ins>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commentRangeEnd w:id="543"/>
      <w:r w:rsidR="00004F28">
        <w:rPr>
          <w:rStyle w:val="Verwijzingopmerking"/>
        </w:rPr>
        <w:commentReference w:id="543"/>
      </w:r>
      <w:commentRangeEnd w:id="544"/>
      <w:r w:rsidR="00004F28">
        <w:rPr>
          <w:rStyle w:val="Verwijzingopmerking"/>
        </w:rPr>
        <w:commentReference w:id="544"/>
      </w:r>
    </w:p>
    <w:p w14:paraId="129C2C53" w14:textId="2600CFAC"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commentRangeStart w:id="548"/>
      <w:r w:rsidR="00B0101C">
        <w:rPr>
          <w:rFonts w:ascii="Times New Roman" w:hAnsi="Times New Roman" w:cs="Times New Roman"/>
          <w:sz w:val="24"/>
          <w:szCs w:val="24"/>
          <w:lang w:val="en-US"/>
        </w:rPr>
        <w:t>country</w:t>
      </w:r>
      <w:commentRangeEnd w:id="548"/>
      <w:r w:rsidR="00792D66">
        <w:rPr>
          <w:rStyle w:val="Verwijzingopmerking"/>
        </w:rPr>
        <w:commentReference w:id="548"/>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ins w:id="549" w:author="Jelte Wicherts" w:date="2013-12-24T09:26:00Z">
        <w:r w:rsidR="00792D66">
          <w:rPr>
            <w:rFonts w:ascii="Times New Roman" w:hAnsi="Times New Roman" w:cs="Times New Roman"/>
            <w:sz w:val="24"/>
            <w:szCs w:val="24"/>
            <w:lang w:val="en-US"/>
          </w:rPr>
          <w:t xml:space="preserve"> </w:t>
        </w:r>
        <w:commentRangeStart w:id="550"/>
        <w:r w:rsidR="00792D66">
          <w:rPr>
            <w:rFonts w:ascii="Times New Roman" w:hAnsi="Times New Roman" w:cs="Times New Roman"/>
            <w:sz w:val="24"/>
            <w:szCs w:val="24"/>
            <w:lang w:val="en-US"/>
          </w:rPr>
          <w:t>(in minutes)</w:t>
        </w:r>
      </w:ins>
      <w:r w:rsidR="00B0101C">
        <w:rPr>
          <w:rFonts w:ascii="Times New Roman" w:hAnsi="Times New Roman" w:cs="Times New Roman"/>
          <w:sz w:val="24"/>
          <w:szCs w:val="24"/>
          <w:lang w:val="en-US"/>
        </w:rPr>
        <w:t xml:space="preserve"> </w:t>
      </w:r>
      <w:commentRangeEnd w:id="550"/>
      <w:r w:rsidR="00792D66">
        <w:rPr>
          <w:rStyle w:val="Verwijzingopmerking"/>
        </w:rPr>
        <w:commentReference w:id="550"/>
      </w:r>
      <w:r w:rsidR="00B0101C">
        <w:rPr>
          <w:rFonts w:ascii="Times New Roman" w:hAnsi="Times New Roman" w:cs="Times New Roman"/>
          <w:sz w:val="24"/>
          <w:szCs w:val="24"/>
          <w:lang w:val="en-US"/>
        </w:rPr>
        <w:t xml:space="preserve">and (6) </w:t>
      </w:r>
      <w:commentRangeStart w:id="551"/>
      <w:r w:rsidRPr="00F70F0A">
        <w:rPr>
          <w:rFonts w:ascii="Times New Roman" w:hAnsi="Times New Roman" w:cs="Times New Roman"/>
          <w:sz w:val="24"/>
          <w:szCs w:val="24"/>
          <w:lang w:val="en-US"/>
        </w:rPr>
        <w:t>type of needs scale referenced</w:t>
      </w:r>
      <w:commentRangeEnd w:id="551"/>
      <w:r w:rsidR="00792D66">
        <w:rPr>
          <w:rStyle w:val="Verwijzingopmerking"/>
        </w:rPr>
        <w:commentReference w:id="551"/>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40</w:t>
      </w:r>
      <w:r w:rsidRPr="00F70F0A">
        <w:rPr>
          <w:rFonts w:ascii="Times New Roman" w:hAnsi="Times New Roman" w:cs="Times New Roman"/>
          <w:sz w:val="24"/>
          <w:szCs w:val="24"/>
          <w:lang w:val="en-US"/>
        </w:rPr>
        <w:t xml:space="preserve">) = </w:t>
      </w:r>
      <w:r w:rsidR="009F6162">
        <w:rPr>
          <w:rFonts w:ascii="Times New Roman" w:hAnsi="Times New Roman" w:cs="Times New Roman"/>
          <w:sz w:val="24"/>
          <w:szCs w:val="24"/>
          <w:lang w:val="en-US"/>
        </w:rPr>
        <w:t>495</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9F6162">
        <w:rPr>
          <w:rFonts w:ascii="Times New Roman" w:hAnsi="Times New Roman" w:cs="Times New Roman"/>
          <w:sz w:val="24"/>
          <w:szCs w:val="24"/>
          <w:lang w:val="en-US"/>
        </w:rPr>
        <w:t>89</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9F6162">
        <w:rPr>
          <w:rFonts w:ascii="Times New Roman" w:hAnsi="Times New Roman" w:cs="Times New Roman"/>
          <w:sz w:val="24"/>
          <w:szCs w:val="24"/>
          <w:lang w:val="en-US"/>
        </w:rPr>
        <w:t>58</w:t>
      </w:r>
      <w:r>
        <w:rPr>
          <w:rFonts w:ascii="Times New Roman" w:hAnsi="Times New Roman" w:cs="Times New Roman"/>
          <w:sz w:val="24"/>
          <w:szCs w:val="24"/>
          <w:lang w:val="en-US"/>
        </w:rPr>
        <w:t xml:space="preserve">, </w:t>
      </w:r>
      <w:r w:rsidR="009F6162">
        <w:rPr>
          <w:rFonts w:ascii="Times New Roman" w:hAnsi="Times New Roman" w:cs="Times New Roman"/>
          <w:sz w:val="24"/>
          <w:szCs w:val="24"/>
          <w:lang w:val="en-US"/>
        </w:rPr>
        <w:t>1.51</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Pr="00F70F0A">
        <w:rPr>
          <w:rFonts w:ascii="Times New Roman" w:hAnsi="Times New Roman" w:cs="Times New Roman"/>
          <w:sz w:val="24"/>
          <w:szCs w:val="24"/>
          <w:lang w:val="en-US"/>
        </w:rPr>
        <w:t xml:space="preserve">(6) = </w:t>
      </w:r>
      <w:r w:rsidR="009F6162">
        <w:rPr>
          <w:rFonts w:ascii="Times New Roman" w:hAnsi="Times New Roman" w:cs="Times New Roman"/>
          <w:sz w:val="24"/>
          <w:szCs w:val="24"/>
          <w:lang w:val="en-US"/>
        </w:rPr>
        <w:t>8.92</w:t>
      </w:r>
      <w:r w:rsidRPr="00F70F0A">
        <w:rPr>
          <w:rFonts w:ascii="Times New Roman" w:hAnsi="Times New Roman" w:cs="Times New Roman"/>
          <w:sz w:val="24"/>
          <w:szCs w:val="24"/>
          <w:lang w:val="en-US"/>
        </w:rPr>
        <w:t>, p = .</w:t>
      </w:r>
      <w:r w:rsidR="009F6162">
        <w:rPr>
          <w:rFonts w:ascii="Times New Roman" w:hAnsi="Times New Roman" w:cs="Times New Roman"/>
          <w:sz w:val="24"/>
          <w:szCs w:val="24"/>
          <w:lang w:val="en-US"/>
        </w:rPr>
        <w:t>178</w:t>
      </w:r>
      <w:r w:rsidRPr="00F70F0A">
        <w:rPr>
          <w:rFonts w:ascii="Times New Roman" w:hAnsi="Times New Roman" w:cs="Times New Roman"/>
          <w:sz w:val="24"/>
          <w:szCs w:val="24"/>
          <w:lang w:val="en-US"/>
        </w:rPr>
        <w:t>. Inspecting the predictors individually also showed no indication for moderation (</w:t>
      </w:r>
      <w:proofErr w:type="spellStart"/>
      <w:r w:rsidRPr="00F70F0A">
        <w:rPr>
          <w:rFonts w:ascii="Times New Roman" w:hAnsi="Times New Roman" w:cs="Times New Roman"/>
          <w:i/>
          <w:sz w:val="24"/>
          <w:szCs w:val="24"/>
          <w:lang w:val="en-US"/>
        </w:rPr>
        <w:t>p</w:t>
      </w:r>
      <w:r w:rsidRPr="00F70F0A">
        <w:rPr>
          <w:rFonts w:ascii="Times New Roman" w:hAnsi="Times New Roman" w:cs="Times New Roman"/>
          <w:sz w:val="24"/>
          <w:szCs w:val="24"/>
          <w:lang w:val="en-US"/>
        </w:rPr>
        <w:t>s</w:t>
      </w:r>
      <w:proofErr w:type="spellEnd"/>
      <w:r w:rsidR="006334A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&gt; .</w:t>
      </w:r>
      <w:r w:rsidR="009F6162">
        <w:rPr>
          <w:rFonts w:ascii="Times New Roman" w:hAnsi="Times New Roman" w:cs="Times New Roman"/>
          <w:sz w:val="24"/>
          <w:szCs w:val="24"/>
          <w:lang w:val="en-US"/>
        </w:rPr>
        <w:t>264</w:t>
      </w:r>
      <w:r w:rsidR="00F70F9F">
        <w:rPr>
          <w:rFonts w:ascii="Times New Roman" w:hAnsi="Times New Roman" w:cs="Times New Roman"/>
          <w:sz w:val="24"/>
          <w:szCs w:val="24"/>
          <w:lang w:val="en-US"/>
        </w:rPr>
        <w:t>; see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except for the gender composition of the sample, b = 1.87, p = .043, 95% CI [0.06, 3.68]</w:t>
      </w:r>
      <w:r w:rsidR="00C204A0">
        <w:rPr>
          <w:rFonts w:ascii="Times New Roman" w:hAnsi="Times New Roman" w:cs="Times New Roman"/>
          <w:sz w:val="24"/>
          <w:szCs w:val="24"/>
          <w:lang w:val="en-US"/>
        </w:rPr>
        <w:t>, where higher scores are accompanied by more males in the sample</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It is noteworthy that </w:t>
      </w:r>
      <w:commentRangeStart w:id="552"/>
      <w:r w:rsidR="009657C1">
        <w:rPr>
          <w:rFonts w:ascii="Times New Roman" w:hAnsi="Times New Roman" w:cs="Times New Roman"/>
          <w:sz w:val="24"/>
          <w:szCs w:val="24"/>
          <w:lang w:val="en-US"/>
        </w:rPr>
        <w:t>the</w:t>
      </w:r>
      <w:commentRangeEnd w:id="552"/>
      <w:r w:rsidR="000E524A">
        <w:rPr>
          <w:rStyle w:val="Verwijzingopmerking"/>
        </w:rPr>
        <w:commentReference w:id="552"/>
      </w:r>
      <w:r w:rsidR="009657C1">
        <w:rPr>
          <w:rFonts w:ascii="Times New Roman" w:hAnsi="Times New Roman" w:cs="Times New Roman"/>
          <w:sz w:val="24"/>
          <w:szCs w:val="24"/>
          <w:lang w:val="en-US"/>
        </w:rPr>
        <w:t xml:space="preserve"> different types of need scales </w:t>
      </w:r>
      <w:commentRangeStart w:id="553"/>
      <w:r w:rsidR="009657C1">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"(Van Beest &amp; Williams, 2006; Williams, 2009; Zadro et al., 2004)", "previouslyFormattedCitation" : "(Van Beest &amp; Williams, 2006; K.D. Williams, 2009; Zadro et al., 2004)" }, "properties" : { "noteIndex" : 0 }, "schema" : "https://github.com/citation-style-language/schema/raw/master/csl-citation.json" }</w:instrText>
      </w:r>
      <w:r w:rsidR="009657C1">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fldChar w:fldCharType="end"/>
      </w:r>
      <w:commentRangeEnd w:id="553"/>
      <w:r w:rsidR="000E524A">
        <w:rPr>
          <w:rStyle w:val="Verwijzingopmerking"/>
        </w:rPr>
        <w:commentReference w:id="553"/>
      </w:r>
      <w:r w:rsidR="009657C1">
        <w:rPr>
          <w:rFonts w:ascii="Times New Roman" w:hAnsi="Times New Roman" w:cs="Times New Roman"/>
          <w:sz w:val="24"/>
          <w:szCs w:val="24"/>
          <w:lang w:val="en-US"/>
        </w:rPr>
        <w:t xml:space="preserve"> did not significantly </w:t>
      </w:r>
      <w:del w:id="554" w:author="Jelte Wicherts" w:date="2013-12-24T10:59:00Z">
        <w:r w:rsidR="009657C1" w:rsidDel="00004F28">
          <w:rPr>
            <w:rFonts w:ascii="Times New Roman" w:hAnsi="Times New Roman" w:cs="Times New Roman"/>
            <w:sz w:val="24"/>
            <w:szCs w:val="24"/>
            <w:lang w:val="en-US"/>
          </w:rPr>
          <w:delText xml:space="preserve">predict </w:delText>
        </w:r>
      </w:del>
      <w:ins w:id="555" w:author="Jelte Wicherts" w:date="2013-12-24T10:59:00Z">
        <w:r w:rsidR="00004F28">
          <w:rPr>
            <w:rFonts w:ascii="Times New Roman" w:hAnsi="Times New Roman" w:cs="Times New Roman"/>
            <w:sz w:val="24"/>
            <w:szCs w:val="24"/>
            <w:lang w:val="en-US"/>
          </w:rPr>
          <w:t xml:space="preserve">moderate </w:t>
        </w:r>
      </w:ins>
      <w:r w:rsidR="009657C1">
        <w:rPr>
          <w:rFonts w:ascii="Times New Roman" w:hAnsi="Times New Roman" w:cs="Times New Roman"/>
          <w:sz w:val="24"/>
          <w:szCs w:val="24"/>
          <w:lang w:val="en-US"/>
        </w:rPr>
        <w:t xml:space="preserve">effect sizes, showing psychometric convergence among the three scales </w:t>
      </w:r>
      <w:del w:id="556" w:author="Ilja van Beest" w:date="2013-12-27T11:15:00Z">
        <w:r w:rsidR="009657C1" w:rsidDel="000E524A">
          <w:rPr>
            <w:rFonts w:ascii="Times New Roman" w:hAnsi="Times New Roman" w:cs="Times New Roman"/>
            <w:sz w:val="24"/>
            <w:szCs w:val="24"/>
            <w:lang w:val="en-US"/>
          </w:rPr>
          <w:delText>(but not necessarily validity)</w:delText>
        </w:r>
      </w:del>
      <w:r w:rsidR="009657C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w:t>
      </w:r>
      <w:del w:id="557" w:author="Jelte Wicherts" w:date="2013-12-23T17:11:00Z">
        <w:r w:rsidRPr="00F70F0A" w:rsidDel="008D5B38">
          <w:rPr>
            <w:rFonts w:ascii="Times New Roman" w:hAnsi="Times New Roman" w:cs="Times New Roman"/>
            <w:sz w:val="24"/>
            <w:szCs w:val="24"/>
            <w:lang w:val="en-US"/>
          </w:rPr>
          <w:delText xml:space="preserve">very </w:delText>
        </w:r>
      </w:del>
      <w:r w:rsidRPr="00F70F0A">
        <w:rPr>
          <w:rFonts w:ascii="Times New Roman" w:hAnsi="Times New Roman" w:cs="Times New Roman"/>
          <w:sz w:val="24"/>
          <w:szCs w:val="24"/>
          <w:lang w:val="en-US"/>
        </w:rPr>
        <w:t>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del w:id="558" w:author="Jelte Wicherts" w:date="2013-12-23T17:12:00Z">
        <w:r w:rsidRPr="00F70F0A" w:rsidDel="008D5B38">
          <w:rPr>
            <w:rFonts w:ascii="Times New Roman" w:hAnsi="Times New Roman" w:cs="Times New Roman"/>
            <w:sz w:val="24"/>
            <w:szCs w:val="24"/>
            <w:lang w:val="en-US"/>
          </w:rPr>
          <w:delText>However</w:delText>
        </w:r>
      </w:del>
      <w:ins w:id="559" w:author="Jelte Wicherts" w:date="2013-12-23T17:12:00Z">
        <w:r w:rsidR="008D5B38">
          <w:rPr>
            <w:rFonts w:ascii="Times New Roman" w:hAnsi="Times New Roman" w:cs="Times New Roman"/>
            <w:sz w:val="24"/>
            <w:szCs w:val="24"/>
            <w:lang w:val="en-US"/>
          </w:rPr>
          <w:t>Nevertheless</w:t>
        </w:r>
      </w:ins>
      <w:r w:rsidRPr="00F70F0A">
        <w:rPr>
          <w:rFonts w:ascii="Times New Roman" w:hAnsi="Times New Roman" w:cs="Times New Roman"/>
          <w:sz w:val="24"/>
          <w:szCs w:val="24"/>
          <w:lang w:val="en-US"/>
        </w:rPr>
        <w:t xml:space="preserve">, </w:t>
      </w:r>
      <w:ins w:id="560" w:author="Ilja van Beest" w:date="2013-12-27T11:16:00Z">
        <w:r w:rsidR="000E524A">
          <w:rPr>
            <w:rFonts w:ascii="Times New Roman" w:hAnsi="Times New Roman" w:cs="Times New Roman"/>
            <w:sz w:val="24"/>
            <w:szCs w:val="24"/>
            <w:lang w:val="en-US"/>
          </w:rPr>
          <w:t xml:space="preserve">the </w:t>
        </w:r>
      </w:ins>
      <w:del w:id="561" w:author="Jelte Wicherts" w:date="2013-12-23T17:12:00Z">
        <w:r w:rsidRPr="00F70F0A" w:rsidDel="008D5B38">
          <w:rPr>
            <w:rFonts w:ascii="Times New Roman" w:hAnsi="Times New Roman" w:cs="Times New Roman"/>
            <w:sz w:val="24"/>
            <w:szCs w:val="24"/>
            <w:lang w:val="en-US"/>
          </w:rPr>
          <w:delText xml:space="preserve">even </w:delText>
        </w:r>
        <w:r w:rsidR="00C204A0" w:rsidDel="008D5B38">
          <w:rPr>
            <w:rFonts w:ascii="Times New Roman" w:hAnsi="Times New Roman" w:cs="Times New Roman"/>
            <w:sz w:val="24"/>
            <w:szCs w:val="24"/>
            <w:lang w:val="en-US"/>
          </w:rPr>
          <w:delText xml:space="preserve">still </w:delText>
        </w:r>
      </w:del>
      <w:r w:rsidR="00C204A0">
        <w:rPr>
          <w:rFonts w:ascii="Times New Roman" w:hAnsi="Times New Roman" w:cs="Times New Roman"/>
          <w:sz w:val="24"/>
          <w:szCs w:val="24"/>
          <w:lang w:val="en-US"/>
        </w:rPr>
        <w:t xml:space="preserve">proportion of males </w:t>
      </w:r>
      <w:ins w:id="562" w:author="Jelte Wicherts" w:date="2013-12-24T11:07:00Z">
        <w:r w:rsidR="008C572D">
          <w:rPr>
            <w:rFonts w:ascii="Times New Roman" w:hAnsi="Times New Roman" w:cs="Times New Roman"/>
            <w:sz w:val="24"/>
            <w:szCs w:val="24"/>
            <w:lang w:val="en-US"/>
          </w:rPr>
          <w:t>was</w:t>
        </w:r>
      </w:ins>
      <w:del w:id="563" w:author="Jelte Wicherts" w:date="2013-12-24T11:07:00Z">
        <w:r w:rsidR="00C204A0" w:rsidDel="008C572D">
          <w:rPr>
            <w:rFonts w:ascii="Times New Roman" w:hAnsi="Times New Roman" w:cs="Times New Roman"/>
            <w:sz w:val="24"/>
            <w:szCs w:val="24"/>
            <w:lang w:val="en-US"/>
          </w:rPr>
          <w:delText>show</w:delText>
        </w:r>
      </w:del>
      <w:del w:id="564" w:author="Jelte Wicherts" w:date="2013-12-23T17:12:00Z">
        <w:r w:rsidR="00C204A0" w:rsidDel="008D5B38">
          <w:rPr>
            <w:rFonts w:ascii="Times New Roman" w:hAnsi="Times New Roman" w:cs="Times New Roman"/>
            <w:sz w:val="24"/>
            <w:szCs w:val="24"/>
            <w:lang w:val="en-US"/>
          </w:rPr>
          <w:delText>ed</w:delText>
        </w:r>
      </w:del>
      <w:r w:rsidR="00C204A0">
        <w:rPr>
          <w:rFonts w:ascii="Times New Roman" w:hAnsi="Times New Roman" w:cs="Times New Roman"/>
          <w:sz w:val="24"/>
          <w:szCs w:val="24"/>
          <w:lang w:val="en-US"/>
        </w:rPr>
        <w:t xml:space="preserve"> significant</w:t>
      </w:r>
      <w:ins w:id="565" w:author="Jelte Wicherts" w:date="2013-12-23T17:12:00Z">
        <w:r w:rsidR="008D5B38">
          <w:rPr>
            <w:rFonts w:ascii="Times New Roman" w:hAnsi="Times New Roman" w:cs="Times New Roman"/>
            <w:sz w:val="24"/>
            <w:szCs w:val="24"/>
            <w:lang w:val="en-US"/>
          </w:rPr>
          <w:t>ly</w:t>
        </w:r>
      </w:ins>
      <w:r w:rsidR="00C204A0">
        <w:rPr>
          <w:rFonts w:ascii="Times New Roman" w:hAnsi="Times New Roman" w:cs="Times New Roman"/>
          <w:sz w:val="24"/>
          <w:szCs w:val="24"/>
          <w:lang w:val="en-US"/>
        </w:rPr>
        <w:t xml:space="preserve"> positive</w:t>
      </w:r>
      <w:del w:id="566" w:author="Jelte Wicherts" w:date="2013-12-24T11:07:00Z">
        <w:r w:rsidR="00C204A0" w:rsidDel="008C572D">
          <w:rPr>
            <w:rFonts w:ascii="Times New Roman" w:hAnsi="Times New Roman" w:cs="Times New Roman"/>
            <w:sz w:val="24"/>
            <w:szCs w:val="24"/>
            <w:lang w:val="en-US"/>
          </w:rPr>
          <w:delText xml:space="preserve"> prediction of the </w:delText>
        </w:r>
      </w:del>
      <w:ins w:id="567" w:author="Jelte Wicherts" w:date="2013-12-24T11:07:00Z">
        <w:r w:rsidR="008C572D">
          <w:rPr>
            <w:rFonts w:ascii="Times New Roman" w:hAnsi="Times New Roman" w:cs="Times New Roman"/>
            <w:sz w:val="24"/>
            <w:szCs w:val="24"/>
            <w:lang w:val="en-US"/>
          </w:rPr>
          <w:t xml:space="preserve">ly associated with </w:t>
        </w:r>
      </w:ins>
      <w:r w:rsidR="00C204A0">
        <w:rPr>
          <w:rFonts w:ascii="Times New Roman" w:hAnsi="Times New Roman" w:cs="Times New Roman"/>
          <w:sz w:val="24"/>
          <w:szCs w:val="24"/>
          <w:lang w:val="en-US"/>
        </w:rPr>
        <w:t>effect size</w:t>
      </w:r>
      <w:ins w:id="568" w:author="Jelte Wicherts" w:date="2013-12-24T11:08:00Z">
        <w:r w:rsidR="008C572D">
          <w:rPr>
            <w:rFonts w:ascii="Times New Roman" w:hAnsi="Times New Roman" w:cs="Times New Roman"/>
            <w:sz w:val="24"/>
            <w:szCs w:val="24"/>
            <w:lang w:val="en-US"/>
          </w:rPr>
          <w:t xml:space="preserve">. </w:t>
        </w:r>
      </w:ins>
      <w:del w:id="569" w:author="Jelte Wicherts" w:date="2013-12-24T11:08:00Z">
        <w:r w:rsidR="00C204A0" w:rsidDel="008C572D">
          <w:rPr>
            <w:rFonts w:ascii="Times New Roman" w:hAnsi="Times New Roman" w:cs="Times New Roman"/>
            <w:sz w:val="24"/>
            <w:szCs w:val="24"/>
            <w:lang w:val="en-US"/>
          </w:rPr>
          <w:delText xml:space="preserve">, albeit with little precision in the estimate. </w:delText>
        </w:r>
      </w:del>
      <w:r w:rsidR="00C204A0">
        <w:rPr>
          <w:rFonts w:ascii="Times New Roman" w:hAnsi="Times New Roman" w:cs="Times New Roman"/>
          <w:sz w:val="24"/>
          <w:szCs w:val="24"/>
          <w:lang w:val="en-US"/>
        </w:rPr>
        <w:t xml:space="preserve">In sum, the data suggest that proportion of males in a study matters for the effect size found, </w:t>
      </w:r>
      <w:commentRangeStart w:id="570"/>
      <w:r w:rsidR="00C204A0">
        <w:rPr>
          <w:rFonts w:ascii="Times New Roman" w:hAnsi="Times New Roman" w:cs="Times New Roman"/>
          <w:sz w:val="24"/>
          <w:szCs w:val="24"/>
          <w:lang w:val="en-US"/>
        </w:rPr>
        <w:t>but that the exact degree to which is unclear</w:t>
      </w:r>
      <w:commentRangeEnd w:id="570"/>
      <w:r w:rsidR="000E524A">
        <w:rPr>
          <w:rStyle w:val="Verwijzingopmerking"/>
        </w:rPr>
        <w:commentReference w:id="570"/>
      </w:r>
      <w:r w:rsidR="00C204A0">
        <w:rPr>
          <w:rFonts w:ascii="Times New Roman" w:hAnsi="Times New Roman" w:cs="Times New Roman"/>
          <w:sz w:val="24"/>
          <w:szCs w:val="24"/>
          <w:lang w:val="en-US"/>
        </w:rPr>
        <w:t>.</w:t>
      </w:r>
    </w:p>
    <w:p w14:paraId="0C5D1E0F" w14:textId="74A7487E"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moveToRangeStart w:id="571" w:author="Jelte Wicherts" w:date="2013-12-24T11:08:00Z" w:name="move249502652"/>
      <w:moveTo w:id="572" w:author="Jelte Wicherts" w:date="2013-12-24T11:08:00Z">
        <w:del w:id="573" w:author="Jelte Wicherts" w:date="2013-12-24T11:08:00Z">
          <w:r w:rsidR="00A57D26" w:rsidRPr="00F70F0A" w:rsidDel="00A57D26">
            <w:rPr>
              <w:rFonts w:ascii="Times New Roman" w:hAnsi="Times New Roman" w:cs="Times New Roman"/>
              <w:sz w:val="24"/>
              <w:szCs w:val="24"/>
              <w:lang w:val="en-US"/>
            </w:rPr>
            <w:delText>As was seen in the</w:delText>
          </w:r>
        </w:del>
      </w:moveTo>
      <w:ins w:id="574" w:author="Jelte Wicherts" w:date="2013-12-24T11:08:00Z">
        <w:r w:rsidR="00A57D26">
          <w:rPr>
            <w:rFonts w:ascii="Times New Roman" w:hAnsi="Times New Roman" w:cs="Times New Roman"/>
            <w:sz w:val="24"/>
            <w:szCs w:val="24"/>
            <w:lang w:val="en-US"/>
          </w:rPr>
          <w:t>The</w:t>
        </w:r>
      </w:ins>
      <w:moveTo w:id="575" w:author="Jelte Wicherts" w:date="2013-12-24T11:08:00Z">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moveTo>
      <w:ins w:id="576" w:author="Jelte Wicherts" w:date="2013-12-24T11:08:00Z">
        <w:r w:rsidR="00A57D26">
          <w:rPr>
            <w:rFonts w:ascii="Times New Roman" w:hAnsi="Times New Roman" w:cs="Times New Roman"/>
            <w:sz w:val="24"/>
            <w:szCs w:val="24"/>
            <w:lang w:val="en-US"/>
          </w:rPr>
          <w:t xml:space="preserve"> showed that</w:t>
        </w:r>
      </w:ins>
      <w:moveTo w:id="577" w:author="Jelte Wicherts" w:date="2013-12-24T11:08:00Z">
        <w:del w:id="578" w:author="Jelte Wicherts" w:date="2013-12-24T11:09:00Z">
          <w:r w:rsidR="00A57D26" w:rsidRPr="00F70F0A" w:rsidDel="00A57D26">
            <w:rPr>
              <w:rFonts w:ascii="Times New Roman" w:hAnsi="Times New Roman" w:cs="Times New Roman"/>
              <w:sz w:val="24"/>
              <w:szCs w:val="24"/>
              <w:lang w:val="en-US"/>
            </w:rPr>
            <w:delText>,</w:delText>
          </w:r>
        </w:del>
        <w:r w:rsidR="00A57D26" w:rsidRPr="00F70F0A">
          <w:rPr>
            <w:rFonts w:ascii="Times New Roman" w:hAnsi="Times New Roman" w:cs="Times New Roman"/>
            <w:sz w:val="24"/>
            <w:szCs w:val="24"/>
            <w:lang w:val="en-US"/>
          </w:rPr>
          <w:t xml:space="preserve"> </w:t>
        </w:r>
        <w:del w:id="579" w:author="Jelte Wicherts" w:date="2013-12-24T11:09:00Z">
          <w:r w:rsidR="00A57D26" w:rsidRPr="00F70F0A" w:rsidDel="00A57D26">
            <w:rPr>
              <w:rFonts w:ascii="Times New Roman" w:hAnsi="Times New Roman" w:cs="Times New Roman"/>
              <w:sz w:val="24"/>
              <w:szCs w:val="24"/>
              <w:lang w:val="en-US"/>
            </w:rPr>
            <w:delText>heterogeneity</w:delText>
          </w:r>
        </w:del>
      </w:moveTo>
      <w:ins w:id="580" w:author="Jelte Wicherts" w:date="2013-12-24T11:09:00Z">
        <w:r w:rsidR="00A57D26">
          <w:rPr>
            <w:rFonts w:ascii="Times New Roman" w:hAnsi="Times New Roman" w:cs="Times New Roman"/>
            <w:sz w:val="24"/>
            <w:szCs w:val="24"/>
            <w:lang w:val="en-US"/>
          </w:rPr>
          <w:t>differences of underlying effects</w:t>
        </w:r>
      </w:ins>
      <w:moveTo w:id="581" w:author="Jelte Wicherts" w:date="2013-12-24T11:08:00Z">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moveTo>
      <w:ins w:id="582" w:author="Jelte Wicherts" w:date="2013-12-24T11:10:00Z">
        <w:r w:rsidR="00A57D26">
          <w:rPr>
            <w:rFonts w:ascii="Times New Roman" w:hAnsi="Times New Roman" w:cs="Times New Roman"/>
            <w:sz w:val="24"/>
            <w:szCs w:val="24"/>
            <w:lang w:val="en-US"/>
          </w:rPr>
          <w:t xml:space="preserve"> in study outcomes</w:t>
        </w:r>
      </w:ins>
      <w:moveTo w:id="583" w:author="Jelte Wicherts" w:date="2013-12-24T11:08:00Z">
        <w:r w:rsidR="00A57D26" w:rsidRPr="00F70F0A">
          <w:rPr>
            <w:rFonts w:ascii="Times New Roman" w:hAnsi="Times New Roman" w:cs="Times New Roman"/>
            <w:sz w:val="24"/>
            <w:szCs w:val="24"/>
            <w:lang w:val="en-US"/>
          </w:rPr>
          <w:t xml:space="preserve">. </w:t>
        </w:r>
      </w:moveTo>
      <w:moveToRangeEnd w:id="571"/>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del w:id="584" w:author="Jelte Wicherts" w:date="2013-12-24T11:10:00Z">
        <w:r w:rsidR="00731737" w:rsidRPr="00F70F0A" w:rsidDel="00A57D26">
          <w:rPr>
            <w:rFonts w:ascii="Times New Roman" w:hAnsi="Times New Roman" w:cs="Times New Roman"/>
            <w:sz w:val="24"/>
            <w:szCs w:val="24"/>
            <w:lang w:val="en-US"/>
          </w:rPr>
          <w:delText xml:space="preserve">to </w:delText>
        </w:r>
        <w:r w:rsidR="00B0101C" w:rsidDel="00A57D26">
          <w:rPr>
            <w:rFonts w:ascii="Times New Roman" w:hAnsi="Times New Roman" w:cs="Times New Roman"/>
            <w:sz w:val="24"/>
            <w:szCs w:val="24"/>
            <w:lang w:val="en-US"/>
          </w:rPr>
          <w:delText xml:space="preserve">try and </w:delText>
        </w:r>
        <w:r w:rsidR="00731737" w:rsidDel="00A57D26">
          <w:rPr>
            <w:rFonts w:ascii="Times New Roman" w:hAnsi="Times New Roman" w:cs="Times New Roman"/>
            <w:sz w:val="24"/>
            <w:szCs w:val="24"/>
            <w:lang w:val="en-US"/>
          </w:rPr>
          <w:delText xml:space="preserve">establish </w:delText>
        </w:r>
        <w:r w:rsidR="00731737" w:rsidRPr="00F70F0A" w:rsidDel="00A57D26">
          <w:rPr>
            <w:rFonts w:ascii="Times New Roman" w:hAnsi="Times New Roman" w:cs="Times New Roman"/>
            <w:sz w:val="24"/>
            <w:szCs w:val="24"/>
            <w:lang w:val="en-US"/>
          </w:rPr>
          <w:delText>a more</w:delText>
        </w:r>
      </w:del>
      <w:ins w:id="585" w:author="Jelte Wicherts" w:date="2013-12-24T11:10:00Z">
        <w:r w:rsidR="00A57D26">
          <w:rPr>
            <w:rFonts w:ascii="Times New Roman" w:hAnsi="Times New Roman" w:cs="Times New Roman"/>
            <w:sz w:val="24"/>
            <w:szCs w:val="24"/>
            <w:lang w:val="en-US"/>
          </w:rPr>
          <w:t>in a more</w:t>
        </w:r>
      </w:ins>
      <w:r w:rsidR="00731737" w:rsidRPr="00F70F0A">
        <w:rPr>
          <w:rFonts w:ascii="Times New Roman" w:hAnsi="Times New Roman" w:cs="Times New Roman"/>
          <w:sz w:val="24"/>
          <w:szCs w:val="24"/>
          <w:lang w:val="en-US"/>
        </w:rPr>
        <w:t xml:space="preserve"> homogenous subset of studies. </w:t>
      </w:r>
      <w:ins w:id="586" w:author="Jelte Wicherts" w:date="2013-12-24T11:11:00Z">
        <w:r w:rsidR="00A57D26">
          <w:rPr>
            <w:rFonts w:ascii="Times New Roman" w:hAnsi="Times New Roman" w:cs="Times New Roman"/>
            <w:sz w:val="24"/>
            <w:szCs w:val="24"/>
            <w:lang w:val="en-US"/>
          </w:rPr>
          <w:t xml:space="preserve">These studies concerned </w:t>
        </w:r>
      </w:ins>
      <w:moveFromRangeStart w:id="587" w:author="Jelte Wicherts" w:date="2013-12-24T11:08:00Z" w:name="move249502652"/>
      <w:moveFrom w:id="588" w:author="Jelte Wicherts" w:date="2013-12-24T11:08:00Z">
        <w:r w:rsidR="00731737" w:rsidRPr="00F70F0A" w:rsidDel="00A57D26">
          <w:rPr>
            <w:rFonts w:ascii="Times New Roman" w:hAnsi="Times New Roman" w:cs="Times New Roman"/>
            <w:sz w:val="24"/>
            <w:szCs w:val="24"/>
            <w:lang w:val="en-US"/>
          </w:rPr>
          <w:t xml:space="preserve">As was seen in the analysis of the </w:t>
        </w:r>
        <w:r w:rsidR="00B0101C" w:rsidDel="00A57D26">
          <w:rPr>
            <w:rFonts w:ascii="Times New Roman" w:hAnsi="Times New Roman" w:cs="Times New Roman"/>
            <w:sz w:val="24"/>
            <w:szCs w:val="24"/>
            <w:lang w:val="en-US"/>
          </w:rPr>
          <w:t xml:space="preserve">simple </w:t>
        </w:r>
        <w:r w:rsidR="00731737" w:rsidRPr="00F70F0A" w:rsidDel="00A57D26">
          <w:rPr>
            <w:rFonts w:ascii="Times New Roman" w:hAnsi="Times New Roman" w:cs="Times New Roman"/>
            <w:sz w:val="24"/>
            <w:szCs w:val="24"/>
            <w:lang w:val="en-US"/>
          </w:rPr>
          <w:t xml:space="preserve">ostracism effect on the first measure, heterogeneity made up </w:t>
        </w:r>
        <w:r w:rsidR="00731737" w:rsidDel="00A57D26">
          <w:rPr>
            <w:rFonts w:ascii="Times New Roman" w:hAnsi="Times New Roman" w:cs="Times New Roman"/>
            <w:sz w:val="24"/>
            <w:szCs w:val="24"/>
            <w:lang w:val="en-US"/>
          </w:rPr>
          <w:t>9</w:t>
        </w:r>
        <w:r w:rsidR="00511854" w:rsidDel="00A57D26">
          <w:rPr>
            <w:rFonts w:ascii="Times New Roman" w:hAnsi="Times New Roman" w:cs="Times New Roman"/>
            <w:sz w:val="24"/>
            <w:szCs w:val="24"/>
            <w:lang w:val="en-US"/>
          </w:rPr>
          <w:t>3</w:t>
        </w:r>
        <w:r w:rsidR="00731737" w:rsidRPr="00F70F0A" w:rsidDel="00A57D26">
          <w:rPr>
            <w:rFonts w:ascii="Times New Roman" w:hAnsi="Times New Roman" w:cs="Times New Roman"/>
            <w:sz w:val="24"/>
            <w:szCs w:val="24"/>
            <w:lang w:val="en-US"/>
          </w:rPr>
          <w:t xml:space="preserve">% of the variability. </w:t>
        </w:r>
      </w:moveFrom>
      <w:moveFromRangeEnd w:id="587"/>
      <w:del w:id="589" w:author="Jelte Wicherts" w:date="2013-12-24T11:11:00Z">
        <w:r w:rsidR="00731737" w:rsidRPr="00F70F0A" w:rsidDel="00A57D26">
          <w:rPr>
            <w:rFonts w:ascii="Times New Roman" w:hAnsi="Times New Roman" w:cs="Times New Roman"/>
            <w:sz w:val="24"/>
            <w:szCs w:val="24"/>
            <w:lang w:val="en-US"/>
          </w:rPr>
          <w:delText xml:space="preserve">A subset of </w:delText>
        </w:r>
      </w:del>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ins w:id="590" w:author="Jelte Wicherts" w:date="2013-12-24T11:11:00Z">
        <w:r w:rsidR="00A57D26">
          <w:rPr>
            <w:rFonts w:ascii="Times New Roman" w:hAnsi="Times New Roman" w:cs="Times New Roman"/>
            <w:sz w:val="24"/>
            <w:szCs w:val="24"/>
            <w:lang w:val="en-US"/>
          </w:rPr>
          <w:t xml:space="preserve"> studies</w:t>
        </w:r>
      </w:ins>
      <w:r w:rsidR="00731737" w:rsidRPr="00F70F0A">
        <w:rPr>
          <w:rFonts w:ascii="Times New Roman" w:hAnsi="Times New Roman" w:cs="Times New Roman"/>
          <w:sz w:val="24"/>
          <w:szCs w:val="24"/>
          <w:lang w:val="en-US"/>
        </w:rPr>
        <w:t xml:space="preserve"> </w:t>
      </w:r>
      <w:del w:id="591" w:author="Jelte Wicherts" w:date="2013-12-24T11:11:00Z">
        <w:r w:rsidR="00731737" w:rsidRPr="00F70F0A" w:rsidDel="00A57D26">
          <w:rPr>
            <w:rFonts w:ascii="Times New Roman" w:hAnsi="Times New Roman" w:cs="Times New Roman"/>
            <w:sz w:val="24"/>
            <w:szCs w:val="24"/>
            <w:lang w:val="en-US"/>
          </w:rPr>
          <w:delText>studies was selected to further understand heterogeneity in outcomes. This type of study was</w:delText>
        </w:r>
      </w:del>
      <w:ins w:id="592" w:author="Jelte Wicherts" w:date="2013-12-24T11:11:00Z">
        <w:r w:rsidR="00A57D26">
          <w:rPr>
            <w:rFonts w:ascii="Times New Roman" w:hAnsi="Times New Roman" w:cs="Times New Roman"/>
            <w:sz w:val="24"/>
            <w:szCs w:val="24"/>
            <w:lang w:val="en-US"/>
          </w:rPr>
          <w:t>that</w:t>
        </w:r>
      </w:ins>
      <w:r w:rsidR="00731737" w:rsidRPr="00F70F0A">
        <w:rPr>
          <w:rFonts w:ascii="Times New Roman" w:hAnsi="Times New Roman" w:cs="Times New Roman"/>
          <w:sz w:val="24"/>
          <w:szCs w:val="24"/>
          <w:lang w:val="en-US"/>
        </w:rPr>
        <w:t xml:space="preserve"> </w:t>
      </w:r>
      <w:del w:id="593" w:author="Jelte Wicherts" w:date="2013-12-24T11:11:00Z">
        <w:r w:rsidR="00731737" w:rsidRPr="00F70F0A" w:rsidDel="00A57D26">
          <w:rPr>
            <w:rFonts w:ascii="Times New Roman" w:hAnsi="Times New Roman" w:cs="Times New Roman"/>
            <w:sz w:val="24"/>
            <w:szCs w:val="24"/>
            <w:lang w:val="en-US"/>
          </w:rPr>
          <w:delText xml:space="preserve">defined </w:delText>
        </w:r>
      </w:del>
      <w:ins w:id="594" w:author="Jelte Wicherts" w:date="2013-12-24T11:11:00Z">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ins>
      <w:del w:id="595" w:author="Jelte Wicherts" w:date="2013-12-24T11:11:00Z">
        <w:r w:rsidR="00731737" w:rsidRPr="00F70F0A" w:rsidDel="00A57D26">
          <w:rPr>
            <w:rFonts w:ascii="Times New Roman" w:hAnsi="Times New Roman" w:cs="Times New Roman"/>
            <w:sz w:val="24"/>
            <w:szCs w:val="24"/>
            <w:lang w:val="en-US"/>
          </w:rPr>
          <w:delText xml:space="preserve">as having </w:delText>
        </w:r>
      </w:del>
      <w:del w:id="596" w:author="Jelte Wicherts" w:date="2013-12-23T17:12:00Z">
        <w:r w:rsidR="00731737" w:rsidRPr="00F70F0A" w:rsidDel="00AE1195">
          <w:rPr>
            <w:rFonts w:ascii="Times New Roman" w:hAnsi="Times New Roman" w:cs="Times New Roman"/>
            <w:sz w:val="24"/>
            <w:szCs w:val="24"/>
            <w:lang w:val="en-US"/>
          </w:rPr>
          <w:delText xml:space="preserve">3 </w:delText>
        </w:r>
      </w:del>
      <w:ins w:id="597" w:author="Jelte Wicherts" w:date="2013-12-23T17:12:00Z">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players in the game, 30 throws,</w:t>
      </w:r>
      <w:ins w:id="598" w:author="Jelte Wicherts" w:date="2013-12-24T11:11:00Z">
        <w:r w:rsidR="00A57D26">
          <w:rPr>
            <w:rFonts w:ascii="Times New Roman" w:hAnsi="Times New Roman" w:cs="Times New Roman"/>
            <w:sz w:val="24"/>
            <w:szCs w:val="24"/>
            <w:lang w:val="en-US"/>
          </w:rPr>
          <w:t xml:space="preserve"> and</w:t>
        </w:r>
      </w:ins>
      <w:r w:rsidR="00731737" w:rsidRPr="00F70F0A">
        <w:rPr>
          <w:rFonts w:ascii="Times New Roman" w:hAnsi="Times New Roman" w:cs="Times New Roman"/>
          <w:sz w:val="24"/>
          <w:szCs w:val="24"/>
          <w:lang w:val="en-US"/>
        </w:rPr>
        <w:t xml:space="preserve"> last</w:t>
      </w:r>
      <w:ins w:id="599" w:author="Jelte Wicherts" w:date="2013-12-24T11:11:00Z">
        <w:r w:rsidR="00A57D26">
          <w:rPr>
            <w:rFonts w:ascii="Times New Roman" w:hAnsi="Times New Roman" w:cs="Times New Roman"/>
            <w:sz w:val="24"/>
            <w:szCs w:val="24"/>
            <w:lang w:val="en-US"/>
          </w:rPr>
          <w:t>ed</w:t>
        </w:r>
      </w:ins>
      <w:del w:id="600" w:author="Jelte Wicherts" w:date="2013-12-24T11:11:00Z">
        <w:r w:rsidR="00731737" w:rsidRPr="00F70F0A" w:rsidDel="00A57D26">
          <w:rPr>
            <w:rFonts w:ascii="Times New Roman" w:hAnsi="Times New Roman" w:cs="Times New Roman"/>
            <w:sz w:val="24"/>
            <w:szCs w:val="24"/>
            <w:lang w:val="en-US"/>
          </w:rPr>
          <w:delText>ing</w:delText>
        </w:r>
      </w:del>
      <w:r w:rsidR="00731737" w:rsidRPr="00F70F0A">
        <w:rPr>
          <w:rFonts w:ascii="Times New Roman" w:hAnsi="Times New Roman" w:cs="Times New Roman"/>
          <w:sz w:val="24"/>
          <w:szCs w:val="24"/>
          <w:lang w:val="en-US"/>
        </w:rPr>
        <w:t xml:space="preserve"> less than five minutes</w:t>
      </w:r>
      <w:ins w:id="601" w:author="Jelte Wicherts" w:date="2013-12-24T11:11:00Z">
        <w:r w:rsidR="00A57D26">
          <w:rPr>
            <w:rFonts w:ascii="Times New Roman" w:hAnsi="Times New Roman" w:cs="Times New Roman"/>
            <w:sz w:val="24"/>
            <w:szCs w:val="24"/>
            <w:lang w:val="en-US"/>
          </w:rPr>
          <w:t>. In addition, the homogeneous subset</w:t>
        </w:r>
      </w:ins>
      <w:ins w:id="602" w:author="Jelte Wicherts" w:date="2013-12-24T11:12:00Z">
        <w:r w:rsidR="00A57D26">
          <w:rPr>
            <w:rFonts w:ascii="Times New Roman" w:hAnsi="Times New Roman" w:cs="Times New Roman"/>
            <w:sz w:val="24"/>
            <w:szCs w:val="24"/>
            <w:lang w:val="en-US"/>
          </w:rPr>
          <w:t xml:space="preserve">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ins>
      <w:ins w:id="603" w:author="Jelte Wicherts" w:date="2013-12-24T11:11:00Z">
        <w:r w:rsidR="00A57D26">
          <w:rPr>
            <w:rFonts w:ascii="Times New Roman" w:hAnsi="Times New Roman" w:cs="Times New Roman"/>
            <w:sz w:val="24"/>
            <w:szCs w:val="24"/>
            <w:lang w:val="en-US"/>
          </w:rPr>
          <w:t xml:space="preserve"> only </w:t>
        </w:r>
      </w:ins>
      <w:del w:id="604" w:author="Jelte Wicherts" w:date="2013-12-24T11:11:00Z">
        <w:r w:rsidR="00731737" w:rsidRPr="00F70F0A" w:rsidDel="00A57D26">
          <w:rPr>
            <w:rFonts w:ascii="Times New Roman" w:hAnsi="Times New Roman" w:cs="Times New Roman"/>
            <w:sz w:val="24"/>
            <w:szCs w:val="24"/>
            <w:lang w:val="en-US"/>
          </w:rPr>
          <w:delText xml:space="preserve"> </w:delText>
        </w:r>
      </w:del>
      <w:del w:id="605" w:author="Jelte Wicherts" w:date="2013-12-24T11:12:00Z">
        <w:r w:rsidR="00731737" w:rsidRPr="00F70F0A" w:rsidDel="00A57D26">
          <w:rPr>
            <w:rFonts w:ascii="Times New Roman" w:hAnsi="Times New Roman" w:cs="Times New Roman"/>
            <w:sz w:val="24"/>
            <w:szCs w:val="24"/>
            <w:lang w:val="en-US"/>
          </w:rPr>
          <w:delText xml:space="preserve">and </w:delText>
        </w:r>
      </w:del>
      <w:ins w:id="606" w:author="Jelte Wicherts" w:date="2013-12-24T11:12:00Z">
        <w:r w:rsidR="00A57D26">
          <w:rPr>
            <w:rFonts w:ascii="Times New Roman" w:hAnsi="Times New Roman" w:cs="Times New Roman"/>
            <w:sz w:val="24"/>
            <w:szCs w:val="24"/>
            <w:lang w:val="en-US"/>
          </w:rPr>
          <w:t xml:space="preserve">involved measures of </w:t>
        </w:r>
      </w:ins>
      <w:del w:id="607" w:author="Jelte Wicherts" w:date="2013-12-24T11:12:00Z">
        <w:r w:rsidR="00731737" w:rsidRPr="00F70F0A" w:rsidDel="00A57D26">
          <w:rPr>
            <w:rFonts w:ascii="Times New Roman" w:hAnsi="Times New Roman" w:cs="Times New Roman"/>
            <w:sz w:val="24"/>
            <w:szCs w:val="24"/>
            <w:lang w:val="en-US"/>
          </w:rPr>
          <w:delText xml:space="preserve">measuring </w:delText>
        </w:r>
      </w:del>
      <w:r w:rsidR="00731737" w:rsidRPr="00F70F0A">
        <w:rPr>
          <w:rFonts w:ascii="Times New Roman" w:hAnsi="Times New Roman" w:cs="Times New Roman"/>
          <w:sz w:val="24"/>
          <w:szCs w:val="24"/>
          <w:lang w:val="en-US"/>
        </w:rPr>
        <w:t>fundamental needs (single or composite). Performing a meta-analysis on th</w:t>
      </w:r>
      <w:ins w:id="608" w:author="Jelte Wicherts" w:date="2013-12-24T11:12:00Z">
        <w:r w:rsidR="00A57D26">
          <w:rPr>
            <w:rFonts w:ascii="Times New Roman" w:hAnsi="Times New Roman" w:cs="Times New Roman"/>
            <w:sz w:val="24"/>
            <w:szCs w:val="24"/>
            <w:lang w:val="en-US"/>
          </w:rPr>
          <w:t xml:space="preserve">is </w:t>
        </w:r>
      </w:ins>
      <w:ins w:id="609" w:author="Jelte Wicherts" w:date="2013-12-24T11:13:00Z">
        <w:r w:rsidR="00A57D26">
          <w:rPr>
            <w:rFonts w:ascii="Times New Roman" w:hAnsi="Times New Roman" w:cs="Times New Roman"/>
            <w:sz w:val="24"/>
            <w:szCs w:val="24"/>
            <w:lang w:val="en-US"/>
          </w:rPr>
          <w:t xml:space="preserve">homogeneous </w:t>
        </w:r>
      </w:ins>
      <w:ins w:id="610" w:author="Jelte Wicherts" w:date="2013-12-24T11:12:00Z">
        <w:r w:rsidR="00A57D26">
          <w:rPr>
            <w:rFonts w:ascii="Times New Roman" w:hAnsi="Times New Roman" w:cs="Times New Roman"/>
            <w:sz w:val="24"/>
            <w:szCs w:val="24"/>
            <w:lang w:val="en-US"/>
          </w:rPr>
          <w:t>subset</w:t>
        </w:r>
      </w:ins>
      <w:ins w:id="611" w:author="Jelte Wicherts" w:date="2013-12-24T11:13:00Z">
        <w:r w:rsidR="00A57D26">
          <w:rPr>
            <w:rFonts w:ascii="Times New Roman" w:hAnsi="Times New Roman" w:cs="Times New Roman"/>
            <w:sz w:val="24"/>
            <w:szCs w:val="24"/>
            <w:lang w:val="en-US"/>
          </w:rPr>
          <w:t xml:space="preserve"> of studies</w:t>
        </w:r>
      </w:ins>
      <w:ins w:id="612" w:author="Jelte Wicherts" w:date="2013-12-24T11:12:00Z">
        <w:r w:rsidR="00A57D26">
          <w:rPr>
            <w:rFonts w:ascii="Times New Roman" w:hAnsi="Times New Roman" w:cs="Times New Roman"/>
            <w:sz w:val="24"/>
            <w:szCs w:val="24"/>
            <w:lang w:val="en-US"/>
          </w:rPr>
          <w:t xml:space="preserve"> </w:t>
        </w:r>
      </w:ins>
      <w:del w:id="613" w:author="Jelte Wicherts" w:date="2013-12-24T11:12:00Z">
        <w:r w:rsidR="00731737" w:rsidRPr="00F70F0A" w:rsidDel="00A57D26">
          <w:rPr>
            <w:rFonts w:ascii="Times New Roman" w:hAnsi="Times New Roman" w:cs="Times New Roman"/>
            <w:sz w:val="24"/>
            <w:szCs w:val="24"/>
            <w:lang w:val="en-US"/>
          </w:rPr>
          <w:delText xml:space="preserve">ese ‘typical Cyberball studies’ </w:delText>
        </w:r>
      </w:del>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lastRenderedPageBreak/>
        <w:t xml:space="preserve">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del w:id="614" w:author="Jelte Wicherts" w:date="2013-12-24T11:13:00Z">
        <w:r w:rsidR="00536231" w:rsidDel="00A57D26">
          <w:rPr>
            <w:rFonts w:ascii="Times New Roman" w:hAnsi="Times New Roman" w:cs="Times New Roman"/>
            <w:sz w:val="24"/>
            <w:szCs w:val="24"/>
            <w:lang w:val="en-US"/>
          </w:rPr>
          <w:delText xml:space="preserve">, </w:delText>
        </w:r>
        <w:r w:rsidR="00731737" w:rsidRPr="00F70F0A" w:rsidDel="00A57D26">
          <w:rPr>
            <w:rFonts w:ascii="Times New Roman" w:hAnsi="Times New Roman" w:cs="Times New Roman"/>
            <w:sz w:val="24"/>
            <w:szCs w:val="24"/>
            <w:lang w:val="en-US"/>
          </w:rPr>
          <w:delText>even in this substantively homogenous subset of studies</w:delText>
        </w:r>
      </w:del>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ins w:id="615" w:author="Jelte Wicherts" w:date="2013-12-24T11:13:00Z">
        <w:r w:rsidR="00A57D26">
          <w:rPr>
            <w:rFonts w:ascii="Times New Roman" w:hAnsi="Times New Roman" w:cs="Times New Roman"/>
            <w:sz w:val="24"/>
            <w:szCs w:val="24"/>
            <w:lang w:val="en-US"/>
          </w:rPr>
          <w:t xml:space="preserve">mean </w:t>
        </w:r>
      </w:ins>
      <w:r>
        <w:rPr>
          <w:rFonts w:ascii="Times New Roman" w:hAnsi="Times New Roman" w:cs="Times New Roman"/>
          <w:sz w:val="24"/>
          <w:szCs w:val="24"/>
          <w:lang w:val="en-US"/>
        </w:rPr>
        <w:t xml:space="preserve">simple ostracism effect in these 37 studies was </w:t>
      </w:r>
      <w:ins w:id="616" w:author="Jelte Wicherts" w:date="2013-12-24T11:13:00Z">
        <w:r w:rsidR="00A57D26">
          <w:rPr>
            <w:rFonts w:ascii="Times New Roman" w:hAnsi="Times New Roman" w:cs="Times New Roman"/>
            <w:sz w:val="24"/>
            <w:szCs w:val="24"/>
            <w:lang w:val="en-US"/>
          </w:rPr>
          <w:t xml:space="preserve">relatively </w:t>
        </w:r>
      </w:ins>
      <w:del w:id="617" w:author="Jelte Wicherts" w:date="2013-12-24T11:13:00Z">
        <w:r w:rsidDel="00A57D26">
          <w:rPr>
            <w:rFonts w:ascii="Times New Roman" w:hAnsi="Times New Roman" w:cs="Times New Roman"/>
            <w:sz w:val="24"/>
            <w:szCs w:val="24"/>
            <w:lang w:val="en-US"/>
          </w:rPr>
          <w:delText xml:space="preserve">even </w:delText>
        </w:r>
      </w:del>
      <w:r>
        <w:rPr>
          <w:rFonts w:ascii="Times New Roman" w:hAnsi="Times New Roman" w:cs="Times New Roman"/>
          <w:sz w:val="24"/>
          <w:szCs w:val="24"/>
          <w:lang w:val="en-US"/>
        </w:rPr>
        <w:t>strong</w:t>
      </w:r>
      <w:del w:id="618" w:author="Jelte Wicherts" w:date="2013-12-24T11:13:00Z">
        <w:r w:rsidDel="00A57D26">
          <w:rPr>
            <w:rFonts w:ascii="Times New Roman" w:hAnsi="Times New Roman" w:cs="Times New Roman"/>
            <w:sz w:val="24"/>
            <w:szCs w:val="24"/>
            <w:lang w:val="en-US"/>
          </w:rPr>
          <w:delText>er,</w:delText>
        </w:r>
      </w:del>
      <w:ins w:id="619" w:author="Jelte Wicherts" w:date="2013-12-24T11:13:00Z">
        <w:r w:rsidR="00A57D26">
          <w:rPr>
            <w:rFonts w:ascii="Times New Roman" w:hAnsi="Times New Roman" w:cs="Times New Roman"/>
            <w:sz w:val="24"/>
            <w:szCs w:val="24"/>
            <w:lang w:val="en-US"/>
          </w:rPr>
          <w:t xml:space="preserve"> and</w:t>
        </w:r>
      </w:ins>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proofErr w:type="spellStart"/>
      <w:r w:rsidR="00511854">
        <w:rPr>
          <w:rFonts w:ascii="Times New Roman" w:hAnsi="Times New Roman" w:cs="Times New Roman"/>
          <w:sz w:val="24"/>
          <w:szCs w:val="24"/>
          <w:lang w:val="en-US"/>
        </w:rPr>
        <w:t>artefact</w:t>
      </w:r>
      <w:proofErr w:type="spellEnd"/>
      <w:r w:rsidR="00511854">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6B56D7E0" w14:textId="294E32D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ins w:id="620" w:author="Jelte Wicherts" w:date="2013-12-24T11:13:00Z">
        <w:r w:rsidR="00A57D26">
          <w:rPr>
            <w:rFonts w:ascii="Times New Roman" w:hAnsi="Times New Roman" w:cs="Times New Roman"/>
            <w:sz w:val="24"/>
            <w:szCs w:val="24"/>
            <w:lang w:val="en-US"/>
          </w:rPr>
          <w:t>rela</w:t>
        </w:r>
      </w:ins>
      <w:ins w:id="621" w:author="Jelte Wicherts" w:date="2013-12-24T11:14:00Z">
        <w:r w:rsidR="00A57D26">
          <w:rPr>
            <w:rFonts w:ascii="Times New Roman" w:hAnsi="Times New Roman" w:cs="Times New Roman"/>
            <w:sz w:val="24"/>
            <w:szCs w:val="24"/>
            <w:lang w:val="en-US"/>
          </w:rPr>
          <w:t>ti</w:t>
        </w:r>
      </w:ins>
      <w:ins w:id="622" w:author="Jelte Wicherts" w:date="2013-12-24T11:13:00Z">
        <w:r w:rsidR="00A57D26">
          <w:rPr>
            <w:rFonts w:ascii="Times New Roman" w:hAnsi="Times New Roman" w:cs="Times New Roman"/>
            <w:sz w:val="24"/>
            <w:szCs w:val="24"/>
            <w:lang w:val="en-US"/>
          </w:rPr>
          <w:t xml:space="preserve">vely </w:t>
        </w:r>
      </w:ins>
      <w:r w:rsidR="00BB049C">
        <w:rPr>
          <w:rFonts w:ascii="Times New Roman" w:hAnsi="Times New Roman" w:cs="Times New Roman"/>
          <w:sz w:val="24"/>
          <w:szCs w:val="24"/>
          <w:lang w:val="en-US"/>
        </w:rPr>
        <w:t>large</w:t>
      </w:r>
      <w:del w:id="623" w:author="Jelte Wicherts" w:date="2013-12-24T11:14:00Z">
        <w:r w:rsidR="00BB049C" w:rsidDel="00A57D26">
          <w:rPr>
            <w:rFonts w:ascii="Times New Roman" w:hAnsi="Times New Roman" w:cs="Times New Roman"/>
            <w:sz w:val="24"/>
            <w:szCs w:val="24"/>
            <w:lang w:val="en-US"/>
          </w:rPr>
          <w:delText>r</w:delText>
        </w:r>
      </w:del>
      <w:r w:rsidR="00BB049C">
        <w:rPr>
          <w:rFonts w:ascii="Times New Roman" w:hAnsi="Times New Roman" w:cs="Times New Roman"/>
          <w:sz w:val="24"/>
          <w:szCs w:val="24"/>
          <w:lang w:val="en-US"/>
        </w:rPr>
        <w:t xml:space="preserve"> for </w:t>
      </w:r>
      <w:del w:id="624" w:author="Jelte Wicherts" w:date="2013-12-24T11:13:00Z">
        <w:r w:rsidR="00BB049C" w:rsidDel="00A57D26">
          <w:rPr>
            <w:rFonts w:ascii="Times New Roman" w:hAnsi="Times New Roman" w:cs="Times New Roman"/>
            <w:sz w:val="24"/>
            <w:szCs w:val="24"/>
            <w:lang w:val="en-US"/>
          </w:rPr>
          <w:delText xml:space="preserve">the </w:delText>
        </w:r>
      </w:del>
      <w:r w:rsidR="00BB049C">
        <w:rPr>
          <w:rFonts w:ascii="Times New Roman" w:hAnsi="Times New Roman" w:cs="Times New Roman"/>
          <w:sz w:val="24"/>
          <w:szCs w:val="24"/>
          <w:lang w:val="en-US"/>
        </w:rPr>
        <w:t xml:space="preserve">fundamental needs, and </w:t>
      </w:r>
      <w:ins w:id="625" w:author="Jelte Wicherts" w:date="2013-12-24T11:14:00Z">
        <w:r w:rsidR="00A57D26">
          <w:rPr>
            <w:rFonts w:ascii="Times New Roman" w:hAnsi="Times New Roman" w:cs="Times New Roman"/>
            <w:sz w:val="24"/>
            <w:szCs w:val="24"/>
            <w:lang w:val="en-US"/>
          </w:rPr>
          <w:t xml:space="preserve">somewhat </w:t>
        </w:r>
      </w:ins>
      <w:r w:rsidR="00BB049C">
        <w:rPr>
          <w:rFonts w:ascii="Times New Roman" w:hAnsi="Times New Roman" w:cs="Times New Roman"/>
          <w:sz w:val="24"/>
          <w:szCs w:val="24"/>
          <w:lang w:val="en-US"/>
        </w:rPr>
        <w:t>weaker for the interpersonal measures. The interpersonal measures are also more prone to moderation of the ostracism</w:t>
      </w:r>
      <w:ins w:id="626" w:author="Jelte Wicherts" w:date="2013-12-24T11:14:00Z">
        <w:r w:rsidR="00A57D26">
          <w:rPr>
            <w:rFonts w:ascii="Times New Roman" w:hAnsi="Times New Roman" w:cs="Times New Roman"/>
            <w:sz w:val="24"/>
            <w:szCs w:val="24"/>
            <w:lang w:val="en-US"/>
          </w:rPr>
          <w:t xml:space="preserve"> effect</w:t>
        </w:r>
      </w:ins>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del w:id="627" w:author="Jelte Wicherts" w:date="2013-12-24T11:14:00Z">
        <w:r w:rsidR="00BB049C" w:rsidDel="008D683E">
          <w:rPr>
            <w:rFonts w:ascii="Times New Roman" w:hAnsi="Times New Roman" w:cs="Times New Roman"/>
            <w:sz w:val="24"/>
            <w:szCs w:val="24"/>
            <w:lang w:val="en-US"/>
          </w:rPr>
          <w:delText xml:space="preserve">are </w:delText>
        </w:r>
      </w:del>
      <w:ins w:id="628" w:author="Jelte Wicherts" w:date="2013-12-24T11:14:00Z">
        <w:r w:rsidR="008D683E">
          <w:rPr>
            <w:rFonts w:ascii="Times New Roman" w:hAnsi="Times New Roman" w:cs="Times New Roman"/>
            <w:sz w:val="24"/>
            <w:szCs w:val="24"/>
            <w:lang w:val="en-US"/>
          </w:rPr>
          <w:t xml:space="preserve">were somewhat </w:t>
        </w:r>
      </w:ins>
      <w:r w:rsidR="00BB049C">
        <w:rPr>
          <w:rFonts w:ascii="Times New Roman" w:hAnsi="Times New Roman" w:cs="Times New Roman"/>
          <w:sz w:val="24"/>
          <w:szCs w:val="24"/>
          <w:lang w:val="en-US"/>
        </w:rPr>
        <w:t>larger if there are more males present</w:t>
      </w:r>
      <w:del w:id="629" w:author="Jelte Wicherts" w:date="2013-12-24T11:14:00Z">
        <w:r w:rsidRPr="00F70F0A" w:rsidDel="00DF78D0">
          <w:rPr>
            <w:rFonts w:ascii="Times New Roman" w:hAnsi="Times New Roman" w:cs="Times New Roman"/>
            <w:sz w:val="24"/>
            <w:szCs w:val="24"/>
            <w:lang w:val="en-US"/>
          </w:rPr>
          <w:delText>.</w:delText>
        </w:r>
        <w:r w:rsidR="00BB049C" w:rsidDel="00DF78D0">
          <w:rPr>
            <w:rFonts w:ascii="Times New Roman" w:hAnsi="Times New Roman" w:cs="Times New Roman"/>
            <w:sz w:val="24"/>
            <w:szCs w:val="24"/>
            <w:lang w:val="en-US"/>
          </w:rPr>
          <w:delText xml:space="preserve"> How much larger, is hard to say due to high variability of the estimate.</w:delText>
        </w:r>
      </w:del>
      <w:ins w:id="630" w:author="Jelte Wicherts" w:date="2013-12-24T11:14:00Z">
        <w:r w:rsidR="00DF78D0">
          <w:rPr>
            <w:rFonts w:ascii="Times New Roman" w:hAnsi="Times New Roman" w:cs="Times New Roman"/>
            <w:sz w:val="24"/>
            <w:szCs w:val="24"/>
            <w:lang w:val="en-US"/>
          </w:rPr>
          <w:t xml:space="preserve">, although the exact size of the moderation was hard to establish given the residual </w:t>
        </w:r>
      </w:ins>
      <w:ins w:id="631" w:author="Jelte Wicherts" w:date="2013-12-24T11:15:00Z">
        <w:r w:rsidR="00DF78D0">
          <w:rPr>
            <w:rFonts w:ascii="Times New Roman" w:hAnsi="Times New Roman" w:cs="Times New Roman"/>
            <w:sz w:val="24"/>
            <w:szCs w:val="24"/>
            <w:lang w:val="en-US"/>
          </w:rPr>
          <w:t>heterogeneity</w:t>
        </w:r>
      </w:ins>
      <w:ins w:id="632" w:author="Jelte Wicherts" w:date="2013-12-24T11:14:00Z">
        <w:r w:rsidR="00DF78D0">
          <w:rPr>
            <w:rFonts w:ascii="Times New Roman" w:hAnsi="Times New Roman" w:cs="Times New Roman"/>
            <w:sz w:val="24"/>
            <w:szCs w:val="24"/>
            <w:lang w:val="en-US"/>
          </w:rPr>
          <w:t xml:space="preserve"> in this analysi</w:t>
        </w:r>
      </w:ins>
      <w:ins w:id="633" w:author="Jelte Wicherts" w:date="2013-12-24T11:15:00Z">
        <w:r w:rsidR="00DF78D0">
          <w:rPr>
            <w:rFonts w:ascii="Times New Roman" w:hAnsi="Times New Roman" w:cs="Times New Roman"/>
            <w:sz w:val="24"/>
            <w:szCs w:val="24"/>
            <w:lang w:val="en-US"/>
          </w:rPr>
          <w:t>s</w:t>
        </w:r>
      </w:ins>
      <w:ins w:id="634" w:author="Jelte Wicherts" w:date="2013-12-24T11:14:00Z">
        <w:r w:rsidR="00DF78D0">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Third, there is </w:t>
      </w:r>
      <w:del w:id="635" w:author="Jelte Wicherts" w:date="2013-12-24T11:15:00Z">
        <w:r w:rsidRPr="00F70F0A" w:rsidDel="00DF78D0">
          <w:rPr>
            <w:rFonts w:ascii="Times New Roman" w:hAnsi="Times New Roman" w:cs="Times New Roman"/>
            <w:sz w:val="24"/>
            <w:szCs w:val="24"/>
            <w:lang w:val="en-US"/>
          </w:rPr>
          <w:delText xml:space="preserve">much </w:delText>
        </w:r>
      </w:del>
      <w:ins w:id="636" w:author="Jelte Wicherts" w:date="2013-12-24T11:15:00Z">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heterogeneity in the effect sizes, even when </w:t>
      </w:r>
      <w:del w:id="637" w:author="Jelte Wicherts" w:date="2013-12-24T11:15:00Z">
        <w:r w:rsidRPr="00F70F0A" w:rsidDel="00DF78D0">
          <w:rPr>
            <w:rFonts w:ascii="Times New Roman" w:hAnsi="Times New Roman" w:cs="Times New Roman"/>
            <w:sz w:val="24"/>
            <w:szCs w:val="24"/>
            <w:lang w:val="en-US"/>
          </w:rPr>
          <w:delText xml:space="preserve">taking </w:delText>
        </w:r>
      </w:del>
      <w:ins w:id="638" w:author="Jelte Wicherts" w:date="2013-12-24T11:15:00Z">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 </w:t>
      </w:r>
      <w:del w:id="639" w:author="Jelte Wicherts" w:date="2013-12-24T11:15:00Z">
        <w:r w:rsidRPr="00F70F0A" w:rsidDel="00DF78D0">
          <w:rPr>
            <w:rFonts w:ascii="Times New Roman" w:hAnsi="Times New Roman" w:cs="Times New Roman"/>
            <w:sz w:val="24"/>
            <w:szCs w:val="24"/>
            <w:lang w:val="en-US"/>
          </w:rPr>
          <w:delText xml:space="preserve">very heterogeneous </w:delText>
        </w:r>
      </w:del>
      <w:ins w:id="640" w:author="Jelte Wicherts" w:date="2013-12-24T11:15:00Z">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ins>
      <w:del w:id="641" w:author="Jelte Wicherts" w:date="2013-12-24T11:15:00Z">
        <w:r w:rsidRPr="00F70F0A" w:rsidDel="00DF78D0">
          <w:rPr>
            <w:rFonts w:ascii="Times New Roman" w:hAnsi="Times New Roman" w:cs="Times New Roman"/>
            <w:sz w:val="24"/>
            <w:szCs w:val="24"/>
            <w:lang w:val="en-US"/>
          </w:rPr>
          <w:delText>setup</w:delText>
        </w:r>
        <w:r w:rsidR="00BB049C" w:rsidDel="00DF78D0">
          <w:rPr>
            <w:rFonts w:ascii="Times New Roman" w:hAnsi="Times New Roman" w:cs="Times New Roman"/>
            <w:sz w:val="24"/>
            <w:szCs w:val="24"/>
            <w:lang w:val="en-US"/>
          </w:rPr>
          <w:delText xml:space="preserve"> </w:delText>
        </w:r>
      </w:del>
      <w:ins w:id="642" w:author="Jelte Wicherts" w:date="2013-12-24T11:15:00Z">
        <w:r w:rsidR="00DF78D0">
          <w:rPr>
            <w:rFonts w:ascii="Times New Roman" w:hAnsi="Times New Roman" w:cs="Times New Roman"/>
            <w:sz w:val="24"/>
            <w:szCs w:val="24"/>
            <w:lang w:val="en-US"/>
          </w:rPr>
          <w:t xml:space="preserve">subset </w:t>
        </w:r>
      </w:ins>
      <w:r w:rsidR="00BB049C">
        <w:rPr>
          <w:rFonts w:ascii="Times New Roman" w:hAnsi="Times New Roman" w:cs="Times New Roman"/>
          <w:sz w:val="24"/>
          <w:szCs w:val="24"/>
          <w:lang w:val="en-US"/>
        </w:rPr>
        <w:t xml:space="preserve">of </w:t>
      </w:r>
      <w:del w:id="643" w:author="Jelte Wicherts" w:date="2013-12-24T11:15:00Z">
        <w:r w:rsidR="00BB049C" w:rsidDel="00DF78D0">
          <w:rPr>
            <w:rFonts w:ascii="Times New Roman" w:hAnsi="Times New Roman" w:cs="Times New Roman"/>
            <w:sz w:val="24"/>
            <w:szCs w:val="24"/>
            <w:lang w:val="en-US"/>
          </w:rPr>
          <w:delText xml:space="preserve">the </w:delText>
        </w:r>
      </w:del>
      <w:r w:rsidR="00BB049C">
        <w:rPr>
          <w:rFonts w:ascii="Times New Roman" w:hAnsi="Times New Roman" w:cs="Times New Roman"/>
          <w:sz w:val="24"/>
          <w:szCs w:val="24"/>
          <w:lang w:val="en-US"/>
        </w:rPr>
        <w:t>stud</w:t>
      </w:r>
      <w:del w:id="644" w:author="Jelte Wicherts" w:date="2013-12-24T11:15:00Z">
        <w:r w:rsidR="00BB049C" w:rsidDel="00DF78D0">
          <w:rPr>
            <w:rFonts w:ascii="Times New Roman" w:hAnsi="Times New Roman" w:cs="Times New Roman"/>
            <w:sz w:val="24"/>
            <w:szCs w:val="24"/>
            <w:lang w:val="en-US"/>
          </w:rPr>
          <w:delText>y</w:delText>
        </w:r>
      </w:del>
      <w:ins w:id="645" w:author="Jelte Wicherts" w:date="2013-12-24T11:15:00Z">
        <w:r w:rsidR="00DF78D0">
          <w:rPr>
            <w:rFonts w:ascii="Times New Roman" w:hAnsi="Times New Roman" w:cs="Times New Roman"/>
            <w:sz w:val="24"/>
            <w:szCs w:val="24"/>
            <w:lang w:val="en-US"/>
          </w:rPr>
          <w:t xml:space="preserve">ies in terms of the </w:t>
        </w:r>
        <w:proofErr w:type="spellStart"/>
        <w:r w:rsidR="00DF78D0">
          <w:rPr>
            <w:rFonts w:ascii="Times New Roman" w:hAnsi="Times New Roman" w:cs="Times New Roman"/>
            <w:sz w:val="24"/>
            <w:szCs w:val="24"/>
            <w:lang w:val="en-US"/>
          </w:rPr>
          <w:t>cyberball</w:t>
        </w:r>
        <w:proofErr w:type="spellEnd"/>
        <w:r w:rsidR="00DF78D0">
          <w:rPr>
            <w:rFonts w:ascii="Times New Roman" w:hAnsi="Times New Roman" w:cs="Times New Roman"/>
            <w:sz w:val="24"/>
            <w:szCs w:val="24"/>
            <w:lang w:val="en-US"/>
          </w:rPr>
          <w:t xml:space="preserve"> game and </w:t>
        </w:r>
      </w:ins>
      <w:del w:id="646" w:author="Jelte Wicherts" w:date="2013-12-24T11:16:00Z">
        <w:r w:rsidR="00BB049C" w:rsidDel="00DF78D0">
          <w:rPr>
            <w:rFonts w:ascii="Times New Roman" w:hAnsi="Times New Roman" w:cs="Times New Roman"/>
            <w:sz w:val="24"/>
            <w:szCs w:val="24"/>
            <w:lang w:val="en-US"/>
          </w:rPr>
          <w:delText xml:space="preserve"> and its </w:delText>
        </w:r>
      </w:del>
      <w:r w:rsidR="00BB049C">
        <w:rPr>
          <w:rFonts w:ascii="Times New Roman" w:hAnsi="Times New Roman" w:cs="Times New Roman"/>
          <w:sz w:val="24"/>
          <w:szCs w:val="24"/>
          <w:lang w:val="en-US"/>
        </w:rPr>
        <w:t>measure</w:t>
      </w:r>
      <w:del w:id="647" w:author="Jelte Wicherts" w:date="2013-12-24T11:16:00Z">
        <w:r w:rsidR="00BB049C" w:rsidDel="00DF78D0">
          <w:rPr>
            <w:rFonts w:ascii="Times New Roman" w:hAnsi="Times New Roman" w:cs="Times New Roman"/>
            <w:sz w:val="24"/>
            <w:szCs w:val="24"/>
            <w:lang w:val="en-US"/>
          </w:rPr>
          <w:delText>s</w:delText>
        </w:r>
      </w:del>
      <w:ins w:id="648" w:author="Jelte Wicherts" w:date="2013-12-24T11:16:00Z">
        <w:r w:rsidR="00DF78D0">
          <w:rPr>
            <w:rFonts w:ascii="Times New Roman" w:hAnsi="Times New Roman" w:cs="Times New Roman"/>
            <w:sz w:val="24"/>
            <w:szCs w:val="24"/>
            <w:lang w:val="en-US"/>
          </w:rPr>
          <w:t xml:space="preserve"> of the ostracism effects.</w:t>
        </w:r>
      </w:ins>
      <w:del w:id="649" w:author="Jelte Wicherts" w:date="2013-12-24T11:16:00Z">
        <w:r w:rsidR="00BB049C" w:rsidDel="00DF78D0">
          <w:rPr>
            <w:rFonts w:ascii="Times New Roman" w:hAnsi="Times New Roman" w:cs="Times New Roman"/>
            <w:sz w:val="24"/>
            <w:szCs w:val="24"/>
            <w:lang w:val="en-US"/>
          </w:rPr>
          <w:delText>,</w:delText>
        </w:r>
      </w:del>
      <w:r w:rsidR="00BB049C">
        <w:rPr>
          <w:rFonts w:ascii="Times New Roman" w:hAnsi="Times New Roman" w:cs="Times New Roman"/>
          <w:sz w:val="24"/>
          <w:szCs w:val="24"/>
          <w:lang w:val="en-US"/>
        </w:rPr>
        <w:t xml:space="preserve"> </w:t>
      </w:r>
      <w:ins w:id="650" w:author="Jelte Wicherts" w:date="2013-12-24T11:16:00Z">
        <w:r w:rsidR="00DF78D0">
          <w:rPr>
            <w:rFonts w:ascii="Times New Roman" w:hAnsi="Times New Roman" w:cs="Times New Roman"/>
            <w:sz w:val="24"/>
            <w:szCs w:val="24"/>
            <w:lang w:val="en-US"/>
          </w:rPr>
          <w:t xml:space="preserve">The latter result </w:t>
        </w:r>
      </w:ins>
      <w:r w:rsidR="00BB049C">
        <w:rPr>
          <w:rFonts w:ascii="Times New Roman" w:hAnsi="Times New Roman" w:cs="Times New Roman"/>
          <w:sz w:val="24"/>
          <w:szCs w:val="24"/>
          <w:lang w:val="en-US"/>
        </w:rPr>
        <w:t>suggest</w:t>
      </w:r>
      <w:ins w:id="651" w:author="Jelte Wicherts" w:date="2013-12-24T11:17:00Z">
        <w:r w:rsidR="00DF78D0">
          <w:rPr>
            <w:rFonts w:ascii="Times New Roman" w:hAnsi="Times New Roman" w:cs="Times New Roman"/>
            <w:sz w:val="24"/>
            <w:szCs w:val="24"/>
            <w:lang w:val="en-US"/>
          </w:rPr>
          <w:t>s</w:t>
        </w:r>
      </w:ins>
      <w:ins w:id="652" w:author="Jelte Wicherts" w:date="2013-12-24T11:16:00Z">
        <w:r w:rsidR="00DF78D0">
          <w:rPr>
            <w:rFonts w:ascii="Times New Roman" w:hAnsi="Times New Roman" w:cs="Times New Roman"/>
            <w:sz w:val="24"/>
            <w:szCs w:val="24"/>
            <w:lang w:val="en-US"/>
          </w:rPr>
          <w:t xml:space="preserve"> t</w:t>
        </w:r>
      </w:ins>
      <w:del w:id="653" w:author="Jelte Wicherts" w:date="2013-12-24T11:16:00Z">
        <w:r w:rsidR="00BB049C" w:rsidDel="00DF78D0">
          <w:rPr>
            <w:rFonts w:ascii="Times New Roman" w:hAnsi="Times New Roman" w:cs="Times New Roman"/>
            <w:sz w:val="24"/>
            <w:szCs w:val="24"/>
            <w:lang w:val="en-US"/>
          </w:rPr>
          <w:delText>ing t</w:delText>
        </w:r>
      </w:del>
      <w:r w:rsidR="00BB049C">
        <w:rPr>
          <w:rFonts w:ascii="Times New Roman" w:hAnsi="Times New Roman" w:cs="Times New Roman"/>
          <w:sz w:val="24"/>
          <w:szCs w:val="24"/>
          <w:lang w:val="en-US"/>
        </w:rPr>
        <w:t>hat responses to ostracism are more variable than construed until now.</w:t>
      </w:r>
    </w:p>
    <w:p w14:paraId="7DA48F94"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2D250D7D" w14:textId="3ABE2EF0" w:rsidR="00E76D2C" w:rsidRPr="00F70F0A" w:rsidDel="006D04E4" w:rsidRDefault="00731737" w:rsidP="006D04E4">
      <w:pPr>
        <w:spacing w:after="0" w:line="480" w:lineRule="auto"/>
        <w:rPr>
          <w:del w:id="654" w:author="Jelte Wicherts" w:date="2013-12-24T11:27:00Z"/>
          <w:rFonts w:ascii="Times New Roman" w:hAnsi="Times New Roman" w:cs="Times New Roman"/>
          <w:sz w:val="24"/>
          <w:szCs w:val="24"/>
          <w:lang w:val="en-US"/>
        </w:rPr>
      </w:pPr>
      <w:del w:id="655" w:author="Jelte Wicherts" w:date="2013-12-24T11:26:00Z">
        <w:r w:rsidRPr="00F70F0A" w:rsidDel="006D04E4">
          <w:rPr>
            <w:rFonts w:ascii="Times New Roman" w:hAnsi="Times New Roman" w:cs="Times New Roman"/>
            <w:sz w:val="24"/>
            <w:szCs w:val="24"/>
            <w:lang w:val="en-US"/>
          </w:rPr>
          <w:delText xml:space="preserve">This paper began with a deduction of several </w:delText>
        </w:r>
      </w:del>
      <w:ins w:id="656" w:author="Jelte Wicherts" w:date="2013-12-24T11:26:00Z">
        <w:r w:rsidR="006D04E4">
          <w:rPr>
            <w:rFonts w:ascii="Times New Roman" w:hAnsi="Times New Roman" w:cs="Times New Roman"/>
            <w:sz w:val="24"/>
            <w:szCs w:val="24"/>
            <w:lang w:val="en-US"/>
          </w:rPr>
          <w:t xml:space="preserve">In this comprehensive meta-analysis of ostracism studies with the </w:t>
        </w:r>
        <w:proofErr w:type="spellStart"/>
        <w:r w:rsidR="006D04E4">
          <w:rPr>
            <w:rFonts w:ascii="Times New Roman" w:hAnsi="Times New Roman" w:cs="Times New Roman"/>
            <w:sz w:val="24"/>
            <w:szCs w:val="24"/>
            <w:lang w:val="en-US"/>
          </w:rPr>
          <w:t>Cyberball</w:t>
        </w:r>
        <w:proofErr w:type="spellEnd"/>
        <w:r w:rsidR="006D04E4">
          <w:rPr>
            <w:rFonts w:ascii="Times New Roman" w:hAnsi="Times New Roman" w:cs="Times New Roman"/>
            <w:sz w:val="24"/>
            <w:szCs w:val="24"/>
            <w:lang w:val="en-US"/>
          </w:rPr>
          <w:t xml:space="preserve"> </w:t>
        </w:r>
      </w:ins>
      <w:ins w:id="657" w:author="Jelte Wicherts" w:date="2013-12-24T11:27:00Z">
        <w:r w:rsidR="006D04E4">
          <w:rPr>
            <w:rFonts w:ascii="Times New Roman" w:hAnsi="Times New Roman" w:cs="Times New Roman"/>
            <w:sz w:val="24"/>
            <w:szCs w:val="24"/>
            <w:lang w:val="en-US"/>
          </w:rPr>
          <w:t>game,</w:t>
        </w:r>
      </w:ins>
      <w:ins w:id="658" w:author="Jelte Wicherts" w:date="2013-12-24T11:26:00Z">
        <w:r w:rsidR="006D04E4">
          <w:rPr>
            <w:rFonts w:ascii="Times New Roman" w:hAnsi="Times New Roman" w:cs="Times New Roman"/>
            <w:sz w:val="24"/>
            <w:szCs w:val="24"/>
            <w:lang w:val="en-US"/>
          </w:rPr>
          <w:t xml:space="preserve"> we focused on two </w:t>
        </w:r>
      </w:ins>
      <w:r w:rsidRPr="00F70F0A">
        <w:rPr>
          <w:rFonts w:ascii="Times New Roman" w:hAnsi="Times New Roman" w:cs="Times New Roman"/>
          <w:sz w:val="24"/>
          <w:szCs w:val="24"/>
          <w:lang w:val="en-US"/>
        </w:rPr>
        <w:t xml:space="preserve">confirmatory hypotheses </w:t>
      </w:r>
      <w:del w:id="659" w:author="Jelte Wicherts" w:date="2013-12-24T11:26:00Z">
        <w:r w:rsidRPr="00F70F0A" w:rsidDel="006D04E4">
          <w:rPr>
            <w:rFonts w:ascii="Times New Roman" w:hAnsi="Times New Roman" w:cs="Times New Roman"/>
            <w:sz w:val="24"/>
            <w:szCs w:val="24"/>
            <w:lang w:val="en-US"/>
          </w:rPr>
          <w:delText xml:space="preserve">from </w:delText>
        </w:r>
      </w:del>
      <w:ins w:id="660" w:author="Jelte Wicherts" w:date="2013-12-24T11:26:00Z">
        <w:r w:rsidR="006D04E4">
          <w:rPr>
            <w:rFonts w:ascii="Times New Roman" w:hAnsi="Times New Roman" w:cs="Times New Roman"/>
            <w:sz w:val="24"/>
            <w:szCs w:val="24"/>
            <w:lang w:val="en-US"/>
          </w:rPr>
          <w:t>based</w:t>
        </w:r>
        <w:r w:rsidR="006D04E4"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theory </w:t>
      </w:r>
      <w:del w:id="661" w:author="Jelte Wicherts" w:date="2013-12-24T11:26:00Z">
        <w:r w:rsidRPr="00F70F0A" w:rsidDel="006D04E4">
          <w:rPr>
            <w:rFonts w:ascii="Times New Roman" w:hAnsi="Times New Roman" w:cs="Times New Roman"/>
            <w:sz w:val="24"/>
            <w:szCs w:val="24"/>
            <w:lang w:val="en-US"/>
          </w:rPr>
          <w:delText xml:space="preserve">and </w:delText>
        </w:r>
      </w:del>
      <w:ins w:id="662" w:author="Jelte Wicherts" w:date="2013-12-24T11:26:00Z">
        <w:r w:rsidR="006D04E4">
          <w:rPr>
            <w:rFonts w:ascii="Times New Roman" w:hAnsi="Times New Roman" w:cs="Times New Roman"/>
            <w:sz w:val="24"/>
            <w:szCs w:val="24"/>
            <w:lang w:val="en-US"/>
          </w:rPr>
          <w:t xml:space="preserve">as well </w:t>
        </w:r>
      </w:ins>
      <w:ins w:id="663" w:author="Jelte Wicherts" w:date="2013-12-24T11:27:00Z">
        <w:r w:rsidR="006D04E4">
          <w:rPr>
            <w:rFonts w:ascii="Times New Roman" w:hAnsi="Times New Roman" w:cs="Times New Roman"/>
            <w:sz w:val="24"/>
            <w:szCs w:val="24"/>
            <w:lang w:val="en-US"/>
          </w:rPr>
          <w:t xml:space="preserve">several </w:t>
        </w:r>
      </w:ins>
      <w:del w:id="664" w:author="Jelte Wicherts" w:date="2013-12-24T11:27:00Z">
        <w:r w:rsidRPr="00F70F0A" w:rsidDel="006D04E4">
          <w:rPr>
            <w:rFonts w:ascii="Times New Roman" w:hAnsi="Times New Roman" w:cs="Times New Roman"/>
            <w:sz w:val="24"/>
            <w:szCs w:val="24"/>
            <w:lang w:val="en-US"/>
          </w:rPr>
          <w:delText xml:space="preserve">presenting several avenues for </w:delText>
        </w:r>
      </w:del>
      <w:r w:rsidRPr="00F70F0A">
        <w:rPr>
          <w:rFonts w:ascii="Times New Roman" w:hAnsi="Times New Roman" w:cs="Times New Roman"/>
          <w:sz w:val="24"/>
          <w:szCs w:val="24"/>
          <w:lang w:val="en-US"/>
        </w:rPr>
        <w:t>exploratory hypotheses</w:t>
      </w:r>
      <w:ins w:id="665" w:author="Jelte Wicherts" w:date="2013-12-24T11:27:00Z">
        <w:r w:rsidR="006D04E4">
          <w:rPr>
            <w:rFonts w:ascii="Times New Roman" w:hAnsi="Times New Roman" w:cs="Times New Roman"/>
            <w:sz w:val="24"/>
            <w:szCs w:val="24"/>
            <w:lang w:val="en-US"/>
          </w:rPr>
          <w:t>.</w:t>
        </w:r>
      </w:ins>
      <w:ins w:id="666" w:author="Jelte Wicherts" w:date="2013-12-24T11:28:00Z">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ins>
      <w:ins w:id="667" w:author="Jelte Wicherts" w:date="2013-12-24T11:27:00Z">
        <w:r w:rsidR="006D04E4">
          <w:rPr>
            <w:rFonts w:ascii="Times New Roman" w:hAnsi="Times New Roman" w:cs="Times New Roman"/>
            <w:sz w:val="24"/>
            <w:szCs w:val="24"/>
            <w:lang w:val="en-US"/>
          </w:rPr>
          <w:t xml:space="preserve"> </w:t>
        </w:r>
      </w:ins>
      <w:del w:id="668" w:author="Jelte Wicherts" w:date="2013-12-24T11:27:00Z">
        <w:r w:rsidRPr="00F70F0A" w:rsidDel="006D04E4">
          <w:rPr>
            <w:rFonts w:ascii="Times New Roman" w:hAnsi="Times New Roman" w:cs="Times New Roman"/>
            <w:sz w:val="24"/>
            <w:szCs w:val="24"/>
            <w:lang w:val="en-US"/>
          </w:rPr>
          <w:delText xml:space="preserve">. </w:delText>
        </w:r>
      </w:del>
      <w:del w:id="669" w:author="Jelte Wicherts" w:date="2013-12-24T11:25:00Z">
        <w:r w:rsidRPr="00F70F0A" w:rsidDel="006D04E4">
          <w:rPr>
            <w:rFonts w:ascii="Times New Roman" w:hAnsi="Times New Roman" w:cs="Times New Roman"/>
            <w:sz w:val="24"/>
            <w:szCs w:val="24"/>
            <w:lang w:val="en-US"/>
          </w:rPr>
          <w:delText xml:space="preserve">After having presented the </w:delText>
        </w:r>
        <w:r w:rsidDel="006D04E4">
          <w:rPr>
            <w:rFonts w:ascii="Times New Roman" w:hAnsi="Times New Roman" w:cs="Times New Roman"/>
            <w:sz w:val="24"/>
            <w:szCs w:val="24"/>
            <w:lang w:val="en-US"/>
          </w:rPr>
          <w:delText xml:space="preserve">meta-analytic </w:delText>
        </w:r>
        <w:r w:rsidRPr="00F70F0A" w:rsidDel="006D04E4">
          <w:rPr>
            <w:rFonts w:ascii="Times New Roman" w:hAnsi="Times New Roman" w:cs="Times New Roman"/>
            <w:sz w:val="24"/>
            <w:szCs w:val="24"/>
            <w:lang w:val="en-US"/>
          </w:rPr>
          <w:delText>results concerning these hypotheses, we elaborate on the implications for theory and practice. Thereafter, we discuss several limitations of the current meta-analysis and provide suggestions for</w:delText>
        </w:r>
        <w:r w:rsidDel="006D04E4">
          <w:rPr>
            <w:rFonts w:ascii="Times New Roman" w:hAnsi="Times New Roman" w:cs="Times New Roman"/>
            <w:sz w:val="24"/>
            <w:szCs w:val="24"/>
            <w:lang w:val="en-US"/>
          </w:rPr>
          <w:delText xml:space="preserve"> </w:delText>
        </w:r>
        <w:r w:rsidRPr="00F70F0A" w:rsidDel="006D04E4">
          <w:rPr>
            <w:rFonts w:ascii="Times New Roman" w:hAnsi="Times New Roman" w:cs="Times New Roman"/>
            <w:sz w:val="24"/>
            <w:szCs w:val="24"/>
            <w:lang w:val="en-US"/>
          </w:rPr>
          <w:delText>future research.</w:delText>
        </w:r>
      </w:del>
    </w:p>
    <w:p w14:paraId="08957414" w14:textId="147A39BA" w:rsidR="0084114C" w:rsidRDefault="00731737" w:rsidP="006D04E4">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For the confirmatory hypotheses, two questions were central: </w:t>
      </w:r>
      <w:ins w:id="670" w:author="Jelte Wicherts" w:date="2013-12-24T11:25:00Z">
        <w:r w:rsidR="006D04E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1) “does the effect size of ostracism decrease over time?” and </w:t>
      </w:r>
      <w:ins w:id="671" w:author="Jelte Wicherts" w:date="2013-12-24T11:25:00Z">
        <w:r w:rsidR="006D04E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2) “does the average moderation of ostracism increase over time?” The results </w:t>
      </w:r>
      <w:del w:id="672" w:author="Jelte Wicherts" w:date="2013-12-24T11:27:00Z">
        <w:r w:rsidRPr="00F70F0A" w:rsidDel="006D04E4">
          <w:rPr>
            <w:rFonts w:ascii="Times New Roman" w:hAnsi="Times New Roman" w:cs="Times New Roman"/>
            <w:sz w:val="24"/>
            <w:szCs w:val="24"/>
            <w:lang w:val="en-US"/>
          </w:rPr>
          <w:delText xml:space="preserve">from the analyses </w:delText>
        </w:r>
      </w:del>
      <w:r w:rsidRPr="00F70F0A">
        <w:rPr>
          <w:rFonts w:ascii="Times New Roman" w:hAnsi="Times New Roman" w:cs="Times New Roman"/>
          <w:sz w:val="24"/>
          <w:szCs w:val="24"/>
          <w:lang w:val="en-US"/>
        </w:rPr>
        <w:t>show</w:t>
      </w:r>
      <w:ins w:id="673" w:author="Jelte Wicherts" w:date="2013-12-24T11:28:00Z">
        <w:r w:rsidR="006D04E4">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ins w:id="674" w:author="Ilja van Beest" w:date="2013-12-27T11:20:00Z">
        <w:r w:rsidR="000E524A">
          <w:rPr>
            <w:rFonts w:ascii="Times New Roman" w:hAnsi="Times New Roman" w:cs="Times New Roman"/>
            <w:sz w:val="24"/>
            <w:szCs w:val="24"/>
            <w:lang w:val="en-US"/>
          </w:rPr>
          <w:t xml:space="preserve"> between first and last </w:t>
        </w:r>
        <w:commentRangeStart w:id="675"/>
        <w:r w:rsidR="000E524A">
          <w:rPr>
            <w:rFonts w:ascii="Times New Roman" w:hAnsi="Times New Roman" w:cs="Times New Roman"/>
            <w:sz w:val="24"/>
            <w:szCs w:val="24"/>
            <w:lang w:val="en-US"/>
          </w:rPr>
          <w:t>measure</w:t>
        </w:r>
      </w:ins>
      <w:commentRangeEnd w:id="675"/>
      <w:ins w:id="676" w:author="Ilja van Beest" w:date="2013-12-27T11:22:00Z">
        <w:r w:rsidR="00DD13D0">
          <w:rPr>
            <w:rStyle w:val="Verwijzingopmerking"/>
          </w:rPr>
          <w:commentReference w:id="675"/>
        </w:r>
      </w:ins>
      <w:r w:rsidRPr="00F70F0A">
        <w:rPr>
          <w:rFonts w:ascii="Times New Roman" w:hAnsi="Times New Roman" w:cs="Times New Roman"/>
          <w:sz w:val="24"/>
          <w:szCs w:val="24"/>
          <w:lang w:val="en-US"/>
        </w:rPr>
        <w:t xml:space="preserve">. </w:t>
      </w:r>
      <w:del w:id="678" w:author="Jelte Wicherts" w:date="2013-12-24T11:28:00Z">
        <w:r w:rsidR="0084114C" w:rsidDel="00153A5A">
          <w:rPr>
            <w:rFonts w:ascii="Times New Roman" w:hAnsi="Times New Roman" w:cs="Times New Roman"/>
            <w:sz w:val="24"/>
            <w:szCs w:val="24"/>
            <w:lang w:val="en-US"/>
          </w:rPr>
          <w:delText xml:space="preserve">These </w:delText>
        </w:r>
      </w:del>
      <w:ins w:id="679" w:author="Jelte Wicherts" w:date="2013-12-24T11:28:00Z">
        <w:r w:rsidR="00153A5A">
          <w:rPr>
            <w:rFonts w:ascii="Times New Roman" w:hAnsi="Times New Roman" w:cs="Times New Roman"/>
            <w:sz w:val="24"/>
            <w:szCs w:val="24"/>
            <w:lang w:val="en-US"/>
          </w:rPr>
          <w:t xml:space="preserve">Our </w:t>
        </w:r>
      </w:ins>
      <w:r w:rsidR="0084114C">
        <w:rPr>
          <w:rFonts w:ascii="Times New Roman" w:hAnsi="Times New Roman" w:cs="Times New Roman"/>
          <w:sz w:val="24"/>
          <w:szCs w:val="24"/>
          <w:lang w:val="en-US"/>
        </w:rPr>
        <w:t xml:space="preserve">analyses also showed that variability of the standard </w:t>
      </w:r>
      <w:commentRangeStart w:id="680"/>
      <w:r w:rsidR="0084114C">
        <w:rPr>
          <w:rFonts w:ascii="Times New Roman" w:hAnsi="Times New Roman" w:cs="Times New Roman"/>
          <w:sz w:val="24"/>
          <w:szCs w:val="24"/>
          <w:lang w:val="en-US"/>
        </w:rPr>
        <w:t>ostracism</w:t>
      </w:r>
      <w:commentRangeEnd w:id="680"/>
      <w:r w:rsidR="00DD13D0">
        <w:rPr>
          <w:rStyle w:val="Verwijzingopmerking"/>
        </w:rPr>
        <w:commentReference w:id="680"/>
      </w:r>
      <w:r w:rsidR="0084114C">
        <w:rPr>
          <w:rFonts w:ascii="Times New Roman" w:hAnsi="Times New Roman" w:cs="Times New Roman"/>
          <w:sz w:val="24"/>
          <w:szCs w:val="24"/>
          <w:lang w:val="en-US"/>
        </w:rPr>
        <w:t xml:space="preserve">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 xml:space="preserve">0.27, </w:t>
      </w:r>
      <w:r w:rsidR="0084114C">
        <w:rPr>
          <w:rFonts w:ascii="Times New Roman" w:hAnsi="Times New Roman" w:cs="Times New Roman"/>
          <w:sz w:val="24"/>
          <w:szCs w:val="24"/>
          <w:lang w:val="en-US"/>
        </w:rPr>
        <w:lastRenderedPageBreak/>
        <w:t>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standard </w:t>
      </w:r>
      <w:commentRangeStart w:id="681"/>
      <w:r w:rsidR="0084114C">
        <w:rPr>
          <w:rFonts w:ascii="Times New Roman" w:hAnsi="Times New Roman" w:cs="Times New Roman"/>
          <w:sz w:val="24"/>
          <w:szCs w:val="24"/>
          <w:lang w:val="en-US"/>
        </w:rPr>
        <w:t>ostracism</w:t>
      </w:r>
      <w:commentRangeEnd w:id="681"/>
      <w:r w:rsidR="00DD13D0">
        <w:rPr>
          <w:rStyle w:val="Verwijzingopmerking"/>
        </w:rPr>
        <w:commentReference w:id="681"/>
      </w:r>
      <w:r w:rsidR="0084114C">
        <w:rPr>
          <w:rFonts w:ascii="Times New Roman" w:hAnsi="Times New Roman" w:cs="Times New Roman"/>
          <w:sz w:val="24"/>
          <w:szCs w:val="24"/>
          <w:lang w:val="en-US"/>
        </w:rPr>
        <w:t xml:space="preserve"> effect is less of a reflex than has 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Pr="00F70F0A">
        <w:rPr>
          <w:rFonts w:ascii="Times New Roman" w:hAnsi="Times New Roman" w:cs="Times New Roman"/>
          <w:sz w:val="24"/>
          <w:szCs w:val="24"/>
          <w:lang w:val="en-US"/>
        </w:rPr>
        <w:t xml:space="preserve"> </w:t>
      </w:r>
    </w:p>
    <w:p w14:paraId="41503234" w14:textId="0F5F498A"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ins w:id="682" w:author="Jelte Wicherts" w:date="2013-12-24T11:29:00Z">
        <w:r w:rsidR="00153A5A">
          <w:rPr>
            <w:rFonts w:ascii="Times New Roman" w:hAnsi="Times New Roman" w:cs="Times New Roman"/>
            <w:sz w:val="24"/>
            <w:szCs w:val="24"/>
            <w:lang w:val="en-US"/>
          </w:rPr>
          <w:t xml:space="preserve">both </w:t>
        </w:r>
      </w:ins>
      <w:r w:rsidRPr="00F70F0A">
        <w:rPr>
          <w:rFonts w:ascii="Times New Roman" w:hAnsi="Times New Roman" w:cs="Times New Roman"/>
          <w:sz w:val="24"/>
          <w:szCs w:val="24"/>
          <w:lang w:val="en-US"/>
        </w:rPr>
        <w:t>the first</w:t>
      </w:r>
      <w:del w:id="683" w:author="Jelte Wicherts" w:date="2013-12-24T11:29:00Z">
        <w:r w:rsidR="000B0FFB" w:rsidDel="00153A5A">
          <w:rPr>
            <w:rFonts w:ascii="Times New Roman" w:hAnsi="Times New Roman" w:cs="Times New Roman"/>
            <w:sz w:val="24"/>
            <w:szCs w:val="24"/>
            <w:lang w:val="en-US"/>
          </w:rPr>
          <w:delText>,</w:delText>
        </w:r>
      </w:del>
      <w:r w:rsidR="000B0FFB">
        <w:rPr>
          <w:rFonts w:ascii="Times New Roman" w:hAnsi="Times New Roman" w:cs="Times New Roman"/>
          <w:sz w:val="24"/>
          <w:szCs w:val="24"/>
          <w:lang w:val="en-US"/>
        </w:rPr>
        <w:t xml:space="preserve"> and </w:t>
      </w:r>
      <w:del w:id="684" w:author="Jelte Wicherts" w:date="2013-12-24T11:29:00Z">
        <w:r w:rsidR="000B0FFB" w:rsidDel="00153A5A">
          <w:rPr>
            <w:rFonts w:ascii="Times New Roman" w:hAnsi="Times New Roman" w:cs="Times New Roman"/>
            <w:sz w:val="24"/>
            <w:szCs w:val="24"/>
            <w:lang w:val="en-US"/>
          </w:rPr>
          <w:delText xml:space="preserve">also on </w:delText>
        </w:r>
        <w:r w:rsidRPr="00F70F0A" w:rsidDel="00153A5A">
          <w:rPr>
            <w:rFonts w:ascii="Times New Roman" w:hAnsi="Times New Roman" w:cs="Times New Roman"/>
            <w:sz w:val="24"/>
            <w:szCs w:val="24"/>
            <w:lang w:val="en-US"/>
          </w:rPr>
          <w:delText xml:space="preserve">the </w:delText>
        </w:r>
      </w:del>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ins w:id="685" w:author="Jelte Wicherts" w:date="2013-12-24T11:29:00Z">
        <w:r w:rsidR="00153A5A">
          <w:rPr>
            <w:rFonts w:ascii="Times New Roman" w:hAnsi="Times New Roman" w:cs="Times New Roman"/>
            <w:sz w:val="24"/>
            <w:szCs w:val="24"/>
            <w:lang w:val="en-US"/>
          </w:rPr>
          <w:t>(</w:t>
        </w:r>
      </w:ins>
      <w:r w:rsidR="000B0FFB">
        <w:rPr>
          <w:rFonts w:ascii="Times New Roman" w:hAnsi="Times New Roman" w:cs="Times New Roman"/>
          <w:sz w:val="24"/>
          <w:szCs w:val="24"/>
          <w:lang w:val="en-US"/>
        </w:rPr>
        <w:t>when three outliers were excluded</w:t>
      </w:r>
      <w:ins w:id="686" w:author="Jelte Wicherts" w:date="2013-12-24T11:29:00Z">
        <w:r w:rsidR="00153A5A">
          <w:rPr>
            <w:rFonts w:ascii="Times New Roman" w:hAnsi="Times New Roman" w:cs="Times New Roman"/>
            <w:sz w:val="24"/>
            <w:szCs w:val="24"/>
            <w:lang w:val="en-US"/>
          </w:rPr>
          <w:t>)</w:t>
        </w:r>
      </w:ins>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commentRangeStart w:id="687"/>
      <w:r w:rsidRPr="00F70F0A">
        <w:rPr>
          <w:rFonts w:ascii="Times New Roman" w:hAnsi="Times New Roman" w:cs="Times New Roman"/>
          <w:sz w:val="24"/>
          <w:szCs w:val="24"/>
          <w:lang w:val="en-US"/>
        </w:rPr>
        <w:t>In</w:t>
      </w:r>
      <w:commentRangeEnd w:id="687"/>
      <w:r w:rsidR="00DD13D0">
        <w:rPr>
          <w:rStyle w:val="Verwijzingopmerking"/>
        </w:rPr>
        <w:commentReference w:id="687"/>
      </w:r>
      <w:r w:rsidRPr="00F70F0A">
        <w:rPr>
          <w:rFonts w:ascii="Times New Roman" w:hAnsi="Times New Roman" w:cs="Times New Roman"/>
          <w:sz w:val="24"/>
          <w:szCs w:val="24"/>
          <w:lang w:val="en-US"/>
        </w:rPr>
        <w:t xml:space="preserve"> other words, </w:t>
      </w:r>
      <w:del w:id="688" w:author="Jelte Wicherts" w:date="2013-12-24T11:30:00Z">
        <w:r w:rsidRPr="00F70F0A" w:rsidDel="00153A5A">
          <w:rPr>
            <w:rFonts w:ascii="Times New Roman" w:hAnsi="Times New Roman" w:cs="Times New Roman"/>
            <w:sz w:val="24"/>
            <w:szCs w:val="24"/>
            <w:lang w:val="en-US"/>
          </w:rPr>
          <w:delText xml:space="preserve">the </w:delText>
        </w:r>
      </w:del>
      <w:ins w:id="689" w:author="Jelte Wicherts" w:date="2013-12-24T11:30:00Z">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commentRangeStart w:id="690"/>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690"/>
      <w:r w:rsidR="00153A5A">
        <w:rPr>
          <w:rStyle w:val="Verwijzingopmerking"/>
        </w:rPr>
        <w:commentReference w:id="690"/>
      </w:r>
      <w:del w:id="691" w:author="Ilja van Beest" w:date="2013-12-27T11:29:00Z">
        <w:r w:rsidR="00EE5EA4" w:rsidDel="00DD13D0">
          <w:rPr>
            <w:rFonts w:ascii="Times New Roman" w:hAnsi="Times New Roman" w:cs="Times New Roman"/>
            <w:sz w:val="24"/>
            <w:szCs w:val="24"/>
            <w:lang w:val="en-US"/>
          </w:rPr>
          <w:delText>This suggests that moderator factors do not influence the ostracism effect on average, but that the ostracism factor influences the moderator effect (on average).</w:delText>
        </w:r>
      </w:del>
      <w:r w:rsidR="00EE5EA4">
        <w:rPr>
          <w:rFonts w:ascii="Times New Roman" w:hAnsi="Times New Roman" w:cs="Times New Roman"/>
          <w:sz w:val="24"/>
          <w:szCs w:val="24"/>
          <w:lang w:val="en-US"/>
        </w:rPr>
        <w:t xml:space="preserve"> 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xml:space="preserve">, an effect which only holds for the first time </w:t>
      </w:r>
      <w:commentRangeStart w:id="692"/>
      <w:r w:rsidR="0094417D">
        <w:rPr>
          <w:rFonts w:ascii="Times New Roman" w:hAnsi="Times New Roman" w:cs="Times New Roman"/>
          <w:sz w:val="24"/>
          <w:szCs w:val="24"/>
          <w:lang w:val="en-US"/>
        </w:rPr>
        <w:t>point</w:t>
      </w:r>
      <w:commentRangeEnd w:id="692"/>
      <w:r w:rsidR="00DD13D0">
        <w:rPr>
          <w:rStyle w:val="Verwijzingopmerking"/>
        </w:rPr>
        <w:commentReference w:id="692"/>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w:t>
      </w:r>
      <w:commentRangeStart w:id="693"/>
      <w:r w:rsidR="00EE5EA4">
        <w:rPr>
          <w:rFonts w:ascii="Times New Roman" w:hAnsi="Times New Roman" w:cs="Times New Roman"/>
          <w:sz w:val="24"/>
          <w:szCs w:val="24"/>
          <w:lang w:val="en-US"/>
        </w:rPr>
        <w:t xml:space="preserve"> </w:t>
      </w:r>
      <w:commentRangeStart w:id="694"/>
      <w:r w:rsidR="0094417D">
        <w:rPr>
          <w:rFonts w:ascii="Times New Roman" w:hAnsi="Times New Roman" w:cs="Times New Roman"/>
          <w:sz w:val="24"/>
          <w:szCs w:val="24"/>
          <w:lang w:val="en-US"/>
        </w:rPr>
        <w:t xml:space="preserve">This </w:t>
      </w:r>
      <w:del w:id="695" w:author="Ilja van Beest" w:date="2013-12-27T11:31:00Z">
        <w:r w:rsidR="000D3458" w:rsidDel="00607659">
          <w:rPr>
            <w:rFonts w:ascii="Times New Roman" w:hAnsi="Times New Roman" w:cs="Times New Roman"/>
            <w:sz w:val="24"/>
            <w:szCs w:val="24"/>
            <w:lang w:val="en-US"/>
          </w:rPr>
          <w:delText xml:space="preserve">counterintuitively </w:delText>
        </w:r>
      </w:del>
      <w:r w:rsidR="000D3458">
        <w:rPr>
          <w:rFonts w:ascii="Times New Roman" w:hAnsi="Times New Roman" w:cs="Times New Roman"/>
          <w:sz w:val="24"/>
          <w:szCs w:val="24"/>
          <w:lang w:val="en-US"/>
        </w:rPr>
        <w:t xml:space="preserve">suggests that a moderator decreases negative feelings in the ostracism conditions, but makes these feelings worse in the inclusion conditions. Substantively, this suggests that what makes the bad feel good, makes the good feel </w:t>
      </w:r>
      <w:commentRangeStart w:id="696"/>
      <w:r w:rsidR="000D3458">
        <w:rPr>
          <w:rFonts w:ascii="Times New Roman" w:hAnsi="Times New Roman" w:cs="Times New Roman"/>
          <w:sz w:val="24"/>
          <w:szCs w:val="24"/>
          <w:lang w:val="en-US"/>
        </w:rPr>
        <w:t>bad</w:t>
      </w:r>
      <w:commentRangeEnd w:id="696"/>
      <w:r w:rsidR="00607659">
        <w:rPr>
          <w:rStyle w:val="Verwijzingopmerking"/>
        </w:rPr>
        <w:commentReference w:id="696"/>
      </w:r>
      <w:r w:rsidR="000D3458">
        <w:rPr>
          <w:rFonts w:ascii="Times New Roman" w:hAnsi="Times New Roman" w:cs="Times New Roman"/>
          <w:sz w:val="24"/>
          <w:szCs w:val="24"/>
          <w:lang w:val="en-US"/>
        </w:rPr>
        <w:t>.</w:t>
      </w:r>
      <w:commentRangeEnd w:id="694"/>
      <w:r w:rsidR="00134C8B">
        <w:rPr>
          <w:rStyle w:val="Verwijzingopmerking"/>
        </w:rPr>
        <w:commentReference w:id="694"/>
      </w:r>
      <w:commentRangeEnd w:id="693"/>
      <w:r w:rsidR="00153A5A">
        <w:rPr>
          <w:rStyle w:val="Verwijzingopmerking"/>
        </w:rPr>
        <w:commentReference w:id="693"/>
      </w:r>
    </w:p>
    <w:p w14:paraId="10BE483B" w14:textId="6E28DF1A"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 xml:space="preserve">effect sizes. The analyses showed that this was </w:t>
      </w:r>
      <w:del w:id="697" w:author="Jelte Wicherts" w:date="2013-12-24T11:31:00Z">
        <w:r w:rsidRPr="00F70F0A" w:rsidDel="00153A5A">
          <w:rPr>
            <w:rFonts w:ascii="Times New Roman" w:hAnsi="Times New Roman" w:cs="Times New Roman"/>
            <w:sz w:val="24"/>
            <w:szCs w:val="24"/>
            <w:lang w:val="en-US"/>
          </w:rPr>
          <w:delText xml:space="preserve">not </w:delText>
        </w:r>
      </w:del>
      <w:r w:rsidRPr="00F70F0A">
        <w:rPr>
          <w:rFonts w:ascii="Times New Roman" w:hAnsi="Times New Roman" w:cs="Times New Roman"/>
          <w:sz w:val="24"/>
          <w:szCs w:val="24"/>
          <w:lang w:val="en-US"/>
        </w:rPr>
        <w:t>the case</w:t>
      </w:r>
      <w:ins w:id="698" w:author="Jelte Wicherts" w:date="2013-12-24T11:31:00Z">
        <w:r w:rsidR="00153A5A">
          <w:rPr>
            <w:rFonts w:ascii="Times New Roman" w:hAnsi="Times New Roman" w:cs="Times New Roman"/>
            <w:sz w:val="24"/>
            <w:szCs w:val="24"/>
            <w:lang w:val="en-US"/>
          </w:rPr>
          <w:t xml:space="preserve"> neither</w:t>
        </w:r>
      </w:ins>
      <w:r w:rsidRPr="00F70F0A">
        <w:rPr>
          <w:rFonts w:ascii="Times New Roman" w:hAnsi="Times New Roman" w:cs="Times New Roman"/>
          <w:sz w:val="24"/>
          <w:szCs w:val="24"/>
          <w:lang w:val="en-US"/>
        </w:rPr>
        <w:t xml:space="preserve"> for mean age of the participants, </w:t>
      </w:r>
      <w:del w:id="699" w:author="Jelte Wicherts" w:date="2013-12-24T11:31:00Z">
        <w:r w:rsidRPr="00F70F0A" w:rsidDel="00153A5A">
          <w:rPr>
            <w:rFonts w:ascii="Times New Roman" w:hAnsi="Times New Roman" w:cs="Times New Roman"/>
            <w:sz w:val="24"/>
            <w:szCs w:val="24"/>
            <w:lang w:val="en-US"/>
          </w:rPr>
          <w:delText xml:space="preserve">and </w:delText>
        </w:r>
      </w:del>
      <w:ins w:id="700" w:author="Jelte Wicherts" w:date="2013-12-24T11:31:00Z">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w:t>
      </w:r>
      <w:ins w:id="701" w:author="Jelte Wicherts" w:date="2013-12-24T11:32:00Z">
        <w:r w:rsidR="00153A5A">
          <w:rPr>
            <w:rFonts w:ascii="Times New Roman" w:hAnsi="Times New Roman" w:cs="Times New Roman"/>
            <w:sz w:val="24"/>
            <w:szCs w:val="24"/>
            <w:lang w:val="en-US"/>
          </w:rPr>
          <w:t xml:space="preserve">. However, we did find an indication </w:t>
        </w:r>
      </w:ins>
      <w:del w:id="702" w:author="Jelte Wicherts" w:date="2013-12-24T11:32:00Z">
        <w:r w:rsidR="001E02D7" w:rsidDel="00153A5A">
          <w:rPr>
            <w:rFonts w:ascii="Times New Roman" w:hAnsi="Times New Roman" w:cs="Times New Roman"/>
            <w:sz w:val="24"/>
            <w:szCs w:val="24"/>
            <w:lang w:val="en-US"/>
          </w:rPr>
          <w:delText>,</w:delText>
        </w:r>
      </w:del>
      <w:r w:rsidR="001E02D7">
        <w:rPr>
          <w:rFonts w:ascii="Times New Roman" w:hAnsi="Times New Roman" w:cs="Times New Roman"/>
          <w:sz w:val="24"/>
          <w:szCs w:val="24"/>
          <w:lang w:val="en-US"/>
        </w:rPr>
        <w:t xml:space="preserve"> </w:t>
      </w:r>
      <w:del w:id="703" w:author="Jelte Wicherts" w:date="2013-12-24T11:32:00Z">
        <w:r w:rsidR="001E02D7" w:rsidDel="00153A5A">
          <w:rPr>
            <w:rFonts w:ascii="Times New Roman" w:hAnsi="Times New Roman" w:cs="Times New Roman"/>
            <w:sz w:val="24"/>
            <w:szCs w:val="24"/>
            <w:lang w:val="en-US"/>
          </w:rPr>
          <w:delText>but was the case for</w:delText>
        </w:r>
      </w:del>
      <w:ins w:id="704" w:author="Jelte Wicherts" w:date="2013-12-24T11:32:00Z">
        <w:r w:rsidR="00153A5A">
          <w:rPr>
            <w:rFonts w:ascii="Times New Roman" w:hAnsi="Times New Roman" w:cs="Times New Roman"/>
            <w:sz w:val="24"/>
            <w:szCs w:val="24"/>
            <w:lang w:val="en-US"/>
          </w:rPr>
          <w:t xml:space="preserve">of </w:t>
        </w:r>
      </w:ins>
      <w:del w:id="705" w:author="Jelte Wicherts" w:date="2013-12-24T11:32:00Z">
        <w:r w:rsidR="001E02D7" w:rsidDel="00153A5A">
          <w:rPr>
            <w:rFonts w:ascii="Times New Roman" w:hAnsi="Times New Roman" w:cs="Times New Roman"/>
            <w:sz w:val="24"/>
            <w:szCs w:val="24"/>
            <w:lang w:val="en-US"/>
          </w:rPr>
          <w:delText xml:space="preserve"> proportion of males in the studies</w:delText>
        </w:r>
        <w:r w:rsidRPr="00F70F0A" w:rsidDel="00153A5A">
          <w:rPr>
            <w:rFonts w:ascii="Times New Roman" w:hAnsi="Times New Roman" w:cs="Times New Roman"/>
            <w:sz w:val="24"/>
            <w:szCs w:val="24"/>
            <w:lang w:val="en-US"/>
          </w:rPr>
          <w:delText>.</w:delText>
        </w:r>
        <w:r w:rsidR="001E02D7" w:rsidDel="00153A5A">
          <w:rPr>
            <w:rFonts w:ascii="Times New Roman" w:hAnsi="Times New Roman" w:cs="Times New Roman"/>
            <w:sz w:val="24"/>
            <w:szCs w:val="24"/>
            <w:lang w:val="en-US"/>
          </w:rPr>
          <w:delText xml:space="preserve"> This</w:delText>
        </w:r>
        <w:r w:rsidR="00F2747E" w:rsidDel="00153A5A">
          <w:rPr>
            <w:rFonts w:ascii="Times New Roman" w:hAnsi="Times New Roman" w:cs="Times New Roman"/>
            <w:sz w:val="24"/>
            <w:szCs w:val="24"/>
            <w:lang w:val="en-US"/>
          </w:rPr>
          <w:delText xml:space="preserve"> qualified as predicting a </w:delText>
        </w:r>
      </w:del>
      <w:r w:rsidR="00F2747E">
        <w:rPr>
          <w:rFonts w:ascii="Times New Roman" w:hAnsi="Times New Roman" w:cs="Times New Roman"/>
          <w:sz w:val="24"/>
          <w:szCs w:val="24"/>
          <w:lang w:val="en-US"/>
        </w:rPr>
        <w:t>larger effect</w:t>
      </w:r>
      <w:ins w:id="706" w:author="Jelte Wicherts" w:date="2013-12-24T11:32:00Z">
        <w:r w:rsidR="00153A5A">
          <w:rPr>
            <w:rFonts w:ascii="Times New Roman" w:hAnsi="Times New Roman" w:cs="Times New Roman"/>
            <w:sz w:val="24"/>
            <w:szCs w:val="24"/>
            <w:lang w:val="en-US"/>
          </w:rPr>
          <w:t>s</w:t>
        </w:r>
      </w:ins>
      <w:r w:rsidR="00F2747E">
        <w:rPr>
          <w:rFonts w:ascii="Times New Roman" w:hAnsi="Times New Roman" w:cs="Times New Roman"/>
          <w:sz w:val="24"/>
          <w:szCs w:val="24"/>
          <w:lang w:val="en-US"/>
        </w:rPr>
        <w:t xml:space="preserve"> as more males </w:t>
      </w:r>
      <w:del w:id="707" w:author="Jelte Wicherts" w:date="2013-12-24T11:32:00Z">
        <w:r w:rsidR="00F2747E" w:rsidDel="00153A5A">
          <w:rPr>
            <w:rFonts w:ascii="Times New Roman" w:hAnsi="Times New Roman" w:cs="Times New Roman"/>
            <w:sz w:val="24"/>
            <w:szCs w:val="24"/>
            <w:lang w:val="en-US"/>
          </w:rPr>
          <w:delText xml:space="preserve">are </w:delText>
        </w:r>
      </w:del>
      <w:ins w:id="708" w:author="Jelte Wicherts" w:date="2013-12-24T11:32:00Z">
        <w:r w:rsidR="00153A5A">
          <w:rPr>
            <w:rFonts w:ascii="Times New Roman" w:hAnsi="Times New Roman" w:cs="Times New Roman"/>
            <w:sz w:val="24"/>
            <w:szCs w:val="24"/>
            <w:lang w:val="en-US"/>
          </w:rPr>
          <w:t xml:space="preserve">were </w:t>
        </w:r>
      </w:ins>
      <w:r w:rsidR="00F2747E">
        <w:rPr>
          <w:rFonts w:ascii="Times New Roman" w:hAnsi="Times New Roman" w:cs="Times New Roman"/>
          <w:sz w:val="24"/>
          <w:szCs w:val="24"/>
          <w:lang w:val="en-US"/>
        </w:rPr>
        <w:t>included in the</w:t>
      </w:r>
      <w:ins w:id="709" w:author="Jelte Wicherts" w:date="2013-12-24T11:32:00Z">
        <w:r w:rsidR="00153A5A">
          <w:rPr>
            <w:rFonts w:ascii="Times New Roman" w:hAnsi="Times New Roman" w:cs="Times New Roman"/>
            <w:sz w:val="24"/>
            <w:szCs w:val="24"/>
            <w:lang w:val="en-US"/>
          </w:rPr>
          <w:t xml:space="preserve"> study</w:t>
        </w:r>
      </w:ins>
      <w:r w:rsidR="00F2747E">
        <w:rPr>
          <w:rFonts w:ascii="Times New Roman" w:hAnsi="Times New Roman" w:cs="Times New Roman"/>
          <w:sz w:val="24"/>
          <w:szCs w:val="24"/>
          <w:lang w:val="en-US"/>
        </w:rPr>
        <w:t xml:space="preserve"> sample</w:t>
      </w:r>
      <w:ins w:id="710" w:author="Jelte Wicherts" w:date="2013-12-24T11:32:00Z">
        <w:r w:rsidR="00153A5A">
          <w:rPr>
            <w:rFonts w:ascii="Times New Roman" w:hAnsi="Times New Roman" w:cs="Times New Roman"/>
            <w:sz w:val="24"/>
            <w:szCs w:val="24"/>
            <w:lang w:val="en-US"/>
          </w:rPr>
          <w:t>s</w:t>
        </w:r>
      </w:ins>
      <w:r w:rsidR="00F2747E">
        <w:rPr>
          <w:rFonts w:ascii="Times New Roman" w:hAnsi="Times New Roman" w:cs="Times New Roman"/>
          <w:sz w:val="24"/>
          <w:szCs w:val="24"/>
          <w:lang w:val="en-US"/>
        </w:rPr>
        <w:t xml:space="preserve">, where it has been previously thought this would decrease the effect </w:t>
      </w:r>
      <w:commentRangeStart w:id="711"/>
      <w:r w:rsidR="008634A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8634A5">
        <w:rPr>
          <w:rFonts w:ascii="Times New Roman" w:hAnsi="Times New Roman" w:cs="Times New Roman"/>
          <w:sz w:val="24"/>
          <w:szCs w:val="24"/>
          <w:lang w:val="en-US"/>
        </w:rPr>
        <w:fldChar w:fldCharType="separate"/>
      </w:r>
      <w:r w:rsidR="008634A5" w:rsidRPr="008634A5">
        <w:rPr>
          <w:rFonts w:ascii="Times New Roman" w:hAnsi="Times New Roman" w:cs="Times New Roman"/>
          <w:noProof/>
          <w:sz w:val="24"/>
          <w:szCs w:val="24"/>
          <w:lang w:val="en-US"/>
        </w:rPr>
        <w:t>(</w:t>
      </w:r>
      <w:r w:rsidR="008634A5">
        <w:rPr>
          <w:rFonts w:ascii="Times New Roman" w:hAnsi="Times New Roman" w:cs="Times New Roman"/>
          <w:noProof/>
          <w:sz w:val="24"/>
          <w:szCs w:val="24"/>
          <w:lang w:val="en-US"/>
        </w:rPr>
        <w:t xml:space="preserve">e.g., </w:t>
      </w:r>
      <w:r w:rsidR="008634A5" w:rsidRPr="008634A5">
        <w:rPr>
          <w:rFonts w:ascii="Times New Roman" w:hAnsi="Times New Roman" w:cs="Times New Roman"/>
          <w:noProof/>
          <w:sz w:val="24"/>
          <w:szCs w:val="24"/>
          <w:lang w:val="en-US"/>
        </w:rPr>
        <w:t>Hawes et al., 2012)</w:t>
      </w:r>
      <w:r w:rsidR="008634A5">
        <w:rPr>
          <w:rFonts w:ascii="Times New Roman" w:hAnsi="Times New Roman" w:cs="Times New Roman"/>
          <w:sz w:val="24"/>
          <w:szCs w:val="24"/>
          <w:lang w:val="en-US"/>
        </w:rPr>
        <w:fldChar w:fldCharType="end"/>
      </w:r>
      <w:commentRangeEnd w:id="711"/>
      <w:r w:rsidR="00607659">
        <w:rPr>
          <w:rStyle w:val="Verwijzingopmerking"/>
        </w:rPr>
        <w:commentReference w:id="711"/>
      </w:r>
      <w:r w:rsidR="008634A5">
        <w:rPr>
          <w:rFonts w:ascii="Times New Roman" w:hAnsi="Times New Roman" w:cs="Times New Roman"/>
          <w:sz w:val="24"/>
          <w:szCs w:val="24"/>
          <w:lang w:val="en-US"/>
        </w:rPr>
        <w:t>.</w:t>
      </w:r>
    </w:p>
    <w:p w14:paraId="78995C2F" w14:textId="63F8EEEA"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except that interpersonal measures showed relatively weak</w:t>
      </w:r>
      <w:del w:id="712" w:author="Jelte Wicherts" w:date="2013-12-24T11:33:00Z">
        <w:r w:rsidRPr="0016126F" w:rsidDel="00153A5A">
          <w:rPr>
            <w:rFonts w:ascii="Times New Roman" w:hAnsi="Times New Roman" w:cs="Times New Roman"/>
            <w:sz w:val="24"/>
            <w:szCs w:val="24"/>
            <w:lang w:val="en-US"/>
          </w:rPr>
          <w:delText>er</w:delText>
        </w:r>
      </w:del>
      <w:r w:rsidRPr="0016126F">
        <w:rPr>
          <w:rFonts w:ascii="Times New Roman" w:hAnsi="Times New Roman" w:cs="Times New Roman"/>
          <w:sz w:val="24"/>
          <w:szCs w:val="24"/>
          <w:lang w:val="en-US"/>
        </w:rPr>
        <w:t xml:space="preserve">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w:t>
      </w:r>
      <w:r w:rsidRPr="0016126F">
        <w:rPr>
          <w:rFonts w:ascii="Times New Roman" w:hAnsi="Times New Roman" w:cs="Times New Roman"/>
          <w:sz w:val="24"/>
          <w:szCs w:val="24"/>
          <w:lang w:val="en-US"/>
        </w:rPr>
        <w:lastRenderedPageBreak/>
        <w:t xml:space="preserve">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1AD5959E" w14:textId="3103D05F"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w:t>
      </w:r>
      <w:commentRangeStart w:id="713"/>
      <w:r>
        <w:rPr>
          <w:rFonts w:ascii="Times New Roman" w:hAnsi="Times New Roman" w:cs="Times New Roman"/>
          <w:sz w:val="24"/>
          <w:szCs w:val="24"/>
          <w:lang w:val="en-US"/>
        </w:rPr>
        <w:t>analyses</w:t>
      </w:r>
      <w:commentRangeEnd w:id="713"/>
      <w:r w:rsidR="00153A5A">
        <w:rPr>
          <w:rStyle w:val="Verwijzingopmerking"/>
        </w:rPr>
        <w:commentReference w:id="713"/>
      </w:r>
      <w:ins w:id="714" w:author="Jelte Wicherts" w:date="2013-12-24T11:33:00Z">
        <w:r w:rsidR="00153A5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6A0596D" w14:textId="11B68969" w:rsidR="00E76D2C" w:rsidRPr="00F70F0A" w:rsidDel="006C5588" w:rsidRDefault="00731737" w:rsidP="00C30555">
      <w:pPr>
        <w:tabs>
          <w:tab w:val="left" w:pos="2506"/>
        </w:tabs>
        <w:spacing w:after="0" w:line="480" w:lineRule="auto"/>
        <w:rPr>
          <w:del w:id="715" w:author="Jelte Wicherts" w:date="2013-12-24T11:35:00Z"/>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w:t>
      </w:r>
      <w:del w:id="716" w:author="Jelte Wicherts" w:date="2013-12-24T11:35:00Z">
        <w:r w:rsidRPr="00F70F0A" w:rsidDel="006C5588">
          <w:rPr>
            <w:rFonts w:ascii="Times New Roman" w:hAnsi="Times New Roman" w:cs="Times New Roman"/>
            <w:sz w:val="24"/>
            <w:szCs w:val="24"/>
            <w:lang w:val="en-US"/>
          </w:rPr>
          <w:delText>Four limitations are discussed below.</w:delText>
        </w:r>
      </w:del>
    </w:p>
    <w:p w14:paraId="3093A0FC" w14:textId="58A24263" w:rsidR="00E76D2C" w:rsidRPr="00F70F0A" w:rsidRDefault="00731737">
      <w:pPr>
        <w:tabs>
          <w:tab w:val="left" w:pos="2506"/>
        </w:tabs>
        <w:spacing w:after="0" w:line="480" w:lineRule="auto"/>
        <w:rPr>
          <w:rFonts w:ascii="Times New Roman" w:hAnsi="Times New Roman" w:cs="Times New Roman"/>
          <w:sz w:val="24"/>
          <w:szCs w:val="24"/>
          <w:lang w:val="en-US"/>
        </w:rPr>
        <w:pPrChange w:id="717" w:author="Jelte Wicherts" w:date="2013-12-24T11:35:00Z">
          <w:pPr>
            <w:tabs>
              <w:tab w:val="left" w:pos="709"/>
            </w:tabs>
            <w:spacing w:after="0" w:line="480" w:lineRule="auto"/>
          </w:pPr>
        </w:pPrChange>
      </w:pPr>
      <w:del w:id="718" w:author="Jelte Wicherts" w:date="2013-12-24T11:35:00Z">
        <w:r w:rsidRPr="00F70F0A" w:rsidDel="006C5588">
          <w:rPr>
            <w:rFonts w:ascii="Times New Roman" w:hAnsi="Times New Roman" w:cs="Times New Roman"/>
            <w:sz w:val="24"/>
            <w:szCs w:val="24"/>
            <w:lang w:val="en-US"/>
          </w:rPr>
          <w:tab/>
        </w:r>
      </w:del>
      <w:r w:rsidRPr="00F70F0A">
        <w:rPr>
          <w:rFonts w:ascii="Times New Roman" w:hAnsi="Times New Roman" w:cs="Times New Roman"/>
          <w:sz w:val="24"/>
          <w:szCs w:val="24"/>
          <w:lang w:val="en-US"/>
        </w:rPr>
        <w:t xml:space="preserve">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2A93BD16" w14:textId="612BA38E"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ins w:id="719" w:author="Jelte Wicherts" w:date="2013-12-24T11:36:00Z">
        <w:r w:rsidR="006C5588">
          <w:rPr>
            <w:rFonts w:ascii="Times New Roman" w:hAnsi="Times New Roman" w:cs="Times New Roman"/>
            <w:sz w:val="24"/>
            <w:szCs w:val="24"/>
            <w:lang w:val="en-US"/>
          </w:rPr>
          <w:t xml:space="preserve"> a </w:t>
        </w:r>
        <w:r w:rsidR="006C5588">
          <w:rPr>
            <w:rFonts w:ascii="Times New Roman" w:hAnsi="Times New Roman" w:cs="Times New Roman"/>
            <w:sz w:val="24"/>
            <w:szCs w:val="24"/>
            <w:lang w:val="en-US"/>
          </w:rPr>
          <w:lastRenderedPageBreak/>
          <w:t xml:space="preserve">sufficiently large set of </w:t>
        </w:r>
      </w:ins>
      <w:del w:id="720" w:author="Jelte Wicherts" w:date="2013-12-24T11:36:00Z">
        <w:r w:rsidRPr="00F70F0A" w:rsidDel="006C5588">
          <w:rPr>
            <w:rFonts w:ascii="Times New Roman" w:hAnsi="Times New Roman" w:cs="Times New Roman"/>
            <w:sz w:val="24"/>
            <w:szCs w:val="24"/>
            <w:lang w:val="en-US"/>
          </w:rPr>
          <w:delText xml:space="preserve">sample </w:delText>
        </w:r>
      </w:del>
      <w:ins w:id="721" w:author="Jelte Wicherts" w:date="2013-12-24T11:36:00Z">
        <w:r w:rsidR="006C5588">
          <w:rPr>
            <w:rFonts w:ascii="Times New Roman" w:hAnsi="Times New Roman" w:cs="Times New Roman"/>
            <w:sz w:val="24"/>
            <w:szCs w:val="24"/>
            <w:lang w:val="en-US"/>
          </w:rPr>
          <w:t>studies</w:t>
        </w:r>
      </w:ins>
      <w:del w:id="722" w:author="Jelte Wicherts" w:date="2013-12-24T11:36:00Z">
        <w:r w:rsidRPr="00F70F0A" w:rsidDel="006C5588">
          <w:rPr>
            <w:rFonts w:ascii="Times New Roman" w:hAnsi="Times New Roman" w:cs="Times New Roman"/>
            <w:sz w:val="24"/>
            <w:szCs w:val="24"/>
            <w:lang w:val="en-US"/>
          </w:rPr>
          <w:delText>size</w:delText>
        </w:r>
      </w:del>
      <w:r w:rsidRPr="00F70F0A">
        <w:rPr>
          <w:rFonts w:ascii="Times New Roman" w:hAnsi="Times New Roman" w:cs="Times New Roman"/>
          <w:sz w:val="24"/>
          <w:szCs w:val="24"/>
          <w:lang w:val="en-US"/>
        </w:rPr>
        <w:t xml:space="preserve"> and comprehensiveness. Another reason </w:t>
      </w:r>
      <w:del w:id="723" w:author="Jelte Wicherts" w:date="2013-12-24T11:36:00Z">
        <w:r w:rsidRPr="00F70F0A" w:rsidDel="006C5588">
          <w:rPr>
            <w:rFonts w:ascii="Times New Roman" w:hAnsi="Times New Roman" w:cs="Times New Roman"/>
            <w:sz w:val="24"/>
            <w:szCs w:val="24"/>
            <w:lang w:val="en-US"/>
          </w:rPr>
          <w:delText xml:space="preserve">why </w:delText>
        </w:r>
      </w:del>
      <w:ins w:id="724" w:author="Jelte Wicherts" w:date="2013-12-24T11:36:00Z">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only </w:t>
      </w:r>
      <w:ins w:id="725" w:author="Jelte Wicherts" w:date="2013-12-24T11:36:00Z">
        <w:r w:rsidR="006C5588">
          <w:rPr>
            <w:rFonts w:ascii="Times New Roman" w:hAnsi="Times New Roman" w:cs="Times New Roman"/>
            <w:sz w:val="24"/>
            <w:szCs w:val="24"/>
            <w:lang w:val="en-US"/>
          </w:rPr>
          <w:t xml:space="preserve">including </w:t>
        </w:r>
      </w:ins>
      <w:r w:rsidRPr="00F70F0A">
        <w:rPr>
          <w:rFonts w:ascii="Times New Roman" w:hAnsi="Times New Roman" w:cs="Times New Roman"/>
          <w:sz w:val="24"/>
          <w:szCs w:val="24"/>
          <w:lang w:val="en-US"/>
        </w:rPr>
        <w:t xml:space="preserve">the first and last measures </w:t>
      </w:r>
      <w:del w:id="726" w:author="Jelte Wicherts" w:date="2013-12-24T11:37:00Z">
        <w:r w:rsidRPr="00F70F0A" w:rsidDel="006C5588">
          <w:rPr>
            <w:rFonts w:ascii="Times New Roman" w:hAnsi="Times New Roman" w:cs="Times New Roman"/>
            <w:sz w:val="24"/>
            <w:szCs w:val="24"/>
            <w:lang w:val="en-US"/>
          </w:rPr>
          <w:delText xml:space="preserve">were included </w:delText>
        </w:r>
      </w:del>
      <w:r w:rsidRPr="00F70F0A">
        <w:rPr>
          <w:rFonts w:ascii="Times New Roman" w:hAnsi="Times New Roman" w:cs="Times New Roman"/>
          <w:sz w:val="24"/>
          <w:szCs w:val="24"/>
          <w:lang w:val="en-US"/>
        </w:rPr>
        <w:t>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ins w:id="727" w:author="Jelte Wicherts" w:date="2013-12-24T11:37:00Z">
        <w:r w:rsidR="006C5588">
          <w:rPr>
            <w:rFonts w:ascii="Times New Roman" w:hAnsi="Times New Roman" w:cs="Times New Roman"/>
            <w:sz w:val="24"/>
            <w:szCs w:val="24"/>
            <w:lang w:val="en-US"/>
          </w:rPr>
          <w:t xml:space="preserve"> set of useful</w:t>
        </w:r>
      </w:ins>
      <w:r w:rsidRPr="00F70F0A">
        <w:rPr>
          <w:rFonts w:ascii="Times New Roman" w:hAnsi="Times New Roman" w:cs="Times New Roman"/>
          <w:sz w:val="24"/>
          <w:szCs w:val="24"/>
          <w:lang w:val="en-US"/>
        </w:rPr>
        <w:t xml:space="preserve"> </w:t>
      </w:r>
      <w:del w:id="728" w:author="Jelte Wicherts" w:date="2013-12-24T11:37:00Z">
        <w:r w:rsidRPr="00F70F0A" w:rsidDel="006C5588">
          <w:rPr>
            <w:rFonts w:ascii="Times New Roman" w:hAnsi="Times New Roman" w:cs="Times New Roman"/>
            <w:sz w:val="24"/>
            <w:szCs w:val="24"/>
            <w:lang w:val="en-US"/>
          </w:rPr>
          <w:delText>sample size</w:delText>
        </w:r>
      </w:del>
      <w:ins w:id="729" w:author="Jelte Wicherts" w:date="2013-12-24T11:37:00Z">
        <w:r w:rsidR="006C5588">
          <w:rPr>
            <w:rFonts w:ascii="Times New Roman" w:hAnsi="Times New Roman" w:cs="Times New Roman"/>
            <w:sz w:val="24"/>
            <w:szCs w:val="24"/>
            <w:lang w:val="en-US"/>
          </w:rPr>
          <w:t>studies and hence less powerful analyses</w:t>
        </w:r>
      </w:ins>
      <w:r w:rsidRPr="00F70F0A">
        <w:rPr>
          <w:rFonts w:ascii="Times New Roman" w:hAnsi="Times New Roman" w:cs="Times New Roman"/>
          <w:sz w:val="24"/>
          <w:szCs w:val="24"/>
          <w:lang w:val="en-US"/>
        </w:rPr>
        <w:t xml:space="preserve">. </w:t>
      </w:r>
    </w:p>
    <w:p w14:paraId="00C9D128" w14:textId="010FBB74"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53A5A3C9" w14:textId="246DF504"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del w:id="730" w:author="Jelte Wicherts" w:date="2013-12-24T11:38:00Z">
        <w:r w:rsidRPr="00F70F0A" w:rsidDel="00F848CA">
          <w:rPr>
            <w:rFonts w:ascii="Times New Roman" w:hAnsi="Times New Roman" w:cs="Times New Roman"/>
            <w:sz w:val="24"/>
            <w:szCs w:val="24"/>
            <w:lang w:val="en-US"/>
          </w:rPr>
          <w:delText xml:space="preserve">faulty </w:delText>
        </w:r>
      </w:del>
      <w:ins w:id="731" w:author="Jelte Wicherts" w:date="2013-12-24T11:38:00Z">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ins w:id="732" w:author="Jelte Wicherts" w:date="2013-12-24T11:39:00Z">
        <w:r w:rsidR="00F848CA">
          <w:rPr>
            <w:rFonts w:ascii="Times New Roman" w:hAnsi="Times New Roman" w:cs="Times New Roman"/>
            <w:sz w:val="24"/>
            <w:szCs w:val="24"/>
            <w:lang w:val="en-US"/>
          </w:rPr>
          <w:t xml:space="preserve">ed </w:t>
        </w:r>
      </w:ins>
      <w:del w:id="733" w:author="Jelte Wicherts" w:date="2013-12-24T11:39:00Z">
        <w:r w:rsidRPr="00F70F0A" w:rsidDel="00F848CA">
          <w:rPr>
            <w:rFonts w:ascii="Times New Roman" w:hAnsi="Times New Roman" w:cs="Times New Roman"/>
            <w:sz w:val="24"/>
            <w:szCs w:val="24"/>
            <w:lang w:val="en-US"/>
          </w:rPr>
          <w:delText xml:space="preserve">s </w:delText>
        </w:r>
      </w:del>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xml:space="preserve">, indicating that the effect is not driven by difference in measures on the first and last </w:t>
      </w:r>
      <w:r w:rsidR="00831180">
        <w:rPr>
          <w:rFonts w:ascii="Times New Roman" w:hAnsi="Times New Roman" w:cs="Times New Roman"/>
          <w:sz w:val="24"/>
          <w:szCs w:val="24"/>
          <w:lang w:val="en-US"/>
        </w:rPr>
        <w:lastRenderedPageBreak/>
        <w:t>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w:t>
      </w:r>
      <w:commentRangeStart w:id="734"/>
      <w:r w:rsidRPr="00F70F0A">
        <w:rPr>
          <w:rFonts w:ascii="Times New Roman" w:hAnsi="Times New Roman" w:cs="Times New Roman"/>
          <w:sz w:val="24"/>
          <w:szCs w:val="24"/>
          <w:lang w:val="en-US"/>
        </w:rPr>
        <w:t>measures</w:t>
      </w:r>
      <w:commentRangeEnd w:id="734"/>
      <w:r w:rsidR="00744811">
        <w:rPr>
          <w:rStyle w:val="Verwijzingopmerking"/>
        </w:rPr>
        <w:commentReference w:id="734"/>
      </w:r>
      <w:r w:rsidRPr="00F70F0A">
        <w:rPr>
          <w:rFonts w:ascii="Times New Roman" w:hAnsi="Times New Roman" w:cs="Times New Roman"/>
          <w:sz w:val="24"/>
          <w:szCs w:val="24"/>
          <w:lang w:val="en-US"/>
        </w:rPr>
        <w:t>).</w:t>
      </w:r>
    </w:p>
    <w:p w14:paraId="5969AF0A"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framework. These references can easily be retrieved from the database of examined papers, as is available on the OSF page of this paper.</w:t>
      </w:r>
    </w:p>
    <w:p w14:paraId="70B43361" w14:textId="02FAE0BA" w:rsidR="00B5508E" w:rsidRDefault="00731737" w:rsidP="00B5508E">
      <w:pPr>
        <w:numPr>
          <w:ins w:id="735" w:author="I van Beest" w:date="2013-10-07T23:51:00Z"/>
        </w:numPr>
        <w:spacing w:after="0" w:line="480" w:lineRule="auto"/>
        <w:ind w:firstLine="708"/>
        <w:rPr>
          <w:rFonts w:ascii="Times New Roman" w:hAnsi="Times New Roman" w:cs="Times New Roman"/>
          <w:sz w:val="24"/>
          <w:szCs w:val="24"/>
          <w:lang w:val="en-US"/>
        </w:rPr>
      </w:pPr>
      <w:commentRangeStart w:id="736"/>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del w:id="737" w:author="Jelte Wicherts" w:date="2013-12-24T11:40:00Z">
        <w:r w:rsidRPr="00F70F0A" w:rsidDel="00A15DA2">
          <w:rPr>
            <w:rFonts w:ascii="Times New Roman" w:hAnsi="Times New Roman" w:cs="Times New Roman"/>
            <w:sz w:val="24"/>
            <w:szCs w:val="24"/>
            <w:lang w:val="en-US"/>
          </w:rPr>
          <w:delText xml:space="preserve">even </w:delText>
        </w:r>
      </w:del>
      <w:ins w:id="738" w:author="Jelte Wicherts" w:date="2013-12-24T11:40:00Z">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ins>
      <w:del w:id="739" w:author="Jelte Wicherts" w:date="2013-12-24T11:40:00Z">
        <w:r w:rsidRPr="00F70F0A" w:rsidDel="00A15DA2">
          <w:rPr>
            <w:rFonts w:ascii="Times New Roman" w:hAnsi="Times New Roman" w:cs="Times New Roman"/>
            <w:sz w:val="24"/>
            <w:szCs w:val="24"/>
            <w:lang w:val="en-US"/>
          </w:rPr>
          <w:delText xml:space="preserve">though they are </w:delText>
        </w:r>
      </w:del>
      <w:r w:rsidRPr="00F70F0A">
        <w:rPr>
          <w:rFonts w:ascii="Times New Roman" w:hAnsi="Times New Roman" w:cs="Times New Roman"/>
          <w:sz w:val="24"/>
          <w:szCs w:val="24"/>
          <w:lang w:val="en-US"/>
        </w:rPr>
        <w:t>wide</w:t>
      </w:r>
      <w:del w:id="740" w:author="Jelte Wicherts" w:date="2013-12-24T11:40:00Z">
        <w:r w:rsidRPr="00F70F0A" w:rsidDel="00A15DA2">
          <w:rPr>
            <w:rFonts w:ascii="Times New Roman" w:hAnsi="Times New Roman" w:cs="Times New Roman"/>
            <w:sz w:val="24"/>
            <w:szCs w:val="24"/>
            <w:lang w:val="en-US"/>
          </w:rPr>
          <w:delText>ly</w:delText>
        </w:r>
      </w:del>
      <w:r w:rsidRPr="00F70F0A">
        <w:rPr>
          <w:rFonts w:ascii="Times New Roman" w:hAnsi="Times New Roman" w:cs="Times New Roman"/>
          <w:sz w:val="24"/>
          <w:szCs w:val="24"/>
          <w:lang w:val="en-US"/>
        </w:rPr>
        <w:t xml:space="preserve"> use</w:t>
      </w:r>
      <w:del w:id="741" w:author="Jelte Wicherts" w:date="2013-12-24T11:40:00Z">
        <w:r w:rsidRPr="00F70F0A" w:rsidDel="00A15DA2">
          <w:rPr>
            <w:rFonts w:ascii="Times New Roman" w:hAnsi="Times New Roman" w:cs="Times New Roman"/>
            <w:sz w:val="24"/>
            <w:szCs w:val="24"/>
            <w:lang w:val="en-US"/>
          </w:rPr>
          <w:delText>d</w:delText>
        </w:r>
      </w:del>
      <w:r w:rsidRPr="00F70F0A">
        <w:rPr>
          <w:rFonts w:ascii="Times New Roman" w:hAnsi="Times New Roman" w:cs="Times New Roman"/>
          <w:sz w:val="24"/>
          <w:szCs w:val="24"/>
          <w:lang w:val="en-US"/>
        </w:rPr>
        <w:t>.</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del w:id="742" w:author="Jelte Wicherts" w:date="2013-12-24T11:40:00Z">
        <w:r w:rsidR="00B5508E" w:rsidDel="00A15DA2">
          <w:rPr>
            <w:rFonts w:ascii="Times New Roman" w:hAnsi="Times New Roman" w:cs="Times New Roman"/>
            <w:sz w:val="24"/>
            <w:szCs w:val="24"/>
            <w:lang w:val="en-US"/>
          </w:rPr>
          <w:delText>We take this lack of</w:delText>
        </w:r>
      </w:del>
      <w:ins w:id="743" w:author="Jelte Wicherts" w:date="2013-12-24T11:40:00Z">
        <w:r w:rsidR="00A15DA2">
          <w:rPr>
            <w:rFonts w:ascii="Times New Roman" w:hAnsi="Times New Roman" w:cs="Times New Roman"/>
            <w:sz w:val="24"/>
            <w:szCs w:val="24"/>
            <w:lang w:val="en-US"/>
          </w:rPr>
          <w:t>Considering this lack of</w:t>
        </w:r>
      </w:ins>
      <w:r w:rsidR="00B5508E">
        <w:rPr>
          <w:rFonts w:ascii="Times New Roman" w:hAnsi="Times New Roman" w:cs="Times New Roman"/>
          <w:sz w:val="24"/>
          <w:szCs w:val="24"/>
          <w:lang w:val="en-US"/>
        </w:rPr>
        <w:t xml:space="preserve"> validatio</w:t>
      </w:r>
      <w:commentRangeEnd w:id="736"/>
      <w:r w:rsidR="00744811">
        <w:rPr>
          <w:rStyle w:val="Verwijzingopmerking"/>
        </w:rPr>
        <w:commentReference w:id="736"/>
      </w:r>
      <w:r w:rsidR="00B5508E">
        <w:rPr>
          <w:rFonts w:ascii="Times New Roman" w:hAnsi="Times New Roman" w:cs="Times New Roman"/>
          <w:sz w:val="24"/>
          <w:szCs w:val="24"/>
          <w:lang w:val="en-US"/>
        </w:rPr>
        <w:t>n</w:t>
      </w:r>
      <w:ins w:id="744" w:author="Jelte Wicherts" w:date="2013-12-24T11:40:00Z">
        <w:r w:rsidR="00A15DA2">
          <w:rPr>
            <w:rFonts w:ascii="Times New Roman" w:hAnsi="Times New Roman" w:cs="Times New Roman"/>
            <w:sz w:val="24"/>
            <w:szCs w:val="24"/>
            <w:lang w:val="en-US"/>
          </w:rPr>
          <w:t xml:space="preserve">, we </w:t>
        </w:r>
      </w:ins>
      <w:del w:id="745" w:author="Jelte Wicherts" w:date="2013-12-24T11:40:00Z">
        <w:r w:rsidR="00B5508E" w:rsidDel="00A15DA2">
          <w:rPr>
            <w:rFonts w:ascii="Times New Roman" w:hAnsi="Times New Roman" w:cs="Times New Roman"/>
            <w:sz w:val="24"/>
            <w:szCs w:val="24"/>
            <w:lang w:val="en-US"/>
          </w:rPr>
          <w:delText xml:space="preserve"> into account and therefore </w:delText>
        </w:r>
      </w:del>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3E0D10A1" w14:textId="77777777" w:rsidR="00A15DA2" w:rsidRDefault="0014060B" w:rsidP="00B5508E">
      <w:pPr>
        <w:spacing w:after="0" w:line="480" w:lineRule="auto"/>
        <w:rPr>
          <w:ins w:id="746"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del w:id="747" w:author="Jelte Wicherts" w:date="2013-12-24T11:41:00Z">
        <w:r w:rsidR="00A62BCA" w:rsidDel="00A15DA2">
          <w:rPr>
            <w:rFonts w:ascii="Times New Roman" w:hAnsi="Times New Roman" w:cs="Times New Roman"/>
            <w:sz w:val="24"/>
            <w:szCs w:val="24"/>
            <w:lang w:val="en-US"/>
          </w:rPr>
          <w:delText>models</w:delText>
        </w:r>
        <w:r w:rsidR="00731737" w:rsidRPr="00F70F0A" w:rsidDel="00A15DA2">
          <w:rPr>
            <w:rFonts w:ascii="Times New Roman" w:hAnsi="Times New Roman" w:cs="Times New Roman"/>
            <w:sz w:val="24"/>
            <w:szCs w:val="24"/>
            <w:lang w:val="en-US"/>
          </w:rPr>
          <w:delText xml:space="preserve"> </w:delText>
        </w:r>
      </w:del>
      <w:ins w:id="748" w:author="Jelte Wicherts" w:date="2013-12-24T11:41:00Z">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del w:id="749" w:author="Jelte Wicherts" w:date="2013-12-24T11:41:00Z">
        <w:r w:rsidR="00731737" w:rsidDel="00A15DA2">
          <w:rPr>
            <w:rFonts w:ascii="Times New Roman" w:hAnsi="Times New Roman" w:cs="Times New Roman"/>
            <w:sz w:val="24"/>
            <w:szCs w:val="24"/>
            <w:lang w:val="en-US"/>
          </w:rPr>
          <w:delText>huge</w:delText>
        </w:r>
      </w:del>
      <w:ins w:id="750" w:author="Jelte Wicherts" w:date="2013-12-24T11:41:00Z">
        <w:r w:rsidR="00A15DA2">
          <w:rPr>
            <w:rFonts w:ascii="Times New Roman" w:hAnsi="Times New Roman" w:cs="Times New Roman"/>
            <w:sz w:val="24"/>
            <w:szCs w:val="24"/>
            <w:lang w:val="en-US"/>
          </w:rPr>
          <w:t>large</w:t>
        </w:r>
      </w:ins>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del w:id="751" w:author="Jelte Wicherts" w:date="2013-12-24T11:41:00Z">
        <w:r w:rsidR="00731737" w:rsidRPr="00F70F0A" w:rsidDel="00A15DA2">
          <w:rPr>
            <w:rFonts w:ascii="Times New Roman" w:hAnsi="Times New Roman" w:cs="Times New Roman"/>
            <w:sz w:val="24"/>
            <w:szCs w:val="24"/>
            <w:lang w:val="en-US"/>
          </w:rPr>
          <w:delText>Additionally, and possibly more interesting</w:delText>
        </w:r>
      </w:del>
      <w:ins w:id="752" w:author="Jelte Wicherts" w:date="2013-12-24T11:41:00Z">
        <w:r w:rsidR="00A15DA2">
          <w:rPr>
            <w:rFonts w:ascii="Times New Roman" w:hAnsi="Times New Roman" w:cs="Times New Roman"/>
            <w:sz w:val="24"/>
            <w:szCs w:val="24"/>
            <w:lang w:val="en-US"/>
          </w:rPr>
          <w:t xml:space="preserve">An interesting avenue for future research concerns the explanation of </w:t>
        </w:r>
      </w:ins>
      <w:del w:id="753" w:author="Jelte Wicherts" w:date="2013-12-24T11:41:00Z">
        <w:r w:rsidR="00731737" w:rsidRPr="00F70F0A" w:rsidDel="00A15DA2">
          <w:rPr>
            <w:rFonts w:ascii="Times New Roman" w:hAnsi="Times New Roman" w:cs="Times New Roman"/>
            <w:sz w:val="24"/>
            <w:szCs w:val="24"/>
            <w:lang w:val="en-US"/>
          </w:rPr>
          <w:delText>, how can it be explained that</w:delText>
        </w:r>
      </w:del>
      <w:ins w:id="754" w:author="Jelte Wicherts" w:date="2013-12-24T11:41:00Z">
        <w:r w:rsidR="00A15DA2">
          <w:rPr>
            <w:rFonts w:ascii="Times New Roman" w:hAnsi="Times New Roman" w:cs="Times New Roman"/>
            <w:sz w:val="24"/>
            <w:szCs w:val="24"/>
            <w:lang w:val="en-US"/>
          </w:rPr>
          <w:t>why</w:t>
        </w:r>
      </w:ins>
      <w:r w:rsidR="00731737" w:rsidRPr="00F70F0A">
        <w:rPr>
          <w:rFonts w:ascii="Times New Roman" w:hAnsi="Times New Roman" w:cs="Times New Roman"/>
          <w:sz w:val="24"/>
          <w:szCs w:val="24"/>
          <w:lang w:val="en-US"/>
        </w:rPr>
        <w:t xml:space="preserve"> ostracism can be moderated equally across the first and last measure within the studies</w:t>
      </w:r>
      <w:ins w:id="755" w:author="Jelte Wicherts" w:date="2013-12-24T11:41:00Z">
        <w:r w:rsidR="00A15DA2">
          <w:rPr>
            <w:rFonts w:ascii="Times New Roman" w:hAnsi="Times New Roman" w:cs="Times New Roman"/>
            <w:sz w:val="24"/>
            <w:szCs w:val="24"/>
            <w:lang w:val="en-US"/>
          </w:rPr>
          <w:t>.</w:t>
        </w:r>
      </w:ins>
      <w:del w:id="756" w:author="Jelte Wicherts" w:date="2013-12-24T11:41:00Z">
        <w:r w:rsidR="00731737" w:rsidRPr="00F70F0A" w:rsidDel="00A15DA2">
          <w:rPr>
            <w:rFonts w:ascii="Times New Roman" w:hAnsi="Times New Roman" w:cs="Times New Roman"/>
            <w:sz w:val="24"/>
            <w:szCs w:val="24"/>
            <w:lang w:val="en-US"/>
          </w:rPr>
          <w:delText>?</w:delText>
        </w:r>
      </w:del>
      <w:r w:rsidR="00731737" w:rsidRPr="00F70F0A">
        <w:rPr>
          <w:rFonts w:ascii="Times New Roman" w:hAnsi="Times New Roman" w:cs="Times New Roman"/>
          <w:sz w:val="24"/>
          <w:szCs w:val="24"/>
          <w:lang w:val="en-US"/>
        </w:rPr>
        <w:t xml:space="preserve"> </w:t>
      </w:r>
      <w:del w:id="757" w:author="Jelte Wicherts" w:date="2013-12-24T11:42:00Z">
        <w:r w:rsidR="00731737" w:rsidRPr="00F70F0A" w:rsidDel="00A15DA2">
          <w:rPr>
            <w:rFonts w:ascii="Times New Roman" w:hAnsi="Times New Roman" w:cs="Times New Roman"/>
            <w:sz w:val="24"/>
            <w:szCs w:val="24"/>
            <w:lang w:val="en-US"/>
          </w:rPr>
          <w:delText>And finally, the</w:delText>
        </w:r>
      </w:del>
      <w:ins w:id="758" w:author="Jelte Wicherts" w:date="2013-12-24T11:42:00Z">
        <w:r w:rsidR="00A15DA2">
          <w:rPr>
            <w:rFonts w:ascii="Times New Roman" w:hAnsi="Times New Roman" w:cs="Times New Roman"/>
            <w:sz w:val="24"/>
            <w:szCs w:val="24"/>
            <w:lang w:val="en-US"/>
          </w:rPr>
          <w:t>In addition, the large</w:t>
        </w:r>
      </w:ins>
      <w:r w:rsidR="00731737" w:rsidRPr="00F70F0A">
        <w:rPr>
          <w:rFonts w:ascii="Times New Roman" w:hAnsi="Times New Roman" w:cs="Times New Roman"/>
          <w:sz w:val="24"/>
          <w:szCs w:val="24"/>
          <w:lang w:val="en-US"/>
        </w:rPr>
        <w:t xml:space="preserve"> heterogeneity in the effect sizes</w:t>
      </w:r>
      <w:del w:id="759" w:author="Jelte Wicherts" w:date="2013-12-24T11:42:00Z">
        <w:r w:rsidR="00731737" w:rsidRPr="00F70F0A" w:rsidDel="00A15DA2">
          <w:rPr>
            <w:rFonts w:ascii="Times New Roman" w:hAnsi="Times New Roman" w:cs="Times New Roman"/>
            <w:sz w:val="24"/>
            <w:szCs w:val="24"/>
            <w:lang w:val="en-US"/>
          </w:rPr>
          <w:delText xml:space="preserve"> is high even when </w:delText>
        </w:r>
        <w:r w:rsidR="00731737" w:rsidDel="00A15DA2">
          <w:rPr>
            <w:rFonts w:ascii="Times New Roman" w:hAnsi="Times New Roman" w:cs="Times New Roman"/>
            <w:sz w:val="24"/>
            <w:szCs w:val="24"/>
            <w:lang w:val="en-US"/>
          </w:rPr>
          <w:delText xml:space="preserve">considering </w:delText>
        </w:r>
        <w:r w:rsidR="00731737" w:rsidRPr="00F70F0A" w:rsidDel="00A15DA2">
          <w:rPr>
            <w:rFonts w:ascii="Times New Roman" w:hAnsi="Times New Roman" w:cs="Times New Roman"/>
            <w:sz w:val="24"/>
            <w:szCs w:val="24"/>
            <w:lang w:val="en-US"/>
          </w:rPr>
          <w:delText>a</w:delText>
        </w:r>
      </w:del>
      <w:ins w:id="760" w:author="Jelte Wicherts" w:date="2013-12-24T11:42:00Z">
        <w:r w:rsidR="00A15DA2">
          <w:rPr>
            <w:rFonts w:ascii="Times New Roman" w:hAnsi="Times New Roman" w:cs="Times New Roman"/>
            <w:sz w:val="24"/>
            <w:szCs w:val="24"/>
            <w:lang w:val="en-US"/>
          </w:rPr>
          <w:t xml:space="preserve"> (even in a</w:t>
        </w:r>
      </w:ins>
      <w:r w:rsidR="00731737" w:rsidRPr="00F70F0A">
        <w:rPr>
          <w:rFonts w:ascii="Times New Roman" w:hAnsi="Times New Roman" w:cs="Times New Roman"/>
          <w:sz w:val="24"/>
          <w:szCs w:val="24"/>
          <w:lang w:val="en-US"/>
        </w:rPr>
        <w:t xml:space="preserve"> homogeneous subset of studies</w:t>
      </w:r>
      <w:ins w:id="761" w:author="Jelte Wicherts" w:date="2013-12-24T11:42:00Z">
        <w:r w:rsidR="00A15DA2">
          <w:rPr>
            <w:rFonts w:ascii="Times New Roman" w:hAnsi="Times New Roman" w:cs="Times New Roman"/>
            <w:sz w:val="24"/>
            <w:szCs w:val="24"/>
            <w:lang w:val="en-US"/>
          </w:rPr>
          <w:t>) highlight that there are more potentially relevant moderators of ostracism in need of further study</w:t>
        </w:r>
      </w:ins>
      <w:r w:rsidR="00731737" w:rsidRPr="00F70F0A">
        <w:rPr>
          <w:rFonts w:ascii="Times New Roman" w:hAnsi="Times New Roman" w:cs="Times New Roman"/>
          <w:sz w:val="24"/>
          <w:szCs w:val="24"/>
          <w:lang w:val="en-US"/>
        </w:rPr>
        <w:t>. T</w:t>
      </w:r>
      <w:del w:id="762" w:author="Jelte Wicherts" w:date="2013-12-24T11:43:00Z">
        <w:r w:rsidR="00731737" w:rsidRPr="00F70F0A" w:rsidDel="00A15DA2">
          <w:rPr>
            <w:rFonts w:ascii="Times New Roman" w:hAnsi="Times New Roman" w:cs="Times New Roman"/>
            <w:sz w:val="24"/>
            <w:szCs w:val="24"/>
            <w:lang w:val="en-US"/>
          </w:rPr>
          <w:delText>his</w:delText>
        </w:r>
      </w:del>
      <w:ins w:id="763" w:author="Jelte Wicherts" w:date="2013-12-24T11:43:00Z">
        <w:r w:rsidR="00A15DA2">
          <w:rPr>
            <w:rFonts w:ascii="Times New Roman" w:hAnsi="Times New Roman" w:cs="Times New Roman"/>
            <w:sz w:val="24"/>
            <w:szCs w:val="24"/>
            <w:lang w:val="en-US"/>
          </w:rPr>
          <w:t xml:space="preserve">he large </w:t>
        </w:r>
        <w:proofErr w:type="spellStart"/>
        <w:r w:rsidR="00A15DA2">
          <w:rPr>
            <w:rFonts w:ascii="Times New Roman" w:hAnsi="Times New Roman" w:cs="Times New Roman"/>
            <w:sz w:val="24"/>
            <w:szCs w:val="24"/>
            <w:lang w:val="en-US"/>
          </w:rPr>
          <w:t>hetereogeneity</w:t>
        </w:r>
        <w:proofErr w:type="spellEnd"/>
        <w:r w:rsidR="00A15DA2">
          <w:rPr>
            <w:rFonts w:ascii="Times New Roman" w:hAnsi="Times New Roman" w:cs="Times New Roman"/>
            <w:sz w:val="24"/>
            <w:szCs w:val="24"/>
            <w:lang w:val="en-US"/>
          </w:rPr>
          <w:t xml:space="preserve"> of effects also</w:t>
        </w:r>
      </w:ins>
      <w:r w:rsidR="00731737" w:rsidRPr="00F70F0A">
        <w:rPr>
          <w:rFonts w:ascii="Times New Roman" w:hAnsi="Times New Roman" w:cs="Times New Roman"/>
          <w:sz w:val="24"/>
          <w:szCs w:val="24"/>
          <w:lang w:val="en-US"/>
        </w:rPr>
        <w:t xml:space="preserve"> </w:t>
      </w:r>
      <w:del w:id="764" w:author="Jelte Wicherts" w:date="2013-12-24T11:43:00Z">
        <w:r w:rsidR="00731737" w:rsidRPr="00F70F0A" w:rsidDel="00A15DA2">
          <w:rPr>
            <w:rFonts w:ascii="Times New Roman" w:hAnsi="Times New Roman" w:cs="Times New Roman"/>
            <w:sz w:val="24"/>
            <w:szCs w:val="24"/>
            <w:lang w:val="en-US"/>
          </w:rPr>
          <w:delText xml:space="preserve">poses </w:delText>
        </w:r>
      </w:del>
      <w:ins w:id="765" w:author="Jelte Wicherts" w:date="2013-12-24T11:43:00Z">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 xml:space="preserve">the question whether the ostracism effect is actually as </w:t>
      </w:r>
      <w:r w:rsidR="00731737" w:rsidRPr="00F70F0A">
        <w:rPr>
          <w:rFonts w:ascii="Times New Roman" w:hAnsi="Times New Roman" w:cs="Times New Roman"/>
          <w:sz w:val="24"/>
          <w:szCs w:val="24"/>
          <w:lang w:val="en-US"/>
        </w:rPr>
        <w:lastRenderedPageBreak/>
        <w:t>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xml:space="preserve">. These findings extend the need-threat model (Williams, 2009), which has played a major role in ostracism research until now. We invite fellow researchers to think and test ideas that might provide some explanation for these </w:t>
      </w:r>
      <w:commentRangeStart w:id="766"/>
      <w:r w:rsidR="00731737" w:rsidRPr="00F70F0A">
        <w:rPr>
          <w:rFonts w:ascii="Times New Roman" w:hAnsi="Times New Roman" w:cs="Times New Roman"/>
          <w:sz w:val="24"/>
          <w:szCs w:val="24"/>
          <w:lang w:val="en-US"/>
        </w:rPr>
        <w:t>findings</w:t>
      </w:r>
      <w:commentRangeEnd w:id="766"/>
      <w:r w:rsidR="00795E7E">
        <w:rPr>
          <w:rStyle w:val="Verwijzingopmerking"/>
        </w:rPr>
        <w:commentReference w:id="766"/>
      </w:r>
      <w:r w:rsidR="00731737" w:rsidRPr="00F70F0A">
        <w:rPr>
          <w:rFonts w:ascii="Times New Roman" w:hAnsi="Times New Roman" w:cs="Times New Roman"/>
          <w:sz w:val="24"/>
          <w:szCs w:val="24"/>
          <w:lang w:val="en-US"/>
        </w:rPr>
        <w:t>.</w:t>
      </w:r>
    </w:p>
    <w:p w14:paraId="5F816F82" w14:textId="1643BA25" w:rsidR="00E76D2C" w:rsidRDefault="00731737" w:rsidP="00B5508E">
      <w:pPr>
        <w:spacing w:after="0" w:line="480" w:lineRule="auto"/>
        <w:rPr>
          <w:ins w:id="768"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3FA9FB9B" w14:textId="77777777" w:rsidR="00795E7E" w:rsidRDefault="00795E7E" w:rsidP="00B5508E">
      <w:pPr>
        <w:spacing w:after="0" w:line="480" w:lineRule="auto"/>
        <w:rPr>
          <w:ins w:id="769" w:author="Ilja van Beest" w:date="2013-12-27T12:01:00Z"/>
          <w:rFonts w:ascii="Times New Roman" w:hAnsi="Times New Roman" w:cs="Times New Roman"/>
          <w:sz w:val="24"/>
          <w:szCs w:val="24"/>
          <w:lang w:val="en-US"/>
        </w:rPr>
      </w:pPr>
    </w:p>
    <w:p w14:paraId="77264983" w14:textId="77777777" w:rsidR="00795E7E" w:rsidRDefault="00795E7E" w:rsidP="00B5508E">
      <w:pPr>
        <w:spacing w:after="0" w:line="480" w:lineRule="auto"/>
        <w:rPr>
          <w:ins w:id="770" w:author="Ilja van Beest" w:date="2013-12-27T12:01:00Z"/>
          <w:rFonts w:ascii="Times New Roman" w:hAnsi="Times New Roman" w:cs="Times New Roman"/>
          <w:sz w:val="24"/>
          <w:szCs w:val="24"/>
          <w:lang w:val="en-US"/>
        </w:rPr>
      </w:pPr>
    </w:p>
    <w:p w14:paraId="12DF2F7D" w14:textId="77777777" w:rsidR="00795E7E" w:rsidRPr="00F70F0A" w:rsidRDefault="00795E7E" w:rsidP="00B5508E">
      <w:pPr>
        <w:spacing w:after="0" w:line="480" w:lineRule="auto"/>
        <w:rPr>
          <w:rFonts w:ascii="Times New Roman" w:hAnsi="Times New Roman" w:cs="Times New Roman"/>
          <w:sz w:val="24"/>
          <w:szCs w:val="24"/>
          <w:lang w:val="en-US"/>
        </w:rPr>
      </w:pPr>
    </w:p>
    <w:p w14:paraId="286B588E" w14:textId="5DAC0C7F" w:rsidR="00215DA4" w:rsidRDefault="00215DA4" w:rsidP="00215DA4">
      <w:pPr>
        <w:jc w:val="center"/>
        <w:rPr>
          <w:rFonts w:ascii="Times New Roman" w:hAnsi="Times New Roman" w:cs="Times New Roman"/>
          <w:sz w:val="24"/>
          <w:szCs w:val="24"/>
          <w:lang w:val="en-US"/>
        </w:rPr>
      </w:pPr>
      <w:commentRangeStart w:id="771"/>
      <w:r>
        <w:rPr>
          <w:rFonts w:ascii="Times New Roman" w:hAnsi="Times New Roman" w:cs="Times New Roman"/>
          <w:sz w:val="24"/>
          <w:szCs w:val="24"/>
          <w:lang w:val="en-US"/>
        </w:rPr>
        <w:t>References</w:t>
      </w:r>
      <w:commentRangeEnd w:id="771"/>
      <w:r w:rsidR="00CD43F4">
        <w:rPr>
          <w:rStyle w:val="Verwijzingopmerking"/>
        </w:rPr>
        <w:commentReference w:id="771"/>
      </w:r>
    </w:p>
    <w:p w14:paraId="3930F5FC"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660562C"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10.1177/1745691612459060</w:t>
      </w:r>
    </w:p>
    <w:p w14:paraId="48D6B2D2" w14:textId="79B8F860"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R. F., &amp; Leary, M. R. (1995). The need to belong: desire for interpersonal attachments as a fundamental human motivation. </w:t>
      </w:r>
      <w:proofErr w:type="spellStart"/>
      <w:r>
        <w:rPr>
          <w:rFonts w:ascii="Times New Roman" w:eastAsia="Times New Roman" w:hAnsi="Times New Roman" w:cs="Times New Roman"/>
          <w:i/>
          <w:iCs/>
          <w:sz w:val="24"/>
          <w:szCs w:val="24"/>
        </w:rPr>
        <w:t>Psychological</w:t>
      </w:r>
      <w:proofErr w:type="spellEnd"/>
      <w:r>
        <w:rPr>
          <w:rFonts w:ascii="Times New Roman" w:eastAsia="Times New Roman" w:hAnsi="Times New Roman" w:cs="Times New Roman"/>
          <w:i/>
          <w:iCs/>
          <w:sz w:val="24"/>
          <w:szCs w:val="24"/>
        </w:rPr>
        <w:t xml:space="preserve">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580317EE" w14:textId="416DDA6B" w:rsidR="009657C1" w:rsidRPr="009657C1" w:rsidRDefault="00215DA4">
      <w:pPr>
        <w:pStyle w:val="Normaalweb"/>
        <w:ind w:left="480" w:hanging="480"/>
        <w:divId w:val="1675113027"/>
        <w:rPr>
          <w:noProof/>
        </w:rPr>
      </w:pPr>
      <w:r>
        <w:fldChar w:fldCharType="begin" w:fldLock="1"/>
      </w:r>
      <w:r>
        <w:rPr>
          <w:lang w:val="nl-NL"/>
        </w:rPr>
        <w:instrText xml:space="preserve">ADDIN Mendeley Bibliography CSL_BIBLIOGRAPHY </w:instrText>
      </w:r>
      <w:r>
        <w:fldChar w:fldCharType="separate"/>
      </w:r>
      <w:r w:rsidR="009657C1" w:rsidRPr="00C16279">
        <w:rPr>
          <w:noProof/>
          <w:lang w:val="nl-NL"/>
        </w:rPr>
        <w:t xml:space="preserve">Baumeister, R. F., Twenge, J. M., &amp; Nuss, C. K. (2002). </w:t>
      </w:r>
      <w:r w:rsidR="009657C1" w:rsidRPr="009657C1">
        <w:rPr>
          <w:noProof/>
        </w:rPr>
        <w:t xml:space="preserve">Effects of social exclusion on cognitive processes: Anticipated aloneness reduces intelligent thought. </w:t>
      </w:r>
      <w:r w:rsidR="009657C1" w:rsidRPr="009657C1">
        <w:rPr>
          <w:i/>
          <w:iCs/>
          <w:noProof/>
        </w:rPr>
        <w:t>Journal of Personality and Social Psychology</w:t>
      </w:r>
      <w:r w:rsidR="009657C1" w:rsidRPr="009657C1">
        <w:rPr>
          <w:noProof/>
        </w:rPr>
        <w:t xml:space="preserve">, </w:t>
      </w:r>
      <w:r w:rsidR="009657C1" w:rsidRPr="009657C1">
        <w:rPr>
          <w:i/>
          <w:iCs/>
          <w:noProof/>
        </w:rPr>
        <w:t>83</w:t>
      </w:r>
      <w:r w:rsidR="009657C1" w:rsidRPr="009657C1">
        <w:rPr>
          <w:noProof/>
        </w:rPr>
        <w:t>, 817–827. doi:10.1037//0022-3514.83.4.817</w:t>
      </w:r>
    </w:p>
    <w:p w14:paraId="09B9DC16" w14:textId="00FD5E5D" w:rsidR="009657C1" w:rsidRPr="009657C1" w:rsidRDefault="009657C1">
      <w:pPr>
        <w:pStyle w:val="Normaalweb"/>
        <w:ind w:left="480" w:hanging="480"/>
        <w:divId w:val="1675113027"/>
        <w:rPr>
          <w:noProof/>
        </w:rPr>
      </w:pPr>
      <w:r w:rsidRPr="009657C1">
        <w:rPr>
          <w:noProof/>
        </w:rPr>
        <w:t xml:space="preserve">Blackhart, G. C., Nelson, B. C., Knowles, M. L., &amp; Baumeister, R. F. (2009). Rejection elicits emotional reactions but neither causes immediate distress nor lowers self-esteem: a meta-analytic review of 192 studies on social exclusion. </w:t>
      </w:r>
      <w:r w:rsidRPr="009657C1">
        <w:rPr>
          <w:i/>
          <w:iCs/>
          <w:noProof/>
        </w:rPr>
        <w:t xml:space="preserve">Personality and </w:t>
      </w:r>
      <w:r w:rsidR="004803B1">
        <w:rPr>
          <w:i/>
          <w:iCs/>
          <w:noProof/>
        </w:rPr>
        <w:t>S</w:t>
      </w:r>
      <w:r w:rsidRPr="009657C1">
        <w:rPr>
          <w:i/>
          <w:iCs/>
          <w:noProof/>
        </w:rPr>
        <w:t xml:space="preserve">ocial </w:t>
      </w:r>
      <w:r w:rsidR="004803B1">
        <w:rPr>
          <w:i/>
          <w:iCs/>
          <w:noProof/>
        </w:rPr>
        <w:t>P</w:t>
      </w:r>
      <w:r w:rsidRPr="009657C1">
        <w:rPr>
          <w:i/>
          <w:iCs/>
          <w:noProof/>
        </w:rPr>
        <w:t xml:space="preserve">sychology </w:t>
      </w:r>
      <w:r w:rsidR="004803B1">
        <w:rPr>
          <w:i/>
          <w:iCs/>
          <w:noProof/>
        </w:rPr>
        <w:t>R</w:t>
      </w:r>
      <w:r w:rsidRPr="009657C1">
        <w:rPr>
          <w:i/>
          <w:iCs/>
          <w:noProof/>
        </w:rPr>
        <w:t>eview</w:t>
      </w:r>
      <w:r w:rsidRPr="009657C1">
        <w:rPr>
          <w:noProof/>
        </w:rPr>
        <w:t xml:space="preserve">, </w:t>
      </w:r>
      <w:r w:rsidRPr="009657C1">
        <w:rPr>
          <w:i/>
          <w:iCs/>
          <w:noProof/>
        </w:rPr>
        <w:t>13</w:t>
      </w:r>
      <w:r w:rsidRPr="009657C1">
        <w:rPr>
          <w:noProof/>
        </w:rPr>
        <w:t>, 269–309. doi:10.1177/1088868309346065</w:t>
      </w:r>
    </w:p>
    <w:p w14:paraId="3A3CDB36" w14:textId="5D343911" w:rsidR="009657C1" w:rsidRPr="009657C1" w:rsidRDefault="009657C1">
      <w:pPr>
        <w:pStyle w:val="Normaalweb"/>
        <w:ind w:left="480" w:hanging="480"/>
        <w:divId w:val="1675113027"/>
        <w:rPr>
          <w:noProof/>
        </w:rPr>
      </w:pPr>
      <w:r w:rsidRPr="009657C1">
        <w:rPr>
          <w:noProof/>
        </w:rPr>
        <w:t xml:space="preserve">Borenstein, M. (2009). Effect sizes for continuous data. In H. Cooper, L. V. Hedges, &amp; J. C. Valentine (Eds.), </w:t>
      </w:r>
      <w:r w:rsidRPr="009657C1">
        <w:rPr>
          <w:i/>
          <w:iCs/>
          <w:noProof/>
        </w:rPr>
        <w:t>The handbook of research synthesis and meta-analysis</w:t>
      </w:r>
      <w:r w:rsidR="004803B1">
        <w:rPr>
          <w:noProof/>
        </w:rPr>
        <w:t xml:space="preserve"> (2nd E</w:t>
      </w:r>
      <w:r w:rsidRPr="009657C1">
        <w:rPr>
          <w:noProof/>
        </w:rPr>
        <w:t>d.). New York, NY: Russell Sage Foundation.</w:t>
      </w:r>
    </w:p>
    <w:p w14:paraId="4BB26854" w14:textId="789906EA" w:rsidR="009657C1" w:rsidRDefault="009657C1">
      <w:pPr>
        <w:pStyle w:val="Normaalweb"/>
        <w:ind w:left="480" w:hanging="480"/>
        <w:divId w:val="1675113027"/>
        <w:rPr>
          <w:noProof/>
        </w:rPr>
      </w:pPr>
      <w:r w:rsidRPr="009657C1">
        <w:rPr>
          <w:noProof/>
        </w:rPr>
        <w:t xml:space="preserve">Boyes, M. E., &amp; French, D. J. (2009). Having a Cyberball: Using a ball-throwing game as an experimental social stressor to examine the relationship between neuroticism and coping. </w:t>
      </w:r>
      <w:r w:rsidRPr="009657C1">
        <w:rPr>
          <w:i/>
          <w:iCs/>
          <w:noProof/>
        </w:rPr>
        <w:t>Personality and Individual Differences</w:t>
      </w:r>
      <w:r w:rsidRPr="009657C1">
        <w:rPr>
          <w:noProof/>
        </w:rPr>
        <w:t xml:space="preserve">, </w:t>
      </w:r>
      <w:r w:rsidRPr="009657C1">
        <w:rPr>
          <w:i/>
          <w:iCs/>
          <w:noProof/>
        </w:rPr>
        <w:t>47</w:t>
      </w:r>
      <w:r w:rsidRPr="009657C1">
        <w:rPr>
          <w:noProof/>
        </w:rPr>
        <w:t>, 396–401. doi:10.1016/j.paid.2009.04.005</w:t>
      </w:r>
    </w:p>
    <w:p w14:paraId="6B026206" w14:textId="55F73B43"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Cacioppo, S., Frum, C., Asp, E., Weiss, R. M., Lewis, J. W., &amp; Cacioppo, J. T. (2013). A Quantitative Meta-Analysis of Functional Imaging Studies of Social Rejection. </w:t>
      </w:r>
      <w:r w:rsidRPr="0004217A">
        <w:rPr>
          <w:rFonts w:ascii="Times New Roman" w:eastAsia="Times New Roman" w:hAnsi="Times New Roman" w:cs="Times New Roman"/>
          <w:i/>
          <w:iCs/>
          <w:sz w:val="24"/>
          <w:szCs w:val="24"/>
          <w:lang w:val="en-US" w:eastAsia="nl-NL"/>
        </w:rPr>
        <w:t>Scientific Reports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3</w:t>
      </w:r>
      <w:r w:rsidRPr="0004217A">
        <w:rPr>
          <w:rFonts w:ascii="Times New Roman" w:eastAsia="Times New Roman" w:hAnsi="Times New Roman" w:cs="Times New Roman"/>
          <w:sz w:val="24"/>
          <w:szCs w:val="24"/>
          <w:lang w:val="en-US" w:eastAsia="nl-NL"/>
        </w:rPr>
        <w:t>.</w:t>
      </w:r>
    </w:p>
    <w:p w14:paraId="2FE7CAA3" w14:textId="5707309B" w:rsidR="00D86BF9" w:rsidRP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Cohen, J. (1988). </w:t>
      </w:r>
      <w:r w:rsidRPr="00D86BF9">
        <w:rPr>
          <w:rFonts w:ascii="Times New Roman" w:eastAsia="Times New Roman" w:hAnsi="Times New Roman" w:cs="Times New Roman"/>
          <w:i/>
          <w:iCs/>
          <w:sz w:val="24"/>
          <w:szCs w:val="24"/>
          <w:lang w:val="en-US" w:eastAsia="nl-NL"/>
        </w:rPr>
        <w:t>Statistical Power Analysis for the Behavioral Sciences</w:t>
      </w:r>
      <w:r w:rsidRPr="00D86BF9">
        <w:rPr>
          <w:rFonts w:ascii="Times New Roman" w:eastAsia="Times New Roman" w:hAnsi="Times New Roman" w:cs="Times New Roman"/>
          <w:sz w:val="24"/>
          <w:szCs w:val="24"/>
          <w:lang w:val="en-US" w:eastAsia="nl-NL"/>
        </w:rPr>
        <w:t xml:space="preserve"> (2nd </w:t>
      </w:r>
      <w:r>
        <w:rPr>
          <w:rFonts w:ascii="Times New Roman" w:eastAsia="Times New Roman" w:hAnsi="Times New Roman" w:cs="Times New Roman"/>
          <w:sz w:val="24"/>
          <w:szCs w:val="24"/>
          <w:lang w:val="en-US" w:eastAsia="nl-NL"/>
        </w:rPr>
        <w:t>E</w:t>
      </w:r>
      <w:r w:rsidRPr="00D86BF9">
        <w:rPr>
          <w:rFonts w:ascii="Times New Roman" w:eastAsia="Times New Roman" w:hAnsi="Times New Roman" w:cs="Times New Roman"/>
          <w:sz w:val="24"/>
          <w:szCs w:val="24"/>
          <w:lang w:val="en-US" w:eastAsia="nl-NL"/>
        </w:rPr>
        <w:t>d.). Hillsdale, NJ: Lawrence Erlbaum.</w:t>
      </w:r>
    </w:p>
    <w:p w14:paraId="165943D2" w14:textId="65FD8007" w:rsidR="009657C1" w:rsidRDefault="009657C1">
      <w:pPr>
        <w:pStyle w:val="Normaalweb"/>
        <w:ind w:left="480" w:hanging="480"/>
        <w:divId w:val="1675113027"/>
        <w:rPr>
          <w:noProof/>
        </w:rPr>
      </w:pPr>
      <w:r w:rsidRPr="009657C1">
        <w:rPr>
          <w:noProof/>
        </w:rPr>
        <w:t xml:space="preserve">Egger, M., Smith, G. D., Schneider, M., &amp; Minder, C. (1997). Bias in meta-analysis detected by a simple, graphical test. </w:t>
      </w:r>
      <w:r w:rsidRPr="009657C1">
        <w:rPr>
          <w:i/>
          <w:iCs/>
          <w:noProof/>
        </w:rPr>
        <w:t>BMJ</w:t>
      </w:r>
      <w:r w:rsidRPr="009657C1">
        <w:rPr>
          <w:noProof/>
        </w:rPr>
        <w:t xml:space="preserve">, </w:t>
      </w:r>
      <w:r w:rsidRPr="009657C1">
        <w:rPr>
          <w:i/>
          <w:iCs/>
          <w:noProof/>
        </w:rPr>
        <w:t>315</w:t>
      </w:r>
      <w:r w:rsidRPr="009657C1">
        <w:rPr>
          <w:noProof/>
        </w:rPr>
        <w:t>, 629–634. doi:10.1136/bmj.315.7109.629</w:t>
      </w:r>
    </w:p>
    <w:p w14:paraId="5BDC8881" w14:textId="69219837"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Eisenberger, N. I., Lieberman, M. D., &amp; Williams, K. D. (2003). Does rejection hurt? An FMRI study of social exclusion. </w:t>
      </w:r>
      <w:r w:rsidRPr="00D86BF9">
        <w:rPr>
          <w:rFonts w:ascii="Times New Roman" w:eastAsia="Times New Roman" w:hAnsi="Times New Roman" w:cs="Times New Roman"/>
          <w:i/>
          <w:iCs/>
          <w:sz w:val="24"/>
          <w:szCs w:val="24"/>
          <w:lang w:val="en-US" w:eastAsia="nl-NL"/>
        </w:rPr>
        <w:t>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302</w:t>
      </w:r>
      <w:r w:rsidRPr="00D86BF9">
        <w:rPr>
          <w:rFonts w:ascii="Times New Roman" w:eastAsia="Times New Roman" w:hAnsi="Times New Roman" w:cs="Times New Roman"/>
          <w:sz w:val="24"/>
          <w:szCs w:val="24"/>
          <w:lang w:val="en-US" w:eastAsia="nl-NL"/>
        </w:rPr>
        <w:t>, 290–292. doi:10.1126/science.1089134</w:t>
      </w:r>
    </w:p>
    <w:p w14:paraId="798B98F1" w14:textId="667A26C4" w:rsidR="009657C1" w:rsidRPr="009657C1" w:rsidRDefault="009657C1">
      <w:pPr>
        <w:pStyle w:val="Normaalweb"/>
        <w:ind w:left="480" w:hanging="480"/>
        <w:divId w:val="1675113027"/>
        <w:rPr>
          <w:noProof/>
        </w:rPr>
      </w:pPr>
      <w:r w:rsidRPr="009657C1">
        <w:rPr>
          <w:noProof/>
        </w:rPr>
        <w:t xml:space="preserve">Gerber, J., &amp; Wheeler, L. (2009). On Being Rejected: A Meta-Analysis of Experimental Research on Rejection. </w:t>
      </w:r>
      <w:r w:rsidRPr="009657C1">
        <w:rPr>
          <w:i/>
          <w:iCs/>
          <w:noProof/>
        </w:rPr>
        <w:t>Perspectives on Psychological Science</w:t>
      </w:r>
      <w:r w:rsidRPr="009657C1">
        <w:rPr>
          <w:noProof/>
        </w:rPr>
        <w:t xml:space="preserve">, </w:t>
      </w:r>
      <w:r w:rsidRPr="009657C1">
        <w:rPr>
          <w:i/>
          <w:iCs/>
          <w:noProof/>
        </w:rPr>
        <w:t>4</w:t>
      </w:r>
      <w:r w:rsidRPr="009657C1">
        <w:rPr>
          <w:noProof/>
        </w:rPr>
        <w:t>, 468–488. doi:10.1111/j.1745-6924.2009.01158.x</w:t>
      </w:r>
    </w:p>
    <w:p w14:paraId="7B774497" w14:textId="5E27FA8A" w:rsidR="009657C1" w:rsidRDefault="009657C1">
      <w:pPr>
        <w:pStyle w:val="Normaalweb"/>
        <w:ind w:left="480" w:hanging="480"/>
        <w:divId w:val="1675113027"/>
        <w:rPr>
          <w:noProof/>
        </w:rPr>
      </w:pPr>
      <w:r w:rsidRPr="009657C1">
        <w:rPr>
          <w:noProof/>
        </w:rPr>
        <w:lastRenderedPageBreak/>
        <w:t xml:space="preserve">Gonsalkorale, K., &amp; Williams, K. D. (2007). The KKK won’t let me play: ostracism even by a despised outgroup hurts. </w:t>
      </w:r>
      <w:r w:rsidRPr="009657C1">
        <w:rPr>
          <w:i/>
          <w:iCs/>
          <w:noProof/>
        </w:rPr>
        <w:t>European Journal of Social Psychology</w:t>
      </w:r>
      <w:r w:rsidRPr="009657C1">
        <w:rPr>
          <w:noProof/>
        </w:rPr>
        <w:t xml:space="preserve">, </w:t>
      </w:r>
      <w:r w:rsidRPr="009657C1">
        <w:rPr>
          <w:i/>
          <w:iCs/>
          <w:noProof/>
        </w:rPr>
        <w:t>37</w:t>
      </w:r>
      <w:r w:rsidRPr="009657C1">
        <w:rPr>
          <w:noProof/>
        </w:rPr>
        <w:t>, 1176–1186. doi:10.1002/ejsp.392</w:t>
      </w:r>
    </w:p>
    <w:p w14:paraId="46A5B125" w14:textId="284343F1"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Haselton, M. G., &amp; Buss, D. M. (2000). Error management theory: a new perspective on biases in cross-sex mind reading. </w:t>
      </w:r>
      <w:r w:rsidRPr="0004217A">
        <w:rPr>
          <w:rFonts w:ascii="Times New Roman" w:eastAsia="Times New Roman" w:hAnsi="Times New Roman" w:cs="Times New Roman"/>
          <w:i/>
          <w:iCs/>
          <w:sz w:val="24"/>
          <w:szCs w:val="24"/>
          <w:lang w:val="en-US" w:eastAsia="nl-NL"/>
        </w:rPr>
        <w:t>Journal of Personality and Social Psychology</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78</w:t>
      </w:r>
      <w:r w:rsidRPr="0004217A">
        <w:rPr>
          <w:rFonts w:ascii="Times New Roman" w:eastAsia="Times New Roman" w:hAnsi="Times New Roman" w:cs="Times New Roman"/>
          <w:sz w:val="24"/>
          <w:szCs w:val="24"/>
          <w:lang w:val="en-US" w:eastAsia="nl-NL"/>
        </w:rPr>
        <w:t>, 81–91.</w:t>
      </w:r>
    </w:p>
    <w:p w14:paraId="298F5C8D" w14:textId="177CE415" w:rsidR="009657C1" w:rsidRPr="009657C1" w:rsidRDefault="009657C1">
      <w:pPr>
        <w:pStyle w:val="Normaalweb"/>
        <w:ind w:left="480" w:hanging="480"/>
        <w:divId w:val="1675113027"/>
        <w:rPr>
          <w:noProof/>
        </w:rPr>
      </w:pPr>
      <w:r w:rsidRPr="009657C1">
        <w:rPr>
          <w:noProof/>
        </w:rPr>
        <w:t xml:space="preserve">Hawes, D. J., Zadro, L., Fink, E., Richardson, R., O’Moore, K., Griffiths, B., … Williams, K. D. (2012). The effects of peer ostracism on children’s cognitive processes. </w:t>
      </w:r>
      <w:r w:rsidRPr="009657C1">
        <w:rPr>
          <w:i/>
          <w:iCs/>
          <w:noProof/>
        </w:rPr>
        <w:t>European Journal of Developmental Psychology</w:t>
      </w:r>
      <w:r w:rsidRPr="009657C1">
        <w:rPr>
          <w:noProof/>
        </w:rPr>
        <w:t xml:space="preserve">, </w:t>
      </w:r>
      <w:r w:rsidRPr="009657C1">
        <w:rPr>
          <w:i/>
          <w:iCs/>
          <w:noProof/>
        </w:rPr>
        <w:t>9</w:t>
      </w:r>
      <w:r w:rsidRPr="009657C1">
        <w:rPr>
          <w:noProof/>
        </w:rPr>
        <w:t>, 599–613. doi:10.1080/17405629.2011.638815</w:t>
      </w:r>
    </w:p>
    <w:p w14:paraId="7BDE6543" w14:textId="559592C2" w:rsidR="009657C1" w:rsidRPr="009657C1" w:rsidRDefault="009657C1">
      <w:pPr>
        <w:pStyle w:val="Normaalweb"/>
        <w:ind w:left="480" w:hanging="480"/>
        <w:divId w:val="1675113027"/>
        <w:rPr>
          <w:noProof/>
        </w:rPr>
      </w:pPr>
      <w:r w:rsidRPr="009657C1">
        <w:rPr>
          <w:noProof/>
        </w:rPr>
        <w:t xml:space="preserve">Hunter, J. E., &amp; Schmidt, F. L. (1990). Dichotomization of Continuous Variables: The Implications for Meta-Anafysis. </w:t>
      </w:r>
      <w:r w:rsidRPr="009657C1">
        <w:rPr>
          <w:i/>
          <w:iCs/>
          <w:noProof/>
        </w:rPr>
        <w:t>Journal of Applied Psychology</w:t>
      </w:r>
      <w:r w:rsidRPr="009657C1">
        <w:rPr>
          <w:noProof/>
        </w:rPr>
        <w:t xml:space="preserve">, </w:t>
      </w:r>
      <w:r w:rsidRPr="009657C1">
        <w:rPr>
          <w:i/>
          <w:iCs/>
          <w:noProof/>
        </w:rPr>
        <w:t>75</w:t>
      </w:r>
      <w:r w:rsidRPr="009657C1">
        <w:rPr>
          <w:noProof/>
        </w:rPr>
        <w:t>, 334–349.</w:t>
      </w:r>
    </w:p>
    <w:p w14:paraId="1DDFA597" w14:textId="47337D2C" w:rsidR="009657C1" w:rsidRDefault="009657C1">
      <w:pPr>
        <w:pStyle w:val="Normaalweb"/>
        <w:ind w:left="480" w:hanging="480"/>
        <w:divId w:val="1675113027"/>
        <w:rPr>
          <w:noProof/>
        </w:rPr>
      </w:pPr>
      <w:r w:rsidRPr="009657C1">
        <w:rPr>
          <w:noProof/>
        </w:rPr>
        <w:t>Hedges.</w:t>
      </w:r>
      <w:r w:rsidR="00CD678E">
        <w:rPr>
          <w:noProof/>
        </w:rPr>
        <w:t>, L.V.</w:t>
      </w:r>
      <w:r w:rsidRPr="009657C1">
        <w:rPr>
          <w:noProof/>
        </w:rPr>
        <w:t xml:space="preserve"> (1981). Distribution theory for Glass’s estimator of effect size and related estimators, </w:t>
      </w:r>
      <w:r w:rsidRPr="009657C1">
        <w:rPr>
          <w:i/>
          <w:iCs/>
          <w:noProof/>
        </w:rPr>
        <w:t>6</w:t>
      </w:r>
      <w:r w:rsidRPr="009657C1">
        <w:rPr>
          <w:noProof/>
        </w:rPr>
        <w:t>, 107–128.</w:t>
      </w:r>
    </w:p>
    <w:p w14:paraId="44F1A26E" w14:textId="76428300"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04217A">
        <w:rPr>
          <w:rFonts w:ascii="Times New Roman" w:eastAsia="Times New Roman" w:hAnsi="Times New Roman" w:cs="Times New Roman"/>
          <w:i/>
          <w:iCs/>
          <w:sz w:val="24"/>
          <w:szCs w:val="24"/>
          <w:lang w:val="en-US" w:eastAsia="nl-NL"/>
        </w:rPr>
        <w:t>Psychological Methods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9</w:t>
      </w:r>
      <w:r w:rsidRPr="0004217A">
        <w:rPr>
          <w:rFonts w:ascii="Times New Roman" w:eastAsia="Times New Roman" w:hAnsi="Times New Roman" w:cs="Times New Roman"/>
          <w:sz w:val="24"/>
          <w:szCs w:val="24"/>
          <w:lang w:val="en-US" w:eastAsia="nl-NL"/>
        </w:rPr>
        <w:t>, 426–445.</w:t>
      </w:r>
    </w:p>
    <w:p w14:paraId="49E07E01" w14:textId="782342D5"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Ijzerman, H., Gallucci, M., Pouw, W. T. J. L., Wei</w:t>
      </w:r>
      <w:r w:rsidRPr="00D86BF9">
        <w:rPr>
          <w:rFonts w:ascii="Times New Roman" w:eastAsia="Times New Roman" w:hAnsi="Times New Roman" w:cs="Times New Roman"/>
          <w:sz w:val="24"/>
          <w:szCs w:val="24"/>
          <w:lang w:eastAsia="nl-NL"/>
        </w:rPr>
        <w:t>β</w:t>
      </w:r>
      <w:r w:rsidRPr="00D86BF9">
        <w:rPr>
          <w:rFonts w:ascii="Times New Roman" w:eastAsia="Times New Roman" w:hAnsi="Times New Roman" w:cs="Times New Roman"/>
          <w:sz w:val="24"/>
          <w:szCs w:val="24"/>
          <w:lang w:val="en-US" w:eastAsia="nl-NL"/>
        </w:rPr>
        <w:t xml:space="preserve">gerber, S. C., Van Doesum, N. J., &amp; Williams, K. D. (2012). Cold-blooded loneliness: social exclusion leads to lower skin temperatures. </w:t>
      </w:r>
      <w:r w:rsidRPr="00D86BF9">
        <w:rPr>
          <w:rFonts w:ascii="Times New Roman" w:eastAsia="Times New Roman" w:hAnsi="Times New Roman" w:cs="Times New Roman"/>
          <w:i/>
          <w:iCs/>
          <w:sz w:val="24"/>
          <w:szCs w:val="24"/>
          <w:lang w:val="en-US" w:eastAsia="nl-NL"/>
        </w:rPr>
        <w:t>Acta Psychologica</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140</w:t>
      </w:r>
      <w:r w:rsidRPr="00D86BF9">
        <w:rPr>
          <w:rFonts w:ascii="Times New Roman" w:eastAsia="Times New Roman" w:hAnsi="Times New Roman" w:cs="Times New Roman"/>
          <w:sz w:val="24"/>
          <w:szCs w:val="24"/>
          <w:lang w:val="en-US" w:eastAsia="nl-NL"/>
        </w:rPr>
        <w:t>, 283–288. doi:10.1016/j.actpsy.2012.05.002</w:t>
      </w:r>
    </w:p>
    <w:p w14:paraId="27E05B36" w14:textId="53C7CD67" w:rsidR="009657C1" w:rsidRDefault="009657C1">
      <w:pPr>
        <w:pStyle w:val="Normaalweb"/>
        <w:ind w:left="480" w:hanging="480"/>
        <w:divId w:val="1675113027"/>
        <w:rPr>
          <w:noProof/>
        </w:rPr>
      </w:pPr>
      <w:r w:rsidRPr="009657C1">
        <w:rPr>
          <w:noProof/>
        </w:rPr>
        <w:t xml:space="preserve">Leary, M. R., Kowalski, R. M., Smith, L., &amp; Phillips, S. (2003). Teasing, rejection, and violence: Case studies of the school shootings. </w:t>
      </w:r>
      <w:r w:rsidRPr="009657C1">
        <w:rPr>
          <w:i/>
          <w:iCs/>
          <w:noProof/>
        </w:rPr>
        <w:t>Aggressive Behavior</w:t>
      </w:r>
      <w:r w:rsidRPr="009657C1">
        <w:rPr>
          <w:noProof/>
        </w:rPr>
        <w:t xml:space="preserve">, </w:t>
      </w:r>
      <w:r w:rsidRPr="009657C1">
        <w:rPr>
          <w:i/>
          <w:iCs/>
          <w:noProof/>
        </w:rPr>
        <w:t>29</w:t>
      </w:r>
      <w:r w:rsidRPr="009657C1">
        <w:rPr>
          <w:noProof/>
        </w:rPr>
        <w:t>, 202–214. doi:10.1002/ab.10061</w:t>
      </w:r>
    </w:p>
    <w:p w14:paraId="7FB996FF" w14:textId="542A3430"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D86BF9">
        <w:rPr>
          <w:rFonts w:ascii="Times New Roman" w:eastAsia="Times New Roman" w:hAnsi="Times New Roman" w:cs="Times New Roman"/>
          <w:i/>
          <w:iCs/>
          <w:sz w:val="24"/>
          <w:szCs w:val="24"/>
          <w:lang w:val="en-US" w:eastAsia="nl-NL"/>
        </w:rPr>
        <w:t>Perspectives on Psychological 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8</w:t>
      </w:r>
      <w:r w:rsidRPr="00D86BF9">
        <w:rPr>
          <w:rFonts w:ascii="Times New Roman" w:eastAsia="Times New Roman" w:hAnsi="Times New Roman" w:cs="Times New Roman"/>
          <w:sz w:val="24"/>
          <w:szCs w:val="24"/>
          <w:lang w:val="en-US" w:eastAsia="nl-NL"/>
        </w:rPr>
        <w:t>, 424–432. doi:10.1177/1745691613491437</w:t>
      </w:r>
    </w:p>
    <w:p w14:paraId="6C4C3662" w14:textId="76F52C87"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Light, R. J., &amp; Pillemer, D. B. (1984). </w:t>
      </w:r>
      <w:r w:rsidRPr="0004217A">
        <w:rPr>
          <w:rFonts w:ascii="Times New Roman" w:eastAsia="Times New Roman" w:hAnsi="Times New Roman" w:cs="Times New Roman"/>
          <w:i/>
          <w:iCs/>
          <w:sz w:val="24"/>
          <w:szCs w:val="24"/>
          <w:lang w:val="en-US" w:eastAsia="nl-NL"/>
        </w:rPr>
        <w:t>Summing up: the science of reviewing research</w:t>
      </w:r>
      <w:r w:rsidR="004803B1">
        <w:rPr>
          <w:rFonts w:ascii="Times New Roman" w:eastAsia="Times New Roman" w:hAnsi="Times New Roman" w:cs="Times New Roman"/>
          <w:i/>
          <w:iCs/>
          <w:sz w:val="24"/>
          <w:szCs w:val="24"/>
          <w:lang w:val="en-US" w:eastAsia="nl-NL"/>
        </w:rPr>
        <w:t>.</w:t>
      </w:r>
      <w:r w:rsidRPr="0004217A">
        <w:rPr>
          <w:rFonts w:ascii="Times New Roman" w:eastAsia="Times New Roman" w:hAnsi="Times New Roman" w:cs="Times New Roman"/>
          <w:sz w:val="24"/>
          <w:szCs w:val="24"/>
          <w:lang w:val="en-US" w:eastAsia="nl-NL"/>
        </w:rPr>
        <w:t xml:space="preserve"> Cambridge, MA: Harvard University Press.</w:t>
      </w:r>
    </w:p>
    <w:p w14:paraId="6517F9C9" w14:textId="77777777" w:rsidR="009657C1" w:rsidRPr="009657C1" w:rsidRDefault="009657C1">
      <w:pPr>
        <w:pStyle w:val="Normaalweb"/>
        <w:ind w:left="480" w:hanging="480"/>
        <w:divId w:val="1675113027"/>
        <w:rPr>
          <w:noProof/>
        </w:rPr>
      </w:pPr>
      <w:r w:rsidRPr="009657C1">
        <w:rPr>
          <w:noProof/>
        </w:rPr>
        <w:t xml:space="preserve">Lustenberger, D. E., &amp; Jagacinski, C. M. (2010). Exploring the Effects of Ostracism on Performance and Intrinsic Motivation. </w:t>
      </w:r>
      <w:r w:rsidRPr="009657C1">
        <w:rPr>
          <w:i/>
          <w:iCs/>
          <w:noProof/>
        </w:rPr>
        <w:t>Human Performance</w:t>
      </w:r>
      <w:r w:rsidRPr="009657C1">
        <w:rPr>
          <w:noProof/>
        </w:rPr>
        <w:t xml:space="preserve">, </w:t>
      </w:r>
      <w:r w:rsidRPr="009657C1">
        <w:rPr>
          <w:i/>
          <w:iCs/>
          <w:noProof/>
        </w:rPr>
        <w:t>23</w:t>
      </w:r>
      <w:r w:rsidRPr="009657C1">
        <w:rPr>
          <w:noProof/>
        </w:rPr>
        <w:t>(4), 283–304. doi:10.1080/08959285.2010.501046</w:t>
      </w:r>
    </w:p>
    <w:p w14:paraId="63D685AF" w14:textId="77777777" w:rsidR="009657C1" w:rsidRDefault="009657C1">
      <w:pPr>
        <w:pStyle w:val="Normaalweb"/>
        <w:ind w:left="480" w:hanging="480"/>
        <w:divId w:val="1675113027"/>
        <w:rPr>
          <w:noProof/>
        </w:rPr>
      </w:pPr>
      <w:r w:rsidRPr="009657C1">
        <w:rPr>
          <w:noProof/>
        </w:rPr>
        <w:t xml:space="preserve">MacCallum, R. C., Zhang, S., Preacher, K. J., &amp; Rucker, D. D. (2002). On the practice of dichotomization of quantitative variables. </w:t>
      </w:r>
      <w:r w:rsidRPr="009657C1">
        <w:rPr>
          <w:i/>
          <w:iCs/>
          <w:noProof/>
        </w:rPr>
        <w:t>Psychological Methods</w:t>
      </w:r>
      <w:r w:rsidRPr="009657C1">
        <w:rPr>
          <w:noProof/>
        </w:rPr>
        <w:t xml:space="preserve">, </w:t>
      </w:r>
      <w:r w:rsidRPr="009657C1">
        <w:rPr>
          <w:i/>
          <w:iCs/>
          <w:noProof/>
        </w:rPr>
        <w:t>7</w:t>
      </w:r>
      <w:r w:rsidRPr="009657C1">
        <w:rPr>
          <w:noProof/>
        </w:rPr>
        <w:t>(1), 19–40. doi:10.1037//1082-989X.7.1.19</w:t>
      </w:r>
    </w:p>
    <w:p w14:paraId="24D3A9D6" w14:textId="172CCC2B"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Nezlek, J. B., Kowalski, R. M., Leary, M. R., Blevins, T., &amp; Holgate, S. (1997). Personality moderators of reactions to interpersonal rejection: Depression and trait self-esteem. </w:t>
      </w:r>
      <w:r w:rsidRPr="00350896">
        <w:rPr>
          <w:rFonts w:ascii="Times New Roman" w:eastAsia="Times New Roman" w:hAnsi="Times New Roman" w:cs="Times New Roman"/>
          <w:i/>
          <w:iCs/>
          <w:sz w:val="24"/>
          <w:szCs w:val="24"/>
          <w:lang w:val="en-US" w:eastAsia="nl-NL"/>
        </w:rPr>
        <w:t>Personality and Social Psychology Bulletin</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23</w:t>
      </w:r>
      <w:r w:rsidRPr="00350896">
        <w:rPr>
          <w:rFonts w:ascii="Times New Roman" w:eastAsia="Times New Roman" w:hAnsi="Times New Roman" w:cs="Times New Roman"/>
          <w:sz w:val="24"/>
          <w:szCs w:val="24"/>
          <w:lang w:val="en-US" w:eastAsia="nl-NL"/>
        </w:rPr>
        <w:t>(12), 1235–1244.</w:t>
      </w:r>
    </w:p>
    <w:p w14:paraId="37D37978" w14:textId="77777777" w:rsidR="009657C1" w:rsidRPr="009657C1" w:rsidRDefault="009657C1">
      <w:pPr>
        <w:pStyle w:val="Normaalweb"/>
        <w:ind w:left="480" w:hanging="480"/>
        <w:divId w:val="1675113027"/>
        <w:rPr>
          <w:noProof/>
        </w:rPr>
      </w:pPr>
      <w:r w:rsidRPr="009657C1">
        <w:rPr>
          <w:noProof/>
        </w:rPr>
        <w:lastRenderedPageBreak/>
        <w:t xml:space="preserve">Oaten, M., Williams, K. D., Jones, A., &amp; Zadro, L. (2008). The effects of ostracism on self-regulation in the socially anxious. </w:t>
      </w:r>
      <w:r w:rsidRPr="009657C1">
        <w:rPr>
          <w:i/>
          <w:iCs/>
          <w:noProof/>
        </w:rPr>
        <w:t>Journal of Social and Clinical Psychology</w:t>
      </w:r>
      <w:r w:rsidRPr="009657C1">
        <w:rPr>
          <w:noProof/>
        </w:rPr>
        <w:t xml:space="preserve">, </w:t>
      </w:r>
      <w:r w:rsidRPr="009657C1">
        <w:rPr>
          <w:i/>
          <w:iCs/>
          <w:noProof/>
        </w:rPr>
        <w:t>27</w:t>
      </w:r>
      <w:r w:rsidRPr="009657C1">
        <w:rPr>
          <w:noProof/>
        </w:rPr>
        <w:t>(5), 471–504.</w:t>
      </w:r>
    </w:p>
    <w:p w14:paraId="46E7C3D7" w14:textId="77777777" w:rsidR="009657C1" w:rsidRPr="009657C1" w:rsidRDefault="009657C1">
      <w:pPr>
        <w:pStyle w:val="Normaalweb"/>
        <w:ind w:left="480" w:hanging="480"/>
        <w:divId w:val="1675113027"/>
        <w:rPr>
          <w:noProof/>
        </w:rPr>
      </w:pPr>
      <w:r w:rsidRPr="009657C1">
        <w:rPr>
          <w:noProof/>
        </w:rPr>
        <w:t xml:space="preserve">Pharo, H., Gross, J., Richardson, R., &amp; Hayne, H. (2011). Age-related changes in the effect of ostracism. </w:t>
      </w:r>
      <w:r w:rsidRPr="009657C1">
        <w:rPr>
          <w:i/>
          <w:iCs/>
          <w:noProof/>
        </w:rPr>
        <w:t>Social Influence</w:t>
      </w:r>
      <w:r w:rsidRPr="009657C1">
        <w:rPr>
          <w:noProof/>
        </w:rPr>
        <w:t xml:space="preserve">, </w:t>
      </w:r>
      <w:r w:rsidRPr="009657C1">
        <w:rPr>
          <w:i/>
          <w:iCs/>
          <w:noProof/>
        </w:rPr>
        <w:t>6</w:t>
      </w:r>
      <w:r w:rsidRPr="009657C1">
        <w:rPr>
          <w:noProof/>
        </w:rPr>
        <w:t>(1), 22–38. doi:10.1080/15534510.2010.525852</w:t>
      </w:r>
    </w:p>
    <w:p w14:paraId="4450E160" w14:textId="77777777" w:rsidR="009657C1" w:rsidRDefault="009657C1">
      <w:pPr>
        <w:pStyle w:val="Normaalweb"/>
        <w:ind w:left="480" w:hanging="480"/>
        <w:divId w:val="1675113027"/>
        <w:rPr>
          <w:noProof/>
        </w:rPr>
      </w:pPr>
      <w:r w:rsidRPr="009657C1">
        <w:rPr>
          <w:noProof/>
        </w:rPr>
        <w:t>R Core Team. (2013). R: A Language and Environment for Statistical Computing. Vienna, Austria. Retrieved from http://www.r-project.org/</w:t>
      </w:r>
    </w:p>
    <w:p w14:paraId="2CA155DA" w14:textId="0BB75729"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350896">
        <w:rPr>
          <w:rFonts w:ascii="Times New Roman" w:eastAsia="Times New Roman" w:hAnsi="Times New Roman" w:cs="Times New Roman"/>
          <w:i/>
          <w:iCs/>
          <w:sz w:val="24"/>
          <w:szCs w:val="24"/>
          <w:lang w:val="en-US" w:eastAsia="nl-NL"/>
        </w:rPr>
        <w:t>Journal of Personality and Social Psychology</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100</w:t>
      </w:r>
      <w:r w:rsidRPr="00350896">
        <w:rPr>
          <w:rFonts w:ascii="Times New Roman" w:eastAsia="Times New Roman" w:hAnsi="Times New Roman" w:cs="Times New Roman"/>
          <w:sz w:val="24"/>
          <w:szCs w:val="24"/>
          <w:lang w:val="en-US" w:eastAsia="nl-NL"/>
        </w:rPr>
        <w:t>(6), 1124–1138.</w:t>
      </w:r>
    </w:p>
    <w:p w14:paraId="6DE30AA5" w14:textId="77777777" w:rsidR="009657C1" w:rsidRPr="009657C1" w:rsidRDefault="009657C1">
      <w:pPr>
        <w:pStyle w:val="Normaalweb"/>
        <w:ind w:left="480" w:hanging="480"/>
        <w:divId w:val="1675113027"/>
        <w:rPr>
          <w:noProof/>
        </w:rPr>
      </w:pPr>
      <w:r w:rsidRPr="009657C1">
        <w:rPr>
          <w:noProof/>
        </w:rPr>
        <w:t xml:space="preserve">Sterne, J. A. C., &amp; Egger, M. (2005). Regression Methods to Detect Publication and Other Bias in Meta-Analysis. In H. R. Rothstein, A. J. Sutton, &amp; M. Borenstein (Eds.), </w:t>
      </w:r>
      <w:r w:rsidRPr="009657C1">
        <w:rPr>
          <w:i/>
          <w:iCs/>
          <w:noProof/>
        </w:rPr>
        <w:t>Publication bias in meta-analysis</w:t>
      </w:r>
      <w:r w:rsidRPr="009657C1">
        <w:rPr>
          <w:noProof/>
        </w:rPr>
        <w:t>. Chichester: John Wiley &amp; Sons.</w:t>
      </w:r>
    </w:p>
    <w:p w14:paraId="3A1C55ED" w14:textId="77777777" w:rsidR="009657C1" w:rsidRPr="009657C1" w:rsidRDefault="009657C1">
      <w:pPr>
        <w:pStyle w:val="Normaalweb"/>
        <w:ind w:left="480" w:hanging="480"/>
        <w:divId w:val="1675113027"/>
        <w:rPr>
          <w:noProof/>
        </w:rPr>
      </w:pPr>
      <w:r w:rsidRPr="00C16279">
        <w:rPr>
          <w:noProof/>
          <w:lang w:val="nl-NL"/>
        </w:rPr>
        <w:t xml:space="preserve">Van Beest, I., Carter-Sowell, A. R., van Dijk, E., &amp; Williams, K. D. (2012). </w:t>
      </w:r>
      <w:r w:rsidRPr="009657C1">
        <w:rPr>
          <w:noProof/>
        </w:rPr>
        <w:t xml:space="preserve">Groups being ostracized by groups: Is the pain shared, is recovery quicker, and are groups more likely to be aggressive? </w:t>
      </w:r>
      <w:r w:rsidRPr="009657C1">
        <w:rPr>
          <w:i/>
          <w:iCs/>
          <w:noProof/>
        </w:rPr>
        <w:t>Group Dynamics: Theory, Research, and Practice</w:t>
      </w:r>
      <w:r w:rsidRPr="009657C1">
        <w:rPr>
          <w:noProof/>
        </w:rPr>
        <w:t xml:space="preserve">, </w:t>
      </w:r>
      <w:r w:rsidRPr="009657C1">
        <w:rPr>
          <w:i/>
          <w:iCs/>
          <w:noProof/>
        </w:rPr>
        <w:t>16</w:t>
      </w:r>
      <w:r w:rsidRPr="009657C1">
        <w:rPr>
          <w:noProof/>
        </w:rPr>
        <w:t>(4), 241–254. doi:10.1037/a0030104</w:t>
      </w:r>
    </w:p>
    <w:p w14:paraId="6C1933D8" w14:textId="77777777" w:rsidR="009657C1" w:rsidRPr="009657C1" w:rsidRDefault="009657C1">
      <w:pPr>
        <w:pStyle w:val="Normaalweb"/>
        <w:ind w:left="480" w:hanging="480"/>
        <w:divId w:val="1675113027"/>
        <w:rPr>
          <w:noProof/>
        </w:rPr>
      </w:pPr>
      <w:r w:rsidRPr="009657C1">
        <w:rPr>
          <w:noProof/>
        </w:rPr>
        <w:t xml:space="preserve">Van Beest, I., &amp; Williams, K. D. (2006). When inclusion costs and ostracism pays, ostracism still hurts. </w:t>
      </w:r>
      <w:r w:rsidRPr="009657C1">
        <w:rPr>
          <w:i/>
          <w:iCs/>
          <w:noProof/>
        </w:rPr>
        <w:t>Journal of personality and social psychology</w:t>
      </w:r>
      <w:r w:rsidRPr="009657C1">
        <w:rPr>
          <w:noProof/>
        </w:rPr>
        <w:t xml:space="preserve">, </w:t>
      </w:r>
      <w:r w:rsidRPr="009657C1">
        <w:rPr>
          <w:i/>
          <w:iCs/>
          <w:noProof/>
        </w:rPr>
        <w:t>91</w:t>
      </w:r>
      <w:r w:rsidRPr="009657C1">
        <w:rPr>
          <w:noProof/>
        </w:rPr>
        <w:t>(5), 918–928. doi:10.1037/0022-3514.91.5.918</w:t>
      </w:r>
    </w:p>
    <w:p w14:paraId="1DE6E201" w14:textId="77777777" w:rsidR="009657C1" w:rsidRPr="009657C1" w:rsidRDefault="009657C1">
      <w:pPr>
        <w:pStyle w:val="Normaalweb"/>
        <w:ind w:left="480" w:hanging="480"/>
        <w:divId w:val="1675113027"/>
        <w:rPr>
          <w:noProof/>
        </w:rPr>
      </w:pPr>
      <w:r w:rsidRPr="009657C1">
        <w:rPr>
          <w:noProof/>
        </w:rPr>
        <w:t xml:space="preserve">Viechtbauer, W. (2005). Bias and Efficiency of Meta-Analytic Variance Estimators in the Random-Effects Model. </w:t>
      </w:r>
      <w:r w:rsidRPr="009657C1">
        <w:rPr>
          <w:i/>
          <w:iCs/>
          <w:noProof/>
        </w:rPr>
        <w:t>Journal of Educational and Behavioral Statistics</w:t>
      </w:r>
      <w:r w:rsidRPr="009657C1">
        <w:rPr>
          <w:noProof/>
        </w:rPr>
        <w:t xml:space="preserve">, </w:t>
      </w:r>
      <w:r w:rsidRPr="009657C1">
        <w:rPr>
          <w:i/>
          <w:iCs/>
          <w:noProof/>
        </w:rPr>
        <w:t>30</w:t>
      </w:r>
      <w:r w:rsidRPr="009657C1">
        <w:rPr>
          <w:noProof/>
        </w:rPr>
        <w:t>(3), 261–293. doi:10.3102/10769986030003261</w:t>
      </w:r>
    </w:p>
    <w:p w14:paraId="3D78EFA5" w14:textId="77777777" w:rsidR="009657C1" w:rsidRPr="009657C1" w:rsidRDefault="009657C1">
      <w:pPr>
        <w:pStyle w:val="Normaalweb"/>
        <w:ind w:left="480" w:hanging="480"/>
        <w:divId w:val="1675113027"/>
        <w:rPr>
          <w:noProof/>
        </w:rPr>
      </w:pPr>
      <w:r w:rsidRPr="009657C1">
        <w:rPr>
          <w:noProof/>
        </w:rPr>
        <w:t xml:space="preserve">Viechtbauer, Wolfgang. (2010). Conducting meta-analyses in R with the metafor package. </w:t>
      </w:r>
      <w:r w:rsidRPr="009657C1">
        <w:rPr>
          <w:i/>
          <w:iCs/>
          <w:noProof/>
        </w:rPr>
        <w:t>Journal of Statistical Software</w:t>
      </w:r>
      <w:r w:rsidRPr="009657C1">
        <w:rPr>
          <w:noProof/>
        </w:rPr>
        <w:t xml:space="preserve">, </w:t>
      </w:r>
      <w:r w:rsidRPr="009657C1">
        <w:rPr>
          <w:i/>
          <w:iCs/>
          <w:noProof/>
        </w:rPr>
        <w:t>36</w:t>
      </w:r>
      <w:r w:rsidRPr="009657C1">
        <w:rPr>
          <w:noProof/>
        </w:rPr>
        <w:t>(3), 1–48. Retrieved from http://onlinelibrary.wiley.com/doi/10.1002/wics.10/full</w:t>
      </w:r>
    </w:p>
    <w:p w14:paraId="638E5805" w14:textId="77777777" w:rsidR="009657C1" w:rsidRPr="009657C1" w:rsidRDefault="009657C1">
      <w:pPr>
        <w:pStyle w:val="Normaalweb"/>
        <w:ind w:left="480" w:hanging="480"/>
        <w:divId w:val="1675113027"/>
        <w:rPr>
          <w:noProof/>
        </w:rPr>
      </w:pPr>
      <w:r w:rsidRPr="00C16279">
        <w:rPr>
          <w:noProof/>
          <w:lang w:val="nl-NL"/>
        </w:rPr>
        <w:t xml:space="preserve">Wicherts, J. M., Borsboom, D., Kats, J., &amp; Molenaar, D. (2006). </w:t>
      </w:r>
      <w:r w:rsidRPr="009657C1">
        <w:rPr>
          <w:noProof/>
        </w:rPr>
        <w:t xml:space="preserve">The poor availability of psychological research data for reanalysis. </w:t>
      </w:r>
      <w:r w:rsidRPr="009657C1">
        <w:rPr>
          <w:i/>
          <w:iCs/>
          <w:noProof/>
        </w:rPr>
        <w:t>The American psychologist</w:t>
      </w:r>
      <w:r w:rsidRPr="009657C1">
        <w:rPr>
          <w:noProof/>
        </w:rPr>
        <w:t xml:space="preserve">, </w:t>
      </w:r>
      <w:r w:rsidRPr="009657C1">
        <w:rPr>
          <w:i/>
          <w:iCs/>
          <w:noProof/>
        </w:rPr>
        <w:t>61</w:t>
      </w:r>
      <w:r w:rsidRPr="009657C1">
        <w:rPr>
          <w:noProof/>
        </w:rPr>
        <w:t>(7), 726–8. doi:10.1037/0003-066X.61.7.726</w:t>
      </w:r>
    </w:p>
    <w:p w14:paraId="66D391CE" w14:textId="77777777" w:rsidR="009657C1" w:rsidRPr="009657C1" w:rsidRDefault="009657C1">
      <w:pPr>
        <w:pStyle w:val="Normaalweb"/>
        <w:ind w:left="480" w:hanging="480"/>
        <w:divId w:val="1675113027"/>
        <w:rPr>
          <w:noProof/>
        </w:rPr>
      </w:pPr>
      <w:r w:rsidRPr="009657C1">
        <w:rPr>
          <w:noProof/>
        </w:rPr>
        <w:t xml:space="preserve">Williams, K D, Cheung, C. K., &amp; Choi, W. (2000). Cyberostracism: effects of being ignored over the Internet. </w:t>
      </w:r>
      <w:r w:rsidRPr="009657C1">
        <w:rPr>
          <w:i/>
          <w:iCs/>
          <w:noProof/>
        </w:rPr>
        <w:t>Journal of personality and social psychology</w:t>
      </w:r>
      <w:r w:rsidRPr="009657C1">
        <w:rPr>
          <w:noProof/>
        </w:rPr>
        <w:t xml:space="preserve">, </w:t>
      </w:r>
      <w:r w:rsidRPr="009657C1">
        <w:rPr>
          <w:i/>
          <w:iCs/>
          <w:noProof/>
        </w:rPr>
        <w:t>79</w:t>
      </w:r>
      <w:r w:rsidRPr="009657C1">
        <w:rPr>
          <w:noProof/>
        </w:rPr>
        <w:t>(5), 748–62. Retrieved from http://www.ncbi.nlm.nih.gov/pubmed/11079239</w:t>
      </w:r>
    </w:p>
    <w:p w14:paraId="5D8D6B71" w14:textId="77777777" w:rsidR="009657C1" w:rsidRPr="009657C1" w:rsidRDefault="009657C1">
      <w:pPr>
        <w:pStyle w:val="Normaalweb"/>
        <w:ind w:left="480" w:hanging="480"/>
        <w:divId w:val="1675113027"/>
        <w:rPr>
          <w:noProof/>
        </w:rPr>
      </w:pPr>
      <w:r w:rsidRPr="009657C1">
        <w:rPr>
          <w:noProof/>
        </w:rPr>
        <w:t xml:space="preserve">Williams, K.D. (2009). Ostracism: a temporal need-threat model. </w:t>
      </w:r>
      <w:r w:rsidRPr="009657C1">
        <w:rPr>
          <w:i/>
          <w:iCs/>
          <w:noProof/>
        </w:rPr>
        <w:t>Advances in Experimental Social Psychology</w:t>
      </w:r>
      <w:r w:rsidRPr="009657C1">
        <w:rPr>
          <w:noProof/>
        </w:rPr>
        <w:t xml:space="preserve">, </w:t>
      </w:r>
      <w:r w:rsidRPr="009657C1">
        <w:rPr>
          <w:i/>
          <w:iCs/>
          <w:noProof/>
        </w:rPr>
        <w:t>41</w:t>
      </w:r>
      <w:r w:rsidRPr="009657C1">
        <w:rPr>
          <w:noProof/>
        </w:rPr>
        <w:t>, 275–314. doi:10.1016/S0065-2601(08)00406-1</w:t>
      </w:r>
    </w:p>
    <w:p w14:paraId="155FC590" w14:textId="77777777" w:rsidR="009657C1" w:rsidRPr="009657C1" w:rsidRDefault="009657C1">
      <w:pPr>
        <w:pStyle w:val="Normaalweb"/>
        <w:ind w:left="480" w:hanging="480"/>
        <w:divId w:val="1675113027"/>
        <w:rPr>
          <w:noProof/>
        </w:rPr>
      </w:pPr>
      <w:r w:rsidRPr="009657C1">
        <w:rPr>
          <w:noProof/>
        </w:rPr>
        <w:t xml:space="preserve">Williams, Kipling D., &amp; Jarvis, B. (2006). Cyberball: A program for use in research on interpersonal ostracism and acceptance. </w:t>
      </w:r>
      <w:r w:rsidRPr="009657C1">
        <w:rPr>
          <w:i/>
          <w:iCs/>
          <w:noProof/>
        </w:rPr>
        <w:t>Behavior Research Methods</w:t>
      </w:r>
      <w:r w:rsidRPr="009657C1">
        <w:rPr>
          <w:noProof/>
        </w:rPr>
        <w:t xml:space="preserve">, </w:t>
      </w:r>
      <w:r w:rsidRPr="009657C1">
        <w:rPr>
          <w:i/>
          <w:iCs/>
          <w:noProof/>
        </w:rPr>
        <w:t>38</w:t>
      </w:r>
      <w:r w:rsidRPr="009657C1">
        <w:rPr>
          <w:noProof/>
        </w:rPr>
        <w:t>(1), 174–180. doi:10.3758/BF03192765</w:t>
      </w:r>
    </w:p>
    <w:p w14:paraId="162AF44A" w14:textId="77777777" w:rsidR="009657C1" w:rsidRPr="009657C1" w:rsidRDefault="009657C1">
      <w:pPr>
        <w:pStyle w:val="Normaalweb"/>
        <w:ind w:left="480" w:hanging="480"/>
        <w:divId w:val="1675113027"/>
        <w:rPr>
          <w:noProof/>
        </w:rPr>
      </w:pPr>
      <w:r w:rsidRPr="009657C1">
        <w:rPr>
          <w:noProof/>
        </w:rPr>
        <w:lastRenderedPageBreak/>
        <w:t xml:space="preserve">Zadro, L., Williams, K. D., &amp; Richardson, R. (2004). How low can you go? Ostracism by a computer is sufficient to lower self-reported levels of belonging, control, self-esteem, and meaningful existence. </w:t>
      </w:r>
      <w:r w:rsidRPr="009657C1">
        <w:rPr>
          <w:i/>
          <w:iCs/>
          <w:noProof/>
        </w:rPr>
        <w:t>Journal of Experimental Social Psychology</w:t>
      </w:r>
      <w:r w:rsidRPr="009657C1">
        <w:rPr>
          <w:noProof/>
        </w:rPr>
        <w:t xml:space="preserve">, </w:t>
      </w:r>
      <w:r w:rsidRPr="009657C1">
        <w:rPr>
          <w:i/>
          <w:iCs/>
          <w:noProof/>
        </w:rPr>
        <w:t>40</w:t>
      </w:r>
      <w:r w:rsidRPr="009657C1">
        <w:rPr>
          <w:noProof/>
        </w:rPr>
        <w:t>(4), 560–567. doi:10.1016/j.jesp.2003.11.006</w:t>
      </w:r>
    </w:p>
    <w:p w14:paraId="14929F3F" w14:textId="4817DE17" w:rsidR="00B35841" w:rsidRDefault="00215DA4" w:rsidP="009618D3">
      <w:pPr>
        <w:pStyle w:val="Normaalweb"/>
        <w:spacing w:before="0" w:beforeAutospacing="0" w:after="0" w:afterAutospacing="0"/>
        <w:divId w:val="785346477"/>
      </w:pPr>
      <w:r>
        <w:fldChar w:fldCharType="end"/>
      </w:r>
    </w:p>
    <w:p w14:paraId="0586F5CF" w14:textId="77777777" w:rsidR="006623EF" w:rsidRDefault="006623EF" w:rsidP="009618D3">
      <w:pPr>
        <w:pStyle w:val="Normaalweb"/>
        <w:divId w:val="785346477"/>
      </w:pPr>
      <w:r>
        <w:rPr>
          <w:b/>
        </w:rPr>
        <w:t>Footnotes</w:t>
      </w:r>
    </w:p>
    <w:p w14:paraId="2590C7EA" w14:textId="3440899F"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del w:id="772" w:author="Jelte Wicherts" w:date="2013-12-24T09:11:00Z">
        <w:r w:rsidDel="005A3837">
          <w:rPr>
            <w:rFonts w:ascii="Times New Roman" w:hAnsi="Times New Roman" w:cs="Times New Roman"/>
            <w:sz w:val="24"/>
            <w:szCs w:val="24"/>
            <w:lang w:val="en-US"/>
          </w:rPr>
          <w:delText>Please n</w:delText>
        </w:r>
      </w:del>
      <w:ins w:id="773" w:author="Jelte Wicherts" w:date="2013-12-24T09:11:00Z">
        <w:r w:rsidR="005A3837">
          <w:rPr>
            <w:rFonts w:ascii="Times New Roman" w:hAnsi="Times New Roman" w:cs="Times New Roman"/>
            <w:sz w:val="24"/>
            <w:szCs w:val="24"/>
            <w:lang w:val="en-US"/>
          </w:rPr>
          <w:t>N</w:t>
        </w:r>
      </w:ins>
      <w:r>
        <w:rPr>
          <w:rFonts w:ascii="Times New Roman" w:hAnsi="Times New Roman" w:cs="Times New Roman"/>
          <w:sz w:val="24"/>
          <w:szCs w:val="24"/>
          <w:lang w:val="en-US"/>
        </w:rPr>
        <w:t>ote that exclusion encompasses both social rejection and social ostracism.</w:t>
      </w:r>
    </w:p>
    <w:p w14:paraId="3E521AF3" w14:textId="77777777" w:rsidR="006623EF" w:rsidRDefault="006623EF" w:rsidP="006623EF">
      <w:pPr>
        <w:pStyle w:val="Lijstalinea"/>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6EE0A5EE"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3B4A8A81" w14:textId="2AEC559B"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del w:id="774" w:author="Jelte Wicherts" w:date="2013-12-24T09:12:00Z">
        <w:r w:rsidDel="005A3837">
          <w:rPr>
            <w:rFonts w:ascii="Times New Roman" w:hAnsi="Times New Roman" w:cs="Times New Roman"/>
            <w:sz w:val="24"/>
            <w:szCs w:val="24"/>
            <w:lang w:val="en-US"/>
          </w:rPr>
          <w:delText xml:space="preserve">It should be noted that </w:delText>
        </w:r>
      </w:del>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p. 473): “</w:t>
      </w:r>
      <w:r>
        <w:rPr>
          <w:rFonts w:ascii="Times New Roman" w:hAnsi="Times New Roman" w:cs="Times New Roman"/>
          <w:i/>
          <w:sz w:val="24"/>
          <w:szCs w:val="24"/>
          <w:lang w:val="en-US"/>
        </w:rPr>
        <w:t xml:space="preserve">One study (Oaten, Williams, Jones, &amp; </w:t>
      </w:r>
      <w:proofErr w:type="spellStart"/>
      <w:r>
        <w:rPr>
          <w:rFonts w:ascii="Times New Roman" w:hAnsi="Times New Roman" w:cs="Times New Roman"/>
          <w:i/>
          <w:sz w:val="24"/>
          <w:szCs w:val="24"/>
          <w:lang w:val="en-US"/>
        </w:rPr>
        <w:t>Zadro</w:t>
      </w:r>
      <w:proofErr w:type="spellEnd"/>
      <w:r>
        <w:rPr>
          <w:rFonts w:ascii="Times New Roman" w:hAnsi="Times New Roman" w:cs="Times New Roman"/>
          <w:i/>
          <w:sz w:val="24"/>
          <w:szCs w:val="24"/>
          <w:lang w:val="en-US"/>
        </w:rPr>
        <w:t xml:space="preserve">, 2007) had need effect sizes that were clear outliers (effect sizes were 5–7 standard deviations above the means) </w:t>
      </w:r>
      <w:r>
        <w:rPr>
          <w:rFonts w:ascii="Times New Roman" w:hAnsi="Times New Roman" w:cs="Times New Roman"/>
          <w:sz w:val="24"/>
          <w:szCs w:val="24"/>
          <w:lang w:val="en-US"/>
        </w:rPr>
        <w:t xml:space="preserve">[…and…] </w:t>
      </w:r>
      <w:r>
        <w:rPr>
          <w:rFonts w:ascii="Times New Roman" w:hAnsi="Times New Roman" w:cs="Times New Roman"/>
          <w:i/>
          <w:sz w:val="24"/>
          <w:szCs w:val="24"/>
          <w:lang w:val="en-US"/>
        </w:rPr>
        <w:t>were excluded from the analyses.</w:t>
      </w:r>
      <w:r>
        <w:rPr>
          <w:rFonts w:ascii="Times New Roman" w:hAnsi="Times New Roman" w:cs="Times New Roman"/>
          <w:sz w:val="24"/>
          <w:szCs w:val="24"/>
          <w:lang w:val="en-US"/>
        </w:rPr>
        <w:t xml:space="preserve">” </w:t>
      </w:r>
    </w:p>
    <w:p w14:paraId="49344E21" w14:textId="2BAADD83" w:rsidR="006623EF" w:rsidRDefault="00A13277"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del w:id="775" w:author="Jelte Wicherts" w:date="2013-12-24T09:12:00Z">
        <w:r w:rsidR="006623EF" w:rsidDel="005A3837">
          <w:rPr>
            <w:rFonts w:ascii="Times New Roman" w:hAnsi="Times New Roman" w:cs="Times New Roman"/>
            <w:sz w:val="24"/>
            <w:szCs w:val="24"/>
            <w:lang w:val="en-US"/>
          </w:rPr>
          <w:delText>and colleagues</w:delText>
        </w:r>
      </w:del>
      <w:ins w:id="776" w:author="Jelte Wicherts" w:date="2013-12-24T09:12:00Z">
        <w:r w:rsidR="005A3837">
          <w:rPr>
            <w:rFonts w:ascii="Times New Roman" w:hAnsi="Times New Roman" w:cs="Times New Roman"/>
            <w:sz w:val="24"/>
            <w:szCs w:val="24"/>
            <w:lang w:val="en-US"/>
          </w:rPr>
          <w:t>et al.</w:t>
        </w:r>
      </w:ins>
      <w:r w:rsidR="006623EF">
        <w:rPr>
          <w:rFonts w:ascii="Times New Roman" w:hAnsi="Times New Roman" w:cs="Times New Roman"/>
          <w:sz w:val="24"/>
          <w:szCs w:val="24"/>
          <w:lang w:val="en-US"/>
        </w:rPr>
        <w:t xml:space="preserve"> (2006).</w:t>
      </w:r>
    </w:p>
    <w:p w14:paraId="76A62B44"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w:t>
      </w:r>
      <w:proofErr w:type="spellStart"/>
      <w:r>
        <w:rPr>
          <w:rFonts w:ascii="Times New Roman" w:hAnsi="Times New Roman" w:cs="Times New Roman"/>
          <w:sz w:val="24"/>
          <w:szCs w:val="24"/>
          <w:lang w:val="en-US"/>
        </w:rPr>
        <w:t>unvalidated</w:t>
      </w:r>
      <w:proofErr w:type="spellEnd"/>
      <w:r>
        <w:rPr>
          <w:rFonts w:ascii="Times New Roman" w:hAnsi="Times New Roman" w:cs="Times New Roman"/>
          <w:sz w:val="24"/>
          <w:szCs w:val="24"/>
          <w:lang w:val="en-US"/>
        </w:rPr>
        <w:t xml:space="preserve"> scales over validated scales. </w:t>
      </w:r>
    </w:p>
    <w:p w14:paraId="500DD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9E604FA"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634A5" w14:paraId="6C02AFC6"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2344A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2453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BAFFE8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9C50C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7734F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0DC3D5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E321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09AC19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634A5" w14:paraId="11C47FA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3E1E35E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28073CE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8B9580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9727E5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78650D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57B339F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AA811B" w14:textId="77777777" w:rsidTr="00C105FC">
        <w:trPr>
          <w:trHeight w:val="765"/>
        </w:trPr>
        <w:tc>
          <w:tcPr>
            <w:tcW w:w="957" w:type="dxa"/>
            <w:tcBorders>
              <w:top w:val="nil"/>
              <w:left w:val="nil"/>
              <w:bottom w:val="nil"/>
              <w:right w:val="nil"/>
            </w:tcBorders>
            <w:shd w:val="clear" w:color="auto" w:fill="auto"/>
            <w:vAlign w:val="center"/>
            <w:hideMark/>
          </w:tcPr>
          <w:p w14:paraId="3A61A38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ECB299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3066A0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081D89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702CCA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0153E1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09F37A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CA22A7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54433B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32509A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594585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5B2B42B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DBC58DD" w14:textId="77777777" w:rsidTr="00C105FC">
        <w:trPr>
          <w:trHeight w:val="510"/>
        </w:trPr>
        <w:tc>
          <w:tcPr>
            <w:tcW w:w="957" w:type="dxa"/>
            <w:tcBorders>
              <w:top w:val="nil"/>
              <w:left w:val="nil"/>
              <w:bottom w:val="nil"/>
              <w:right w:val="nil"/>
            </w:tcBorders>
            <w:shd w:val="clear" w:color="auto" w:fill="auto"/>
            <w:vAlign w:val="center"/>
            <w:hideMark/>
          </w:tcPr>
          <w:p w14:paraId="1927A5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2104FE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579C07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E1D9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4E73BF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8D661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5091EE5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09729BF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0CD50F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64BF3AC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173F738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84016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A73A05B" w14:textId="77777777" w:rsidTr="00C105FC">
        <w:trPr>
          <w:trHeight w:val="255"/>
        </w:trPr>
        <w:tc>
          <w:tcPr>
            <w:tcW w:w="957" w:type="dxa"/>
            <w:tcBorders>
              <w:top w:val="nil"/>
              <w:left w:val="nil"/>
              <w:bottom w:val="single" w:sz="4" w:space="0" w:color="auto"/>
              <w:right w:val="nil"/>
            </w:tcBorders>
            <w:shd w:val="clear" w:color="auto" w:fill="auto"/>
            <w:hideMark/>
          </w:tcPr>
          <w:p w14:paraId="4DA9FD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0D67B68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5ED282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CEF0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A4249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2C14C22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36996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4C1A27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4383C4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1282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C9538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3B53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5190F7F9" w14:textId="77777777" w:rsidTr="00C105FC">
        <w:trPr>
          <w:trHeight w:val="255"/>
        </w:trPr>
        <w:tc>
          <w:tcPr>
            <w:tcW w:w="957" w:type="dxa"/>
            <w:tcBorders>
              <w:top w:val="nil"/>
              <w:left w:val="nil"/>
              <w:bottom w:val="nil"/>
              <w:right w:val="nil"/>
            </w:tcBorders>
            <w:shd w:val="clear" w:color="auto" w:fill="auto"/>
            <w:noWrap/>
            <w:vAlign w:val="bottom"/>
            <w:hideMark/>
          </w:tcPr>
          <w:p w14:paraId="50DBA7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15B442F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3F7ADE0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7A528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6168F8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A8BF7B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AC10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20144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65AB129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6EF420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67CFD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4043C7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7C9BD8F" w14:textId="77777777" w:rsidTr="00C105FC">
        <w:trPr>
          <w:trHeight w:val="255"/>
        </w:trPr>
        <w:tc>
          <w:tcPr>
            <w:tcW w:w="957" w:type="dxa"/>
            <w:tcBorders>
              <w:top w:val="nil"/>
              <w:left w:val="nil"/>
              <w:bottom w:val="nil"/>
              <w:right w:val="nil"/>
            </w:tcBorders>
            <w:shd w:val="clear" w:color="auto" w:fill="auto"/>
            <w:noWrap/>
            <w:vAlign w:val="bottom"/>
            <w:hideMark/>
          </w:tcPr>
          <w:p w14:paraId="4185FB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4C12FF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0FE9F4F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1D67728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4A0C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766EE7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2D7DAB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DEDBB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44798F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9C470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01B16D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A4803E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04DDB870" w14:textId="77777777" w:rsidTr="00C105FC">
        <w:trPr>
          <w:trHeight w:val="255"/>
        </w:trPr>
        <w:tc>
          <w:tcPr>
            <w:tcW w:w="957" w:type="dxa"/>
            <w:tcBorders>
              <w:top w:val="nil"/>
              <w:left w:val="nil"/>
              <w:bottom w:val="nil"/>
              <w:right w:val="nil"/>
            </w:tcBorders>
            <w:shd w:val="clear" w:color="auto" w:fill="auto"/>
            <w:noWrap/>
            <w:vAlign w:val="bottom"/>
            <w:hideMark/>
          </w:tcPr>
          <w:p w14:paraId="3179E33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C0EFE7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44DF4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2B360AD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534AE3D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12E9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A5D00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72A00E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1712A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4D6745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DD8DD9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B9401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634A5" w14:paraId="4CA6C262"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48F945A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1DF0FA0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0B465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6395E91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091BB5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70B040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EF780F" w14:textId="77777777" w:rsidTr="00C105FC">
        <w:trPr>
          <w:trHeight w:val="765"/>
        </w:trPr>
        <w:tc>
          <w:tcPr>
            <w:tcW w:w="957" w:type="dxa"/>
            <w:tcBorders>
              <w:top w:val="nil"/>
              <w:left w:val="nil"/>
              <w:bottom w:val="nil"/>
              <w:right w:val="nil"/>
            </w:tcBorders>
            <w:shd w:val="clear" w:color="auto" w:fill="auto"/>
            <w:vAlign w:val="center"/>
            <w:hideMark/>
          </w:tcPr>
          <w:p w14:paraId="347BFFC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40FFE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49268F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3FD13A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58CC5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32ED523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57766B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0AC3B7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A714A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773FF7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6C08EDE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2D9AD5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591D300D" w14:textId="77777777" w:rsidTr="00C105FC">
        <w:trPr>
          <w:trHeight w:val="510"/>
        </w:trPr>
        <w:tc>
          <w:tcPr>
            <w:tcW w:w="957" w:type="dxa"/>
            <w:tcBorders>
              <w:top w:val="nil"/>
              <w:left w:val="nil"/>
              <w:bottom w:val="nil"/>
              <w:right w:val="nil"/>
            </w:tcBorders>
            <w:shd w:val="clear" w:color="auto" w:fill="auto"/>
            <w:vAlign w:val="center"/>
            <w:hideMark/>
          </w:tcPr>
          <w:p w14:paraId="28DD90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570A8D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4AE547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58EDD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37DA8B5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2044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EDE759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275212C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12A705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C8AFB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6AF0B48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2F4A86A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F564B30" w14:textId="77777777" w:rsidTr="00C105FC">
        <w:trPr>
          <w:trHeight w:val="255"/>
        </w:trPr>
        <w:tc>
          <w:tcPr>
            <w:tcW w:w="957" w:type="dxa"/>
            <w:tcBorders>
              <w:top w:val="nil"/>
              <w:left w:val="nil"/>
              <w:bottom w:val="single" w:sz="4" w:space="0" w:color="auto"/>
              <w:right w:val="nil"/>
            </w:tcBorders>
            <w:shd w:val="clear" w:color="auto" w:fill="auto"/>
            <w:hideMark/>
          </w:tcPr>
          <w:p w14:paraId="4FC94C1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87837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36EB094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1D0C46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710AD5A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7B2E01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44C121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55F1B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0CC035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CEBC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A1C275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51E880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56DD8C5" w14:textId="77777777" w:rsidTr="00C105FC">
        <w:trPr>
          <w:trHeight w:val="255"/>
        </w:trPr>
        <w:tc>
          <w:tcPr>
            <w:tcW w:w="957" w:type="dxa"/>
            <w:tcBorders>
              <w:top w:val="nil"/>
              <w:left w:val="nil"/>
              <w:bottom w:val="nil"/>
              <w:right w:val="nil"/>
            </w:tcBorders>
            <w:shd w:val="clear" w:color="auto" w:fill="auto"/>
            <w:noWrap/>
            <w:vAlign w:val="bottom"/>
            <w:hideMark/>
          </w:tcPr>
          <w:p w14:paraId="5C8F62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3D30CE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52A35FA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09939B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474C0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73DD8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AB8EC1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4549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342D209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2489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63D35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52C094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72C5F9C"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0221B2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1C862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F6C89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1E153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1C53B9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312E3D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6BBB3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9E234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35F6AEC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539BEB7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1FA653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4AEBE7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634A5" w14:paraId="6DC7F1C9"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5C5CC394" w14:textId="61F3E0D0"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D677AAE" w14:textId="2E0AA844" w:rsidR="00C010BB" w:rsidRDefault="00C010BB">
      <w:pPr>
        <w:rPr>
          <w:lang w:val="en-US"/>
        </w:rPr>
      </w:pPr>
      <w:r>
        <w:rPr>
          <w:lang w:val="en-US"/>
        </w:rPr>
        <w:br w:type="page"/>
      </w:r>
    </w:p>
    <w:p w14:paraId="6C15DCCC"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634A5" w14:paraId="25A70B6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F547205" w14:textId="3859E794"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7E0D6FB4"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146C2863" w14:textId="386AA71E"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proofErr w:type="spellStart"/>
            <w:r w:rsidRPr="00F70F0A">
              <w:rPr>
                <w:rFonts w:ascii="Times New Roman" w:eastAsia="Times New Roman" w:hAnsi="Times New Roman" w:cs="Times New Roman"/>
                <w:color w:val="000000"/>
                <w:sz w:val="20"/>
                <w:szCs w:val="20"/>
                <w:lang w:eastAsia="nl-NL"/>
              </w:rPr>
              <w:t>author</w:t>
            </w:r>
            <w:proofErr w:type="spellEnd"/>
          </w:p>
        </w:tc>
        <w:tc>
          <w:tcPr>
            <w:tcW w:w="540" w:type="dxa"/>
            <w:tcBorders>
              <w:top w:val="single" w:sz="4" w:space="0" w:color="auto"/>
              <w:left w:val="nil"/>
              <w:bottom w:val="single" w:sz="4" w:space="0" w:color="auto"/>
              <w:right w:val="nil"/>
            </w:tcBorders>
            <w:shd w:val="clear" w:color="auto" w:fill="auto"/>
            <w:noWrap/>
            <w:vAlign w:val="bottom"/>
          </w:tcPr>
          <w:p w14:paraId="14560E8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Year</w:t>
            </w:r>
            <w:proofErr w:type="spellEnd"/>
          </w:p>
        </w:tc>
        <w:tc>
          <w:tcPr>
            <w:tcW w:w="716" w:type="dxa"/>
            <w:tcBorders>
              <w:top w:val="single" w:sz="4" w:space="0" w:color="auto"/>
              <w:left w:val="nil"/>
              <w:bottom w:val="single" w:sz="4" w:space="0" w:color="auto"/>
              <w:right w:val="nil"/>
            </w:tcBorders>
            <w:shd w:val="clear" w:color="auto" w:fill="auto"/>
            <w:noWrap/>
            <w:vAlign w:val="bottom"/>
          </w:tcPr>
          <w:p w14:paraId="4477D2C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43DD89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24FEA2E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57BC338F"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6A12E54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1F24641"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767E22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005127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3DA1AA4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36D52361" w14:textId="77777777">
        <w:trPr>
          <w:trHeight w:val="300"/>
        </w:trPr>
        <w:tc>
          <w:tcPr>
            <w:tcW w:w="1796" w:type="dxa"/>
            <w:tcBorders>
              <w:top w:val="nil"/>
              <w:left w:val="nil"/>
              <w:bottom w:val="nil"/>
              <w:right w:val="nil"/>
            </w:tcBorders>
            <w:shd w:val="clear" w:color="auto" w:fill="auto"/>
            <w:noWrap/>
            <w:vAlign w:val="bottom"/>
          </w:tcPr>
          <w:p w14:paraId="64834267" w14:textId="513697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1A97468E" w14:textId="32259B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87A86F5" w14:textId="3DCBDD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F9848E2" w14:textId="32B10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030E4D0" w14:textId="1E4CA9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EC6C9D2" w14:textId="693132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7B3930FC" w14:textId="10E9F8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C19407C" w14:textId="4ADF5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FCBC883" w14:textId="243D48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7D81FE8" w14:textId="2CA64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94CEAB7" w14:textId="3A15B4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5314F3" w14:textId="77777777">
        <w:trPr>
          <w:trHeight w:val="300"/>
        </w:trPr>
        <w:tc>
          <w:tcPr>
            <w:tcW w:w="1796" w:type="dxa"/>
            <w:tcBorders>
              <w:top w:val="nil"/>
              <w:left w:val="nil"/>
              <w:bottom w:val="nil"/>
              <w:right w:val="nil"/>
            </w:tcBorders>
            <w:shd w:val="clear" w:color="auto" w:fill="auto"/>
            <w:noWrap/>
            <w:vAlign w:val="bottom"/>
          </w:tcPr>
          <w:p w14:paraId="29BB2338" w14:textId="763445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Ambrosini</w:t>
            </w:r>
            <w:proofErr w:type="spellEnd"/>
          </w:p>
        </w:tc>
        <w:tc>
          <w:tcPr>
            <w:tcW w:w="540" w:type="dxa"/>
            <w:tcBorders>
              <w:top w:val="nil"/>
              <w:left w:val="nil"/>
              <w:bottom w:val="nil"/>
              <w:right w:val="nil"/>
            </w:tcBorders>
            <w:shd w:val="clear" w:color="auto" w:fill="auto"/>
            <w:noWrap/>
            <w:vAlign w:val="bottom"/>
          </w:tcPr>
          <w:p w14:paraId="0B42F32A" w14:textId="68D6D7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277413D" w14:textId="7A654C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40E96BA" w14:textId="04085E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4EB9480B" w14:textId="039A7D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0DAC1B" w14:textId="6D1E12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6890670A" w14:textId="2C9F4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6CDE5AB" w14:textId="1FC3F5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F08E57" w14:textId="2606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16271" w14:textId="6118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7A63CB" w14:textId="422F53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DB62A5" w14:textId="77777777">
        <w:trPr>
          <w:trHeight w:val="300"/>
        </w:trPr>
        <w:tc>
          <w:tcPr>
            <w:tcW w:w="1796" w:type="dxa"/>
            <w:tcBorders>
              <w:top w:val="nil"/>
              <w:left w:val="nil"/>
              <w:bottom w:val="nil"/>
              <w:right w:val="nil"/>
            </w:tcBorders>
            <w:shd w:val="clear" w:color="auto" w:fill="auto"/>
            <w:noWrap/>
            <w:vAlign w:val="bottom"/>
          </w:tcPr>
          <w:p w14:paraId="52577C94" w14:textId="22A4D9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01530C7E" w14:textId="760562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A12DF44" w14:textId="6E4FE8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710C14F5" w14:textId="36C6D8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778CFDD3" w14:textId="34B7ED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6F28D8C" w14:textId="457FEB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22D247A" w14:textId="54C4F3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8DD3676" w14:textId="26D430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7F140C" w14:textId="0E1B64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30FFA1" w14:textId="1519A5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CB9337" w14:textId="4621FC0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A21D63" w14:textId="77777777">
        <w:trPr>
          <w:trHeight w:val="300"/>
        </w:trPr>
        <w:tc>
          <w:tcPr>
            <w:tcW w:w="1796" w:type="dxa"/>
            <w:tcBorders>
              <w:top w:val="nil"/>
              <w:left w:val="nil"/>
              <w:bottom w:val="nil"/>
              <w:right w:val="nil"/>
            </w:tcBorders>
            <w:shd w:val="clear" w:color="auto" w:fill="auto"/>
            <w:noWrap/>
            <w:vAlign w:val="bottom"/>
          </w:tcPr>
          <w:p w14:paraId="00644097" w14:textId="502E9F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210EA2DF" w14:textId="43C0B67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8AF976" w14:textId="4AE6A3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39111C9" w14:textId="5CC9F7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1F6437C5" w14:textId="4C9E5F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2BC3BD5" w14:textId="18BBD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A504E37" w14:textId="24A3A7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5D58D24" w14:textId="189FDC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C946CE8" w14:textId="558D90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3522B70E" w14:textId="7D9C9D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FD56576" w14:textId="79BB05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72DE634D" w14:textId="77777777">
        <w:trPr>
          <w:trHeight w:val="300"/>
        </w:trPr>
        <w:tc>
          <w:tcPr>
            <w:tcW w:w="1796" w:type="dxa"/>
            <w:tcBorders>
              <w:top w:val="nil"/>
              <w:left w:val="nil"/>
              <w:bottom w:val="nil"/>
              <w:right w:val="nil"/>
            </w:tcBorders>
            <w:shd w:val="clear" w:color="auto" w:fill="auto"/>
            <w:noWrap/>
            <w:vAlign w:val="bottom"/>
          </w:tcPr>
          <w:p w14:paraId="4E4E174F" w14:textId="59EF0B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24E12252" w14:textId="7A256D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EE577D" w14:textId="68B611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19F3CFD" w14:textId="270B4B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44F38303" w14:textId="364E3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CF5E068" w14:textId="6F00AA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FAED937" w14:textId="7B45E7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1CFC7E1" w14:textId="7D88DB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B33E5B8" w14:textId="2F9BA9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1009BA8" w14:textId="464D59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3F6077BD" w14:textId="56A34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7C95171" w14:textId="77777777">
        <w:trPr>
          <w:trHeight w:val="300"/>
        </w:trPr>
        <w:tc>
          <w:tcPr>
            <w:tcW w:w="1796" w:type="dxa"/>
            <w:tcBorders>
              <w:top w:val="nil"/>
              <w:left w:val="nil"/>
              <w:bottom w:val="nil"/>
              <w:right w:val="nil"/>
            </w:tcBorders>
            <w:shd w:val="clear" w:color="auto" w:fill="auto"/>
            <w:noWrap/>
            <w:vAlign w:val="bottom"/>
          </w:tcPr>
          <w:p w14:paraId="5894726A" w14:textId="09CFF2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Banki</w:t>
            </w:r>
            <w:proofErr w:type="spellEnd"/>
          </w:p>
        </w:tc>
        <w:tc>
          <w:tcPr>
            <w:tcW w:w="540" w:type="dxa"/>
            <w:tcBorders>
              <w:top w:val="nil"/>
              <w:left w:val="nil"/>
              <w:bottom w:val="nil"/>
              <w:right w:val="nil"/>
            </w:tcBorders>
            <w:shd w:val="clear" w:color="auto" w:fill="auto"/>
            <w:noWrap/>
            <w:vAlign w:val="bottom"/>
          </w:tcPr>
          <w:p w14:paraId="51F626A5" w14:textId="6BB31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35757C" w14:textId="3D4FF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CE90550" w14:textId="7181EE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127DC43A" w14:textId="54D7F3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DDDA9C7" w14:textId="6F82D7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3BC726C9" w14:textId="0BB96C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227D1A5" w14:textId="7A1028A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A2A4F9" w14:textId="5E1948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9FABDC" w14:textId="28285D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911B18" w14:textId="74BAD4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7B0037" w14:textId="77777777">
        <w:trPr>
          <w:trHeight w:val="300"/>
        </w:trPr>
        <w:tc>
          <w:tcPr>
            <w:tcW w:w="1796" w:type="dxa"/>
            <w:tcBorders>
              <w:top w:val="nil"/>
              <w:left w:val="nil"/>
              <w:bottom w:val="nil"/>
              <w:right w:val="nil"/>
            </w:tcBorders>
            <w:shd w:val="clear" w:color="auto" w:fill="auto"/>
            <w:noWrap/>
            <w:vAlign w:val="bottom"/>
          </w:tcPr>
          <w:p w14:paraId="31464135" w14:textId="5982EC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6F4049F8" w14:textId="5B84F1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62A662" w14:textId="0D07DB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395B7AC" w14:textId="77508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1B4128F" w14:textId="17C2D7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38BFF5" w14:textId="6E8EB7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028E2D5" w14:textId="53B8DD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92F47F" w14:textId="51B609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BA9449" w14:textId="2906BC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7A0CB" w14:textId="4E94FE9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405147" w14:textId="48B795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C75DBA" w14:textId="77777777">
        <w:trPr>
          <w:trHeight w:val="300"/>
        </w:trPr>
        <w:tc>
          <w:tcPr>
            <w:tcW w:w="1796" w:type="dxa"/>
            <w:tcBorders>
              <w:top w:val="nil"/>
              <w:left w:val="nil"/>
              <w:bottom w:val="nil"/>
              <w:right w:val="nil"/>
            </w:tcBorders>
            <w:shd w:val="clear" w:color="auto" w:fill="auto"/>
            <w:noWrap/>
            <w:vAlign w:val="bottom"/>
          </w:tcPr>
          <w:p w14:paraId="71C3F546" w14:textId="78E78C5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5A58096" w14:textId="7CC7F8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9429B3D" w14:textId="6FCE9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4B4A3519" w14:textId="404731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8E3D3EC" w14:textId="1F4EEA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7460EC0" w14:textId="2AE595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B0CC12" w14:textId="14A3E8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918CBA" w14:textId="0799FE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D0B2A2" w14:textId="01D2FD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61BC62" w14:textId="25B73E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4B2AC" w14:textId="718A3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083453" w14:textId="77777777">
        <w:trPr>
          <w:trHeight w:val="300"/>
        </w:trPr>
        <w:tc>
          <w:tcPr>
            <w:tcW w:w="1796" w:type="dxa"/>
            <w:tcBorders>
              <w:top w:val="nil"/>
              <w:left w:val="nil"/>
              <w:bottom w:val="nil"/>
              <w:right w:val="nil"/>
            </w:tcBorders>
            <w:shd w:val="clear" w:color="auto" w:fill="auto"/>
            <w:noWrap/>
            <w:vAlign w:val="bottom"/>
          </w:tcPr>
          <w:p w14:paraId="6563A27A" w14:textId="6C59BB1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A5D108A" w14:textId="4A7043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505F64" w14:textId="519AF4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69685053" w14:textId="5527D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1DE678D" w14:textId="1F91A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C377F8A" w14:textId="6B9CCF1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249983" w14:textId="03E7F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222243" w14:textId="02574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893EDB" w14:textId="4C2EE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3D1B39" w14:textId="67DD43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4A0E03" w14:textId="3B0D47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7440A6" w14:textId="77777777">
        <w:trPr>
          <w:trHeight w:val="300"/>
        </w:trPr>
        <w:tc>
          <w:tcPr>
            <w:tcW w:w="1796" w:type="dxa"/>
            <w:tcBorders>
              <w:top w:val="nil"/>
              <w:left w:val="nil"/>
              <w:bottom w:val="nil"/>
              <w:right w:val="nil"/>
            </w:tcBorders>
            <w:shd w:val="clear" w:color="auto" w:fill="auto"/>
            <w:noWrap/>
            <w:vAlign w:val="bottom"/>
          </w:tcPr>
          <w:p w14:paraId="5BCC2692" w14:textId="451857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1F0A7C0" w14:textId="21746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603C21" w14:textId="2B8DAF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2EEF8D7D" w14:textId="0BC0F8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713C389" w14:textId="1570C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C41316B" w14:textId="04E0E6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C1196C2" w14:textId="77B6E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09D175DC" w14:textId="2F9AC1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3A3232E" w14:textId="5C9676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648986A2" w14:textId="49861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0AFED669" w14:textId="1B97C8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025538F9" w14:textId="77777777">
        <w:trPr>
          <w:trHeight w:val="300"/>
        </w:trPr>
        <w:tc>
          <w:tcPr>
            <w:tcW w:w="1796" w:type="dxa"/>
            <w:tcBorders>
              <w:top w:val="nil"/>
              <w:left w:val="nil"/>
              <w:bottom w:val="nil"/>
              <w:right w:val="nil"/>
            </w:tcBorders>
            <w:shd w:val="clear" w:color="auto" w:fill="auto"/>
            <w:noWrap/>
            <w:vAlign w:val="bottom"/>
          </w:tcPr>
          <w:p w14:paraId="1FE11D96" w14:textId="7A9C25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A38D1F2" w14:textId="521D72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DAEB36" w14:textId="07141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397E363B" w14:textId="6A0E9A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9F35771" w14:textId="7C5490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6E5401" w14:textId="5F3072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6E998EEA" w14:textId="295C35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40C9E12" w14:textId="115C08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18E424" w14:textId="49F685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CF51D7C" w14:textId="646188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278E0CF" w14:textId="431C2C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335D5E" w14:textId="77777777">
        <w:trPr>
          <w:trHeight w:val="300"/>
        </w:trPr>
        <w:tc>
          <w:tcPr>
            <w:tcW w:w="1796" w:type="dxa"/>
            <w:tcBorders>
              <w:top w:val="nil"/>
              <w:left w:val="nil"/>
              <w:bottom w:val="nil"/>
              <w:right w:val="nil"/>
            </w:tcBorders>
            <w:shd w:val="clear" w:color="auto" w:fill="auto"/>
            <w:noWrap/>
            <w:vAlign w:val="bottom"/>
          </w:tcPr>
          <w:p w14:paraId="1A775EC8" w14:textId="38504FA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07BEC95" w14:textId="34C161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D2FFD5F" w14:textId="5ECD09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15181F6C" w14:textId="534CC5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597A3A04" w14:textId="68B7AE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411085BE" w14:textId="5F02C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1E79F25" w14:textId="1D1BFE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DD10F1B" w14:textId="2EE4EA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83D4F47" w14:textId="361F2C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63175A24" w14:textId="58D9E6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1EA00F4" w14:textId="5EC97D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219F86EB" w14:textId="77777777">
        <w:trPr>
          <w:trHeight w:val="300"/>
        </w:trPr>
        <w:tc>
          <w:tcPr>
            <w:tcW w:w="1796" w:type="dxa"/>
            <w:tcBorders>
              <w:top w:val="nil"/>
              <w:left w:val="nil"/>
              <w:bottom w:val="nil"/>
              <w:right w:val="nil"/>
            </w:tcBorders>
            <w:shd w:val="clear" w:color="auto" w:fill="auto"/>
            <w:noWrap/>
            <w:vAlign w:val="bottom"/>
          </w:tcPr>
          <w:p w14:paraId="2291B8FD" w14:textId="2FF9C1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B729395" w14:textId="799E3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5949486" w14:textId="3E8CC8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3012808B" w14:textId="22DB6A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0DA203F" w14:textId="32B0E5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14033A" w14:textId="6FB2D7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CA8F4" w14:textId="2F8E70E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7A6D29" w14:textId="03730BA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BA938A" w14:textId="6BA768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AE037" w14:textId="6AF480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38519C" w14:textId="3B0A56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089E8E" w14:textId="77777777">
        <w:trPr>
          <w:trHeight w:val="300"/>
        </w:trPr>
        <w:tc>
          <w:tcPr>
            <w:tcW w:w="1796" w:type="dxa"/>
            <w:tcBorders>
              <w:top w:val="nil"/>
              <w:left w:val="nil"/>
              <w:bottom w:val="nil"/>
              <w:right w:val="nil"/>
            </w:tcBorders>
            <w:shd w:val="clear" w:color="auto" w:fill="auto"/>
            <w:noWrap/>
            <w:vAlign w:val="bottom"/>
          </w:tcPr>
          <w:p w14:paraId="0007B686" w14:textId="5AA805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2F1DB4A" w14:textId="611B1E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7690F5" w14:textId="7F2887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6A3DDC6" w14:textId="1D5C79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77FB571" w14:textId="6369D3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96098F3" w14:textId="3451D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D88781" w14:textId="0B969B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2D348EA" w14:textId="76014C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A105CF" w14:textId="55C419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8B702" w14:textId="43A505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19546" w14:textId="794F8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6AC818" w14:textId="77777777">
        <w:trPr>
          <w:trHeight w:val="300"/>
        </w:trPr>
        <w:tc>
          <w:tcPr>
            <w:tcW w:w="1796" w:type="dxa"/>
            <w:tcBorders>
              <w:top w:val="nil"/>
              <w:left w:val="nil"/>
              <w:bottom w:val="nil"/>
              <w:right w:val="nil"/>
            </w:tcBorders>
            <w:shd w:val="clear" w:color="auto" w:fill="auto"/>
            <w:noWrap/>
            <w:vAlign w:val="bottom"/>
          </w:tcPr>
          <w:p w14:paraId="5EB79ECD" w14:textId="6E056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55409EB" w14:textId="68D912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D6858" w14:textId="2F3B36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5168C7FE" w14:textId="2A8799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BCD34D0" w14:textId="1A79C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A6FEBB9" w14:textId="3C9AF4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42B30215" w14:textId="05ED0E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63AC5A" w14:textId="0AE921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D7F8E6" w14:textId="044CE5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74613A" w14:textId="3A6AA4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C2C777" w14:textId="5EBB07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40569D" w14:textId="77777777">
        <w:trPr>
          <w:trHeight w:val="300"/>
        </w:trPr>
        <w:tc>
          <w:tcPr>
            <w:tcW w:w="1796" w:type="dxa"/>
            <w:tcBorders>
              <w:top w:val="nil"/>
              <w:left w:val="nil"/>
              <w:bottom w:val="nil"/>
              <w:right w:val="nil"/>
            </w:tcBorders>
            <w:shd w:val="clear" w:color="auto" w:fill="auto"/>
            <w:noWrap/>
            <w:vAlign w:val="bottom"/>
          </w:tcPr>
          <w:p w14:paraId="478B0C79" w14:textId="240034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Brochu</w:t>
            </w:r>
            <w:proofErr w:type="spellEnd"/>
          </w:p>
        </w:tc>
        <w:tc>
          <w:tcPr>
            <w:tcW w:w="540" w:type="dxa"/>
            <w:tcBorders>
              <w:top w:val="nil"/>
              <w:left w:val="nil"/>
              <w:bottom w:val="nil"/>
              <w:right w:val="nil"/>
            </w:tcBorders>
            <w:shd w:val="clear" w:color="auto" w:fill="auto"/>
            <w:noWrap/>
            <w:vAlign w:val="bottom"/>
          </w:tcPr>
          <w:p w14:paraId="3C6A49EF" w14:textId="35F209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A336B5" w14:textId="4813D3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14769247" w14:textId="56FA09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23D65D13" w14:textId="15F506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1BD6CFA" w14:textId="26518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B0AB32D" w14:textId="4455FF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887EAB" w14:textId="5D9C03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703E3C" w14:textId="63E065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4107504" w14:textId="0E0EB5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65DF9C" w14:textId="42EC6B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30F759" w14:textId="77777777">
        <w:trPr>
          <w:trHeight w:val="300"/>
        </w:trPr>
        <w:tc>
          <w:tcPr>
            <w:tcW w:w="1796" w:type="dxa"/>
            <w:tcBorders>
              <w:top w:val="nil"/>
              <w:left w:val="nil"/>
              <w:bottom w:val="nil"/>
              <w:right w:val="nil"/>
            </w:tcBorders>
            <w:shd w:val="clear" w:color="auto" w:fill="auto"/>
            <w:noWrap/>
            <w:vAlign w:val="bottom"/>
          </w:tcPr>
          <w:p w14:paraId="68479116" w14:textId="788273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1C95E0D8" w14:textId="4B4C5A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CDF8EDE" w14:textId="49A94F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778B0AA" w14:textId="5029B3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1C1E57AE" w14:textId="75A437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3167398" w14:textId="3F0967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5D6FB4" w14:textId="61EB9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30BEE" w14:textId="32D350D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3D8480" w14:textId="51E59E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10F094" w14:textId="73FAEC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EA1B94" w14:textId="3F4324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ABDABA" w14:textId="77777777">
        <w:trPr>
          <w:trHeight w:val="300"/>
        </w:trPr>
        <w:tc>
          <w:tcPr>
            <w:tcW w:w="1796" w:type="dxa"/>
            <w:tcBorders>
              <w:top w:val="nil"/>
              <w:left w:val="nil"/>
              <w:bottom w:val="nil"/>
              <w:right w:val="nil"/>
            </w:tcBorders>
            <w:shd w:val="clear" w:color="auto" w:fill="auto"/>
            <w:noWrap/>
            <w:vAlign w:val="bottom"/>
          </w:tcPr>
          <w:p w14:paraId="2E8DF177" w14:textId="243E440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6753DCC" w14:textId="2FA45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AD06D3D" w14:textId="2AF932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18FB847F" w14:textId="3E67AF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16AC9F" w14:textId="21437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E8F0E1" w14:textId="7B23E1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76DCC85" w14:textId="13F4FC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A4BC9A2" w14:textId="069AC3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88311FD" w14:textId="411976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755CAFD" w14:textId="1BF5D2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2159089B" w14:textId="4016D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8F452CB" w14:textId="77777777">
        <w:trPr>
          <w:trHeight w:val="300"/>
        </w:trPr>
        <w:tc>
          <w:tcPr>
            <w:tcW w:w="1796" w:type="dxa"/>
            <w:tcBorders>
              <w:top w:val="nil"/>
              <w:left w:val="nil"/>
              <w:bottom w:val="nil"/>
              <w:right w:val="nil"/>
            </w:tcBorders>
            <w:shd w:val="clear" w:color="auto" w:fill="auto"/>
            <w:noWrap/>
            <w:vAlign w:val="bottom"/>
          </w:tcPr>
          <w:p w14:paraId="2EF30928" w14:textId="6A089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3CB31979" w14:textId="3467C5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DE51DE9" w14:textId="0175C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9B93D27" w14:textId="5AF3F7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26BBBE9" w14:textId="62FCA8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A14C312" w14:textId="04D38C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798C52E4" w14:textId="3D528D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754EE5D" w14:textId="35F5DF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49313D" w14:textId="0CECC7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F2C7A2" w14:textId="612E8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E1367E" w14:textId="5FC3F7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AC65CA" w14:textId="77777777">
        <w:trPr>
          <w:trHeight w:val="300"/>
        </w:trPr>
        <w:tc>
          <w:tcPr>
            <w:tcW w:w="1796" w:type="dxa"/>
            <w:tcBorders>
              <w:top w:val="nil"/>
              <w:left w:val="nil"/>
              <w:bottom w:val="nil"/>
              <w:right w:val="nil"/>
            </w:tcBorders>
            <w:shd w:val="clear" w:color="auto" w:fill="auto"/>
            <w:noWrap/>
            <w:vAlign w:val="bottom"/>
          </w:tcPr>
          <w:p w14:paraId="5019307A" w14:textId="5FF79B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7165A68A" w14:textId="34024CB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3B2DD63" w14:textId="02A274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FE41679" w14:textId="1441F5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C3F154B" w14:textId="68FBC7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B20C952" w14:textId="7AEA60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3D817EC" w14:textId="7C6A9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41A7700" w14:textId="24DD6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765412AA" w14:textId="5E337D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125CF188" w14:textId="164E7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2AAA5EE" w14:textId="483675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7E65B871" w14:textId="77777777">
        <w:trPr>
          <w:trHeight w:val="300"/>
        </w:trPr>
        <w:tc>
          <w:tcPr>
            <w:tcW w:w="1796" w:type="dxa"/>
            <w:tcBorders>
              <w:top w:val="nil"/>
              <w:left w:val="nil"/>
              <w:bottom w:val="nil"/>
              <w:right w:val="nil"/>
            </w:tcBorders>
            <w:shd w:val="clear" w:color="auto" w:fill="auto"/>
            <w:noWrap/>
            <w:vAlign w:val="bottom"/>
          </w:tcPr>
          <w:p w14:paraId="6BC9D76A" w14:textId="3B9C20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3959DFF7" w14:textId="7FE3B2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7F1D448" w14:textId="26FF66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2369A7EC" w14:textId="6BBB0B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75BD371" w14:textId="24CC46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8CB4D34" w14:textId="1F21AC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7A5D6B60" w14:textId="7F3928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CED3783" w14:textId="006AADD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63777D52" w14:textId="4CDD04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0F9FCE" w14:textId="69FE15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472AD0E" w14:textId="085F0A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2A07B81" w14:textId="77777777">
        <w:trPr>
          <w:trHeight w:val="300"/>
        </w:trPr>
        <w:tc>
          <w:tcPr>
            <w:tcW w:w="1796" w:type="dxa"/>
            <w:tcBorders>
              <w:top w:val="nil"/>
              <w:left w:val="nil"/>
              <w:bottom w:val="nil"/>
              <w:right w:val="nil"/>
            </w:tcBorders>
            <w:shd w:val="clear" w:color="auto" w:fill="auto"/>
            <w:noWrap/>
            <w:vAlign w:val="bottom"/>
          </w:tcPr>
          <w:p w14:paraId="1F61B666" w14:textId="7CAD9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029F178A" w14:textId="5D6DB4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56AA41" w14:textId="16B7CDE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3CE3E09" w14:textId="699CD5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A2E8F25" w14:textId="0E40A9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7368145" w14:textId="7608AA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09ED17" w14:textId="695FB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D9479A" w14:textId="758D4F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6E9C93EB" w14:textId="215F12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07E38853" w14:textId="74EA66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F185A2" w14:textId="6ED066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590293" w14:textId="77777777">
        <w:trPr>
          <w:trHeight w:val="300"/>
        </w:trPr>
        <w:tc>
          <w:tcPr>
            <w:tcW w:w="1796" w:type="dxa"/>
            <w:tcBorders>
              <w:top w:val="nil"/>
              <w:left w:val="nil"/>
              <w:bottom w:val="nil"/>
              <w:right w:val="nil"/>
            </w:tcBorders>
            <w:shd w:val="clear" w:color="auto" w:fill="auto"/>
            <w:noWrap/>
            <w:vAlign w:val="bottom"/>
          </w:tcPr>
          <w:p w14:paraId="71AEF407" w14:textId="22FEC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5FD4AD86" w14:textId="7F747D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D11C69E" w14:textId="5825DE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DFD8C8B" w14:textId="37981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3056EC2" w14:textId="239F2F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2770682" w14:textId="420231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170C9" w14:textId="1487B2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09467" w14:textId="3F9AB1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A14E7" w14:textId="11CCEB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3B20A175" w14:textId="68E87D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DEE08A" w14:textId="6D939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F09397" w14:textId="77777777">
        <w:trPr>
          <w:trHeight w:val="300"/>
        </w:trPr>
        <w:tc>
          <w:tcPr>
            <w:tcW w:w="1796" w:type="dxa"/>
            <w:tcBorders>
              <w:top w:val="nil"/>
              <w:left w:val="nil"/>
              <w:bottom w:val="nil"/>
              <w:right w:val="nil"/>
            </w:tcBorders>
            <w:shd w:val="clear" w:color="auto" w:fill="auto"/>
            <w:noWrap/>
            <w:vAlign w:val="bottom"/>
          </w:tcPr>
          <w:p w14:paraId="63C47F5E" w14:textId="28B5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Chernyak</w:t>
            </w:r>
            <w:proofErr w:type="spellEnd"/>
          </w:p>
        </w:tc>
        <w:tc>
          <w:tcPr>
            <w:tcW w:w="540" w:type="dxa"/>
            <w:tcBorders>
              <w:top w:val="nil"/>
              <w:left w:val="nil"/>
              <w:bottom w:val="nil"/>
              <w:right w:val="nil"/>
            </w:tcBorders>
            <w:shd w:val="clear" w:color="auto" w:fill="auto"/>
            <w:noWrap/>
            <w:vAlign w:val="bottom"/>
          </w:tcPr>
          <w:p w14:paraId="04571B4F" w14:textId="5D1114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CBF573B" w14:textId="2523D1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822861" w14:textId="41F807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354090C" w14:textId="6C9BA3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9EBFC49" w14:textId="54EE0A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D3A37B6" w14:textId="06A65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D782DFE" w14:textId="46F42F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8919D4" w14:textId="3529F4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B0A876" w14:textId="329CE9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3BBDE4" w14:textId="707D6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6016F3" w14:textId="77777777">
        <w:trPr>
          <w:trHeight w:val="300"/>
        </w:trPr>
        <w:tc>
          <w:tcPr>
            <w:tcW w:w="1796" w:type="dxa"/>
            <w:tcBorders>
              <w:top w:val="nil"/>
              <w:left w:val="nil"/>
              <w:bottom w:val="nil"/>
              <w:right w:val="nil"/>
            </w:tcBorders>
            <w:shd w:val="clear" w:color="auto" w:fill="auto"/>
            <w:noWrap/>
            <w:vAlign w:val="bottom"/>
          </w:tcPr>
          <w:p w14:paraId="365AF7CD" w14:textId="7D1D4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5AE1352F" w14:textId="5B9EBE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CC23161" w14:textId="3A1FEB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10ED1FE5" w14:textId="4C8DF8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3ED5CDE" w14:textId="0FE9669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10B831" w14:textId="0FD04B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40772045" w14:textId="5FCACF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1DC345" w14:textId="2D1F1B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8FD7D" w14:textId="370E7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8192EF" w14:textId="180365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EE8B3A" w14:textId="7B9A13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2D165" w14:textId="77777777">
        <w:trPr>
          <w:trHeight w:val="300"/>
        </w:trPr>
        <w:tc>
          <w:tcPr>
            <w:tcW w:w="1796" w:type="dxa"/>
            <w:tcBorders>
              <w:top w:val="nil"/>
              <w:left w:val="nil"/>
              <w:bottom w:val="nil"/>
              <w:right w:val="nil"/>
            </w:tcBorders>
            <w:shd w:val="clear" w:color="auto" w:fill="auto"/>
            <w:noWrap/>
            <w:vAlign w:val="bottom"/>
          </w:tcPr>
          <w:p w14:paraId="5C5D2AD0" w14:textId="3A955C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Chrisp</w:t>
            </w:r>
            <w:proofErr w:type="spellEnd"/>
          </w:p>
        </w:tc>
        <w:tc>
          <w:tcPr>
            <w:tcW w:w="540" w:type="dxa"/>
            <w:tcBorders>
              <w:top w:val="nil"/>
              <w:left w:val="nil"/>
              <w:bottom w:val="nil"/>
              <w:right w:val="nil"/>
            </w:tcBorders>
            <w:shd w:val="clear" w:color="auto" w:fill="auto"/>
            <w:noWrap/>
            <w:vAlign w:val="bottom"/>
          </w:tcPr>
          <w:p w14:paraId="7D4052CA" w14:textId="423186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7B4F86F" w14:textId="3C97F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4AB8746" w14:textId="6CC4A8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2371772D" w14:textId="269B58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5BEA8" w14:textId="59E374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A00D8C" w14:textId="28326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F347784" w14:textId="2DFB61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A03FB" w14:textId="1E75D09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8D785EF" w14:textId="6A975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39DBD1" w14:textId="168A6D6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1DAC70" w14:textId="77777777">
        <w:trPr>
          <w:trHeight w:val="300"/>
        </w:trPr>
        <w:tc>
          <w:tcPr>
            <w:tcW w:w="1796" w:type="dxa"/>
            <w:tcBorders>
              <w:top w:val="nil"/>
              <w:left w:val="nil"/>
              <w:bottom w:val="nil"/>
              <w:right w:val="nil"/>
            </w:tcBorders>
            <w:shd w:val="clear" w:color="auto" w:fill="auto"/>
            <w:noWrap/>
            <w:vAlign w:val="bottom"/>
          </w:tcPr>
          <w:p w14:paraId="7C17DBE4" w14:textId="37207F0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Coyne</w:t>
            </w:r>
            <w:proofErr w:type="spellEnd"/>
          </w:p>
        </w:tc>
        <w:tc>
          <w:tcPr>
            <w:tcW w:w="540" w:type="dxa"/>
            <w:tcBorders>
              <w:top w:val="nil"/>
              <w:left w:val="nil"/>
              <w:bottom w:val="nil"/>
              <w:right w:val="nil"/>
            </w:tcBorders>
            <w:shd w:val="clear" w:color="auto" w:fill="auto"/>
            <w:noWrap/>
            <w:vAlign w:val="bottom"/>
          </w:tcPr>
          <w:p w14:paraId="3A5BAF9E" w14:textId="0023B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A6D088D" w14:textId="470956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3EE065A" w14:textId="53F312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D769193" w14:textId="3C508D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8BB7704" w14:textId="581248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D19A49" w14:textId="25BF4F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18C774" w14:textId="268D38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85406" w14:textId="1630FDF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C74CB" w14:textId="452F85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099173" w14:textId="49A41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8BE422" w14:textId="77777777">
        <w:trPr>
          <w:trHeight w:val="300"/>
        </w:trPr>
        <w:tc>
          <w:tcPr>
            <w:tcW w:w="1796" w:type="dxa"/>
            <w:tcBorders>
              <w:top w:val="nil"/>
              <w:left w:val="nil"/>
              <w:bottom w:val="nil"/>
              <w:right w:val="nil"/>
            </w:tcBorders>
            <w:shd w:val="clear" w:color="auto" w:fill="auto"/>
            <w:noWrap/>
            <w:vAlign w:val="bottom"/>
          </w:tcPr>
          <w:p w14:paraId="4D6D1F5A" w14:textId="463D7A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58914A" w14:textId="37AAB5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CABCAB" w14:textId="6CC5AF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3AB4BE78" w14:textId="4C1AB94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2FBCCF9" w14:textId="48EC99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0F33BF5" w14:textId="797AE6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1E4FF521" w14:textId="0C5EF9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C7BC5A1" w14:textId="76EF5C5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359BF1B" w14:textId="25DF8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15052DFA" w14:textId="6D31BC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2C18805" w14:textId="7FC1B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5261F003" w14:textId="77777777">
        <w:trPr>
          <w:trHeight w:val="300"/>
        </w:trPr>
        <w:tc>
          <w:tcPr>
            <w:tcW w:w="1796" w:type="dxa"/>
            <w:tcBorders>
              <w:top w:val="nil"/>
              <w:left w:val="nil"/>
              <w:bottom w:val="nil"/>
              <w:right w:val="nil"/>
            </w:tcBorders>
            <w:shd w:val="clear" w:color="auto" w:fill="auto"/>
            <w:noWrap/>
            <w:vAlign w:val="bottom"/>
          </w:tcPr>
          <w:p w14:paraId="72BBCEA8" w14:textId="4D8D2D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9F3FFDD" w14:textId="65920D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0AB8C71" w14:textId="64ADB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03785A6" w14:textId="296A88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0D0EE66F" w14:textId="2F43C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0FAADB7C" w14:textId="100A24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28B2EF80" w14:textId="1E2179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39AD7F7" w14:textId="386322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65C101A" w14:textId="6B7BE0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4E2622D" w14:textId="266C41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5BDD430B" w14:textId="31F0A76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AD7DDAF" w14:textId="77777777">
        <w:trPr>
          <w:trHeight w:val="300"/>
        </w:trPr>
        <w:tc>
          <w:tcPr>
            <w:tcW w:w="1796" w:type="dxa"/>
            <w:tcBorders>
              <w:top w:val="nil"/>
              <w:left w:val="nil"/>
              <w:bottom w:val="nil"/>
              <w:right w:val="nil"/>
            </w:tcBorders>
            <w:shd w:val="clear" w:color="auto" w:fill="auto"/>
            <w:noWrap/>
            <w:vAlign w:val="bottom"/>
          </w:tcPr>
          <w:p w14:paraId="124175F7" w14:textId="392B28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74573428" w14:textId="21EA6D3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078E1E9" w14:textId="0BBF1B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487F7964" w14:textId="59E722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D60D1AF" w14:textId="563F2E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659170A" w14:textId="22E12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2D5CD21" w14:textId="2276F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F2B0D14" w14:textId="3E6749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11A1AAE9" w14:textId="39E83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22673AE" w14:textId="59374D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830952F" w14:textId="21DFE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13F0A0E8" w14:textId="77777777">
        <w:trPr>
          <w:trHeight w:val="300"/>
        </w:trPr>
        <w:tc>
          <w:tcPr>
            <w:tcW w:w="1796" w:type="dxa"/>
            <w:tcBorders>
              <w:top w:val="nil"/>
              <w:left w:val="nil"/>
              <w:bottom w:val="nil"/>
              <w:right w:val="nil"/>
            </w:tcBorders>
            <w:shd w:val="clear" w:color="auto" w:fill="auto"/>
            <w:noWrap/>
            <w:vAlign w:val="bottom"/>
          </w:tcPr>
          <w:p w14:paraId="66603021" w14:textId="007D3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13234C9D" w14:textId="0F70B0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C3EE8B8" w14:textId="23353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2472B1D6" w14:textId="19E3AE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F1D3429" w14:textId="3915C0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E66E56D" w14:textId="049EF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C7C9350" w14:textId="2E3C0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22C42B2" w14:textId="5DA1A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7079050" w14:textId="3A00AE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8382B3F" w14:textId="37CA8A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DDFF616" w14:textId="4A551C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4CE3B9D" w14:textId="77777777">
        <w:trPr>
          <w:trHeight w:val="300"/>
        </w:trPr>
        <w:tc>
          <w:tcPr>
            <w:tcW w:w="1796" w:type="dxa"/>
            <w:tcBorders>
              <w:top w:val="nil"/>
              <w:left w:val="nil"/>
              <w:bottom w:val="nil"/>
              <w:right w:val="nil"/>
            </w:tcBorders>
            <w:shd w:val="clear" w:color="auto" w:fill="auto"/>
            <w:noWrap/>
            <w:vAlign w:val="bottom"/>
          </w:tcPr>
          <w:p w14:paraId="1159A1F3" w14:textId="1EE79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36A6AD90" w14:textId="7D6E87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35D2F53" w14:textId="5D7489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ED5DF8" w14:textId="7276FC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53AAC43" w14:textId="608F13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6EF76E3" w14:textId="1D7E50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B08F32" w14:textId="193C00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725BDD" w14:textId="091212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213AF9F0" w14:textId="72C974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6E933F0E" w14:textId="6526A0D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E6F83F" w14:textId="7A5904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5811C7" w14:textId="77777777">
        <w:trPr>
          <w:trHeight w:val="300"/>
        </w:trPr>
        <w:tc>
          <w:tcPr>
            <w:tcW w:w="1796" w:type="dxa"/>
            <w:tcBorders>
              <w:top w:val="nil"/>
              <w:left w:val="nil"/>
              <w:bottom w:val="nil"/>
              <w:right w:val="nil"/>
            </w:tcBorders>
            <w:shd w:val="clear" w:color="auto" w:fill="auto"/>
            <w:noWrap/>
            <w:vAlign w:val="bottom"/>
          </w:tcPr>
          <w:p w14:paraId="66D1CEC0" w14:textId="1D60F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19F577FD" w14:textId="57BA78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908EF63" w14:textId="106C78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6D497EE" w14:textId="17CCD3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4D5861E" w14:textId="070E3A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E86DBA8" w14:textId="062D36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57CB1" w14:textId="65CE2D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AD8922" w14:textId="6E3356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2E0B4" w14:textId="7D278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231CE6" w14:textId="695A2D1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1896A4" w14:textId="11C808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98EF72" w14:textId="77777777">
        <w:trPr>
          <w:trHeight w:val="300"/>
        </w:trPr>
        <w:tc>
          <w:tcPr>
            <w:tcW w:w="1796" w:type="dxa"/>
            <w:tcBorders>
              <w:top w:val="nil"/>
              <w:left w:val="nil"/>
              <w:bottom w:val="nil"/>
              <w:right w:val="nil"/>
            </w:tcBorders>
            <w:shd w:val="clear" w:color="auto" w:fill="auto"/>
            <w:noWrap/>
            <w:vAlign w:val="bottom"/>
          </w:tcPr>
          <w:p w14:paraId="44AEF767" w14:textId="4FA6BB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Duclos</w:t>
            </w:r>
            <w:proofErr w:type="spellEnd"/>
          </w:p>
        </w:tc>
        <w:tc>
          <w:tcPr>
            <w:tcW w:w="540" w:type="dxa"/>
            <w:tcBorders>
              <w:top w:val="nil"/>
              <w:left w:val="nil"/>
              <w:bottom w:val="nil"/>
              <w:right w:val="nil"/>
            </w:tcBorders>
            <w:shd w:val="clear" w:color="auto" w:fill="auto"/>
            <w:noWrap/>
            <w:vAlign w:val="bottom"/>
          </w:tcPr>
          <w:p w14:paraId="07560AC8" w14:textId="50A9A5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E83E67" w14:textId="19EE77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0AAE9B2F" w14:textId="186F2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67842287" w14:textId="253DEC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32D87AF" w14:textId="71B8D0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BB1AF8" w14:textId="77798F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066020" w14:textId="30228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A2A922" w14:textId="7EB282D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3F3A57" w14:textId="21325DF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AE1644" w14:textId="5B7A01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A87D0B" w14:textId="77777777">
        <w:trPr>
          <w:trHeight w:val="300"/>
        </w:trPr>
        <w:tc>
          <w:tcPr>
            <w:tcW w:w="1796" w:type="dxa"/>
            <w:tcBorders>
              <w:top w:val="nil"/>
              <w:left w:val="nil"/>
              <w:bottom w:val="nil"/>
              <w:right w:val="nil"/>
            </w:tcBorders>
            <w:shd w:val="clear" w:color="auto" w:fill="auto"/>
            <w:noWrap/>
            <w:vAlign w:val="bottom"/>
          </w:tcPr>
          <w:p w14:paraId="6226997E" w14:textId="57E5C9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7DDB4FA3" w14:textId="7894C3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618B0A63" w14:textId="53FFBE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E1A60A4" w14:textId="6A9BD1A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4FA43E7" w14:textId="23593B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00BC3F7" w14:textId="3DDFC5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E69CCC5" w14:textId="47A584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BE18CF0" w14:textId="4C9FE2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E8B844" w14:textId="2DD07A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F1E3E4" w14:textId="532B49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C07DD8" w14:textId="46082C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18F688" w14:textId="77777777">
        <w:trPr>
          <w:trHeight w:val="300"/>
        </w:trPr>
        <w:tc>
          <w:tcPr>
            <w:tcW w:w="1796" w:type="dxa"/>
            <w:tcBorders>
              <w:top w:val="nil"/>
              <w:left w:val="nil"/>
              <w:bottom w:val="nil"/>
              <w:right w:val="nil"/>
            </w:tcBorders>
            <w:shd w:val="clear" w:color="auto" w:fill="auto"/>
            <w:noWrap/>
            <w:vAlign w:val="bottom"/>
          </w:tcPr>
          <w:p w14:paraId="53D1E3F7" w14:textId="4E8401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Fayant</w:t>
            </w:r>
            <w:proofErr w:type="spellEnd"/>
          </w:p>
        </w:tc>
        <w:tc>
          <w:tcPr>
            <w:tcW w:w="540" w:type="dxa"/>
            <w:tcBorders>
              <w:top w:val="nil"/>
              <w:left w:val="nil"/>
              <w:bottom w:val="nil"/>
              <w:right w:val="nil"/>
            </w:tcBorders>
            <w:shd w:val="clear" w:color="auto" w:fill="auto"/>
            <w:noWrap/>
            <w:vAlign w:val="bottom"/>
          </w:tcPr>
          <w:p w14:paraId="362353D2" w14:textId="0254A6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537802" w14:textId="3BBE6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12F9A9A" w14:textId="722C69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A4AD06C" w14:textId="061A5F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32AAE34" w14:textId="5E5FD9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769DB1B" w14:textId="7FC1F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0768F6" w14:textId="54C18D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E526A26" w14:textId="778388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6ABF2A44" w14:textId="5A9F83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2C55349" w14:textId="387032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7472C0D" w14:textId="77777777">
        <w:trPr>
          <w:trHeight w:val="300"/>
        </w:trPr>
        <w:tc>
          <w:tcPr>
            <w:tcW w:w="1796" w:type="dxa"/>
            <w:tcBorders>
              <w:top w:val="nil"/>
              <w:left w:val="nil"/>
              <w:bottom w:val="nil"/>
              <w:right w:val="nil"/>
            </w:tcBorders>
            <w:shd w:val="clear" w:color="auto" w:fill="auto"/>
            <w:noWrap/>
            <w:vAlign w:val="bottom"/>
          </w:tcPr>
          <w:p w14:paraId="03B67F2D" w14:textId="5CF2E06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B398491" w14:textId="429E82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389F7064" w14:textId="29ECE4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7A76B44" w14:textId="09D715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CCAFFB8" w14:textId="31207B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2C124E4" w14:textId="15306E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66B0F9A5" w14:textId="3F2DE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E661F56" w14:textId="00FD5E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ECCEB67" w14:textId="564F48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366F9AFF" w14:textId="14621BE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7299F489" w14:textId="7C66B2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06AC8A5" w14:textId="77777777">
        <w:trPr>
          <w:trHeight w:val="300"/>
        </w:trPr>
        <w:tc>
          <w:tcPr>
            <w:tcW w:w="1796" w:type="dxa"/>
            <w:tcBorders>
              <w:top w:val="nil"/>
              <w:left w:val="nil"/>
              <w:bottom w:val="nil"/>
              <w:right w:val="nil"/>
            </w:tcBorders>
            <w:shd w:val="clear" w:color="auto" w:fill="auto"/>
            <w:noWrap/>
            <w:vAlign w:val="bottom"/>
          </w:tcPr>
          <w:p w14:paraId="2071A100" w14:textId="184E84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Gallardo-Pujol</w:t>
            </w:r>
            <w:proofErr w:type="spellEnd"/>
          </w:p>
        </w:tc>
        <w:tc>
          <w:tcPr>
            <w:tcW w:w="540" w:type="dxa"/>
            <w:tcBorders>
              <w:top w:val="nil"/>
              <w:left w:val="nil"/>
              <w:bottom w:val="nil"/>
              <w:right w:val="nil"/>
            </w:tcBorders>
            <w:shd w:val="clear" w:color="auto" w:fill="auto"/>
            <w:noWrap/>
            <w:vAlign w:val="bottom"/>
          </w:tcPr>
          <w:p w14:paraId="423A5245" w14:textId="332E5F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272EFAA" w14:textId="50DAFA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E613B5B" w14:textId="2CF4E0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132EC96F" w14:textId="36518F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F263B8" w14:textId="0E4E78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61E84CC1" w14:textId="05A770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569D2" w14:textId="2FE35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414971BC" w14:textId="287B2D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99D07F9" w14:textId="5F9DE7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847AAA8" w14:textId="3AA3F4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AB932AC" w14:textId="77777777">
        <w:trPr>
          <w:trHeight w:val="300"/>
        </w:trPr>
        <w:tc>
          <w:tcPr>
            <w:tcW w:w="1796" w:type="dxa"/>
            <w:tcBorders>
              <w:top w:val="nil"/>
              <w:left w:val="nil"/>
              <w:bottom w:val="nil"/>
              <w:right w:val="nil"/>
            </w:tcBorders>
            <w:shd w:val="clear" w:color="auto" w:fill="auto"/>
            <w:noWrap/>
            <w:vAlign w:val="bottom"/>
          </w:tcPr>
          <w:p w14:paraId="2BA04513" w14:textId="430A98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Gan</w:t>
            </w:r>
            <w:proofErr w:type="spellEnd"/>
          </w:p>
        </w:tc>
        <w:tc>
          <w:tcPr>
            <w:tcW w:w="540" w:type="dxa"/>
            <w:tcBorders>
              <w:top w:val="nil"/>
              <w:left w:val="nil"/>
              <w:bottom w:val="nil"/>
              <w:right w:val="nil"/>
            </w:tcBorders>
            <w:shd w:val="clear" w:color="auto" w:fill="auto"/>
            <w:noWrap/>
            <w:vAlign w:val="bottom"/>
          </w:tcPr>
          <w:p w14:paraId="3E86A94B" w14:textId="22F372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196F59" w14:textId="53B422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DD17FA7" w14:textId="3EF4BC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091AE6BD" w14:textId="582FC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812958F" w14:textId="519DD5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2C0071EE" w14:textId="32DCEA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81F8F47" w14:textId="2BBF8E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DC86C23" w14:textId="54C5A1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CE95048" w14:textId="79E5AF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4DB9C4A1" w14:textId="4D6E1C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8937FE" w14:textId="77777777">
        <w:trPr>
          <w:trHeight w:val="300"/>
        </w:trPr>
        <w:tc>
          <w:tcPr>
            <w:tcW w:w="1796" w:type="dxa"/>
            <w:tcBorders>
              <w:top w:val="nil"/>
              <w:left w:val="nil"/>
              <w:bottom w:val="nil"/>
              <w:right w:val="nil"/>
            </w:tcBorders>
            <w:shd w:val="clear" w:color="auto" w:fill="auto"/>
            <w:noWrap/>
            <w:vAlign w:val="bottom"/>
          </w:tcPr>
          <w:p w14:paraId="5DD9D6AF" w14:textId="67CC53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Garczynski</w:t>
            </w:r>
            <w:proofErr w:type="spellEnd"/>
          </w:p>
        </w:tc>
        <w:tc>
          <w:tcPr>
            <w:tcW w:w="540" w:type="dxa"/>
            <w:tcBorders>
              <w:top w:val="nil"/>
              <w:left w:val="nil"/>
              <w:bottom w:val="nil"/>
              <w:right w:val="nil"/>
            </w:tcBorders>
            <w:shd w:val="clear" w:color="auto" w:fill="auto"/>
            <w:noWrap/>
            <w:vAlign w:val="bottom"/>
          </w:tcPr>
          <w:p w14:paraId="090DEE7D" w14:textId="5CADD0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682EF00" w14:textId="30340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17B8AE" w14:textId="50F5E7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6114B16B" w14:textId="771307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1E73746" w14:textId="45809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E407DBA" w14:textId="32DA67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B2427CF" w14:textId="1C4B8B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517DE81" w14:textId="0084DA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FBFDE72" w14:textId="225D34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EC57E40" w14:textId="35B74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320CB2E" w14:textId="77777777">
        <w:trPr>
          <w:trHeight w:val="300"/>
        </w:trPr>
        <w:tc>
          <w:tcPr>
            <w:tcW w:w="1796" w:type="dxa"/>
            <w:tcBorders>
              <w:top w:val="nil"/>
              <w:left w:val="nil"/>
              <w:bottom w:val="nil"/>
              <w:right w:val="nil"/>
            </w:tcBorders>
            <w:shd w:val="clear" w:color="auto" w:fill="auto"/>
            <w:noWrap/>
            <w:vAlign w:val="bottom"/>
          </w:tcPr>
          <w:p w14:paraId="7035BD79" w14:textId="1ACAA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Geniole</w:t>
            </w:r>
            <w:proofErr w:type="spellEnd"/>
          </w:p>
        </w:tc>
        <w:tc>
          <w:tcPr>
            <w:tcW w:w="540" w:type="dxa"/>
            <w:tcBorders>
              <w:top w:val="nil"/>
              <w:left w:val="nil"/>
              <w:bottom w:val="nil"/>
              <w:right w:val="nil"/>
            </w:tcBorders>
            <w:shd w:val="clear" w:color="auto" w:fill="auto"/>
            <w:noWrap/>
            <w:vAlign w:val="bottom"/>
          </w:tcPr>
          <w:p w14:paraId="58B2BF9F" w14:textId="28E76E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6E098E" w14:textId="107021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47181C7" w14:textId="7E698B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18C6612" w14:textId="3254B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346B8C" w14:textId="5E705B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00EBDBD" w14:textId="736FAD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091DA5F" w14:textId="6D1F42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38C4" w14:textId="726F3F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59144" w14:textId="6066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B2C447" w14:textId="3D9800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BB3E8F" w14:textId="77777777">
        <w:trPr>
          <w:trHeight w:val="300"/>
        </w:trPr>
        <w:tc>
          <w:tcPr>
            <w:tcW w:w="1796" w:type="dxa"/>
            <w:tcBorders>
              <w:top w:val="nil"/>
              <w:left w:val="nil"/>
              <w:bottom w:val="nil"/>
              <w:right w:val="nil"/>
            </w:tcBorders>
            <w:shd w:val="clear" w:color="auto" w:fill="auto"/>
            <w:noWrap/>
            <w:vAlign w:val="bottom"/>
          </w:tcPr>
          <w:p w14:paraId="4C1F996C" w14:textId="1FC0DA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34DABDB" w14:textId="7EA8D4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5C6F8C8" w14:textId="586365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D42CCD3" w14:textId="4CE8B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46B88F06" w14:textId="5D1C4D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53A0E3" w14:textId="0C9993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FF7C8" w14:textId="31FA89B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E1B342" w14:textId="5D4FAD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A6D1B4" w14:textId="750CE5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C7C15B" w14:textId="7C469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51872A" w14:textId="5A1C60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6545E9" w14:textId="77777777">
        <w:trPr>
          <w:trHeight w:val="300"/>
        </w:trPr>
        <w:tc>
          <w:tcPr>
            <w:tcW w:w="1796" w:type="dxa"/>
            <w:tcBorders>
              <w:top w:val="nil"/>
              <w:left w:val="nil"/>
              <w:bottom w:val="nil"/>
              <w:right w:val="nil"/>
            </w:tcBorders>
            <w:shd w:val="clear" w:color="auto" w:fill="auto"/>
            <w:noWrap/>
            <w:vAlign w:val="bottom"/>
          </w:tcPr>
          <w:p w14:paraId="1B5BC7CC" w14:textId="690A86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2B0C9A67" w14:textId="5520C2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8C2B3A" w14:textId="20C205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5630053" w14:textId="04410C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62104917" w14:textId="629DB9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25D0E880" w14:textId="1F7D8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4349D" w14:textId="373242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135B21" w14:textId="4B9D2A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9BD0A2" w14:textId="3FBE21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FDA48" w14:textId="0BD4A0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F85A05A" w14:textId="4F66AB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F9F3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0C37B6E1" w14:textId="630BE4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Gonsalkorale</w:t>
            </w:r>
            <w:proofErr w:type="spellEnd"/>
          </w:p>
        </w:tc>
        <w:tc>
          <w:tcPr>
            <w:tcW w:w="540" w:type="dxa"/>
            <w:tcBorders>
              <w:top w:val="nil"/>
              <w:left w:val="nil"/>
              <w:bottom w:val="single" w:sz="4" w:space="0" w:color="auto"/>
              <w:right w:val="nil"/>
            </w:tcBorders>
            <w:shd w:val="clear" w:color="auto" w:fill="auto"/>
            <w:noWrap/>
            <w:vAlign w:val="bottom"/>
          </w:tcPr>
          <w:p w14:paraId="506F8C8C" w14:textId="6C90A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626FBEE5" w14:textId="6FEB47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73FB4C3A" w14:textId="3E349C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AA842A3" w14:textId="2AD1F8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74111A8A" w14:textId="4B6697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340A3B" w14:textId="151CE5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1A795B11" w14:textId="07A394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3CA768A7" w14:textId="4A7022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7D66A176" w14:textId="77358D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54D210E" w14:textId="1DC701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77651DB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41F4A314" w14:textId="552963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Goodwin</w:t>
            </w:r>
            <w:proofErr w:type="spellEnd"/>
          </w:p>
        </w:tc>
        <w:tc>
          <w:tcPr>
            <w:tcW w:w="540" w:type="dxa"/>
            <w:tcBorders>
              <w:top w:val="single" w:sz="4" w:space="0" w:color="auto"/>
              <w:left w:val="nil"/>
              <w:bottom w:val="nil"/>
              <w:right w:val="nil"/>
            </w:tcBorders>
            <w:shd w:val="clear" w:color="auto" w:fill="auto"/>
            <w:noWrap/>
            <w:vAlign w:val="bottom"/>
          </w:tcPr>
          <w:p w14:paraId="61211A25" w14:textId="559BA9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4DF4DC26" w14:textId="5E6E7D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45AE8E6C" w14:textId="1977ADD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549A9F4C" w14:textId="039B7F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ADE0D30" w14:textId="247636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3ACB777" w14:textId="7091CB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54071F94" w14:textId="416EF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0535851" w14:textId="723AA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086FF651" w14:textId="51F6F8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A494190" w14:textId="3E4B9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B16CB56" w14:textId="77777777">
        <w:trPr>
          <w:trHeight w:val="300"/>
        </w:trPr>
        <w:tc>
          <w:tcPr>
            <w:tcW w:w="1796" w:type="dxa"/>
            <w:tcBorders>
              <w:top w:val="nil"/>
              <w:left w:val="nil"/>
              <w:bottom w:val="nil"/>
              <w:right w:val="nil"/>
            </w:tcBorders>
            <w:shd w:val="clear" w:color="auto" w:fill="auto"/>
            <w:noWrap/>
            <w:vAlign w:val="bottom"/>
          </w:tcPr>
          <w:p w14:paraId="7D3288C3" w14:textId="0354F1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Goodwin</w:t>
            </w:r>
            <w:proofErr w:type="spellEnd"/>
          </w:p>
        </w:tc>
        <w:tc>
          <w:tcPr>
            <w:tcW w:w="540" w:type="dxa"/>
            <w:tcBorders>
              <w:top w:val="nil"/>
              <w:left w:val="nil"/>
              <w:bottom w:val="nil"/>
              <w:right w:val="nil"/>
            </w:tcBorders>
            <w:shd w:val="clear" w:color="auto" w:fill="auto"/>
            <w:noWrap/>
            <w:vAlign w:val="bottom"/>
          </w:tcPr>
          <w:p w14:paraId="16B5AE88" w14:textId="4A8420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2F55D77" w14:textId="16A5C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A0F71B4" w14:textId="76391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D89C734" w14:textId="1A9A4E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9ABF44E" w14:textId="652BE0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4C802B7" w14:textId="4B8AC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81D1108" w14:textId="5B63D6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4E231EC5" w14:textId="368C6DD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460549E" w14:textId="7A0B2E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E9AFE33" w14:textId="65587C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354BF7BF" w14:textId="77777777">
        <w:trPr>
          <w:trHeight w:val="300"/>
        </w:trPr>
        <w:tc>
          <w:tcPr>
            <w:tcW w:w="1796" w:type="dxa"/>
            <w:tcBorders>
              <w:top w:val="nil"/>
              <w:left w:val="nil"/>
              <w:bottom w:val="nil"/>
              <w:right w:val="nil"/>
            </w:tcBorders>
            <w:shd w:val="clear" w:color="auto" w:fill="auto"/>
            <w:noWrap/>
            <w:vAlign w:val="bottom"/>
          </w:tcPr>
          <w:p w14:paraId="44836FCB" w14:textId="1F40DB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Greitemeyer</w:t>
            </w:r>
            <w:proofErr w:type="spellEnd"/>
          </w:p>
        </w:tc>
        <w:tc>
          <w:tcPr>
            <w:tcW w:w="540" w:type="dxa"/>
            <w:tcBorders>
              <w:top w:val="nil"/>
              <w:left w:val="nil"/>
              <w:bottom w:val="nil"/>
              <w:right w:val="nil"/>
            </w:tcBorders>
            <w:shd w:val="clear" w:color="auto" w:fill="auto"/>
            <w:noWrap/>
            <w:vAlign w:val="bottom"/>
          </w:tcPr>
          <w:p w14:paraId="01649884" w14:textId="4A6ECC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3BA44C" w14:textId="2DD706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A1AAEC3" w14:textId="19981E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CAF21D4" w14:textId="6E1DB9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5B19FF1" w14:textId="3C8A71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2A519B25" w14:textId="4F5063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7B9B5EE" w14:textId="11CC5BE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853CFC" w14:textId="6EC18D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815AFF" w14:textId="2064B4E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8CE578" w14:textId="1686C7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AE0" w14:textId="77777777">
        <w:trPr>
          <w:trHeight w:val="300"/>
        </w:trPr>
        <w:tc>
          <w:tcPr>
            <w:tcW w:w="1796" w:type="dxa"/>
            <w:tcBorders>
              <w:top w:val="nil"/>
              <w:left w:val="nil"/>
              <w:bottom w:val="nil"/>
              <w:right w:val="nil"/>
            </w:tcBorders>
            <w:shd w:val="clear" w:color="auto" w:fill="auto"/>
            <w:noWrap/>
            <w:vAlign w:val="bottom"/>
          </w:tcPr>
          <w:p w14:paraId="3E6C3B58" w14:textId="0CA975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Gruijters</w:t>
            </w:r>
            <w:proofErr w:type="spellEnd"/>
          </w:p>
        </w:tc>
        <w:tc>
          <w:tcPr>
            <w:tcW w:w="540" w:type="dxa"/>
            <w:tcBorders>
              <w:top w:val="nil"/>
              <w:left w:val="nil"/>
              <w:bottom w:val="nil"/>
              <w:right w:val="nil"/>
            </w:tcBorders>
            <w:shd w:val="clear" w:color="auto" w:fill="auto"/>
            <w:noWrap/>
            <w:vAlign w:val="bottom"/>
          </w:tcPr>
          <w:p w14:paraId="592D7A74" w14:textId="240312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0BFAC07" w14:textId="057134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4375400" w14:textId="611B87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299E341B" w14:textId="03ED3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41BAD0" w14:textId="48A58B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5A89096" w14:textId="07B155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EBF87DC" w14:textId="74291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BD3B2" w14:textId="13DA3C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85262A" w14:textId="370D22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15CC36" w14:textId="078C46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F8D4C0" w14:textId="77777777">
        <w:trPr>
          <w:trHeight w:val="300"/>
        </w:trPr>
        <w:tc>
          <w:tcPr>
            <w:tcW w:w="1796" w:type="dxa"/>
            <w:tcBorders>
              <w:top w:val="nil"/>
              <w:left w:val="nil"/>
              <w:bottom w:val="nil"/>
              <w:right w:val="nil"/>
            </w:tcBorders>
            <w:shd w:val="clear" w:color="auto" w:fill="auto"/>
            <w:noWrap/>
            <w:vAlign w:val="bottom"/>
          </w:tcPr>
          <w:p w14:paraId="6070333F" w14:textId="5E7382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Hackenbracht</w:t>
            </w:r>
            <w:proofErr w:type="spellEnd"/>
          </w:p>
        </w:tc>
        <w:tc>
          <w:tcPr>
            <w:tcW w:w="540" w:type="dxa"/>
            <w:tcBorders>
              <w:top w:val="nil"/>
              <w:left w:val="nil"/>
              <w:bottom w:val="nil"/>
              <w:right w:val="nil"/>
            </w:tcBorders>
            <w:shd w:val="clear" w:color="auto" w:fill="auto"/>
            <w:noWrap/>
            <w:vAlign w:val="bottom"/>
          </w:tcPr>
          <w:p w14:paraId="4B6AE9DA" w14:textId="3D6115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F9A3499" w14:textId="7ADC76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39E0BAB5" w14:textId="129B7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D678585" w14:textId="29B86F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077A425F" w14:textId="07DE78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7850DE25" w14:textId="18F2C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1673504" w14:textId="6F3382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69B2CA" w14:textId="64749C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FCF582" w14:textId="53A8B4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633519" w14:textId="542704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237250" w14:textId="77777777">
        <w:trPr>
          <w:trHeight w:val="300"/>
        </w:trPr>
        <w:tc>
          <w:tcPr>
            <w:tcW w:w="1796" w:type="dxa"/>
            <w:tcBorders>
              <w:top w:val="nil"/>
              <w:left w:val="nil"/>
              <w:bottom w:val="nil"/>
              <w:right w:val="nil"/>
            </w:tcBorders>
            <w:shd w:val="clear" w:color="auto" w:fill="auto"/>
            <w:noWrap/>
            <w:vAlign w:val="bottom"/>
          </w:tcPr>
          <w:p w14:paraId="3C06AD55" w14:textId="56AB41C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Hawes</w:t>
            </w:r>
            <w:proofErr w:type="spellEnd"/>
          </w:p>
        </w:tc>
        <w:tc>
          <w:tcPr>
            <w:tcW w:w="540" w:type="dxa"/>
            <w:tcBorders>
              <w:top w:val="nil"/>
              <w:left w:val="nil"/>
              <w:bottom w:val="nil"/>
              <w:right w:val="nil"/>
            </w:tcBorders>
            <w:shd w:val="clear" w:color="auto" w:fill="auto"/>
            <w:noWrap/>
            <w:vAlign w:val="bottom"/>
          </w:tcPr>
          <w:p w14:paraId="673458B6" w14:textId="4C6D4DE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E3C3F38" w14:textId="41CA84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8521FE9" w14:textId="009F85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19EFBF3" w14:textId="5EA9DD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1B3445A3" w14:textId="03774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3F604612" w14:textId="32F500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B6D01CB" w14:textId="0BB636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FEAC01B" w14:textId="7B1970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7BD8B348" w14:textId="1BF75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362CB70" w14:textId="7A31D00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82C3764" w14:textId="77777777">
        <w:trPr>
          <w:trHeight w:val="300"/>
        </w:trPr>
        <w:tc>
          <w:tcPr>
            <w:tcW w:w="1796" w:type="dxa"/>
            <w:tcBorders>
              <w:top w:val="nil"/>
              <w:left w:val="nil"/>
              <w:bottom w:val="nil"/>
              <w:right w:val="nil"/>
            </w:tcBorders>
            <w:shd w:val="clear" w:color="auto" w:fill="auto"/>
            <w:noWrap/>
            <w:vAlign w:val="bottom"/>
          </w:tcPr>
          <w:p w14:paraId="2AE52CBF" w14:textId="53A83D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Hellmann</w:t>
            </w:r>
            <w:proofErr w:type="spellEnd"/>
          </w:p>
        </w:tc>
        <w:tc>
          <w:tcPr>
            <w:tcW w:w="540" w:type="dxa"/>
            <w:tcBorders>
              <w:top w:val="nil"/>
              <w:left w:val="nil"/>
              <w:bottom w:val="nil"/>
              <w:right w:val="nil"/>
            </w:tcBorders>
            <w:shd w:val="clear" w:color="auto" w:fill="auto"/>
            <w:noWrap/>
            <w:vAlign w:val="bottom"/>
          </w:tcPr>
          <w:p w14:paraId="34F27261" w14:textId="471BA8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1AC8A8" w14:textId="2675B5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290B192" w14:textId="1D0F5E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3F8EE08" w14:textId="0143A9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D06108" w14:textId="658BC1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8272542" w14:textId="04983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0CD150B" w14:textId="57C484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46AD0616" w14:textId="4E2825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6CF5195" w14:textId="282AAD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A79A7EF" w14:textId="3C153D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3CDA234" w14:textId="77777777">
        <w:trPr>
          <w:trHeight w:val="300"/>
        </w:trPr>
        <w:tc>
          <w:tcPr>
            <w:tcW w:w="1796" w:type="dxa"/>
            <w:tcBorders>
              <w:top w:val="nil"/>
              <w:left w:val="nil"/>
              <w:bottom w:val="nil"/>
              <w:right w:val="nil"/>
            </w:tcBorders>
            <w:shd w:val="clear" w:color="auto" w:fill="auto"/>
            <w:noWrap/>
            <w:vAlign w:val="bottom"/>
          </w:tcPr>
          <w:p w14:paraId="5355E0AD" w14:textId="70764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09935AD" w14:textId="6CC244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0ACE5BF" w14:textId="53F449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73F69731" w14:textId="3869B2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56132597" w14:textId="027CDB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795F62F" w14:textId="46A5D7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F124B3C" w14:textId="61E20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DCEE53" w14:textId="6E039C2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AFC276" w14:textId="1913BC5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420AD" w14:textId="69B483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2677C5" w14:textId="137D5D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5D2EFC" w14:textId="77777777">
        <w:trPr>
          <w:trHeight w:val="300"/>
        </w:trPr>
        <w:tc>
          <w:tcPr>
            <w:tcW w:w="1796" w:type="dxa"/>
            <w:tcBorders>
              <w:top w:val="nil"/>
              <w:left w:val="nil"/>
              <w:bottom w:val="nil"/>
              <w:right w:val="nil"/>
            </w:tcBorders>
            <w:shd w:val="clear" w:color="auto" w:fill="auto"/>
            <w:noWrap/>
            <w:vAlign w:val="bottom"/>
          </w:tcPr>
          <w:p w14:paraId="02D44C02" w14:textId="1D59D0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5749529" w14:textId="303DE9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8B14BA" w14:textId="060273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6A6CAFB" w14:textId="0CFB4B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C5EDDB" w14:textId="1F5316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F42A8E5" w14:textId="72F1FE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65E30" w14:textId="6F780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684129" w14:textId="443496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98A720" w14:textId="469CA94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503964" w14:textId="7E62F5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65EBB" w14:textId="17B250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8FF9F1" w14:textId="77777777">
        <w:trPr>
          <w:trHeight w:val="300"/>
        </w:trPr>
        <w:tc>
          <w:tcPr>
            <w:tcW w:w="1796" w:type="dxa"/>
            <w:tcBorders>
              <w:top w:val="nil"/>
              <w:left w:val="nil"/>
              <w:bottom w:val="nil"/>
              <w:right w:val="nil"/>
            </w:tcBorders>
            <w:shd w:val="clear" w:color="auto" w:fill="auto"/>
            <w:noWrap/>
            <w:vAlign w:val="bottom"/>
          </w:tcPr>
          <w:p w14:paraId="54E0478C" w14:textId="368D3B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3B25A312" w14:textId="034EA5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EDC1E2" w14:textId="48963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533B480" w14:textId="7AA1FF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BA04B38" w14:textId="04426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729070" w14:textId="2F0685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91C0482" w14:textId="1E8EA2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2E5D7AD" w14:textId="26794D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68FE9C8" w14:textId="0F21F6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5A0860A4" w14:textId="3E470C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0E705C42" w14:textId="348E51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64E5030" w14:textId="77777777">
        <w:trPr>
          <w:trHeight w:val="300"/>
        </w:trPr>
        <w:tc>
          <w:tcPr>
            <w:tcW w:w="1796" w:type="dxa"/>
            <w:tcBorders>
              <w:top w:val="nil"/>
              <w:left w:val="nil"/>
              <w:bottom w:val="nil"/>
              <w:right w:val="nil"/>
            </w:tcBorders>
            <w:shd w:val="clear" w:color="auto" w:fill="auto"/>
            <w:noWrap/>
            <w:vAlign w:val="bottom"/>
          </w:tcPr>
          <w:p w14:paraId="39743B3D" w14:textId="04E52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Ijzerman</w:t>
            </w:r>
            <w:proofErr w:type="spellEnd"/>
          </w:p>
        </w:tc>
        <w:tc>
          <w:tcPr>
            <w:tcW w:w="540" w:type="dxa"/>
            <w:tcBorders>
              <w:top w:val="nil"/>
              <w:left w:val="nil"/>
              <w:bottom w:val="nil"/>
              <w:right w:val="nil"/>
            </w:tcBorders>
            <w:shd w:val="clear" w:color="auto" w:fill="auto"/>
            <w:noWrap/>
            <w:vAlign w:val="bottom"/>
          </w:tcPr>
          <w:p w14:paraId="3B115ED7" w14:textId="67EA26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470231E" w14:textId="410833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CFFF489" w14:textId="58FEA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02552648" w14:textId="5C208D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7AA4B09" w14:textId="7465C1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D588F" w14:textId="05FA97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0B50F2" w14:textId="33C7E8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2D3C71" w14:textId="2D4C44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5747D6F" w14:textId="1AB2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FD08FB" w14:textId="0C369A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B534A6" w14:textId="77777777">
        <w:trPr>
          <w:trHeight w:val="300"/>
        </w:trPr>
        <w:tc>
          <w:tcPr>
            <w:tcW w:w="1796" w:type="dxa"/>
            <w:tcBorders>
              <w:top w:val="nil"/>
              <w:left w:val="nil"/>
              <w:bottom w:val="nil"/>
              <w:right w:val="nil"/>
            </w:tcBorders>
            <w:shd w:val="clear" w:color="auto" w:fill="auto"/>
            <w:noWrap/>
            <w:vAlign w:val="bottom"/>
          </w:tcPr>
          <w:p w14:paraId="15671476" w14:textId="5A3CC86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2E88B03C" w14:textId="33590E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CDDBE92" w14:textId="471E65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71E4B988" w14:textId="1BF2D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6EAE9615" w14:textId="13D76E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3AC09140" w14:textId="6A021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08911434" w14:textId="36DB42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0C0BB19" w14:textId="6E9806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68E5E" w14:textId="386DA6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206F4A" w14:textId="207A31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5A13C5" w14:textId="4138C8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E06709" w14:textId="77777777">
        <w:trPr>
          <w:trHeight w:val="300"/>
        </w:trPr>
        <w:tc>
          <w:tcPr>
            <w:tcW w:w="1796" w:type="dxa"/>
            <w:tcBorders>
              <w:top w:val="nil"/>
              <w:left w:val="nil"/>
              <w:bottom w:val="nil"/>
              <w:right w:val="nil"/>
            </w:tcBorders>
            <w:shd w:val="clear" w:color="auto" w:fill="auto"/>
            <w:noWrap/>
            <w:vAlign w:val="bottom"/>
          </w:tcPr>
          <w:p w14:paraId="69B1941A" w14:textId="12601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5C8B9471" w14:textId="79935D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1CA9B93" w14:textId="620296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4BF3F28" w14:textId="49298F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37E6929C" w14:textId="6BF970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93438A" w14:textId="00D428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6392C8F1" w14:textId="47CCB8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133AE27" w14:textId="45D935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ACD787" w14:textId="3BDC2D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D502DA" w14:textId="74E3B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DB3080" w14:textId="02DC7B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DA1BC31" w14:textId="77777777">
        <w:trPr>
          <w:trHeight w:val="300"/>
        </w:trPr>
        <w:tc>
          <w:tcPr>
            <w:tcW w:w="1796" w:type="dxa"/>
            <w:tcBorders>
              <w:top w:val="nil"/>
              <w:left w:val="nil"/>
              <w:bottom w:val="nil"/>
              <w:right w:val="nil"/>
            </w:tcBorders>
            <w:shd w:val="clear" w:color="auto" w:fill="auto"/>
            <w:noWrap/>
            <w:vAlign w:val="bottom"/>
          </w:tcPr>
          <w:p w14:paraId="23DD7127" w14:textId="358030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14AB772" w14:textId="5E272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A6C2E76" w14:textId="15023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33F387E" w14:textId="3146A5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B66EDA8" w14:textId="384B2B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6B85136" w14:textId="253A78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8105A8F" w14:textId="5FFAD8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066F06E8" w14:textId="471F03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68956C" w14:textId="24E0E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393158" w14:textId="7050DE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26C008" w14:textId="08B29F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F7BE732" w14:textId="77777777">
        <w:trPr>
          <w:trHeight w:val="300"/>
        </w:trPr>
        <w:tc>
          <w:tcPr>
            <w:tcW w:w="1796" w:type="dxa"/>
            <w:tcBorders>
              <w:top w:val="nil"/>
              <w:left w:val="nil"/>
              <w:bottom w:val="nil"/>
              <w:right w:val="nil"/>
            </w:tcBorders>
            <w:shd w:val="clear" w:color="auto" w:fill="auto"/>
            <w:noWrap/>
            <w:vAlign w:val="bottom"/>
          </w:tcPr>
          <w:p w14:paraId="60BD60A4" w14:textId="41A28FF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5C31604C" w14:textId="021D3D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D4832F3" w14:textId="10712E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05D79156" w14:textId="477000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9EF49DD" w14:textId="7B66D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BF170EA" w14:textId="21887F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8857B60" w14:textId="064156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3DAFED2" w14:textId="2754E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36E9C2C" w14:textId="5CA72E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56A34AE" w14:textId="497842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7673B1E0" w14:textId="008AF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F979BB6" w14:textId="77777777">
        <w:trPr>
          <w:trHeight w:val="300"/>
        </w:trPr>
        <w:tc>
          <w:tcPr>
            <w:tcW w:w="1796" w:type="dxa"/>
            <w:tcBorders>
              <w:top w:val="nil"/>
              <w:left w:val="nil"/>
              <w:bottom w:val="nil"/>
              <w:right w:val="nil"/>
            </w:tcBorders>
            <w:shd w:val="clear" w:color="auto" w:fill="auto"/>
            <w:noWrap/>
            <w:vAlign w:val="bottom"/>
          </w:tcPr>
          <w:p w14:paraId="5F6136B7" w14:textId="4CA97E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2F7CE43F" w14:textId="5507DF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4D0F97" w14:textId="170ABF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585BF15D" w14:textId="56FB61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A4770FF" w14:textId="39C081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1C6DC47" w14:textId="5A4BAE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44FD4A03" w14:textId="2ABA0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0D341A" w14:textId="3285AC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94A036" w14:textId="56CC7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D31E7E" w14:textId="73A2E0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5B0AC" w14:textId="2AD9CE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392887B" w14:textId="77777777">
        <w:trPr>
          <w:trHeight w:val="300"/>
        </w:trPr>
        <w:tc>
          <w:tcPr>
            <w:tcW w:w="1796" w:type="dxa"/>
            <w:tcBorders>
              <w:top w:val="nil"/>
              <w:left w:val="nil"/>
              <w:bottom w:val="nil"/>
              <w:right w:val="nil"/>
            </w:tcBorders>
            <w:shd w:val="clear" w:color="auto" w:fill="auto"/>
            <w:noWrap/>
            <w:vAlign w:val="bottom"/>
          </w:tcPr>
          <w:p w14:paraId="563D7E3E" w14:textId="7693E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1020E44C" w14:textId="19E7A9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8E2EDEE" w14:textId="7E4B27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14CEB7C1" w14:textId="136A29F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596C16FE" w14:textId="2F9DC4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2BAEABD" w14:textId="4CC806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7CC0DAD" w14:textId="138B9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A35AED0" w14:textId="7B42763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806344" w14:textId="4F6A82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06CEB49" w14:textId="1EF392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8B4994" w14:textId="618C098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597CE4" w14:textId="77777777">
        <w:trPr>
          <w:trHeight w:val="300"/>
        </w:trPr>
        <w:tc>
          <w:tcPr>
            <w:tcW w:w="1796" w:type="dxa"/>
            <w:tcBorders>
              <w:top w:val="nil"/>
              <w:left w:val="nil"/>
              <w:bottom w:val="nil"/>
              <w:right w:val="nil"/>
            </w:tcBorders>
            <w:shd w:val="clear" w:color="auto" w:fill="auto"/>
            <w:noWrap/>
            <w:vAlign w:val="bottom"/>
          </w:tcPr>
          <w:p w14:paraId="578ACF18" w14:textId="7D8402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337A1AA" w14:textId="1807BC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841B75A" w14:textId="28339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5C239AD6" w14:textId="2D4C3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CF7FBD7" w14:textId="298DD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0855E8B" w14:textId="122B65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0788C282" w14:textId="0F4DF5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49A97B2" w14:textId="3991EB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BA506B" w14:textId="25BD17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C0105" w14:textId="2C6350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00916" w14:textId="453E90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5E7534" w14:textId="77777777">
        <w:trPr>
          <w:trHeight w:val="300"/>
        </w:trPr>
        <w:tc>
          <w:tcPr>
            <w:tcW w:w="1796" w:type="dxa"/>
            <w:tcBorders>
              <w:top w:val="nil"/>
              <w:left w:val="nil"/>
              <w:bottom w:val="nil"/>
              <w:right w:val="nil"/>
            </w:tcBorders>
            <w:shd w:val="clear" w:color="auto" w:fill="auto"/>
            <w:noWrap/>
            <w:vAlign w:val="bottom"/>
          </w:tcPr>
          <w:p w14:paraId="0018FFE3" w14:textId="3B2D99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5A1D5EC3" w14:textId="45BEB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3C93AA1" w14:textId="12CBD3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49DB0728" w14:textId="262198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2AE6D1C" w14:textId="3DDD47A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89CB45F" w14:textId="00C8E6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C07B41" w14:textId="12D1AD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451ED0" w14:textId="1BD820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BBC063A" w14:textId="127F8A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747B1CC" w14:textId="7D2BBE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7C809A" w14:textId="21BF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A65450" w14:textId="77777777">
        <w:trPr>
          <w:trHeight w:val="300"/>
        </w:trPr>
        <w:tc>
          <w:tcPr>
            <w:tcW w:w="1796" w:type="dxa"/>
            <w:tcBorders>
              <w:top w:val="nil"/>
              <w:left w:val="nil"/>
              <w:bottom w:val="nil"/>
              <w:right w:val="nil"/>
            </w:tcBorders>
            <w:shd w:val="clear" w:color="auto" w:fill="auto"/>
            <w:noWrap/>
            <w:vAlign w:val="bottom"/>
          </w:tcPr>
          <w:p w14:paraId="1DC31CE4" w14:textId="38D963B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613817DD" w14:textId="63793F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F86C9A" w14:textId="7D911B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86B1854" w14:textId="5A55A0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7F9113D2" w14:textId="0204500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BB2602A" w14:textId="6EAE79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201549" w14:textId="49EBC8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DD45E5" w14:textId="3114BF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F3AC1" w14:textId="140AF0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0DF2C8" w14:textId="681107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278F03" w14:textId="53DE0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BA7E9D" w14:textId="77777777">
        <w:trPr>
          <w:trHeight w:val="300"/>
        </w:trPr>
        <w:tc>
          <w:tcPr>
            <w:tcW w:w="1796" w:type="dxa"/>
            <w:tcBorders>
              <w:top w:val="nil"/>
              <w:left w:val="nil"/>
              <w:bottom w:val="nil"/>
              <w:right w:val="nil"/>
            </w:tcBorders>
            <w:shd w:val="clear" w:color="auto" w:fill="auto"/>
            <w:noWrap/>
            <w:vAlign w:val="bottom"/>
          </w:tcPr>
          <w:p w14:paraId="63FD3BF4" w14:textId="51180F5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Krijnen</w:t>
            </w:r>
            <w:proofErr w:type="spellEnd"/>
          </w:p>
        </w:tc>
        <w:tc>
          <w:tcPr>
            <w:tcW w:w="540" w:type="dxa"/>
            <w:tcBorders>
              <w:top w:val="nil"/>
              <w:left w:val="nil"/>
              <w:bottom w:val="nil"/>
              <w:right w:val="nil"/>
            </w:tcBorders>
            <w:shd w:val="clear" w:color="auto" w:fill="auto"/>
            <w:noWrap/>
            <w:vAlign w:val="bottom"/>
          </w:tcPr>
          <w:p w14:paraId="04F1F701" w14:textId="73F040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19DA266" w14:textId="35875A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276C165F" w14:textId="493AF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78A302E4" w14:textId="496D2A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B2D081" w14:textId="4419DD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06F59918" w14:textId="5B03A1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6FED1FD" w14:textId="4F1DDA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A8717" w14:textId="38829F8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AD4F54" w14:textId="716FF3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C9186A" w14:textId="1CD7A0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5A74BB" w14:textId="77777777">
        <w:trPr>
          <w:trHeight w:val="300"/>
        </w:trPr>
        <w:tc>
          <w:tcPr>
            <w:tcW w:w="1796" w:type="dxa"/>
            <w:tcBorders>
              <w:top w:val="nil"/>
              <w:left w:val="nil"/>
              <w:bottom w:val="nil"/>
              <w:right w:val="nil"/>
            </w:tcBorders>
            <w:shd w:val="clear" w:color="auto" w:fill="auto"/>
            <w:noWrap/>
            <w:vAlign w:val="bottom"/>
          </w:tcPr>
          <w:p w14:paraId="2D981A4A" w14:textId="41DB4A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3F3546C6" w14:textId="6BF6D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9E8F51D" w14:textId="73FBC0C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9105BE8" w14:textId="247D59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03A2D596" w14:textId="72CCA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18E88A2D" w14:textId="6FAE2A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C099A0B" w14:textId="1C86BA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676C98" w14:textId="7297C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BDB978" w14:textId="007551C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80F78C" w14:textId="2B64E4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A5B696" w14:textId="0C1243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652EF" w14:textId="77777777">
        <w:trPr>
          <w:trHeight w:val="300"/>
        </w:trPr>
        <w:tc>
          <w:tcPr>
            <w:tcW w:w="1796" w:type="dxa"/>
            <w:tcBorders>
              <w:top w:val="nil"/>
              <w:left w:val="nil"/>
              <w:bottom w:val="nil"/>
              <w:right w:val="nil"/>
            </w:tcBorders>
            <w:shd w:val="clear" w:color="auto" w:fill="auto"/>
            <w:noWrap/>
            <w:vAlign w:val="bottom"/>
          </w:tcPr>
          <w:p w14:paraId="193CF46A" w14:textId="727A3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Lakin</w:t>
            </w:r>
            <w:proofErr w:type="spellEnd"/>
          </w:p>
        </w:tc>
        <w:tc>
          <w:tcPr>
            <w:tcW w:w="540" w:type="dxa"/>
            <w:tcBorders>
              <w:top w:val="nil"/>
              <w:left w:val="nil"/>
              <w:bottom w:val="nil"/>
              <w:right w:val="nil"/>
            </w:tcBorders>
            <w:shd w:val="clear" w:color="auto" w:fill="auto"/>
            <w:noWrap/>
            <w:vAlign w:val="bottom"/>
          </w:tcPr>
          <w:p w14:paraId="52794F1D" w14:textId="6445E2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DCE5C0" w14:textId="69956B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3F66C4E7" w14:textId="0D6149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649C96B3" w14:textId="069586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64E477D" w14:textId="55B966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41966EA" w14:textId="099F08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8E1D6A" w14:textId="7242C4B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0B2F65" w14:textId="37C736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25FEE6" w14:textId="496DBB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082CB" w14:textId="401857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93A531" w14:textId="77777777">
        <w:trPr>
          <w:trHeight w:val="300"/>
        </w:trPr>
        <w:tc>
          <w:tcPr>
            <w:tcW w:w="1796" w:type="dxa"/>
            <w:tcBorders>
              <w:top w:val="nil"/>
              <w:left w:val="nil"/>
              <w:bottom w:val="nil"/>
              <w:right w:val="nil"/>
            </w:tcBorders>
            <w:shd w:val="clear" w:color="auto" w:fill="auto"/>
            <w:noWrap/>
            <w:vAlign w:val="bottom"/>
          </w:tcPr>
          <w:p w14:paraId="5BF83C3E" w14:textId="59DA94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D2BF0D0" w14:textId="733ACB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C247AE" w14:textId="17F0034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2D44E289" w14:textId="45983D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46B37337" w14:textId="20E276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D57EFD3" w14:textId="551D99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198729A" w14:textId="519208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0716F03" w14:textId="53223D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0ABCA39B" w14:textId="7EDF62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1DD18CD" w14:textId="67087E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A0D1963" w14:textId="0AC017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1C31E7E6" w14:textId="77777777">
        <w:trPr>
          <w:trHeight w:val="300"/>
        </w:trPr>
        <w:tc>
          <w:tcPr>
            <w:tcW w:w="1796" w:type="dxa"/>
            <w:tcBorders>
              <w:top w:val="nil"/>
              <w:left w:val="nil"/>
              <w:bottom w:val="nil"/>
              <w:right w:val="nil"/>
            </w:tcBorders>
            <w:shd w:val="clear" w:color="auto" w:fill="auto"/>
            <w:noWrap/>
            <w:vAlign w:val="bottom"/>
          </w:tcPr>
          <w:p w14:paraId="5234F216" w14:textId="13D190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438130D" w14:textId="30158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3FCA7E" w14:textId="779D6C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58480569" w14:textId="2F08BC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5E046B7A" w14:textId="78001C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A9C1B75" w14:textId="23F3CB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D6462D" w14:textId="1385DC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44EEAB1" w14:textId="3A20A9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8E4093" w14:textId="360F91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5021B2" w14:textId="0DAD7D4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586C" w14:textId="05FAB8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84C84B" w14:textId="77777777">
        <w:trPr>
          <w:trHeight w:val="300"/>
        </w:trPr>
        <w:tc>
          <w:tcPr>
            <w:tcW w:w="1796" w:type="dxa"/>
            <w:tcBorders>
              <w:top w:val="nil"/>
              <w:left w:val="nil"/>
              <w:bottom w:val="nil"/>
              <w:right w:val="nil"/>
            </w:tcBorders>
            <w:shd w:val="clear" w:color="auto" w:fill="auto"/>
            <w:noWrap/>
            <w:vAlign w:val="bottom"/>
          </w:tcPr>
          <w:p w14:paraId="419A3307" w14:textId="6254134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3A47087" w14:textId="595553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67DD4D7" w14:textId="154E61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45B283B" w14:textId="63280D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38231708" w14:textId="12D27D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5375F34" w14:textId="7E527D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4C2ACE" w14:textId="07FBF2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12DD4E" w14:textId="48E6EC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C0C338" w14:textId="39BBD0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0DF291" w14:textId="4C0104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1F797F" w14:textId="6E8954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F65E68" w14:textId="77777777">
        <w:trPr>
          <w:trHeight w:val="300"/>
        </w:trPr>
        <w:tc>
          <w:tcPr>
            <w:tcW w:w="1796" w:type="dxa"/>
            <w:tcBorders>
              <w:top w:val="nil"/>
              <w:left w:val="nil"/>
              <w:bottom w:val="nil"/>
              <w:right w:val="nil"/>
            </w:tcBorders>
            <w:shd w:val="clear" w:color="auto" w:fill="auto"/>
            <w:noWrap/>
            <w:vAlign w:val="bottom"/>
          </w:tcPr>
          <w:p w14:paraId="5A049FD7" w14:textId="5FB127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MacDonald</w:t>
            </w:r>
            <w:proofErr w:type="spellEnd"/>
          </w:p>
        </w:tc>
        <w:tc>
          <w:tcPr>
            <w:tcW w:w="540" w:type="dxa"/>
            <w:tcBorders>
              <w:top w:val="nil"/>
              <w:left w:val="nil"/>
              <w:bottom w:val="nil"/>
              <w:right w:val="nil"/>
            </w:tcBorders>
            <w:shd w:val="clear" w:color="auto" w:fill="auto"/>
            <w:noWrap/>
            <w:vAlign w:val="bottom"/>
          </w:tcPr>
          <w:p w14:paraId="7E74D697" w14:textId="065EE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5956BD" w14:textId="4166B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618279" w14:textId="7EBDD4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D758CA" w14:textId="00B57C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8760889" w14:textId="4EB09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250BB" w14:textId="756BD3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4FCB0E" w14:textId="6BBBAE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2DCFF8" w14:textId="455EF1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904EEA" w14:textId="55F5B92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301730" w14:textId="2836CD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89D29C" w14:textId="77777777">
        <w:trPr>
          <w:trHeight w:val="300"/>
        </w:trPr>
        <w:tc>
          <w:tcPr>
            <w:tcW w:w="1796" w:type="dxa"/>
            <w:tcBorders>
              <w:top w:val="nil"/>
              <w:left w:val="nil"/>
              <w:bottom w:val="nil"/>
              <w:right w:val="nil"/>
            </w:tcBorders>
            <w:shd w:val="clear" w:color="auto" w:fill="auto"/>
            <w:noWrap/>
            <w:vAlign w:val="bottom"/>
          </w:tcPr>
          <w:p w14:paraId="2090B10C" w14:textId="3EFD4AA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McDonald</w:t>
            </w:r>
            <w:proofErr w:type="spellEnd"/>
          </w:p>
        </w:tc>
        <w:tc>
          <w:tcPr>
            <w:tcW w:w="540" w:type="dxa"/>
            <w:tcBorders>
              <w:top w:val="nil"/>
              <w:left w:val="nil"/>
              <w:bottom w:val="nil"/>
              <w:right w:val="nil"/>
            </w:tcBorders>
            <w:shd w:val="clear" w:color="auto" w:fill="auto"/>
            <w:noWrap/>
            <w:vAlign w:val="bottom"/>
          </w:tcPr>
          <w:p w14:paraId="69E4D719" w14:textId="2EBE0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1CCDB3" w14:textId="7F5252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6B0C09EA" w14:textId="573AA3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7E5578F" w14:textId="6D016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45CE509" w14:textId="5B2319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3ACB6D2D" w14:textId="1B8BD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9282832" w14:textId="2CB2C4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9ADFA2" w14:textId="71E211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1F8AF" w14:textId="54E80E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E1935" w14:textId="5C65DF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C18EC1" w14:textId="77777777">
        <w:trPr>
          <w:trHeight w:val="300"/>
        </w:trPr>
        <w:tc>
          <w:tcPr>
            <w:tcW w:w="1796" w:type="dxa"/>
            <w:tcBorders>
              <w:top w:val="nil"/>
              <w:left w:val="nil"/>
              <w:bottom w:val="nil"/>
              <w:right w:val="nil"/>
            </w:tcBorders>
            <w:shd w:val="clear" w:color="auto" w:fill="auto"/>
            <w:noWrap/>
            <w:vAlign w:val="bottom"/>
          </w:tcPr>
          <w:p w14:paraId="2A6161AC" w14:textId="436A39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74ECC365" w14:textId="3F5CEC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10F792" w14:textId="7D1337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7F67BE0" w14:textId="3E2F75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5FB0011" w14:textId="4A73F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93E4ECA" w14:textId="70E9C1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616138" w14:textId="09354B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5FE8" w14:textId="59F746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B3AD3" w14:textId="45E71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0C6793" w14:textId="2F0FC1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E51B5" w14:textId="2623F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9134B9" w14:textId="77777777">
        <w:trPr>
          <w:trHeight w:val="300"/>
        </w:trPr>
        <w:tc>
          <w:tcPr>
            <w:tcW w:w="1796" w:type="dxa"/>
            <w:tcBorders>
              <w:top w:val="nil"/>
              <w:left w:val="nil"/>
              <w:bottom w:val="nil"/>
              <w:right w:val="nil"/>
            </w:tcBorders>
            <w:shd w:val="clear" w:color="auto" w:fill="auto"/>
            <w:noWrap/>
            <w:vAlign w:val="bottom"/>
          </w:tcPr>
          <w:p w14:paraId="1E8E61A6" w14:textId="192962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5744E77C" w14:textId="481C99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15325" w14:textId="658139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B8F76C6" w14:textId="60E81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29CC7CF2" w14:textId="127A1A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E222C9" w14:textId="4A11E9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5D4ED1" w14:textId="6B69DD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55A94" w14:textId="06005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0B184" w14:textId="06C81A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F6CEF4" w14:textId="7687EE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E0A63" w14:textId="4F8BC8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C57FDD" w14:textId="77777777">
        <w:trPr>
          <w:trHeight w:val="300"/>
        </w:trPr>
        <w:tc>
          <w:tcPr>
            <w:tcW w:w="1796" w:type="dxa"/>
            <w:tcBorders>
              <w:top w:val="nil"/>
              <w:left w:val="nil"/>
              <w:bottom w:val="nil"/>
              <w:right w:val="nil"/>
            </w:tcBorders>
            <w:shd w:val="clear" w:color="auto" w:fill="auto"/>
            <w:noWrap/>
            <w:vAlign w:val="bottom"/>
          </w:tcPr>
          <w:p w14:paraId="33A073B6" w14:textId="3E7426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2D83EED3" w14:textId="1C028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6DE919" w14:textId="662EBA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89432C2" w14:textId="00026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86C0BAC" w14:textId="6FAE60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408C576" w14:textId="1475CEE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8C22FF" w14:textId="14D9CC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77663" w14:textId="0DAD6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F5A76E" w14:textId="339971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24FD5A" w14:textId="4F5D1F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185019" w14:textId="6ACBBB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4689EF" w14:textId="77777777">
        <w:trPr>
          <w:trHeight w:val="300"/>
        </w:trPr>
        <w:tc>
          <w:tcPr>
            <w:tcW w:w="1796" w:type="dxa"/>
            <w:tcBorders>
              <w:top w:val="nil"/>
              <w:left w:val="nil"/>
              <w:bottom w:val="nil"/>
              <w:right w:val="nil"/>
            </w:tcBorders>
            <w:shd w:val="clear" w:color="auto" w:fill="auto"/>
            <w:noWrap/>
            <w:vAlign w:val="bottom"/>
          </w:tcPr>
          <w:p w14:paraId="6DC6FE46" w14:textId="688258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0615BE18" w14:textId="11437D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B2A501A" w14:textId="57A05C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14F9D74" w14:textId="4D95C4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6586B32" w14:textId="29110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91520F9" w14:textId="50F575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A9ED90F" w14:textId="632833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AF9DDCD" w14:textId="78B1CD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BEFB02" w14:textId="773824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B04708" w14:textId="38F603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1C66F" w14:textId="0C8CEE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314CCE" w14:textId="77777777">
        <w:trPr>
          <w:trHeight w:val="300"/>
        </w:trPr>
        <w:tc>
          <w:tcPr>
            <w:tcW w:w="1796" w:type="dxa"/>
            <w:tcBorders>
              <w:top w:val="nil"/>
              <w:left w:val="nil"/>
              <w:bottom w:val="nil"/>
              <w:right w:val="nil"/>
            </w:tcBorders>
            <w:shd w:val="clear" w:color="auto" w:fill="auto"/>
            <w:noWrap/>
            <w:vAlign w:val="bottom"/>
          </w:tcPr>
          <w:p w14:paraId="2A266819" w14:textId="538F18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E744B7E" w14:textId="3F60E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E80F464" w14:textId="72BD00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42C9570" w14:textId="16F30D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D6DE64C" w14:textId="1D40D1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C28A7B6" w14:textId="26C6A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B6AA23" w14:textId="53F540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9E353" w14:textId="79FD543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829C21" w14:textId="293758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AC6193" w14:textId="0CBC7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281818" w14:textId="15E925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3BD5F6" w14:textId="77777777">
        <w:trPr>
          <w:trHeight w:val="300"/>
        </w:trPr>
        <w:tc>
          <w:tcPr>
            <w:tcW w:w="1796" w:type="dxa"/>
            <w:tcBorders>
              <w:top w:val="nil"/>
              <w:left w:val="nil"/>
              <w:bottom w:val="nil"/>
              <w:right w:val="nil"/>
            </w:tcBorders>
            <w:shd w:val="clear" w:color="auto" w:fill="auto"/>
            <w:noWrap/>
            <w:vAlign w:val="bottom"/>
          </w:tcPr>
          <w:p w14:paraId="085C2686" w14:textId="36B02E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Oberleitner</w:t>
            </w:r>
            <w:proofErr w:type="spellEnd"/>
          </w:p>
        </w:tc>
        <w:tc>
          <w:tcPr>
            <w:tcW w:w="540" w:type="dxa"/>
            <w:tcBorders>
              <w:top w:val="nil"/>
              <w:left w:val="nil"/>
              <w:bottom w:val="nil"/>
              <w:right w:val="nil"/>
            </w:tcBorders>
            <w:shd w:val="clear" w:color="auto" w:fill="auto"/>
            <w:noWrap/>
            <w:vAlign w:val="bottom"/>
          </w:tcPr>
          <w:p w14:paraId="523E922F" w14:textId="31D4B9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7AF50F" w14:textId="3F9059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9180E14" w14:textId="5AEB78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AE0CFA2" w14:textId="35F3A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8A66CC" w14:textId="7927E5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31967DFF" w14:textId="5EB726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56C69F6" w14:textId="01A1D0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2A09C3" w14:textId="15F7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C5605E" w14:textId="4965F7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0EF0E2" w14:textId="3475BE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B5D22E" w14:textId="77777777">
        <w:trPr>
          <w:trHeight w:val="300"/>
        </w:trPr>
        <w:tc>
          <w:tcPr>
            <w:tcW w:w="1796" w:type="dxa"/>
            <w:tcBorders>
              <w:top w:val="nil"/>
              <w:left w:val="nil"/>
              <w:bottom w:val="nil"/>
              <w:right w:val="nil"/>
            </w:tcBorders>
            <w:shd w:val="clear" w:color="auto" w:fill="auto"/>
            <w:noWrap/>
            <w:vAlign w:val="bottom"/>
          </w:tcPr>
          <w:p w14:paraId="3F8BF943" w14:textId="72353E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roofErr w:type="spellEnd"/>
          </w:p>
        </w:tc>
        <w:tc>
          <w:tcPr>
            <w:tcW w:w="540" w:type="dxa"/>
            <w:tcBorders>
              <w:top w:val="nil"/>
              <w:left w:val="nil"/>
              <w:bottom w:val="nil"/>
              <w:right w:val="nil"/>
            </w:tcBorders>
            <w:shd w:val="clear" w:color="auto" w:fill="auto"/>
            <w:noWrap/>
            <w:vAlign w:val="bottom"/>
          </w:tcPr>
          <w:p w14:paraId="77E65056" w14:textId="19EC6C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A4DAA4" w14:textId="3459E7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464B8E5" w14:textId="5F3ACF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4715F192" w14:textId="7E6A0E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FE159B6" w14:textId="4A3A1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733B75A1" w14:textId="506ABE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1C8B83" w14:textId="3F9CCE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0FB55" w14:textId="73C11DD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569E16" w14:textId="66ABAE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FB59ED" w14:textId="41EB9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5E7608" w14:textId="77777777">
        <w:trPr>
          <w:trHeight w:val="300"/>
        </w:trPr>
        <w:tc>
          <w:tcPr>
            <w:tcW w:w="1796" w:type="dxa"/>
            <w:tcBorders>
              <w:top w:val="nil"/>
              <w:left w:val="nil"/>
              <w:bottom w:val="nil"/>
              <w:right w:val="nil"/>
            </w:tcBorders>
            <w:shd w:val="clear" w:color="auto" w:fill="auto"/>
            <w:noWrap/>
            <w:vAlign w:val="bottom"/>
          </w:tcPr>
          <w:p w14:paraId="154D1CEF" w14:textId="717B68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Peterson</w:t>
            </w:r>
            <w:proofErr w:type="spellEnd"/>
          </w:p>
        </w:tc>
        <w:tc>
          <w:tcPr>
            <w:tcW w:w="540" w:type="dxa"/>
            <w:tcBorders>
              <w:top w:val="nil"/>
              <w:left w:val="nil"/>
              <w:bottom w:val="nil"/>
              <w:right w:val="nil"/>
            </w:tcBorders>
            <w:shd w:val="clear" w:color="auto" w:fill="auto"/>
            <w:noWrap/>
            <w:vAlign w:val="bottom"/>
          </w:tcPr>
          <w:p w14:paraId="4A5BB7CB" w14:textId="5108E3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A6BEB6" w14:textId="64115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6EF2F67" w14:textId="246E91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20FA2962" w14:textId="62BC89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8125976" w14:textId="4E8419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FEDAEF" w14:textId="17704A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621DF35" w14:textId="0611F73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7CF309" w14:textId="390A7F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8460A2" w14:textId="6C93A6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7C01D0" w14:textId="4C35D5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724649" w14:textId="77777777">
        <w:trPr>
          <w:trHeight w:val="300"/>
        </w:trPr>
        <w:tc>
          <w:tcPr>
            <w:tcW w:w="1796" w:type="dxa"/>
            <w:tcBorders>
              <w:top w:val="nil"/>
              <w:left w:val="nil"/>
              <w:bottom w:val="nil"/>
              <w:right w:val="nil"/>
            </w:tcBorders>
            <w:shd w:val="clear" w:color="auto" w:fill="auto"/>
            <w:noWrap/>
            <w:vAlign w:val="bottom"/>
          </w:tcPr>
          <w:p w14:paraId="5BE2F934" w14:textId="472042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Pharo</w:t>
            </w:r>
            <w:proofErr w:type="spellEnd"/>
          </w:p>
        </w:tc>
        <w:tc>
          <w:tcPr>
            <w:tcW w:w="540" w:type="dxa"/>
            <w:tcBorders>
              <w:top w:val="nil"/>
              <w:left w:val="nil"/>
              <w:bottom w:val="nil"/>
              <w:right w:val="nil"/>
            </w:tcBorders>
            <w:shd w:val="clear" w:color="auto" w:fill="auto"/>
            <w:noWrap/>
            <w:vAlign w:val="bottom"/>
          </w:tcPr>
          <w:p w14:paraId="2D7F3A1A" w14:textId="1F524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E4B4BE" w14:textId="515C5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4F68077" w14:textId="1A27F2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0FAB2BDA" w14:textId="12E9CA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4BDFCC6" w14:textId="63B26E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79702B4" w14:textId="71E1242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4FBE3B" w14:textId="1F0285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4941CD9A" w14:textId="7B484D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7C7963A2" w14:textId="4E0EBC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57F0441F" w14:textId="1CA429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7A3AFA1" w14:textId="77777777">
        <w:trPr>
          <w:trHeight w:val="300"/>
        </w:trPr>
        <w:tc>
          <w:tcPr>
            <w:tcW w:w="1796" w:type="dxa"/>
            <w:tcBorders>
              <w:top w:val="nil"/>
              <w:left w:val="nil"/>
              <w:bottom w:val="nil"/>
              <w:right w:val="nil"/>
            </w:tcBorders>
            <w:shd w:val="clear" w:color="auto" w:fill="auto"/>
            <w:noWrap/>
            <w:vAlign w:val="bottom"/>
          </w:tcPr>
          <w:p w14:paraId="35FF1D03" w14:textId="7C7A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Plaisier</w:t>
            </w:r>
            <w:proofErr w:type="spellEnd"/>
          </w:p>
        </w:tc>
        <w:tc>
          <w:tcPr>
            <w:tcW w:w="540" w:type="dxa"/>
            <w:tcBorders>
              <w:top w:val="nil"/>
              <w:left w:val="nil"/>
              <w:bottom w:val="nil"/>
              <w:right w:val="nil"/>
            </w:tcBorders>
            <w:shd w:val="clear" w:color="auto" w:fill="auto"/>
            <w:noWrap/>
            <w:vAlign w:val="bottom"/>
          </w:tcPr>
          <w:p w14:paraId="1708C24D" w14:textId="6DCCAA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12BF04" w14:textId="1EDBC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5836DB63" w14:textId="5A08B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4B8B4420" w14:textId="10C083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C14D54" w14:textId="1609C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AC050DA" w14:textId="7C6684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EEAA404" w14:textId="2608E1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AA33214" w14:textId="6FBA1E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C4F03A" w14:textId="72FDE0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B409513" w14:textId="35DAB4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5390CC7" w14:textId="77777777">
        <w:trPr>
          <w:trHeight w:val="300"/>
        </w:trPr>
        <w:tc>
          <w:tcPr>
            <w:tcW w:w="1796" w:type="dxa"/>
            <w:tcBorders>
              <w:top w:val="nil"/>
              <w:left w:val="nil"/>
              <w:bottom w:val="nil"/>
              <w:right w:val="nil"/>
            </w:tcBorders>
            <w:shd w:val="clear" w:color="auto" w:fill="auto"/>
            <w:noWrap/>
            <w:vAlign w:val="bottom"/>
          </w:tcPr>
          <w:p w14:paraId="7D957007" w14:textId="0C426A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Ramirez</w:t>
            </w:r>
            <w:proofErr w:type="spellEnd"/>
          </w:p>
        </w:tc>
        <w:tc>
          <w:tcPr>
            <w:tcW w:w="540" w:type="dxa"/>
            <w:tcBorders>
              <w:top w:val="nil"/>
              <w:left w:val="nil"/>
              <w:bottom w:val="nil"/>
              <w:right w:val="nil"/>
            </w:tcBorders>
            <w:shd w:val="clear" w:color="auto" w:fill="auto"/>
            <w:noWrap/>
            <w:vAlign w:val="bottom"/>
          </w:tcPr>
          <w:p w14:paraId="68F7B3C0" w14:textId="2BF5A5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1B7CCA8" w14:textId="5E7B79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0332FED5" w14:textId="695F25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666F4E4" w14:textId="79305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6CDB28E" w14:textId="0290AD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C47BAB7" w14:textId="61BA61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6D2E31C" w14:textId="3A9F02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5F80D7" w14:textId="50D61ED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DE7F84" w14:textId="4432EE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EA266" w14:textId="2D0AF2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554F2" w14:textId="77777777">
        <w:trPr>
          <w:trHeight w:val="300"/>
        </w:trPr>
        <w:tc>
          <w:tcPr>
            <w:tcW w:w="1796" w:type="dxa"/>
            <w:tcBorders>
              <w:top w:val="nil"/>
              <w:left w:val="nil"/>
              <w:bottom w:val="nil"/>
              <w:right w:val="nil"/>
            </w:tcBorders>
            <w:shd w:val="clear" w:color="auto" w:fill="auto"/>
            <w:noWrap/>
            <w:vAlign w:val="bottom"/>
          </w:tcPr>
          <w:p w14:paraId="58AC1385" w14:textId="618122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5C75BE5D" w14:textId="1A81FC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14E8F4" w14:textId="6545A5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39399316" w14:textId="03758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70CC808A" w14:textId="65F472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06C2E42" w14:textId="763B93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1378B33" w14:textId="195BE8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E3C253" w14:textId="176056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A2B6BC" w14:textId="0C02A0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8FB4C" w14:textId="4AF382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DD8AE0" w14:textId="6BDCDA5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5F8E9B" w14:textId="77777777">
        <w:trPr>
          <w:trHeight w:val="300"/>
        </w:trPr>
        <w:tc>
          <w:tcPr>
            <w:tcW w:w="1796" w:type="dxa"/>
            <w:tcBorders>
              <w:top w:val="nil"/>
              <w:left w:val="nil"/>
              <w:bottom w:val="nil"/>
              <w:right w:val="nil"/>
            </w:tcBorders>
            <w:shd w:val="clear" w:color="auto" w:fill="auto"/>
            <w:noWrap/>
            <w:vAlign w:val="bottom"/>
          </w:tcPr>
          <w:p w14:paraId="523889C7" w14:textId="11A3D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Renneberg</w:t>
            </w:r>
            <w:proofErr w:type="spellEnd"/>
          </w:p>
        </w:tc>
        <w:tc>
          <w:tcPr>
            <w:tcW w:w="540" w:type="dxa"/>
            <w:tcBorders>
              <w:top w:val="nil"/>
              <w:left w:val="nil"/>
              <w:bottom w:val="nil"/>
              <w:right w:val="nil"/>
            </w:tcBorders>
            <w:shd w:val="clear" w:color="auto" w:fill="auto"/>
            <w:noWrap/>
            <w:vAlign w:val="bottom"/>
          </w:tcPr>
          <w:p w14:paraId="5E0A7B2C" w14:textId="4FB916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2425B1" w14:textId="3E281F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CC6E7EB" w14:textId="306DD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5BBFC6F" w14:textId="1B5AD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7D014E6" w14:textId="4D4466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4BEAEF3" w14:textId="66ED7A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24A4944" w14:textId="762B4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16E976E5" w14:textId="678BE4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582E3B8" w14:textId="27C1D7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966C9FB" w14:textId="73660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0DD57CC0" w14:textId="77777777">
        <w:trPr>
          <w:trHeight w:val="300"/>
        </w:trPr>
        <w:tc>
          <w:tcPr>
            <w:tcW w:w="1796" w:type="dxa"/>
            <w:tcBorders>
              <w:top w:val="nil"/>
              <w:left w:val="nil"/>
              <w:bottom w:val="nil"/>
              <w:right w:val="nil"/>
            </w:tcBorders>
            <w:shd w:val="clear" w:color="auto" w:fill="auto"/>
            <w:noWrap/>
            <w:vAlign w:val="bottom"/>
          </w:tcPr>
          <w:p w14:paraId="07EEA3C8" w14:textId="05BDFD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Riva</w:t>
            </w:r>
            <w:proofErr w:type="spellEnd"/>
          </w:p>
        </w:tc>
        <w:tc>
          <w:tcPr>
            <w:tcW w:w="540" w:type="dxa"/>
            <w:tcBorders>
              <w:top w:val="nil"/>
              <w:left w:val="nil"/>
              <w:bottom w:val="nil"/>
              <w:right w:val="nil"/>
            </w:tcBorders>
            <w:shd w:val="clear" w:color="auto" w:fill="auto"/>
            <w:noWrap/>
            <w:vAlign w:val="bottom"/>
          </w:tcPr>
          <w:p w14:paraId="690DF078" w14:textId="6AFD60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6CF0A01" w14:textId="1B9E27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5FBF9D1B" w14:textId="1BF440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54FAFF5B" w14:textId="6AD91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C232B23" w14:textId="032113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C3AB8D4" w14:textId="599509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D1720F" w14:textId="432FB5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118981" w14:textId="6E575E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D514D2" w14:textId="3B57F49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8C98F9" w14:textId="646F85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792389" w14:textId="77777777">
        <w:trPr>
          <w:trHeight w:val="300"/>
        </w:trPr>
        <w:tc>
          <w:tcPr>
            <w:tcW w:w="1796" w:type="dxa"/>
            <w:tcBorders>
              <w:top w:val="nil"/>
              <w:left w:val="nil"/>
              <w:bottom w:val="nil"/>
              <w:right w:val="nil"/>
            </w:tcBorders>
            <w:shd w:val="clear" w:color="auto" w:fill="auto"/>
            <w:noWrap/>
            <w:vAlign w:val="bottom"/>
          </w:tcPr>
          <w:p w14:paraId="521F81A1" w14:textId="3BC62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nil"/>
              <w:right w:val="nil"/>
            </w:tcBorders>
            <w:shd w:val="clear" w:color="auto" w:fill="auto"/>
            <w:noWrap/>
            <w:vAlign w:val="bottom"/>
          </w:tcPr>
          <w:p w14:paraId="1DBCD9F4" w14:textId="71DE2C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021EA9" w14:textId="7B584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95F1BFF" w14:textId="25FAFC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0C20756" w14:textId="500CA2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EA05844" w14:textId="403235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67035E" w14:textId="5C37B0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2F8FEC0" w14:textId="1C2918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51B7CE" w14:textId="53F0B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05528B" w14:textId="1511CB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3C904F" w14:textId="2CCD6E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0C35145"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E54E390" w14:textId="205024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single" w:sz="4" w:space="0" w:color="auto"/>
              <w:right w:val="nil"/>
            </w:tcBorders>
            <w:shd w:val="clear" w:color="auto" w:fill="auto"/>
            <w:noWrap/>
            <w:vAlign w:val="bottom"/>
          </w:tcPr>
          <w:p w14:paraId="39AAC5E8" w14:textId="53B081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677730C4" w14:textId="53E345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296C716" w14:textId="4FFCA6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D6088CF" w14:textId="62DFA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0B6D43AC" w14:textId="18A5C4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9C9C21F" w14:textId="70D865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4C2918A5" w14:textId="69F048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5FA355AB" w14:textId="40E71C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181A7843" w14:textId="0741EC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A844E79" w14:textId="75B266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6C2B86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011B1AF" w14:textId="12294E9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Sacco</w:t>
            </w:r>
            <w:proofErr w:type="spellEnd"/>
          </w:p>
        </w:tc>
        <w:tc>
          <w:tcPr>
            <w:tcW w:w="540" w:type="dxa"/>
            <w:tcBorders>
              <w:top w:val="single" w:sz="4" w:space="0" w:color="auto"/>
              <w:left w:val="nil"/>
              <w:bottom w:val="nil"/>
              <w:right w:val="nil"/>
            </w:tcBorders>
            <w:shd w:val="clear" w:color="auto" w:fill="auto"/>
            <w:noWrap/>
            <w:vAlign w:val="bottom"/>
          </w:tcPr>
          <w:p w14:paraId="71DA7CCF" w14:textId="4CE68C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5F30350" w14:textId="036FDA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36D3067B" w14:textId="0B0534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8AC5E2B" w14:textId="481AE46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67A58E61" w14:textId="48AD5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55541B9E" w14:textId="3AABFB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16B46A52" w14:textId="2467342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25F912D" w14:textId="50B14B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47512677" w14:textId="107338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0F3D8923" w14:textId="0D5762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A6A61C1" w14:textId="77777777">
        <w:trPr>
          <w:trHeight w:val="300"/>
        </w:trPr>
        <w:tc>
          <w:tcPr>
            <w:tcW w:w="1796" w:type="dxa"/>
            <w:tcBorders>
              <w:top w:val="nil"/>
              <w:left w:val="nil"/>
              <w:bottom w:val="nil"/>
              <w:right w:val="nil"/>
            </w:tcBorders>
            <w:shd w:val="clear" w:color="auto" w:fill="auto"/>
            <w:noWrap/>
            <w:vAlign w:val="bottom"/>
          </w:tcPr>
          <w:p w14:paraId="3728A267" w14:textId="2D6499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2CEB2D99" w14:textId="45F92C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5411ACD" w14:textId="5730BD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DAE0A9B" w14:textId="54471E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58D9B7DF" w14:textId="0A975C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336FBE81" w14:textId="734CBC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EC2231" w14:textId="4543A4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DE8AF01" w14:textId="6DC2BC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8EA735" w14:textId="1E72C3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B18108" w14:textId="2456AC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AFF583" w14:textId="740B6C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C22282" w14:textId="77777777">
        <w:trPr>
          <w:trHeight w:val="300"/>
        </w:trPr>
        <w:tc>
          <w:tcPr>
            <w:tcW w:w="1796" w:type="dxa"/>
            <w:tcBorders>
              <w:top w:val="nil"/>
              <w:left w:val="nil"/>
              <w:bottom w:val="nil"/>
              <w:right w:val="nil"/>
            </w:tcBorders>
            <w:shd w:val="clear" w:color="auto" w:fill="auto"/>
            <w:noWrap/>
            <w:vAlign w:val="bottom"/>
          </w:tcPr>
          <w:p w14:paraId="1E3507AD" w14:textId="1444B0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7374342A" w14:textId="2D3EE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C021190" w14:textId="57A3EB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0668A725" w14:textId="449703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77E0E425" w14:textId="217607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99D5801" w14:textId="23BEAD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445DBE0" w14:textId="3DDE39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7112573" w14:textId="0ABCF47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67708" w14:textId="678FE9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147F8" w14:textId="6390B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2DBAB" w14:textId="45563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393DFC" w14:textId="77777777">
        <w:trPr>
          <w:trHeight w:val="300"/>
        </w:trPr>
        <w:tc>
          <w:tcPr>
            <w:tcW w:w="1796" w:type="dxa"/>
            <w:tcBorders>
              <w:top w:val="nil"/>
              <w:left w:val="nil"/>
              <w:bottom w:val="nil"/>
              <w:right w:val="nil"/>
            </w:tcBorders>
            <w:shd w:val="clear" w:color="auto" w:fill="auto"/>
            <w:noWrap/>
            <w:vAlign w:val="bottom"/>
          </w:tcPr>
          <w:p w14:paraId="06B2CAF1" w14:textId="5A8FD9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142040BE" w14:textId="2B0313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606D8D" w14:textId="4442C7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2577A5C" w14:textId="13580D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20FE07D8" w14:textId="6A5EF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C7FBD03" w14:textId="0D1AA9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B830A3C" w14:textId="5B21BC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D2C7A16" w14:textId="3C266D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54731C" w14:textId="09EDEB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D0E033" w14:textId="37EE7B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5D501" w14:textId="15ADFD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B1913D" w14:textId="77777777">
        <w:trPr>
          <w:trHeight w:val="300"/>
        </w:trPr>
        <w:tc>
          <w:tcPr>
            <w:tcW w:w="1796" w:type="dxa"/>
            <w:tcBorders>
              <w:top w:val="nil"/>
              <w:left w:val="nil"/>
              <w:bottom w:val="nil"/>
              <w:right w:val="nil"/>
            </w:tcBorders>
            <w:shd w:val="clear" w:color="auto" w:fill="auto"/>
            <w:noWrap/>
            <w:vAlign w:val="bottom"/>
          </w:tcPr>
          <w:p w14:paraId="3B0BD659" w14:textId="1B80D4E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502ADA17" w14:textId="011CEE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6FD8252" w14:textId="27BD4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167D2EBA" w14:textId="346F74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B764C1E" w14:textId="7FADB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452FDBA" w14:textId="12D71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5EDCB8D0" w14:textId="0F0D36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4AAE126" w14:textId="718008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8C43A0" w14:textId="4C30F2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0B1C47" w14:textId="4EA9B9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8B0BF" w14:textId="503A8C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F8B6CE" w14:textId="77777777">
        <w:trPr>
          <w:trHeight w:val="300"/>
        </w:trPr>
        <w:tc>
          <w:tcPr>
            <w:tcW w:w="1796" w:type="dxa"/>
            <w:tcBorders>
              <w:top w:val="nil"/>
              <w:left w:val="nil"/>
              <w:bottom w:val="nil"/>
              <w:right w:val="nil"/>
            </w:tcBorders>
            <w:shd w:val="clear" w:color="auto" w:fill="auto"/>
            <w:noWrap/>
            <w:vAlign w:val="bottom"/>
          </w:tcPr>
          <w:p w14:paraId="011DA2C3" w14:textId="3E746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8F9BEE5" w14:textId="0D2D8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01D4FE7" w14:textId="1AD0F3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F8F27C3" w14:textId="79CFDF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1F52B53" w14:textId="4A7317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58BCD92" w14:textId="639028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4F5A1948" w14:textId="2B77B1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E88B553" w14:textId="483FB1F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DA106A5" w14:textId="536F50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588CB72" w14:textId="30655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7BF1B6A4" w14:textId="4E4AC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05E8CE2D" w14:textId="77777777">
        <w:trPr>
          <w:trHeight w:val="300"/>
        </w:trPr>
        <w:tc>
          <w:tcPr>
            <w:tcW w:w="1796" w:type="dxa"/>
            <w:tcBorders>
              <w:top w:val="nil"/>
              <w:left w:val="nil"/>
              <w:bottom w:val="nil"/>
              <w:right w:val="nil"/>
            </w:tcBorders>
            <w:shd w:val="clear" w:color="auto" w:fill="auto"/>
            <w:noWrap/>
            <w:vAlign w:val="bottom"/>
          </w:tcPr>
          <w:p w14:paraId="1A89AED1" w14:textId="47DC27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2F044153" w14:textId="18F50F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4ADCE0" w14:textId="5F57D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40086168" w14:textId="107777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1C8D9911" w14:textId="723F3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F35E32F" w14:textId="05305D8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598340" w14:textId="6640523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0D0DC8" w14:textId="0C883F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79D6A232" w14:textId="1787E5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3A1951C6" w14:textId="071E8C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62EB46" w14:textId="3BB412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606912" w14:textId="77777777">
        <w:trPr>
          <w:trHeight w:val="300"/>
        </w:trPr>
        <w:tc>
          <w:tcPr>
            <w:tcW w:w="1796" w:type="dxa"/>
            <w:tcBorders>
              <w:top w:val="nil"/>
              <w:left w:val="nil"/>
              <w:bottom w:val="nil"/>
              <w:right w:val="nil"/>
            </w:tcBorders>
            <w:shd w:val="clear" w:color="auto" w:fill="auto"/>
            <w:noWrap/>
            <w:vAlign w:val="bottom"/>
          </w:tcPr>
          <w:p w14:paraId="4F3A3DA2" w14:textId="22AD6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Staebler</w:t>
            </w:r>
            <w:proofErr w:type="spellEnd"/>
          </w:p>
        </w:tc>
        <w:tc>
          <w:tcPr>
            <w:tcW w:w="540" w:type="dxa"/>
            <w:tcBorders>
              <w:top w:val="nil"/>
              <w:left w:val="nil"/>
              <w:bottom w:val="nil"/>
              <w:right w:val="nil"/>
            </w:tcBorders>
            <w:shd w:val="clear" w:color="auto" w:fill="auto"/>
            <w:noWrap/>
            <w:vAlign w:val="bottom"/>
          </w:tcPr>
          <w:p w14:paraId="085B4CEB" w14:textId="505289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A2776A" w14:textId="264296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40CBDF25" w14:textId="228B8B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83C6CC6" w14:textId="7C64D9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125DC11" w14:textId="128713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47866D8" w14:textId="13DBC4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A0E5140" w14:textId="104C6A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24FC37E" w14:textId="1DE7BE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90B77F0" w14:textId="1F918F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80510C0" w14:textId="38E68E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D9CBEC9" w14:textId="77777777">
        <w:trPr>
          <w:trHeight w:val="300"/>
        </w:trPr>
        <w:tc>
          <w:tcPr>
            <w:tcW w:w="1796" w:type="dxa"/>
            <w:tcBorders>
              <w:top w:val="nil"/>
              <w:left w:val="nil"/>
              <w:bottom w:val="nil"/>
              <w:right w:val="nil"/>
            </w:tcBorders>
            <w:shd w:val="clear" w:color="auto" w:fill="auto"/>
            <w:noWrap/>
            <w:vAlign w:val="bottom"/>
          </w:tcPr>
          <w:p w14:paraId="6EABB0C7" w14:textId="3DFD139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Stillman</w:t>
            </w:r>
            <w:proofErr w:type="spellEnd"/>
          </w:p>
        </w:tc>
        <w:tc>
          <w:tcPr>
            <w:tcW w:w="540" w:type="dxa"/>
            <w:tcBorders>
              <w:top w:val="nil"/>
              <w:left w:val="nil"/>
              <w:bottom w:val="nil"/>
              <w:right w:val="nil"/>
            </w:tcBorders>
            <w:shd w:val="clear" w:color="auto" w:fill="auto"/>
            <w:noWrap/>
            <w:vAlign w:val="bottom"/>
          </w:tcPr>
          <w:p w14:paraId="4BA9A8F2" w14:textId="50F76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6C3200F" w14:textId="20AE2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46B1B89D" w14:textId="747EEA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043EB8" w14:textId="47941C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CE6F0F5" w14:textId="7EEDA9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22B6D839" w14:textId="6399BF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B91C7CA" w14:textId="03334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2AA7C5C" w14:textId="6416C2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1717F15" w14:textId="113AA2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A25222B" w14:textId="1A78F8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97D07A8" w14:textId="77777777">
        <w:trPr>
          <w:trHeight w:val="300"/>
        </w:trPr>
        <w:tc>
          <w:tcPr>
            <w:tcW w:w="1796" w:type="dxa"/>
            <w:tcBorders>
              <w:top w:val="nil"/>
              <w:left w:val="nil"/>
              <w:bottom w:val="nil"/>
              <w:right w:val="nil"/>
            </w:tcBorders>
            <w:shd w:val="clear" w:color="auto" w:fill="auto"/>
            <w:noWrap/>
            <w:vAlign w:val="bottom"/>
          </w:tcPr>
          <w:p w14:paraId="615005D3" w14:textId="3B5C1B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55FC6391" w14:textId="0D9E4AC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848B70" w14:textId="70B12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DE638C1" w14:textId="5839D6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141C21A0" w14:textId="50D28D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642C4FA" w14:textId="455B62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8B7A19" w14:textId="6B9431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3D7CB4C" w14:textId="382C79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9F27FC" w14:textId="36B0A59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CDAE4F" w14:textId="32C8A4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4FCA5" w14:textId="56609C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C4D872" w14:textId="77777777">
        <w:trPr>
          <w:trHeight w:val="300"/>
        </w:trPr>
        <w:tc>
          <w:tcPr>
            <w:tcW w:w="1796" w:type="dxa"/>
            <w:tcBorders>
              <w:top w:val="nil"/>
              <w:left w:val="nil"/>
              <w:bottom w:val="nil"/>
              <w:right w:val="nil"/>
            </w:tcBorders>
            <w:shd w:val="clear" w:color="auto" w:fill="auto"/>
            <w:noWrap/>
            <w:vAlign w:val="bottom"/>
          </w:tcPr>
          <w:p w14:paraId="6C9B76F8" w14:textId="2C1AC61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32FF81D" w14:textId="19989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24E394B" w14:textId="78C990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0DF8B409" w14:textId="77C6C3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191F832F" w14:textId="35E9F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8F8583F" w14:textId="3ED93A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A5E4F3E" w14:textId="6B55D3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F12B5A5" w14:textId="1D314C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BCF56A6" w14:textId="7768E4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C3C2B18" w14:textId="3F977FE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0B4E1D40" w14:textId="354E3A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9827E2F" w14:textId="77777777">
        <w:trPr>
          <w:trHeight w:val="300"/>
        </w:trPr>
        <w:tc>
          <w:tcPr>
            <w:tcW w:w="1796" w:type="dxa"/>
            <w:tcBorders>
              <w:top w:val="nil"/>
              <w:left w:val="nil"/>
              <w:bottom w:val="nil"/>
              <w:right w:val="nil"/>
            </w:tcBorders>
            <w:shd w:val="clear" w:color="auto" w:fill="auto"/>
            <w:noWrap/>
            <w:vAlign w:val="bottom"/>
          </w:tcPr>
          <w:p w14:paraId="70B07018" w14:textId="331EB9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C92B06" w14:textId="26A26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F846B02" w14:textId="254F50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0609FFCD" w14:textId="2DBE88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48A7074E" w14:textId="7868EE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D01F24" w14:textId="109BC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2D477FD2" w14:textId="501767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AFF69AA" w14:textId="5B1926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3857873" w14:textId="4CF2B8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26A9783" w14:textId="258311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E435E38" w14:textId="2D4167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4B7E959" w14:textId="77777777">
        <w:trPr>
          <w:trHeight w:val="300"/>
        </w:trPr>
        <w:tc>
          <w:tcPr>
            <w:tcW w:w="1796" w:type="dxa"/>
            <w:tcBorders>
              <w:top w:val="nil"/>
              <w:left w:val="nil"/>
              <w:bottom w:val="nil"/>
              <w:right w:val="nil"/>
            </w:tcBorders>
            <w:shd w:val="clear" w:color="auto" w:fill="auto"/>
            <w:noWrap/>
            <w:vAlign w:val="bottom"/>
          </w:tcPr>
          <w:p w14:paraId="7E2FA3DE" w14:textId="2D0DB5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4AE70D7" w14:textId="19E45A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2B9EE1" w14:textId="2DF223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2B7AEF1D" w14:textId="4C2AE1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633E90E" w14:textId="7B5351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080766F" w14:textId="28EC78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B4C4A94" w14:textId="38F50A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8D5E9D4" w14:textId="620A1C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1785097" w14:textId="113F68C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0FB8A440" w14:textId="313DAB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3981D43D" w14:textId="6B00B7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FAADBF4" w14:textId="77777777">
        <w:trPr>
          <w:trHeight w:val="300"/>
        </w:trPr>
        <w:tc>
          <w:tcPr>
            <w:tcW w:w="1796" w:type="dxa"/>
            <w:tcBorders>
              <w:top w:val="nil"/>
              <w:left w:val="nil"/>
              <w:bottom w:val="nil"/>
              <w:right w:val="nil"/>
            </w:tcBorders>
            <w:shd w:val="clear" w:color="auto" w:fill="auto"/>
            <w:noWrap/>
            <w:vAlign w:val="bottom"/>
          </w:tcPr>
          <w:p w14:paraId="5E7FD638" w14:textId="76AB14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94A08D8" w14:textId="4C99F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84232E4" w14:textId="4B4781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7EA7284B" w14:textId="0C2339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DC1D2C8" w14:textId="39BC30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FC04781" w14:textId="2B4FCA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E83FBA6" w14:textId="3FC081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59FCB3" w14:textId="727AA7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F40405B" w14:textId="7DF2A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0EF1E164" w14:textId="3EAF2E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0607664" w14:textId="7CFC1A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45FE205C" w14:textId="77777777">
        <w:trPr>
          <w:trHeight w:val="300"/>
        </w:trPr>
        <w:tc>
          <w:tcPr>
            <w:tcW w:w="1796" w:type="dxa"/>
            <w:tcBorders>
              <w:top w:val="nil"/>
              <w:left w:val="nil"/>
              <w:bottom w:val="nil"/>
              <w:right w:val="nil"/>
            </w:tcBorders>
            <w:shd w:val="clear" w:color="auto" w:fill="auto"/>
            <w:noWrap/>
            <w:vAlign w:val="bottom"/>
          </w:tcPr>
          <w:p w14:paraId="18C502C6" w14:textId="3496E1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9082551" w14:textId="6F24F8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88C87E4" w14:textId="7C9E6E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32460C26" w14:textId="02C0A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444CCADF" w14:textId="6F34D5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10FA846" w14:textId="2390D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0B76869" w14:textId="4625B4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72D5BF5" w14:textId="3D09923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22DC1B6" w14:textId="01EE80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506D38C2" w14:textId="219141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9275BEC" w14:textId="2A5B9F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1D4B4D5F" w14:textId="77777777">
        <w:trPr>
          <w:trHeight w:val="300"/>
        </w:trPr>
        <w:tc>
          <w:tcPr>
            <w:tcW w:w="1796" w:type="dxa"/>
            <w:tcBorders>
              <w:top w:val="nil"/>
              <w:left w:val="nil"/>
              <w:bottom w:val="nil"/>
              <w:right w:val="nil"/>
            </w:tcBorders>
            <w:shd w:val="clear" w:color="auto" w:fill="auto"/>
            <w:noWrap/>
            <w:vAlign w:val="bottom"/>
          </w:tcPr>
          <w:p w14:paraId="412C4908" w14:textId="0E2C41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AFA890D" w14:textId="5DAA2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868AD0F" w14:textId="7CC06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C40386" w14:textId="5744C7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74C7F4CF" w14:textId="24ECEF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6078DD4" w14:textId="2F4DE3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AD8D5C1" w14:textId="053745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8D41DA" w14:textId="17C3AC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52421E3" w14:textId="588067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5634C533" w14:textId="2AA8FE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417E1729" w14:textId="42FEF5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B3C9DA" w14:textId="77777777">
        <w:trPr>
          <w:trHeight w:val="300"/>
        </w:trPr>
        <w:tc>
          <w:tcPr>
            <w:tcW w:w="1796" w:type="dxa"/>
            <w:tcBorders>
              <w:top w:val="nil"/>
              <w:left w:val="nil"/>
              <w:bottom w:val="nil"/>
              <w:right w:val="nil"/>
            </w:tcBorders>
            <w:shd w:val="clear" w:color="auto" w:fill="auto"/>
            <w:noWrap/>
            <w:vAlign w:val="bottom"/>
          </w:tcPr>
          <w:p w14:paraId="6CE4084E" w14:textId="5E04CD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31F8D87" w14:textId="2DAF08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C852AD0" w14:textId="512447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BC8654D" w14:textId="23ADC0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61E30F91" w14:textId="7704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ED90A49" w14:textId="4BE30D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76C7FD7" w14:textId="103590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8713579" w14:textId="2B816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1D18AF" w14:textId="11515C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8AE1D" w14:textId="13AC57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C85C0" w14:textId="23E67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5D5063" w14:textId="77777777">
        <w:trPr>
          <w:trHeight w:val="300"/>
        </w:trPr>
        <w:tc>
          <w:tcPr>
            <w:tcW w:w="1796" w:type="dxa"/>
            <w:tcBorders>
              <w:top w:val="nil"/>
              <w:left w:val="nil"/>
              <w:bottom w:val="nil"/>
              <w:right w:val="nil"/>
            </w:tcBorders>
            <w:shd w:val="clear" w:color="auto" w:fill="auto"/>
            <w:noWrap/>
            <w:vAlign w:val="bottom"/>
          </w:tcPr>
          <w:p w14:paraId="5A538563" w14:textId="00FD72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513114F5" w14:textId="10B1D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2FDEDB8" w14:textId="660F33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42958934" w14:textId="784821E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DBD762A" w14:textId="71B355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86B2723" w14:textId="1617B5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1C9498C" w14:textId="11D3B0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21765E9" w14:textId="19D4BA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66AD84C4" w14:textId="1F0C3F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9CB4D57" w14:textId="3681BE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7762B8ED" w14:textId="615C98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A5500A7" w14:textId="77777777">
        <w:trPr>
          <w:trHeight w:val="300"/>
        </w:trPr>
        <w:tc>
          <w:tcPr>
            <w:tcW w:w="1796" w:type="dxa"/>
            <w:tcBorders>
              <w:top w:val="nil"/>
              <w:left w:val="nil"/>
              <w:bottom w:val="nil"/>
              <w:right w:val="nil"/>
            </w:tcBorders>
            <w:shd w:val="clear" w:color="auto" w:fill="auto"/>
            <w:noWrap/>
            <w:vAlign w:val="bottom"/>
          </w:tcPr>
          <w:p w14:paraId="13E1BC36" w14:textId="59E8EC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Weik</w:t>
            </w:r>
            <w:proofErr w:type="spellEnd"/>
          </w:p>
        </w:tc>
        <w:tc>
          <w:tcPr>
            <w:tcW w:w="540" w:type="dxa"/>
            <w:tcBorders>
              <w:top w:val="nil"/>
              <w:left w:val="nil"/>
              <w:bottom w:val="nil"/>
              <w:right w:val="nil"/>
            </w:tcBorders>
            <w:shd w:val="clear" w:color="auto" w:fill="auto"/>
            <w:noWrap/>
            <w:vAlign w:val="bottom"/>
          </w:tcPr>
          <w:p w14:paraId="55FE19B7" w14:textId="4FE3BD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2D60DE" w14:textId="3CD4F5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7E9E0E4" w14:textId="1CFAC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2265662B" w14:textId="65E7F3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70D4335" w14:textId="6A551E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42D81BF3" w14:textId="271830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B50EFE" w14:textId="47A8DD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780D1EAE" w14:textId="72C742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2A5EF585" w14:textId="28D666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17FDAFFB" w14:textId="437B5A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C317EDC" w14:textId="77777777">
        <w:trPr>
          <w:trHeight w:val="300"/>
        </w:trPr>
        <w:tc>
          <w:tcPr>
            <w:tcW w:w="1796" w:type="dxa"/>
            <w:tcBorders>
              <w:top w:val="nil"/>
              <w:left w:val="nil"/>
              <w:bottom w:val="nil"/>
              <w:right w:val="nil"/>
            </w:tcBorders>
            <w:shd w:val="clear" w:color="auto" w:fill="auto"/>
            <w:noWrap/>
            <w:vAlign w:val="bottom"/>
          </w:tcPr>
          <w:p w14:paraId="2A070A05" w14:textId="4894D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6B182553" w14:textId="7E7E58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85CD43F" w14:textId="3FB610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3C47285D" w14:textId="4956F4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10E44976" w14:textId="471D32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0E2E6E5" w14:textId="6380E8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3BC0AD6B" w14:textId="46C949F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69C9AD9F" w14:textId="36B91D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79169F19" w14:textId="2A7242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3E28953" w14:textId="1972CB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4BB301C" w14:textId="1E48D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AF12E34" w14:textId="77777777">
        <w:trPr>
          <w:trHeight w:val="300"/>
        </w:trPr>
        <w:tc>
          <w:tcPr>
            <w:tcW w:w="1796" w:type="dxa"/>
            <w:tcBorders>
              <w:top w:val="nil"/>
              <w:left w:val="nil"/>
              <w:bottom w:val="nil"/>
              <w:right w:val="nil"/>
            </w:tcBorders>
            <w:shd w:val="clear" w:color="auto" w:fill="auto"/>
            <w:noWrap/>
            <w:vAlign w:val="bottom"/>
          </w:tcPr>
          <w:p w14:paraId="01DC8BDA" w14:textId="0314A53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04EDDA14" w14:textId="5C147A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D3E75E" w14:textId="4B8F06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35FD129" w14:textId="3BAD6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DE8028C" w14:textId="29100C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8B6A58C" w14:textId="5E728E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F9F342" w14:textId="7E5EB9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F5E725" w14:textId="12A437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B14AD0" w14:textId="52CA43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FD544" w14:textId="65D4532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F58B62" w14:textId="4DEB95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890669" w14:textId="77777777">
        <w:trPr>
          <w:trHeight w:val="300"/>
        </w:trPr>
        <w:tc>
          <w:tcPr>
            <w:tcW w:w="1796" w:type="dxa"/>
            <w:tcBorders>
              <w:top w:val="nil"/>
              <w:left w:val="nil"/>
              <w:bottom w:val="nil"/>
              <w:right w:val="nil"/>
            </w:tcBorders>
            <w:shd w:val="clear" w:color="auto" w:fill="auto"/>
            <w:noWrap/>
            <w:vAlign w:val="bottom"/>
          </w:tcPr>
          <w:p w14:paraId="5186678B" w14:textId="3836E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C3F137E" w14:textId="60DE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0ADB9401" w14:textId="5D2F09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4C9ABED" w14:textId="5B148E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7D57A76" w14:textId="02A055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03C7F922" w14:textId="69B582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29AD2EEC" w14:textId="30D1B5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73EDD598" w14:textId="569136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281B76" w14:textId="503BD17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B23F6E" w14:textId="024F06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83655" w14:textId="7965C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24F5B2" w14:textId="77777777">
        <w:trPr>
          <w:trHeight w:val="300"/>
        </w:trPr>
        <w:tc>
          <w:tcPr>
            <w:tcW w:w="1796" w:type="dxa"/>
            <w:tcBorders>
              <w:top w:val="nil"/>
              <w:left w:val="nil"/>
              <w:bottom w:val="nil"/>
              <w:right w:val="nil"/>
            </w:tcBorders>
            <w:shd w:val="clear" w:color="auto" w:fill="auto"/>
            <w:noWrap/>
            <w:vAlign w:val="bottom"/>
          </w:tcPr>
          <w:p w14:paraId="3EC7D870" w14:textId="0ED539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3C728EA" w14:textId="1C4F6E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A7965E2" w14:textId="6BE92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4676E0" w14:textId="4B1E8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04B5F2A" w14:textId="320A02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168ECEC3" w14:textId="2405DB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7F9ED618" w14:textId="2751B1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0B884CF6" w14:textId="07C11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FD1EC3" w14:textId="574B8B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91C474" w14:textId="0F6C588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2A7705" w14:textId="131C62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D9E4CA" w14:textId="77777777">
        <w:trPr>
          <w:trHeight w:val="300"/>
        </w:trPr>
        <w:tc>
          <w:tcPr>
            <w:tcW w:w="1796" w:type="dxa"/>
            <w:tcBorders>
              <w:top w:val="nil"/>
              <w:left w:val="nil"/>
              <w:bottom w:val="nil"/>
              <w:right w:val="nil"/>
            </w:tcBorders>
            <w:shd w:val="clear" w:color="auto" w:fill="auto"/>
            <w:noWrap/>
            <w:vAlign w:val="bottom"/>
          </w:tcPr>
          <w:p w14:paraId="1AF2A9AC" w14:textId="2DAFBF9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6A63F6A3" w14:textId="593E1D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F9AC2D" w14:textId="40165D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604EEF78" w14:textId="0ABC7C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4F45C67A" w14:textId="74FC76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2DC2823" w14:textId="13E33B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2FC9D2F" w14:textId="1AFD7E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026DF15" w14:textId="3474A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E48D549" w14:textId="1BDE96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B2B353F" w14:textId="216D75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43A6B77C" w14:textId="4D916B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CFA3041" w14:textId="77777777">
        <w:trPr>
          <w:trHeight w:val="300"/>
        </w:trPr>
        <w:tc>
          <w:tcPr>
            <w:tcW w:w="1796" w:type="dxa"/>
            <w:tcBorders>
              <w:top w:val="nil"/>
              <w:left w:val="nil"/>
              <w:bottom w:val="nil"/>
              <w:right w:val="nil"/>
            </w:tcBorders>
            <w:shd w:val="clear" w:color="auto" w:fill="auto"/>
            <w:noWrap/>
            <w:vAlign w:val="bottom"/>
          </w:tcPr>
          <w:p w14:paraId="5B2B03EE" w14:textId="7B5648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1C42A6B1" w14:textId="504E1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196FD" w14:textId="478D29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C0A34B7" w14:textId="02423C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7E950AEC" w14:textId="2CD4B3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6D0F3A6" w14:textId="18792C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9200126" w14:textId="2BAAA3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BD8BA1D" w14:textId="21408D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468C3ED" w14:textId="257E5D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32312953" w14:textId="13DD2F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230B20E8" w14:textId="24140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0CAD9A64" w14:textId="77777777">
        <w:trPr>
          <w:trHeight w:val="300"/>
        </w:trPr>
        <w:tc>
          <w:tcPr>
            <w:tcW w:w="1796" w:type="dxa"/>
            <w:tcBorders>
              <w:top w:val="nil"/>
              <w:left w:val="nil"/>
              <w:bottom w:val="nil"/>
              <w:right w:val="nil"/>
            </w:tcBorders>
            <w:shd w:val="clear" w:color="auto" w:fill="auto"/>
            <w:noWrap/>
            <w:vAlign w:val="bottom"/>
          </w:tcPr>
          <w:p w14:paraId="251A34DC" w14:textId="3BF476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96AB083" w14:textId="634EB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D029491" w14:textId="08ACC7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70A45A2" w14:textId="0E5EC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201E3238" w14:textId="07E59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1794411" w14:textId="04DD4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64352314" w14:textId="09853C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58FAD79" w14:textId="4B11A4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FEFAC9" w14:textId="6A313C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E7C636" w14:textId="731047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ABF39D" w14:textId="034A21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651A97" w14:textId="77777777">
        <w:trPr>
          <w:trHeight w:val="300"/>
        </w:trPr>
        <w:tc>
          <w:tcPr>
            <w:tcW w:w="1796" w:type="dxa"/>
            <w:tcBorders>
              <w:top w:val="nil"/>
              <w:left w:val="nil"/>
              <w:bottom w:val="nil"/>
              <w:right w:val="nil"/>
            </w:tcBorders>
            <w:shd w:val="clear" w:color="auto" w:fill="auto"/>
            <w:noWrap/>
            <w:vAlign w:val="bottom"/>
          </w:tcPr>
          <w:p w14:paraId="7B08A552" w14:textId="173B750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15BB476F" w14:textId="685426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CB01E8D" w14:textId="724675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1B90EE07" w14:textId="40EF8C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2083E1D" w14:textId="4620B2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43A186" w14:textId="5BD501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A9853FF" w14:textId="30F63C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0DB079A" w14:textId="28BD00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DBF47A2" w14:textId="2C347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6E2BDD87" w14:textId="61EE48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3DE6F6B" w14:textId="49607E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753EF94" w14:textId="77777777">
        <w:trPr>
          <w:trHeight w:val="300"/>
        </w:trPr>
        <w:tc>
          <w:tcPr>
            <w:tcW w:w="1796" w:type="dxa"/>
            <w:tcBorders>
              <w:top w:val="nil"/>
              <w:left w:val="nil"/>
              <w:bottom w:val="nil"/>
              <w:right w:val="nil"/>
            </w:tcBorders>
            <w:shd w:val="clear" w:color="auto" w:fill="auto"/>
            <w:noWrap/>
            <w:vAlign w:val="bottom"/>
          </w:tcPr>
          <w:p w14:paraId="6CB9C79A" w14:textId="5710D4F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2E2B5A5B" w14:textId="34080B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50360ED4" w14:textId="1F7A2D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4E3B694" w14:textId="2D7DDB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EE02441" w14:textId="38E601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7DBBF4F" w14:textId="572FFF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3447108B" w14:textId="77A881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5526BFB" w14:textId="00EBA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66053A99" w14:textId="4E00B6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71A5E52F" w14:textId="59D083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456219B" w14:textId="77D9F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2683901" w14:textId="77777777">
        <w:trPr>
          <w:trHeight w:val="300"/>
        </w:trPr>
        <w:tc>
          <w:tcPr>
            <w:tcW w:w="1796" w:type="dxa"/>
            <w:tcBorders>
              <w:top w:val="nil"/>
              <w:left w:val="nil"/>
              <w:bottom w:val="nil"/>
              <w:right w:val="nil"/>
            </w:tcBorders>
            <w:shd w:val="clear" w:color="auto" w:fill="auto"/>
            <w:noWrap/>
            <w:vAlign w:val="bottom"/>
          </w:tcPr>
          <w:p w14:paraId="6A1AEA6A" w14:textId="587407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259FC2D8" w14:textId="3FCBA2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7D02A63E" w14:textId="2407FB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B08731" w14:textId="3B4037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343F4795" w14:textId="7EB2AD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AA9DE5D" w14:textId="7088AD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1C4A1AD" w14:textId="058FC2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F7B487B" w14:textId="0559FD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988055" w14:textId="7B8967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801B10" w14:textId="51CB3DD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9B1B05" w14:textId="7E6840B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731674" w14:textId="77777777">
        <w:trPr>
          <w:trHeight w:val="300"/>
        </w:trPr>
        <w:tc>
          <w:tcPr>
            <w:tcW w:w="1796" w:type="dxa"/>
            <w:tcBorders>
              <w:top w:val="nil"/>
              <w:left w:val="nil"/>
              <w:bottom w:val="nil"/>
              <w:right w:val="nil"/>
            </w:tcBorders>
            <w:shd w:val="clear" w:color="auto" w:fill="auto"/>
            <w:noWrap/>
            <w:vAlign w:val="bottom"/>
          </w:tcPr>
          <w:p w14:paraId="435F98F4" w14:textId="52EF15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Zhong</w:t>
            </w:r>
            <w:proofErr w:type="spellEnd"/>
          </w:p>
        </w:tc>
        <w:tc>
          <w:tcPr>
            <w:tcW w:w="540" w:type="dxa"/>
            <w:tcBorders>
              <w:top w:val="nil"/>
              <w:left w:val="nil"/>
              <w:bottom w:val="nil"/>
              <w:right w:val="nil"/>
            </w:tcBorders>
            <w:shd w:val="clear" w:color="auto" w:fill="auto"/>
            <w:noWrap/>
            <w:vAlign w:val="bottom"/>
          </w:tcPr>
          <w:p w14:paraId="457BAE51" w14:textId="7D5D9C0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DB45EC" w14:textId="616F9B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B16492C" w14:textId="44FE6F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102000B" w14:textId="58BF9D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4C85E6B" w14:textId="116D3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B0018" w14:textId="565AD1F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9F7A20" w14:textId="33123F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1CFC8E" w14:textId="7596C6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11D91C" w14:textId="5064D4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2D505" w14:textId="3F599A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B13C30" w14:textId="77777777">
        <w:trPr>
          <w:trHeight w:val="300"/>
        </w:trPr>
        <w:tc>
          <w:tcPr>
            <w:tcW w:w="1796" w:type="dxa"/>
            <w:tcBorders>
              <w:top w:val="nil"/>
              <w:left w:val="nil"/>
              <w:bottom w:val="nil"/>
              <w:right w:val="nil"/>
            </w:tcBorders>
            <w:shd w:val="clear" w:color="auto" w:fill="auto"/>
            <w:noWrap/>
            <w:vAlign w:val="bottom"/>
          </w:tcPr>
          <w:p w14:paraId="6B3140B9" w14:textId="0CDA48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Zoller</w:t>
            </w:r>
            <w:proofErr w:type="spellEnd"/>
          </w:p>
        </w:tc>
        <w:tc>
          <w:tcPr>
            <w:tcW w:w="540" w:type="dxa"/>
            <w:tcBorders>
              <w:top w:val="nil"/>
              <w:left w:val="nil"/>
              <w:bottom w:val="nil"/>
              <w:right w:val="nil"/>
            </w:tcBorders>
            <w:shd w:val="clear" w:color="auto" w:fill="auto"/>
            <w:noWrap/>
            <w:vAlign w:val="bottom"/>
          </w:tcPr>
          <w:p w14:paraId="5B8CD837" w14:textId="452EA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54F9C1C" w14:textId="2FD1D6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A24A7C1" w14:textId="321331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B4458D4" w14:textId="601CAA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8107BF4" w14:textId="56C1A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B702FA9" w14:textId="1F3C5C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9E12F13" w14:textId="5A4643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D7CD15" w14:textId="020F898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E38F06" w14:textId="1846ADD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F29E57" w14:textId="5F7CF7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8E4592" w14:textId="77777777">
        <w:trPr>
          <w:trHeight w:val="300"/>
        </w:trPr>
        <w:tc>
          <w:tcPr>
            <w:tcW w:w="1796" w:type="dxa"/>
            <w:tcBorders>
              <w:top w:val="nil"/>
              <w:left w:val="nil"/>
              <w:bottom w:val="single" w:sz="4" w:space="0" w:color="auto"/>
              <w:right w:val="nil"/>
            </w:tcBorders>
            <w:shd w:val="clear" w:color="auto" w:fill="auto"/>
            <w:noWrap/>
            <w:vAlign w:val="bottom"/>
          </w:tcPr>
          <w:p w14:paraId="6F5EA2F9" w14:textId="2E73DC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Zwolinski</w:t>
            </w:r>
            <w:proofErr w:type="spellEnd"/>
          </w:p>
        </w:tc>
        <w:tc>
          <w:tcPr>
            <w:tcW w:w="540" w:type="dxa"/>
            <w:tcBorders>
              <w:top w:val="nil"/>
              <w:left w:val="nil"/>
              <w:bottom w:val="single" w:sz="4" w:space="0" w:color="auto"/>
              <w:right w:val="nil"/>
            </w:tcBorders>
            <w:shd w:val="clear" w:color="auto" w:fill="auto"/>
            <w:noWrap/>
            <w:vAlign w:val="bottom"/>
          </w:tcPr>
          <w:p w14:paraId="1C9F2ABD" w14:textId="6AC0CF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13746F0" w14:textId="7CEAF6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60A93A74" w14:textId="20285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5734691A" w14:textId="6604F5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10B0F90B" w14:textId="5D725C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04ED25E" w14:textId="3D5627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1AE942E8" w14:textId="2E4D8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1B88159" w14:textId="3B8452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1E46D640" w14:textId="0282AA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E962175" w14:textId="60F882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bl>
    <w:p w14:paraId="6D0FB120" w14:textId="6C04320D" w:rsidR="00F70F9F" w:rsidRPr="00A303A1" w:rsidRDefault="006950DD" w:rsidP="006623EF">
      <w:pPr>
        <w:spacing w:after="0" w:line="480" w:lineRule="auto"/>
        <w:rPr>
          <w:rFonts w:ascii="Times New Roman" w:hAnsi="Times New Roman" w:cs="Times New Roman"/>
          <w:sz w:val="24"/>
          <w:szCs w:val="24"/>
          <w:lang w:val="en-US"/>
        </w:rPr>
      </w:pPr>
      <w:ins w:id="777" w:author="Jelte Wicherts" w:date="2013-12-24T11:43:00Z">
        <w:r w:rsidRPr="006950DD">
          <w:rPr>
            <w:rFonts w:ascii="Times New Roman" w:hAnsi="Times New Roman" w:cs="Times New Roman"/>
            <w:sz w:val="24"/>
            <w:szCs w:val="24"/>
            <w:lang w:val="en-US"/>
          </w:rPr>
          <w:t>Note</w:t>
        </w:r>
        <w:r w:rsidRPr="00A303A1">
          <w:rPr>
            <w:rFonts w:ascii="Times New Roman" w:hAnsi="Times New Roman" w:cs="Times New Roman"/>
            <w:sz w:val="24"/>
            <w:szCs w:val="24"/>
            <w:lang w:val="en-US"/>
          </w:rPr>
          <w:t>s</w:t>
        </w:r>
      </w:ins>
      <w:ins w:id="778" w:author="Jelte Wicherts" w:date="2013-12-24T11:44:00Z">
        <w:r w:rsidRPr="006950DD">
          <w:rPr>
            <w:rFonts w:ascii="Times New Roman" w:hAnsi="Times New Roman" w:cs="Times New Roman"/>
            <w:sz w:val="24"/>
            <w:szCs w:val="24"/>
            <w:lang w:val="en-US"/>
          </w:rPr>
          <w:t>.</w:t>
        </w:r>
      </w:ins>
      <w:ins w:id="779" w:author="Jelte Wicherts" w:date="2013-12-24T11:43:00Z">
        <w:r w:rsidRPr="006950DD">
          <w:rPr>
            <w:rFonts w:ascii="Times New Roman" w:hAnsi="Times New Roman" w:cs="Times New Roman"/>
            <w:sz w:val="24"/>
            <w:szCs w:val="24"/>
            <w:lang w:val="en-US"/>
          </w:rPr>
          <w:t xml:space="preserve"> d T1 refers to </w:t>
        </w:r>
      </w:ins>
      <w:ins w:id="780" w:author="Jelte Wicherts" w:date="2013-12-24T11:44:00Z">
        <w:r w:rsidRPr="006950DD">
          <w:rPr>
            <w:rFonts w:ascii="Times New Roman" w:hAnsi="Times New Roman" w:cs="Times New Roman"/>
            <w:sz w:val="24"/>
            <w:szCs w:val="24"/>
            <w:lang w:val="en-US"/>
          </w:rPr>
          <w:t>ostracism</w:t>
        </w:r>
      </w:ins>
      <w:ins w:id="781" w:author="Jelte Wicherts" w:date="2013-12-24T11:43:00Z">
        <w:r w:rsidRPr="006950DD">
          <w:rPr>
            <w:rFonts w:ascii="Times New Roman" w:hAnsi="Times New Roman" w:cs="Times New Roman"/>
            <w:sz w:val="24"/>
            <w:szCs w:val="24"/>
            <w:lang w:val="en-US"/>
          </w:rPr>
          <w:t xml:space="preserve"> effect on first measure; d T2 refers to </w:t>
        </w:r>
      </w:ins>
      <w:ins w:id="782" w:author="Jelte Wicherts" w:date="2013-12-24T11:44:00Z">
        <w:r w:rsidRPr="006950DD">
          <w:rPr>
            <w:rFonts w:ascii="Times New Roman" w:hAnsi="Times New Roman" w:cs="Times New Roman"/>
            <w:sz w:val="24"/>
            <w:szCs w:val="24"/>
            <w:lang w:val="en-US"/>
          </w:rPr>
          <w:t>ostracism</w:t>
        </w:r>
      </w:ins>
      <w:ins w:id="783" w:author="Jelte Wicherts" w:date="2013-12-24T11:43:00Z">
        <w:r w:rsidRPr="006950DD">
          <w:rPr>
            <w:rFonts w:ascii="Times New Roman" w:hAnsi="Times New Roman" w:cs="Times New Roman"/>
            <w:sz w:val="24"/>
            <w:szCs w:val="24"/>
            <w:lang w:val="en-US"/>
          </w:rPr>
          <w:t xml:space="preserve"> </w:t>
        </w:r>
      </w:ins>
      <w:ins w:id="784" w:author="Jelte Wicherts" w:date="2013-12-24T11:44:00Z">
        <w:r w:rsidRPr="006950DD">
          <w:rPr>
            <w:rFonts w:ascii="Times New Roman" w:hAnsi="Times New Roman" w:cs="Times New Roman"/>
            <w:sz w:val="24"/>
            <w:szCs w:val="24"/>
            <w:lang w:val="en-US"/>
          </w:rPr>
          <w:t xml:space="preserve">effect on last measure; </w:t>
        </w:r>
        <w:proofErr w:type="spellStart"/>
        <w:r w:rsidRPr="006950DD">
          <w:rPr>
            <w:rFonts w:ascii="Times New Roman" w:eastAsia="Times New Roman" w:hAnsi="Times New Roman" w:cs="Times New Roman"/>
            <w:color w:val="000000"/>
            <w:sz w:val="24"/>
            <w:szCs w:val="24"/>
            <w:lang w:eastAsia="nl-NL"/>
            <w:rPrChange w:id="785" w:author="Jelte Wicherts" w:date="2013-12-24T11:45:00Z">
              <w:rPr>
                <w:rFonts w:ascii="Times New Roman" w:eastAsia="Times New Roman" w:hAnsi="Times New Roman" w:cs="Times New Roman"/>
                <w:color w:val="000000"/>
                <w:sz w:val="20"/>
                <w:szCs w:val="20"/>
                <w:lang w:eastAsia="nl-NL"/>
              </w:rPr>
            </w:rPrChange>
          </w:rPr>
          <w:t>Δd</w:t>
        </w:r>
        <w:proofErr w:type="spellEnd"/>
        <w:r w:rsidRPr="006950DD">
          <w:rPr>
            <w:rFonts w:ascii="Times New Roman" w:eastAsia="Times New Roman" w:hAnsi="Times New Roman" w:cs="Times New Roman"/>
            <w:color w:val="000000"/>
            <w:sz w:val="24"/>
            <w:szCs w:val="24"/>
            <w:lang w:eastAsia="nl-NL"/>
            <w:rPrChange w:id="786" w:author="Jelte Wicherts" w:date="2013-12-24T11:45:00Z">
              <w:rPr>
                <w:rFonts w:ascii="Times New Roman" w:eastAsia="Times New Roman" w:hAnsi="Times New Roman" w:cs="Times New Roman"/>
                <w:color w:val="000000"/>
                <w:sz w:val="20"/>
                <w:szCs w:val="20"/>
                <w:lang w:eastAsia="nl-NL"/>
              </w:rPr>
            </w:rPrChange>
          </w:rPr>
          <w:t xml:space="preserve"> </w:t>
        </w:r>
        <w:proofErr w:type="spellStart"/>
        <w:r w:rsidRPr="006950DD">
          <w:rPr>
            <w:rFonts w:ascii="Times New Roman" w:eastAsia="Times New Roman" w:hAnsi="Times New Roman" w:cs="Times New Roman"/>
            <w:color w:val="000000"/>
            <w:sz w:val="24"/>
            <w:szCs w:val="24"/>
            <w:lang w:eastAsia="nl-NL"/>
            <w:rPrChange w:id="787" w:author="Jelte Wicherts" w:date="2013-12-24T11:45:00Z">
              <w:rPr>
                <w:rFonts w:ascii="Times New Roman" w:eastAsia="Times New Roman" w:hAnsi="Times New Roman" w:cs="Times New Roman"/>
                <w:color w:val="000000"/>
                <w:sz w:val="20"/>
                <w:szCs w:val="20"/>
                <w:lang w:eastAsia="nl-NL"/>
              </w:rPr>
            </w:rPrChange>
          </w:rPr>
          <w:t>represent</w:t>
        </w:r>
        <w:proofErr w:type="spellEnd"/>
        <w:r w:rsidRPr="006950DD">
          <w:rPr>
            <w:rFonts w:ascii="Times New Roman" w:eastAsia="Times New Roman" w:hAnsi="Times New Roman" w:cs="Times New Roman"/>
            <w:color w:val="000000"/>
            <w:sz w:val="24"/>
            <w:szCs w:val="24"/>
            <w:lang w:eastAsia="nl-NL"/>
            <w:rPrChange w:id="788" w:author="Jelte Wicherts" w:date="2013-12-24T11:45:00Z">
              <w:rPr>
                <w:rFonts w:ascii="Times New Roman" w:eastAsia="Times New Roman" w:hAnsi="Times New Roman" w:cs="Times New Roman"/>
                <w:color w:val="000000"/>
                <w:sz w:val="20"/>
                <w:szCs w:val="20"/>
                <w:lang w:eastAsia="nl-NL"/>
              </w:rPr>
            </w:rPrChange>
          </w:rPr>
          <w:t xml:space="preserve"> </w:t>
        </w:r>
        <w:proofErr w:type="spellStart"/>
        <w:r w:rsidRPr="006950DD">
          <w:rPr>
            <w:rFonts w:ascii="Times New Roman" w:eastAsia="Times New Roman" w:hAnsi="Times New Roman" w:cs="Times New Roman"/>
            <w:color w:val="000000"/>
            <w:sz w:val="24"/>
            <w:szCs w:val="24"/>
            <w:lang w:eastAsia="nl-NL"/>
            <w:rPrChange w:id="789" w:author="Jelte Wicherts" w:date="2013-12-24T11:45:00Z">
              <w:rPr>
                <w:rFonts w:ascii="Times New Roman" w:eastAsia="Times New Roman" w:hAnsi="Times New Roman" w:cs="Times New Roman"/>
                <w:color w:val="000000"/>
                <w:sz w:val="20"/>
                <w:szCs w:val="20"/>
                <w:lang w:eastAsia="nl-NL"/>
              </w:rPr>
            </w:rPrChange>
          </w:rPr>
          <w:t>interactions</w:t>
        </w:r>
        <w:proofErr w:type="spellEnd"/>
        <w:r w:rsidRPr="006950DD">
          <w:rPr>
            <w:rFonts w:ascii="Times New Roman" w:eastAsia="Times New Roman" w:hAnsi="Times New Roman" w:cs="Times New Roman"/>
            <w:color w:val="000000"/>
            <w:sz w:val="24"/>
            <w:szCs w:val="24"/>
            <w:lang w:eastAsia="nl-NL"/>
            <w:rPrChange w:id="790" w:author="Jelte Wicherts" w:date="2013-12-24T11:45:00Z">
              <w:rPr>
                <w:rFonts w:ascii="Times New Roman" w:eastAsia="Times New Roman" w:hAnsi="Times New Roman" w:cs="Times New Roman"/>
                <w:color w:val="000000"/>
                <w:sz w:val="20"/>
                <w:szCs w:val="20"/>
                <w:lang w:eastAsia="nl-NL"/>
              </w:rPr>
            </w:rPrChange>
          </w:rPr>
          <w:t>.</w:t>
        </w:r>
        <w:r w:rsidRPr="006950DD">
          <w:rPr>
            <w:rFonts w:ascii="Times New Roman" w:hAnsi="Times New Roman" w:cs="Times New Roman"/>
            <w:sz w:val="24"/>
            <w:szCs w:val="24"/>
            <w:lang w:val="en-US"/>
          </w:rPr>
          <w:t xml:space="preserve"> </w:t>
        </w:r>
      </w:ins>
    </w:p>
    <w:p w14:paraId="11463A94"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765"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C16279" w14:paraId="44711EC5" w14:textId="77777777" w:rsidTr="00C16279">
        <w:trPr>
          <w:trHeight w:val="325"/>
        </w:trPr>
        <w:tc>
          <w:tcPr>
            <w:tcW w:w="7387" w:type="dxa"/>
            <w:gridSpan w:val="6"/>
            <w:tcBorders>
              <w:top w:val="nil"/>
              <w:left w:val="nil"/>
              <w:bottom w:val="single" w:sz="4" w:space="0" w:color="auto"/>
              <w:right w:val="nil"/>
            </w:tcBorders>
            <w:shd w:val="clear" w:color="auto" w:fill="auto"/>
            <w:noWrap/>
            <w:vAlign w:val="bottom"/>
            <w:hideMark/>
          </w:tcPr>
          <w:p w14:paraId="4E420A65" w14:textId="214CD2F1"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56959B3C"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1F5E582B"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42B63A7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795" w:type="dxa"/>
            <w:tcBorders>
              <w:top w:val="nil"/>
              <w:left w:val="nil"/>
              <w:bottom w:val="single" w:sz="4" w:space="0" w:color="auto"/>
              <w:right w:val="nil"/>
            </w:tcBorders>
            <w:shd w:val="clear" w:color="auto" w:fill="auto"/>
            <w:noWrap/>
            <w:vAlign w:val="bottom"/>
            <w:hideMark/>
          </w:tcPr>
          <w:p w14:paraId="63EDCB5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Estimate</w:t>
            </w:r>
            <w:proofErr w:type="spellEnd"/>
          </w:p>
        </w:tc>
        <w:tc>
          <w:tcPr>
            <w:tcW w:w="546" w:type="dxa"/>
            <w:tcBorders>
              <w:top w:val="nil"/>
              <w:left w:val="nil"/>
              <w:bottom w:val="single" w:sz="4" w:space="0" w:color="auto"/>
              <w:right w:val="nil"/>
            </w:tcBorders>
            <w:shd w:val="clear" w:color="auto" w:fill="auto"/>
            <w:noWrap/>
            <w:vAlign w:val="bottom"/>
            <w:hideMark/>
          </w:tcPr>
          <w:p w14:paraId="349E6F7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3D28190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939" w:type="dxa"/>
            <w:tcBorders>
              <w:top w:val="nil"/>
              <w:left w:val="nil"/>
              <w:bottom w:val="single" w:sz="4" w:space="0" w:color="auto"/>
              <w:right w:val="nil"/>
            </w:tcBorders>
            <w:shd w:val="clear" w:color="auto" w:fill="auto"/>
            <w:noWrap/>
            <w:vAlign w:val="bottom"/>
            <w:hideMark/>
          </w:tcPr>
          <w:p w14:paraId="4654FCB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2283" w:type="dxa"/>
            <w:tcBorders>
              <w:top w:val="nil"/>
              <w:left w:val="nil"/>
              <w:bottom w:val="single" w:sz="4" w:space="0" w:color="auto"/>
              <w:right w:val="nil"/>
            </w:tcBorders>
            <w:shd w:val="clear" w:color="auto" w:fill="auto"/>
            <w:noWrap/>
            <w:vAlign w:val="bottom"/>
            <w:hideMark/>
          </w:tcPr>
          <w:p w14:paraId="45706DF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Lowerbound</w:t>
            </w:r>
            <w:proofErr w:type="spellEnd"/>
          </w:p>
        </w:tc>
        <w:tc>
          <w:tcPr>
            <w:tcW w:w="2378" w:type="dxa"/>
            <w:tcBorders>
              <w:top w:val="nil"/>
              <w:left w:val="nil"/>
              <w:bottom w:val="single" w:sz="4" w:space="0" w:color="auto"/>
              <w:right w:val="nil"/>
            </w:tcBorders>
            <w:shd w:val="clear" w:color="auto" w:fill="auto"/>
            <w:noWrap/>
            <w:vAlign w:val="bottom"/>
            <w:hideMark/>
          </w:tcPr>
          <w:p w14:paraId="0536B8D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Upperbound</w:t>
            </w:r>
            <w:proofErr w:type="spellEnd"/>
          </w:p>
        </w:tc>
      </w:tr>
      <w:tr w:rsidR="00C16279" w:rsidRPr="00C16279" w14:paraId="034D0630" w14:textId="77777777" w:rsidTr="00C16279">
        <w:trPr>
          <w:trHeight w:val="325"/>
        </w:trPr>
        <w:tc>
          <w:tcPr>
            <w:tcW w:w="1969" w:type="dxa"/>
            <w:tcBorders>
              <w:top w:val="nil"/>
              <w:left w:val="nil"/>
              <w:bottom w:val="nil"/>
              <w:right w:val="nil"/>
            </w:tcBorders>
            <w:shd w:val="clear" w:color="auto" w:fill="auto"/>
            <w:noWrap/>
            <w:vAlign w:val="bottom"/>
            <w:hideMark/>
          </w:tcPr>
          <w:p w14:paraId="01691C5A"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Intercept</w:t>
            </w:r>
            <w:proofErr w:type="spellEnd"/>
          </w:p>
        </w:tc>
        <w:tc>
          <w:tcPr>
            <w:tcW w:w="795" w:type="dxa"/>
            <w:tcBorders>
              <w:top w:val="nil"/>
              <w:left w:val="nil"/>
              <w:bottom w:val="nil"/>
              <w:right w:val="nil"/>
            </w:tcBorders>
            <w:shd w:val="clear" w:color="auto" w:fill="auto"/>
            <w:noWrap/>
            <w:vAlign w:val="bottom"/>
            <w:hideMark/>
          </w:tcPr>
          <w:p w14:paraId="38715B0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-0.58</w:t>
            </w:r>
          </w:p>
        </w:tc>
        <w:tc>
          <w:tcPr>
            <w:tcW w:w="546" w:type="dxa"/>
            <w:tcBorders>
              <w:top w:val="nil"/>
              <w:left w:val="nil"/>
              <w:bottom w:val="nil"/>
              <w:right w:val="nil"/>
            </w:tcBorders>
            <w:shd w:val="clear" w:color="auto" w:fill="auto"/>
            <w:noWrap/>
            <w:vAlign w:val="bottom"/>
            <w:hideMark/>
          </w:tcPr>
          <w:p w14:paraId="6FBEB79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3.36</w:t>
            </w:r>
          </w:p>
        </w:tc>
        <w:tc>
          <w:tcPr>
            <w:tcW w:w="851" w:type="dxa"/>
            <w:tcBorders>
              <w:top w:val="nil"/>
              <w:left w:val="nil"/>
              <w:bottom w:val="nil"/>
              <w:right w:val="nil"/>
            </w:tcBorders>
            <w:shd w:val="clear" w:color="auto" w:fill="auto"/>
            <w:noWrap/>
            <w:vAlign w:val="bottom"/>
            <w:hideMark/>
          </w:tcPr>
          <w:p w14:paraId="02963E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-0.17</w:t>
            </w:r>
          </w:p>
        </w:tc>
        <w:tc>
          <w:tcPr>
            <w:tcW w:w="939" w:type="dxa"/>
            <w:tcBorders>
              <w:top w:val="nil"/>
              <w:left w:val="nil"/>
              <w:bottom w:val="nil"/>
              <w:right w:val="nil"/>
            </w:tcBorders>
            <w:shd w:val="clear" w:color="auto" w:fill="auto"/>
            <w:noWrap/>
            <w:vAlign w:val="bottom"/>
            <w:hideMark/>
          </w:tcPr>
          <w:p w14:paraId="58E981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0.862</w:t>
            </w:r>
          </w:p>
        </w:tc>
        <w:tc>
          <w:tcPr>
            <w:tcW w:w="2283" w:type="dxa"/>
            <w:tcBorders>
              <w:top w:val="nil"/>
              <w:left w:val="nil"/>
              <w:bottom w:val="nil"/>
              <w:right w:val="nil"/>
            </w:tcBorders>
            <w:shd w:val="clear" w:color="auto" w:fill="auto"/>
            <w:noWrap/>
            <w:vAlign w:val="bottom"/>
            <w:hideMark/>
          </w:tcPr>
          <w:p w14:paraId="1121CD3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-7.16</w:t>
            </w:r>
          </w:p>
        </w:tc>
        <w:tc>
          <w:tcPr>
            <w:tcW w:w="2378" w:type="dxa"/>
            <w:tcBorders>
              <w:top w:val="nil"/>
              <w:left w:val="nil"/>
              <w:bottom w:val="nil"/>
              <w:right w:val="nil"/>
            </w:tcBorders>
            <w:shd w:val="clear" w:color="auto" w:fill="auto"/>
            <w:noWrap/>
            <w:vAlign w:val="bottom"/>
            <w:hideMark/>
          </w:tcPr>
          <w:p w14:paraId="58CB1E0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6.00</w:t>
            </w:r>
          </w:p>
        </w:tc>
      </w:tr>
      <w:tr w:rsidR="00C16279" w:rsidRPr="00C16279" w14:paraId="439C93A4" w14:textId="77777777" w:rsidTr="00C16279">
        <w:trPr>
          <w:trHeight w:val="325"/>
        </w:trPr>
        <w:tc>
          <w:tcPr>
            <w:tcW w:w="1969" w:type="dxa"/>
            <w:tcBorders>
              <w:top w:val="nil"/>
              <w:left w:val="nil"/>
              <w:bottom w:val="nil"/>
              <w:right w:val="nil"/>
            </w:tcBorders>
            <w:shd w:val="clear" w:color="auto" w:fill="auto"/>
            <w:noWrap/>
            <w:vAlign w:val="bottom"/>
            <w:hideMark/>
          </w:tcPr>
          <w:p w14:paraId="3CF2FFA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commentRangeStart w:id="791"/>
            <w:r w:rsidRPr="00C16279">
              <w:rPr>
                <w:rFonts w:ascii="Times New Roman" w:eastAsia="Times New Roman" w:hAnsi="Times New Roman" w:cs="Times New Roman"/>
                <w:color w:val="000000"/>
                <w:sz w:val="20"/>
                <w:szCs w:val="20"/>
                <w:lang w:eastAsia="nl-NL"/>
              </w:rPr>
              <w:t>Country</w:t>
            </w:r>
            <w:commentRangeEnd w:id="791"/>
            <w:r w:rsidR="00744736">
              <w:rPr>
                <w:rStyle w:val="Verwijzingopmerking"/>
              </w:rPr>
              <w:commentReference w:id="791"/>
            </w:r>
          </w:p>
        </w:tc>
        <w:tc>
          <w:tcPr>
            <w:tcW w:w="795" w:type="dxa"/>
            <w:tcBorders>
              <w:top w:val="nil"/>
              <w:left w:val="nil"/>
              <w:bottom w:val="nil"/>
              <w:right w:val="nil"/>
            </w:tcBorders>
            <w:shd w:val="clear" w:color="auto" w:fill="auto"/>
            <w:noWrap/>
            <w:vAlign w:val="bottom"/>
            <w:hideMark/>
          </w:tcPr>
          <w:p w14:paraId="5146ADE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-0.30</w:t>
            </w:r>
          </w:p>
        </w:tc>
        <w:tc>
          <w:tcPr>
            <w:tcW w:w="546" w:type="dxa"/>
            <w:tcBorders>
              <w:top w:val="nil"/>
              <w:left w:val="nil"/>
              <w:bottom w:val="nil"/>
              <w:right w:val="nil"/>
            </w:tcBorders>
            <w:shd w:val="clear" w:color="auto" w:fill="auto"/>
            <w:noWrap/>
            <w:vAlign w:val="bottom"/>
            <w:hideMark/>
          </w:tcPr>
          <w:p w14:paraId="1F8AF1B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0.29</w:t>
            </w:r>
          </w:p>
        </w:tc>
        <w:tc>
          <w:tcPr>
            <w:tcW w:w="851" w:type="dxa"/>
            <w:tcBorders>
              <w:top w:val="nil"/>
              <w:left w:val="nil"/>
              <w:bottom w:val="nil"/>
              <w:right w:val="nil"/>
            </w:tcBorders>
            <w:shd w:val="clear" w:color="auto" w:fill="auto"/>
            <w:noWrap/>
            <w:vAlign w:val="bottom"/>
            <w:hideMark/>
          </w:tcPr>
          <w:p w14:paraId="30675E5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-1.01</w:t>
            </w:r>
          </w:p>
        </w:tc>
        <w:tc>
          <w:tcPr>
            <w:tcW w:w="939" w:type="dxa"/>
            <w:tcBorders>
              <w:top w:val="nil"/>
              <w:left w:val="nil"/>
              <w:bottom w:val="nil"/>
              <w:right w:val="nil"/>
            </w:tcBorders>
            <w:shd w:val="clear" w:color="auto" w:fill="auto"/>
            <w:noWrap/>
            <w:vAlign w:val="bottom"/>
            <w:hideMark/>
          </w:tcPr>
          <w:p w14:paraId="089BAC5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0.315</w:t>
            </w:r>
          </w:p>
        </w:tc>
        <w:tc>
          <w:tcPr>
            <w:tcW w:w="2283" w:type="dxa"/>
            <w:tcBorders>
              <w:top w:val="nil"/>
              <w:left w:val="nil"/>
              <w:bottom w:val="nil"/>
              <w:right w:val="nil"/>
            </w:tcBorders>
            <w:shd w:val="clear" w:color="auto" w:fill="auto"/>
            <w:noWrap/>
            <w:vAlign w:val="bottom"/>
            <w:hideMark/>
          </w:tcPr>
          <w:p w14:paraId="572F52E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-0.87</w:t>
            </w:r>
          </w:p>
        </w:tc>
        <w:tc>
          <w:tcPr>
            <w:tcW w:w="2378" w:type="dxa"/>
            <w:tcBorders>
              <w:top w:val="nil"/>
              <w:left w:val="nil"/>
              <w:bottom w:val="nil"/>
              <w:right w:val="nil"/>
            </w:tcBorders>
            <w:shd w:val="clear" w:color="auto" w:fill="auto"/>
            <w:noWrap/>
            <w:vAlign w:val="bottom"/>
            <w:hideMark/>
          </w:tcPr>
          <w:p w14:paraId="4D8D5FA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w:t>
            </w:r>
          </w:p>
        </w:tc>
      </w:tr>
      <w:tr w:rsidR="00C16279" w:rsidRPr="00C16279" w14:paraId="347436FA" w14:textId="77777777" w:rsidTr="00C16279">
        <w:trPr>
          <w:trHeight w:val="325"/>
        </w:trPr>
        <w:tc>
          <w:tcPr>
            <w:tcW w:w="1969" w:type="dxa"/>
            <w:tcBorders>
              <w:top w:val="nil"/>
              <w:left w:val="nil"/>
              <w:bottom w:val="nil"/>
              <w:right w:val="nil"/>
            </w:tcBorders>
            <w:shd w:val="clear" w:color="auto" w:fill="auto"/>
            <w:noWrap/>
            <w:vAlign w:val="bottom"/>
            <w:hideMark/>
          </w:tcPr>
          <w:p w14:paraId="68D8D6F6"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Proportion</w:t>
            </w:r>
            <w:proofErr w:type="spellEnd"/>
            <w:r w:rsidRPr="00C16279">
              <w:rPr>
                <w:rFonts w:ascii="Times New Roman" w:eastAsia="Times New Roman" w:hAnsi="Times New Roman" w:cs="Times New Roman"/>
                <w:color w:val="000000"/>
                <w:sz w:val="20"/>
                <w:szCs w:val="20"/>
                <w:lang w:eastAsia="nl-NL"/>
              </w:rPr>
              <w:t xml:space="preserve"> Male</w:t>
            </w:r>
          </w:p>
        </w:tc>
        <w:tc>
          <w:tcPr>
            <w:tcW w:w="795" w:type="dxa"/>
            <w:tcBorders>
              <w:top w:val="nil"/>
              <w:left w:val="nil"/>
              <w:bottom w:val="nil"/>
              <w:right w:val="nil"/>
            </w:tcBorders>
            <w:shd w:val="clear" w:color="auto" w:fill="auto"/>
            <w:noWrap/>
            <w:vAlign w:val="bottom"/>
            <w:hideMark/>
          </w:tcPr>
          <w:p w14:paraId="61BB9A2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1.87</w:t>
            </w:r>
          </w:p>
        </w:tc>
        <w:tc>
          <w:tcPr>
            <w:tcW w:w="546" w:type="dxa"/>
            <w:tcBorders>
              <w:top w:val="nil"/>
              <w:left w:val="nil"/>
              <w:bottom w:val="nil"/>
              <w:right w:val="nil"/>
            </w:tcBorders>
            <w:shd w:val="clear" w:color="auto" w:fill="auto"/>
            <w:noWrap/>
            <w:vAlign w:val="bottom"/>
            <w:hideMark/>
          </w:tcPr>
          <w:p w14:paraId="7515642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0.93</w:t>
            </w:r>
          </w:p>
        </w:tc>
        <w:tc>
          <w:tcPr>
            <w:tcW w:w="851" w:type="dxa"/>
            <w:tcBorders>
              <w:top w:val="nil"/>
              <w:left w:val="nil"/>
              <w:bottom w:val="nil"/>
              <w:right w:val="nil"/>
            </w:tcBorders>
            <w:shd w:val="clear" w:color="auto" w:fill="auto"/>
            <w:noWrap/>
            <w:vAlign w:val="bottom"/>
            <w:hideMark/>
          </w:tcPr>
          <w:p w14:paraId="50B0A09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2.02</w:t>
            </w:r>
          </w:p>
        </w:tc>
        <w:tc>
          <w:tcPr>
            <w:tcW w:w="939" w:type="dxa"/>
            <w:tcBorders>
              <w:top w:val="nil"/>
              <w:left w:val="nil"/>
              <w:bottom w:val="nil"/>
              <w:right w:val="nil"/>
            </w:tcBorders>
            <w:shd w:val="clear" w:color="auto" w:fill="auto"/>
            <w:noWrap/>
            <w:vAlign w:val="bottom"/>
            <w:hideMark/>
          </w:tcPr>
          <w:p w14:paraId="230D61C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0.043</w:t>
            </w:r>
          </w:p>
        </w:tc>
        <w:tc>
          <w:tcPr>
            <w:tcW w:w="2283" w:type="dxa"/>
            <w:tcBorders>
              <w:top w:val="nil"/>
              <w:left w:val="nil"/>
              <w:bottom w:val="nil"/>
              <w:right w:val="nil"/>
            </w:tcBorders>
            <w:shd w:val="clear" w:color="auto" w:fill="auto"/>
            <w:noWrap/>
            <w:vAlign w:val="bottom"/>
            <w:hideMark/>
          </w:tcPr>
          <w:p w14:paraId="536BD29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0.06</w:t>
            </w:r>
          </w:p>
        </w:tc>
        <w:tc>
          <w:tcPr>
            <w:tcW w:w="2378" w:type="dxa"/>
            <w:tcBorders>
              <w:top w:val="nil"/>
              <w:left w:val="nil"/>
              <w:bottom w:val="nil"/>
              <w:right w:val="nil"/>
            </w:tcBorders>
            <w:shd w:val="clear" w:color="auto" w:fill="auto"/>
            <w:noWrap/>
            <w:vAlign w:val="bottom"/>
            <w:hideMark/>
          </w:tcPr>
          <w:p w14:paraId="6A7C0FB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3.68</w:t>
            </w:r>
          </w:p>
        </w:tc>
      </w:tr>
      <w:tr w:rsidR="00C16279" w:rsidRPr="00C16279" w14:paraId="718825B6" w14:textId="77777777" w:rsidTr="00C16279">
        <w:trPr>
          <w:trHeight w:val="325"/>
        </w:trPr>
        <w:tc>
          <w:tcPr>
            <w:tcW w:w="1969" w:type="dxa"/>
            <w:tcBorders>
              <w:top w:val="nil"/>
              <w:left w:val="nil"/>
              <w:bottom w:val="nil"/>
              <w:right w:val="nil"/>
            </w:tcBorders>
            <w:shd w:val="clear" w:color="auto" w:fill="auto"/>
            <w:noWrap/>
            <w:vAlign w:val="bottom"/>
            <w:hideMark/>
          </w:tcPr>
          <w:p w14:paraId="696DD794"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Mean</w:t>
            </w:r>
            <w:proofErr w:type="spellEnd"/>
            <w:r w:rsidRPr="00C16279">
              <w:rPr>
                <w:rFonts w:ascii="Times New Roman" w:eastAsia="Times New Roman" w:hAnsi="Times New Roman" w:cs="Times New Roman"/>
                <w:color w:val="000000"/>
                <w:sz w:val="20"/>
                <w:szCs w:val="20"/>
                <w:lang w:eastAsia="nl-NL"/>
              </w:rPr>
              <w:t xml:space="preserve"> Age</w:t>
            </w:r>
          </w:p>
        </w:tc>
        <w:tc>
          <w:tcPr>
            <w:tcW w:w="795" w:type="dxa"/>
            <w:tcBorders>
              <w:top w:val="nil"/>
              <w:left w:val="nil"/>
              <w:bottom w:val="nil"/>
              <w:right w:val="nil"/>
            </w:tcBorders>
            <w:shd w:val="clear" w:color="auto" w:fill="auto"/>
            <w:noWrap/>
            <w:vAlign w:val="bottom"/>
            <w:hideMark/>
          </w:tcPr>
          <w:p w14:paraId="35F442E6"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546" w:type="dxa"/>
            <w:tcBorders>
              <w:top w:val="nil"/>
              <w:left w:val="nil"/>
              <w:bottom w:val="nil"/>
              <w:right w:val="nil"/>
            </w:tcBorders>
            <w:shd w:val="clear" w:color="auto" w:fill="auto"/>
            <w:noWrap/>
            <w:vAlign w:val="bottom"/>
            <w:hideMark/>
          </w:tcPr>
          <w:p w14:paraId="76B74E3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851" w:type="dxa"/>
            <w:tcBorders>
              <w:top w:val="nil"/>
              <w:left w:val="nil"/>
              <w:bottom w:val="nil"/>
              <w:right w:val="nil"/>
            </w:tcBorders>
            <w:shd w:val="clear" w:color="auto" w:fill="auto"/>
            <w:noWrap/>
            <w:vAlign w:val="bottom"/>
            <w:hideMark/>
          </w:tcPr>
          <w:p w14:paraId="71416E7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-1.12</w:t>
            </w:r>
          </w:p>
        </w:tc>
        <w:tc>
          <w:tcPr>
            <w:tcW w:w="939" w:type="dxa"/>
            <w:tcBorders>
              <w:top w:val="nil"/>
              <w:left w:val="nil"/>
              <w:bottom w:val="nil"/>
              <w:right w:val="nil"/>
            </w:tcBorders>
            <w:shd w:val="clear" w:color="auto" w:fill="auto"/>
            <w:noWrap/>
            <w:vAlign w:val="bottom"/>
            <w:hideMark/>
          </w:tcPr>
          <w:p w14:paraId="763708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0.264</w:t>
            </w:r>
          </w:p>
        </w:tc>
        <w:tc>
          <w:tcPr>
            <w:tcW w:w="2283" w:type="dxa"/>
            <w:tcBorders>
              <w:top w:val="nil"/>
              <w:left w:val="nil"/>
              <w:bottom w:val="nil"/>
              <w:right w:val="nil"/>
            </w:tcBorders>
            <w:shd w:val="clear" w:color="auto" w:fill="auto"/>
            <w:noWrap/>
            <w:vAlign w:val="bottom"/>
            <w:hideMark/>
          </w:tcPr>
          <w:p w14:paraId="383B845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-0.14</w:t>
            </w:r>
          </w:p>
        </w:tc>
        <w:tc>
          <w:tcPr>
            <w:tcW w:w="2378" w:type="dxa"/>
            <w:tcBorders>
              <w:top w:val="nil"/>
              <w:left w:val="nil"/>
              <w:bottom w:val="nil"/>
              <w:right w:val="nil"/>
            </w:tcBorders>
            <w:shd w:val="clear" w:color="auto" w:fill="auto"/>
            <w:noWrap/>
            <w:vAlign w:val="bottom"/>
            <w:hideMark/>
          </w:tcPr>
          <w:p w14:paraId="5E51571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w:t>
            </w:r>
          </w:p>
        </w:tc>
      </w:tr>
      <w:tr w:rsidR="00C16279" w:rsidRPr="00C16279" w14:paraId="1F070199" w14:textId="77777777" w:rsidTr="00C16279">
        <w:trPr>
          <w:trHeight w:val="325"/>
        </w:trPr>
        <w:tc>
          <w:tcPr>
            <w:tcW w:w="1969" w:type="dxa"/>
            <w:tcBorders>
              <w:top w:val="nil"/>
              <w:left w:val="nil"/>
              <w:bottom w:val="nil"/>
              <w:right w:val="nil"/>
            </w:tcBorders>
            <w:shd w:val="clear" w:color="auto" w:fill="auto"/>
            <w:noWrap/>
            <w:vAlign w:val="bottom"/>
            <w:hideMark/>
          </w:tcPr>
          <w:p w14:paraId="0F1BB513"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Nr. of </w:t>
            </w:r>
            <w:proofErr w:type="spellStart"/>
            <w:r w:rsidRPr="00C16279">
              <w:rPr>
                <w:rFonts w:ascii="Times New Roman" w:eastAsia="Times New Roman" w:hAnsi="Times New Roman" w:cs="Times New Roman"/>
                <w:color w:val="000000"/>
                <w:sz w:val="20"/>
                <w:szCs w:val="20"/>
                <w:lang w:eastAsia="nl-NL"/>
              </w:rPr>
              <w:t>players</w:t>
            </w:r>
            <w:proofErr w:type="spellEnd"/>
          </w:p>
        </w:tc>
        <w:tc>
          <w:tcPr>
            <w:tcW w:w="795" w:type="dxa"/>
            <w:tcBorders>
              <w:top w:val="nil"/>
              <w:left w:val="nil"/>
              <w:bottom w:val="nil"/>
              <w:right w:val="nil"/>
            </w:tcBorders>
            <w:shd w:val="clear" w:color="auto" w:fill="auto"/>
            <w:noWrap/>
            <w:vAlign w:val="bottom"/>
            <w:hideMark/>
          </w:tcPr>
          <w:p w14:paraId="34FE5A6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-0.47</w:t>
            </w:r>
          </w:p>
        </w:tc>
        <w:tc>
          <w:tcPr>
            <w:tcW w:w="546" w:type="dxa"/>
            <w:tcBorders>
              <w:top w:val="nil"/>
              <w:left w:val="nil"/>
              <w:bottom w:val="nil"/>
              <w:right w:val="nil"/>
            </w:tcBorders>
            <w:shd w:val="clear" w:color="auto" w:fill="auto"/>
            <w:noWrap/>
            <w:vAlign w:val="bottom"/>
            <w:hideMark/>
          </w:tcPr>
          <w:p w14:paraId="1CDF7D6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1.03</w:t>
            </w:r>
          </w:p>
        </w:tc>
        <w:tc>
          <w:tcPr>
            <w:tcW w:w="851" w:type="dxa"/>
            <w:tcBorders>
              <w:top w:val="nil"/>
              <w:left w:val="nil"/>
              <w:bottom w:val="nil"/>
              <w:right w:val="nil"/>
            </w:tcBorders>
            <w:shd w:val="clear" w:color="auto" w:fill="auto"/>
            <w:noWrap/>
            <w:vAlign w:val="bottom"/>
            <w:hideMark/>
          </w:tcPr>
          <w:p w14:paraId="44DAE40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-0.45</w:t>
            </w:r>
          </w:p>
        </w:tc>
        <w:tc>
          <w:tcPr>
            <w:tcW w:w="939" w:type="dxa"/>
            <w:tcBorders>
              <w:top w:val="nil"/>
              <w:left w:val="nil"/>
              <w:bottom w:val="nil"/>
              <w:right w:val="nil"/>
            </w:tcBorders>
            <w:shd w:val="clear" w:color="auto" w:fill="auto"/>
            <w:noWrap/>
            <w:vAlign w:val="bottom"/>
            <w:hideMark/>
          </w:tcPr>
          <w:p w14:paraId="1C6A09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0.651</w:t>
            </w:r>
          </w:p>
        </w:tc>
        <w:tc>
          <w:tcPr>
            <w:tcW w:w="2283" w:type="dxa"/>
            <w:tcBorders>
              <w:top w:val="nil"/>
              <w:left w:val="nil"/>
              <w:bottom w:val="nil"/>
              <w:right w:val="nil"/>
            </w:tcBorders>
            <w:shd w:val="clear" w:color="auto" w:fill="auto"/>
            <w:noWrap/>
            <w:vAlign w:val="bottom"/>
            <w:hideMark/>
          </w:tcPr>
          <w:p w14:paraId="2B05E41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-2.49</w:t>
            </w:r>
          </w:p>
        </w:tc>
        <w:tc>
          <w:tcPr>
            <w:tcW w:w="2378" w:type="dxa"/>
            <w:tcBorders>
              <w:top w:val="nil"/>
              <w:left w:val="nil"/>
              <w:bottom w:val="nil"/>
              <w:right w:val="nil"/>
            </w:tcBorders>
            <w:shd w:val="clear" w:color="auto" w:fill="auto"/>
            <w:noWrap/>
            <w:vAlign w:val="bottom"/>
            <w:hideMark/>
          </w:tcPr>
          <w:p w14:paraId="1C0C4D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1.56</w:t>
            </w:r>
          </w:p>
        </w:tc>
      </w:tr>
      <w:tr w:rsidR="00C16279" w:rsidRPr="00C16279" w14:paraId="43A63B9F" w14:textId="77777777" w:rsidTr="00C16279">
        <w:trPr>
          <w:trHeight w:val="325"/>
        </w:trPr>
        <w:tc>
          <w:tcPr>
            <w:tcW w:w="1969" w:type="dxa"/>
            <w:tcBorders>
              <w:top w:val="nil"/>
              <w:left w:val="nil"/>
              <w:bottom w:val="nil"/>
              <w:right w:val="nil"/>
            </w:tcBorders>
            <w:shd w:val="clear" w:color="auto" w:fill="auto"/>
            <w:noWrap/>
            <w:vAlign w:val="bottom"/>
            <w:hideMark/>
          </w:tcPr>
          <w:p w14:paraId="6AD4FDFB"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Length</w:t>
            </w:r>
            <w:proofErr w:type="spellEnd"/>
            <w:r w:rsidRPr="00C16279">
              <w:rPr>
                <w:rFonts w:ascii="Times New Roman" w:eastAsia="Times New Roman" w:hAnsi="Times New Roman" w:cs="Times New Roman"/>
                <w:color w:val="000000"/>
                <w:sz w:val="20"/>
                <w:szCs w:val="20"/>
                <w:lang w:eastAsia="nl-NL"/>
              </w:rPr>
              <w:t xml:space="preserve"> of </w:t>
            </w:r>
            <w:proofErr w:type="spellStart"/>
            <w:r w:rsidRPr="00C16279">
              <w:rPr>
                <w:rFonts w:ascii="Times New Roman" w:eastAsia="Times New Roman" w:hAnsi="Times New Roman" w:cs="Times New Roman"/>
                <w:color w:val="000000"/>
                <w:sz w:val="20"/>
                <w:szCs w:val="20"/>
                <w:lang w:eastAsia="nl-NL"/>
              </w:rPr>
              <w:t>ostracism</w:t>
            </w:r>
            <w:proofErr w:type="spellEnd"/>
          </w:p>
        </w:tc>
        <w:tc>
          <w:tcPr>
            <w:tcW w:w="795" w:type="dxa"/>
            <w:tcBorders>
              <w:top w:val="nil"/>
              <w:left w:val="nil"/>
              <w:bottom w:val="nil"/>
              <w:right w:val="nil"/>
            </w:tcBorders>
            <w:shd w:val="clear" w:color="auto" w:fill="auto"/>
            <w:noWrap/>
            <w:vAlign w:val="bottom"/>
            <w:hideMark/>
          </w:tcPr>
          <w:p w14:paraId="0820774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0.82</w:t>
            </w:r>
          </w:p>
        </w:tc>
        <w:tc>
          <w:tcPr>
            <w:tcW w:w="546" w:type="dxa"/>
            <w:tcBorders>
              <w:top w:val="nil"/>
              <w:left w:val="nil"/>
              <w:bottom w:val="nil"/>
              <w:right w:val="nil"/>
            </w:tcBorders>
            <w:shd w:val="clear" w:color="auto" w:fill="auto"/>
            <w:noWrap/>
            <w:vAlign w:val="bottom"/>
            <w:hideMark/>
          </w:tcPr>
          <w:p w14:paraId="608BAFD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0.77</w:t>
            </w:r>
          </w:p>
        </w:tc>
        <w:tc>
          <w:tcPr>
            <w:tcW w:w="851" w:type="dxa"/>
            <w:tcBorders>
              <w:top w:val="nil"/>
              <w:left w:val="nil"/>
              <w:bottom w:val="nil"/>
              <w:right w:val="nil"/>
            </w:tcBorders>
            <w:shd w:val="clear" w:color="auto" w:fill="auto"/>
            <w:noWrap/>
            <w:vAlign w:val="bottom"/>
            <w:hideMark/>
          </w:tcPr>
          <w:p w14:paraId="69E5798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1.06</w:t>
            </w:r>
          </w:p>
        </w:tc>
        <w:tc>
          <w:tcPr>
            <w:tcW w:w="939" w:type="dxa"/>
            <w:tcBorders>
              <w:top w:val="nil"/>
              <w:left w:val="nil"/>
              <w:bottom w:val="nil"/>
              <w:right w:val="nil"/>
            </w:tcBorders>
            <w:shd w:val="clear" w:color="auto" w:fill="auto"/>
            <w:noWrap/>
            <w:vAlign w:val="bottom"/>
            <w:hideMark/>
          </w:tcPr>
          <w:p w14:paraId="2375547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0.289</w:t>
            </w:r>
          </w:p>
        </w:tc>
        <w:tc>
          <w:tcPr>
            <w:tcW w:w="2283" w:type="dxa"/>
            <w:tcBorders>
              <w:top w:val="nil"/>
              <w:left w:val="nil"/>
              <w:bottom w:val="nil"/>
              <w:right w:val="nil"/>
            </w:tcBorders>
            <w:shd w:val="clear" w:color="auto" w:fill="auto"/>
            <w:noWrap/>
            <w:vAlign w:val="bottom"/>
            <w:hideMark/>
          </w:tcPr>
          <w:p w14:paraId="67363A3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-0.70</w:t>
            </w:r>
          </w:p>
        </w:tc>
        <w:tc>
          <w:tcPr>
            <w:tcW w:w="2378" w:type="dxa"/>
            <w:tcBorders>
              <w:top w:val="nil"/>
              <w:left w:val="nil"/>
              <w:bottom w:val="nil"/>
              <w:right w:val="nil"/>
            </w:tcBorders>
            <w:shd w:val="clear" w:color="auto" w:fill="auto"/>
            <w:noWrap/>
            <w:vAlign w:val="bottom"/>
            <w:hideMark/>
          </w:tcPr>
          <w:p w14:paraId="26631EE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2.34</w:t>
            </w:r>
          </w:p>
        </w:tc>
      </w:tr>
      <w:tr w:rsidR="00C16279" w:rsidRPr="00C16279" w14:paraId="61165ACD"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5B4A0E3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Need</w:t>
            </w:r>
            <w:proofErr w:type="spellEnd"/>
            <w:r w:rsidRPr="00C16279">
              <w:rPr>
                <w:rFonts w:ascii="Times New Roman" w:eastAsia="Times New Roman" w:hAnsi="Times New Roman" w:cs="Times New Roman"/>
                <w:color w:val="000000"/>
                <w:sz w:val="20"/>
                <w:szCs w:val="20"/>
                <w:lang w:eastAsia="nl-NL"/>
              </w:rPr>
              <w:t xml:space="preserve"> </w:t>
            </w:r>
            <w:proofErr w:type="spellStart"/>
            <w:r w:rsidRPr="00C16279">
              <w:rPr>
                <w:rFonts w:ascii="Times New Roman" w:eastAsia="Times New Roman" w:hAnsi="Times New Roman" w:cs="Times New Roman"/>
                <w:color w:val="000000"/>
                <w:sz w:val="20"/>
                <w:szCs w:val="20"/>
                <w:lang w:eastAsia="nl-NL"/>
              </w:rPr>
              <w:t>scale</w:t>
            </w:r>
            <w:proofErr w:type="spellEnd"/>
          </w:p>
        </w:tc>
        <w:tc>
          <w:tcPr>
            <w:tcW w:w="795" w:type="dxa"/>
            <w:tcBorders>
              <w:top w:val="nil"/>
              <w:left w:val="nil"/>
              <w:bottom w:val="single" w:sz="4" w:space="0" w:color="auto"/>
              <w:right w:val="nil"/>
            </w:tcBorders>
            <w:shd w:val="clear" w:color="auto" w:fill="auto"/>
            <w:noWrap/>
            <w:vAlign w:val="bottom"/>
            <w:hideMark/>
          </w:tcPr>
          <w:p w14:paraId="43102A7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-0.03</w:t>
            </w:r>
          </w:p>
        </w:tc>
        <w:tc>
          <w:tcPr>
            <w:tcW w:w="546" w:type="dxa"/>
            <w:tcBorders>
              <w:top w:val="nil"/>
              <w:left w:val="nil"/>
              <w:bottom w:val="single" w:sz="4" w:space="0" w:color="auto"/>
              <w:right w:val="nil"/>
            </w:tcBorders>
            <w:shd w:val="clear" w:color="auto" w:fill="auto"/>
            <w:noWrap/>
            <w:vAlign w:val="bottom"/>
            <w:hideMark/>
          </w:tcPr>
          <w:p w14:paraId="5E3948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0.12</w:t>
            </w:r>
          </w:p>
        </w:tc>
        <w:tc>
          <w:tcPr>
            <w:tcW w:w="851" w:type="dxa"/>
            <w:tcBorders>
              <w:top w:val="nil"/>
              <w:left w:val="nil"/>
              <w:bottom w:val="single" w:sz="4" w:space="0" w:color="auto"/>
              <w:right w:val="nil"/>
            </w:tcBorders>
            <w:shd w:val="clear" w:color="auto" w:fill="auto"/>
            <w:noWrap/>
            <w:vAlign w:val="bottom"/>
            <w:hideMark/>
          </w:tcPr>
          <w:p w14:paraId="56A9F3A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-0.24</w:t>
            </w:r>
          </w:p>
        </w:tc>
        <w:tc>
          <w:tcPr>
            <w:tcW w:w="939" w:type="dxa"/>
            <w:tcBorders>
              <w:top w:val="nil"/>
              <w:left w:val="nil"/>
              <w:bottom w:val="single" w:sz="4" w:space="0" w:color="auto"/>
              <w:right w:val="nil"/>
            </w:tcBorders>
            <w:shd w:val="clear" w:color="auto" w:fill="auto"/>
            <w:noWrap/>
            <w:vAlign w:val="bottom"/>
            <w:hideMark/>
          </w:tcPr>
          <w:p w14:paraId="50F6179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0.812</w:t>
            </w:r>
          </w:p>
        </w:tc>
        <w:tc>
          <w:tcPr>
            <w:tcW w:w="2283" w:type="dxa"/>
            <w:tcBorders>
              <w:top w:val="nil"/>
              <w:left w:val="nil"/>
              <w:bottom w:val="single" w:sz="4" w:space="0" w:color="auto"/>
              <w:right w:val="nil"/>
            </w:tcBorders>
            <w:shd w:val="clear" w:color="auto" w:fill="auto"/>
            <w:noWrap/>
            <w:vAlign w:val="bottom"/>
            <w:hideMark/>
          </w:tcPr>
          <w:p w14:paraId="0BF3598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w:t>
            </w:r>
          </w:p>
        </w:tc>
        <w:tc>
          <w:tcPr>
            <w:tcW w:w="2378" w:type="dxa"/>
            <w:tcBorders>
              <w:top w:val="nil"/>
              <w:left w:val="nil"/>
              <w:bottom w:val="single" w:sz="4" w:space="0" w:color="auto"/>
              <w:right w:val="nil"/>
            </w:tcBorders>
            <w:shd w:val="clear" w:color="auto" w:fill="auto"/>
            <w:noWrap/>
            <w:vAlign w:val="bottom"/>
            <w:hideMark/>
          </w:tcPr>
          <w:p w14:paraId="11BED5A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0.20</w:t>
            </w:r>
          </w:p>
        </w:tc>
      </w:tr>
      <w:tr w:rsidR="00C16279" w:rsidRPr="00C16279" w14:paraId="521C72D2" w14:textId="77777777" w:rsidTr="00C16279">
        <w:trPr>
          <w:trHeight w:val="325"/>
        </w:trPr>
        <w:tc>
          <w:tcPr>
            <w:tcW w:w="7387" w:type="dxa"/>
            <w:gridSpan w:val="6"/>
            <w:tcBorders>
              <w:top w:val="nil"/>
              <w:left w:val="nil"/>
              <w:bottom w:val="nil"/>
              <w:right w:val="nil"/>
            </w:tcBorders>
            <w:shd w:val="clear" w:color="auto" w:fill="auto"/>
            <w:noWrap/>
            <w:vAlign w:val="bottom"/>
            <w:hideMark/>
          </w:tcPr>
          <w:p w14:paraId="31A65818" w14:textId="5827379E"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ins w:id="792" w:author="Jelte Wicherts" w:date="2013-12-24T09:23:00Z">
              <w:r w:rsidR="00E160B5">
                <w:rPr>
                  <w:rFonts w:ascii="Times New Roman" w:eastAsia="Times New Roman" w:hAnsi="Times New Roman" w:cs="Times New Roman"/>
                  <w:color w:val="000000"/>
                  <w:sz w:val="20"/>
                  <w:szCs w:val="20"/>
                  <w:lang w:val="en-US" w:eastAsia="nl-NL"/>
                </w:rPr>
                <w:t xml:space="preserve"> Country: </w:t>
              </w:r>
              <w:commentRangeStart w:id="793"/>
              <w:r w:rsidR="00E160B5">
                <w:rPr>
                  <w:rFonts w:ascii="Times New Roman" w:eastAsia="Times New Roman" w:hAnsi="Times New Roman" w:cs="Times New Roman"/>
                  <w:color w:val="000000"/>
                  <w:sz w:val="20"/>
                  <w:szCs w:val="20"/>
                  <w:lang w:val="en-US" w:eastAsia="nl-NL"/>
                </w:rPr>
                <w:t xml:space="preserve">US vs. rest of the world </w:t>
              </w:r>
              <w:commentRangeEnd w:id="793"/>
              <w:r w:rsidR="00E160B5">
                <w:rPr>
                  <w:rStyle w:val="Verwijzingopmerking"/>
                </w:rPr>
                <w:commentReference w:id="793"/>
              </w:r>
            </w:ins>
          </w:p>
        </w:tc>
        <w:tc>
          <w:tcPr>
            <w:tcW w:w="2378" w:type="dxa"/>
            <w:tcBorders>
              <w:top w:val="nil"/>
              <w:left w:val="nil"/>
              <w:bottom w:val="nil"/>
              <w:right w:val="nil"/>
            </w:tcBorders>
            <w:shd w:val="clear" w:color="auto" w:fill="auto"/>
            <w:noWrap/>
            <w:vAlign w:val="bottom"/>
            <w:hideMark/>
          </w:tcPr>
          <w:p w14:paraId="558E609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p>
        </w:tc>
      </w:tr>
    </w:tbl>
    <w:p w14:paraId="607A30F6" w14:textId="11234622"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E78DA5"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0E0B1696" w14:textId="341FFDD4" w:rsidR="00E76D2C" w:rsidRPr="00F70F0A" w:rsidRDefault="00F644AB" w:rsidP="006623EF">
      <w:pPr>
        <w:spacing w:after="0"/>
        <w:jc w:val="center"/>
        <w:rPr>
          <w:rFonts w:ascii="Times New Roman" w:hAnsi="Times New Roman" w:cs="Times New Roman"/>
          <w:sz w:val="24"/>
          <w:szCs w:val="24"/>
          <w:lang w:val="en-US"/>
        </w:rPr>
      </w:pPr>
      <w:commentRangeStart w:id="795"/>
      <w:r w:rsidRPr="00F644AB">
        <w:rPr>
          <w:rFonts w:ascii="Times New Roman" w:hAnsi="Times New Roman" w:cs="Times New Roman"/>
          <w:noProof/>
          <w:sz w:val="24"/>
          <w:szCs w:val="24"/>
          <w:lang w:val="en-US" w:eastAsia="nl-NL"/>
        </w:rPr>
        <w:lastRenderedPageBreak/>
        <w:drawing>
          <wp:inline distT="0" distB="0" distL="0" distR="0" wp14:anchorId="7B9CCC6E" wp14:editId="6FD742EE">
            <wp:extent cx="5768340" cy="5799555"/>
            <wp:effectExtent l="0" t="0" r="3810" b="0"/>
            <wp:docPr id="1" name="Picture 1" descr="C:\Users\Chris\Dropbox\MSc ReMa\Cyberball Meta-analysis\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Rplot0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5799555"/>
                    </a:xfrm>
                    <a:prstGeom prst="rect">
                      <a:avLst/>
                    </a:prstGeom>
                    <a:noFill/>
                    <a:ln>
                      <a:noFill/>
                    </a:ln>
                  </pic:spPr>
                </pic:pic>
              </a:graphicData>
            </a:graphic>
          </wp:inline>
        </w:drawing>
      </w:r>
      <w:commentRangeEnd w:id="795"/>
      <w:r w:rsidR="00A303A1">
        <w:rPr>
          <w:rStyle w:val="Verwijzingopmerking"/>
        </w:rPr>
        <w:commentReference w:id="795"/>
      </w:r>
    </w:p>
    <w:p w14:paraId="01D8E50D" w14:textId="3C7F9A16" w:rsidR="00B85BEF"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ins w:id="796" w:author="Jelte Wicherts" w:date="2013-12-24T09:22:00Z">
        <w:r w:rsidR="00744736">
          <w:rPr>
            <w:rFonts w:ascii="Times New Roman" w:hAnsi="Times New Roman" w:cs="Times New Roman"/>
            <w:sz w:val="24"/>
            <w:szCs w:val="24"/>
            <w:lang w:val="en-US"/>
          </w:rPr>
          <w:t>T</w:t>
        </w:r>
        <w:commentRangeStart w:id="797"/>
        <w:r w:rsidR="00744736">
          <w:rPr>
            <w:rFonts w:ascii="Times New Roman" w:hAnsi="Times New Roman" w:cs="Times New Roman"/>
            <w:sz w:val="24"/>
            <w:szCs w:val="24"/>
            <w:lang w:val="en-US"/>
          </w:rPr>
          <w:t>raditional ostracism effect refers to….</w:t>
        </w:r>
        <w:commentRangeEnd w:id="797"/>
        <w:r w:rsidR="00744736">
          <w:rPr>
            <w:rStyle w:val="Verwijzingopmerking"/>
          </w:rPr>
          <w:commentReference w:id="797"/>
        </w:r>
      </w:ins>
    </w:p>
    <w:p w14:paraId="09034CC0" w14:textId="77777777" w:rsidR="00B85BEF" w:rsidRDefault="00B85BE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9A17BC"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val="en-US" w:eastAsia="nl-NL"/>
        </w:rPr>
        <w:lastRenderedPageBreak/>
        <w:drawing>
          <wp:inline distT="0" distB="0" distL="0" distR="0" wp14:anchorId="229E4F2D" wp14:editId="7358A40A">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A6E1E2E" w14:textId="1BCC753B"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D88B290" w14:textId="77777777" w:rsidR="00E76D2C" w:rsidRPr="00F70F0A" w:rsidRDefault="00731737" w:rsidP="006623EF">
      <w:pPr>
        <w:pStyle w:val="Lijstalinea"/>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10370EB7" w14:textId="37194FDE"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B3C3223"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5C3046" w14:textId="77777777"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4EB4B2D0"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53CB70C"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054706E7" w14:textId="77777777" w:rsidR="00A56777" w:rsidRPr="00F70F0A" w:rsidRDefault="005040FC"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10E08099"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FB2154C"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DE7C26D"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F1AA3D0" w14:textId="77777777" w:rsidR="00E76D2C" w:rsidRPr="00F70F0A" w:rsidRDefault="00E76D2C" w:rsidP="006623EF">
      <w:pPr>
        <w:spacing w:after="0"/>
        <w:jc w:val="center"/>
        <w:rPr>
          <w:rFonts w:ascii="Times New Roman" w:hAnsi="Times New Roman" w:cs="Times New Roman"/>
          <w:b/>
          <w:sz w:val="24"/>
          <w:szCs w:val="24"/>
          <w:lang w:val="en-US"/>
        </w:rPr>
      </w:pPr>
    </w:p>
    <w:p w14:paraId="3C0B690F" w14:textId="77777777" w:rsidR="00E76D2C" w:rsidRPr="00F70F0A" w:rsidRDefault="00E76D2C" w:rsidP="006623EF">
      <w:pPr>
        <w:spacing w:after="0"/>
        <w:jc w:val="center"/>
        <w:rPr>
          <w:rFonts w:ascii="Times New Roman" w:hAnsi="Times New Roman" w:cs="Times New Roman"/>
          <w:b/>
          <w:sz w:val="24"/>
          <w:szCs w:val="24"/>
          <w:lang w:val="en-US"/>
        </w:rPr>
      </w:pPr>
    </w:p>
    <w:p w14:paraId="1CCA4017" w14:textId="77777777" w:rsidR="00E76D2C" w:rsidRPr="00F70F0A" w:rsidRDefault="00E76D2C" w:rsidP="006623EF">
      <w:pPr>
        <w:spacing w:after="0"/>
        <w:jc w:val="center"/>
        <w:rPr>
          <w:rFonts w:ascii="Times New Roman" w:hAnsi="Times New Roman" w:cs="Times New Roman"/>
          <w:b/>
          <w:sz w:val="24"/>
          <w:szCs w:val="24"/>
          <w:lang w:val="en-US"/>
        </w:rPr>
      </w:pPr>
    </w:p>
    <w:p w14:paraId="16096B74" w14:textId="77777777" w:rsidR="00E76D2C" w:rsidRPr="00F70F0A" w:rsidRDefault="00E76D2C" w:rsidP="006623EF">
      <w:pPr>
        <w:spacing w:after="0"/>
        <w:jc w:val="center"/>
        <w:rPr>
          <w:rFonts w:ascii="Times New Roman" w:hAnsi="Times New Roman" w:cs="Times New Roman"/>
          <w:b/>
          <w:sz w:val="24"/>
          <w:szCs w:val="24"/>
          <w:lang w:val="en-US"/>
        </w:rPr>
      </w:pPr>
    </w:p>
    <w:p w14:paraId="026C045B" w14:textId="77777777" w:rsidR="00E76D2C" w:rsidRPr="00F70F0A" w:rsidRDefault="00E76D2C" w:rsidP="006623EF">
      <w:pPr>
        <w:spacing w:after="0"/>
        <w:jc w:val="center"/>
        <w:rPr>
          <w:rFonts w:ascii="Times New Roman" w:hAnsi="Times New Roman" w:cs="Times New Roman"/>
          <w:b/>
          <w:sz w:val="24"/>
          <w:szCs w:val="24"/>
          <w:lang w:val="en-US"/>
        </w:rPr>
      </w:pPr>
    </w:p>
    <w:p w14:paraId="04EFC7EA" w14:textId="77777777" w:rsidR="00E76D2C" w:rsidRPr="00F70F0A" w:rsidRDefault="00E76D2C" w:rsidP="006623EF">
      <w:pPr>
        <w:spacing w:after="0"/>
        <w:jc w:val="center"/>
        <w:rPr>
          <w:rFonts w:ascii="Times New Roman" w:hAnsi="Times New Roman" w:cs="Times New Roman"/>
          <w:b/>
          <w:sz w:val="24"/>
          <w:szCs w:val="24"/>
          <w:lang w:val="en-US"/>
        </w:rPr>
      </w:pPr>
    </w:p>
    <w:p w14:paraId="7DD51FF7"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74385442"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3C6AE0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281044BA" w14:textId="06046A0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13294DF1" w14:textId="0D266A3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329FDD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39F33F3D" w14:textId="181DAD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Aydin</w:t>
      </w:r>
      <w:proofErr w:type="spellEnd"/>
      <w:r>
        <w:rPr>
          <w:rFonts w:ascii="Times New Roman" w:eastAsia="Times New Roman" w:hAnsi="Times New Roman" w:cs="Times New Roman"/>
          <w:sz w:val="24"/>
          <w:szCs w:val="24"/>
          <w:lang w:val="en-US"/>
        </w:rPr>
        <w:t xml:space="preserve">,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43CDD17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9EA8971" w14:textId="27361B4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45A79682" w14:textId="61C1750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4945C6A1" w14:textId="4015D35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14E1DA52" w14:textId="2685A49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3781285F" w14:textId="462E89F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70F6A145" w14:textId="0366DE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095CF53" w14:textId="1C64DCA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E3F755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7385BB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6C69057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140327F5" w14:textId="7DE3D5E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58209C5F" w14:textId="3ADBA2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61BD574" w14:textId="6AD59E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24D8C764" w14:textId="1DA1DD6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Chow, R. M., </w:t>
      </w:r>
      <w:proofErr w:type="spellStart"/>
      <w:r>
        <w:rPr>
          <w:rFonts w:ascii="Times New Roman" w:eastAsia="Times New Roman" w:hAnsi="Times New Roman" w:cs="Times New Roman"/>
          <w:sz w:val="24"/>
          <w:szCs w:val="24"/>
          <w:lang w:val="en-US"/>
        </w:rPr>
        <w:t>Tiedens</w:t>
      </w:r>
      <w:proofErr w:type="spellEnd"/>
      <w:r>
        <w:rPr>
          <w:rFonts w:ascii="Times New Roman" w:eastAsia="Times New Roman" w:hAnsi="Times New Roman" w:cs="Times New Roman"/>
          <w:sz w:val="24"/>
          <w:szCs w:val="24"/>
          <w:lang w:val="en-US"/>
        </w:rPr>
        <w:t xml:space="preserve">, L. Z., &amp;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(2008). 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2B6611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05C31AF0" w14:textId="35B35CA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28ED2129" w14:textId="2F3C7C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 Waal-Andrews, W., &amp; Van Beest, I. (2012). 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2C1DE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38061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3F3467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86395A0" w14:textId="523A5E77" w:rsidR="006623EF" w:rsidRDefault="006623EF" w:rsidP="006623EF">
      <w:pPr>
        <w:pStyle w:val="Normaalweb"/>
        <w:ind w:left="480" w:hanging="480"/>
      </w:pPr>
      <w:proofErr w:type="spellStart"/>
      <w:r>
        <w:t>Duclos</w:t>
      </w:r>
      <w:proofErr w:type="spellEnd"/>
      <w:r>
        <w:t xml:space="preserve">, R., Wan, E. W., &amp; Jiang, Y. (2013). Show Me the Honey! Effects of Social Exclusion on Financial Risk-Taking. </w:t>
      </w:r>
      <w:r>
        <w:rPr>
          <w:i/>
          <w:iCs/>
        </w:rPr>
        <w:t>Journal of Consumer Research</w:t>
      </w:r>
      <w:r>
        <w:t xml:space="preserve">, </w:t>
      </w:r>
      <w:r>
        <w:rPr>
          <w:i/>
          <w:iCs/>
        </w:rPr>
        <w:t>40</w:t>
      </w:r>
      <w:r>
        <w:t>, 122–135. doi:10.1086/668900</w:t>
      </w:r>
    </w:p>
    <w:p w14:paraId="7F7004C5" w14:textId="14B5F11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773FE1E" w14:textId="6A66B605" w:rsidR="006623EF" w:rsidRDefault="006623EF" w:rsidP="006623EF">
      <w:pPr>
        <w:pStyle w:val="Normaalweb"/>
        <w:ind w:left="480" w:hanging="480"/>
      </w:pPr>
      <w:proofErr w:type="spellStart"/>
      <w:r>
        <w:t>Fayant</w:t>
      </w:r>
      <w:proofErr w:type="spellEnd"/>
      <w:r>
        <w:t xml:space="preserve">, M. P., </w:t>
      </w:r>
      <w:proofErr w:type="spellStart"/>
      <w:r>
        <w:t>Lantian</w:t>
      </w:r>
      <w:proofErr w:type="spellEnd"/>
      <w:r>
        <w:t xml:space="preserve">, A., Muller, D., &amp; </w:t>
      </w:r>
      <w:proofErr w:type="spellStart"/>
      <w:r>
        <w:t>Hartgerink</w:t>
      </w:r>
      <w:proofErr w:type="spellEnd"/>
      <w:r>
        <w:t>, C.H.J. (</w:t>
      </w:r>
      <w:r w:rsidR="005D08D9">
        <w:rPr>
          <w:i/>
        </w:rPr>
        <w:t>submitted</w:t>
      </w:r>
      <w:r>
        <w:t xml:space="preserve">). Is ostracism by a despised group suffering? A replication of </w:t>
      </w:r>
      <w:proofErr w:type="spellStart"/>
      <w:r>
        <w:t>Gonsalkorale</w:t>
      </w:r>
      <w:proofErr w:type="spellEnd"/>
      <w:r>
        <w:t xml:space="preserve"> and Williams (2007).</w:t>
      </w:r>
    </w:p>
    <w:p w14:paraId="07E884D1" w14:textId="4956578D" w:rsidR="006623EF" w:rsidRDefault="006623EF" w:rsidP="006623EF">
      <w:pPr>
        <w:pStyle w:val="Norma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E3BF713" w14:textId="591A685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5D829A19" w14:textId="0161D4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65E973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5DBBC33" w14:textId="73B2A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79CFB2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FFB7335" w14:textId="454D06D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5C7F79D1" w14:textId="099D05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21711E4B" w14:textId="50A4973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0BA3F5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2C0054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23B1A8BD" w14:textId="357ED0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71A3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B309A8C" w14:textId="6D68EC0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32A5B6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A51EE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54468A40" w14:textId="15C905E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3132A8E5" w14:textId="01634D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7F8625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5563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5EC83E0E" w14:textId="7E5C74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43017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w:t>
      </w:r>
      <w:proofErr w:type="spellStart"/>
      <w:r>
        <w:rPr>
          <w:rFonts w:ascii="Times New Roman" w:eastAsia="Times New Roman" w:hAnsi="Times New Roman" w:cs="Times New Roman"/>
          <w:sz w:val="24"/>
          <w:szCs w:val="24"/>
          <w:lang w:val="en-US"/>
        </w:rPr>
        <w:t>ejsp</w:t>
      </w:r>
      <w:proofErr w:type="spellEnd"/>
    </w:p>
    <w:p w14:paraId="2A131313" w14:textId="7BAE76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w:t>
      </w:r>
      <w:proofErr w:type="spellStart"/>
      <w:r>
        <w:rPr>
          <w:rFonts w:ascii="Times New Roman" w:eastAsia="Times New Roman" w:hAnsi="Times New Roman" w:cs="Times New Roman"/>
          <w:sz w:val="24"/>
          <w:szCs w:val="24"/>
        </w:rPr>
        <w:t>Bredenpohl</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Klenke</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Westermann</w:t>
      </w:r>
      <w:proofErr w:type="spellEnd"/>
      <w:r>
        <w:rPr>
          <w:rFonts w:ascii="Times New Roman" w:eastAsia="Times New Roman" w:hAnsi="Times New Roman" w:cs="Times New Roman"/>
          <w:sz w:val="24"/>
          <w:szCs w:val="24"/>
        </w:rPr>
        <w:t xml:space="preserve">,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38CF827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BCBE7EB" w14:textId="50E4AD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88CE50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03C3D40" w14:textId="6EFF69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w:t>
      </w:r>
      <w:proofErr w:type="spellStart"/>
      <w:r>
        <w:rPr>
          <w:rFonts w:ascii="Times New Roman" w:eastAsia="Times New Roman" w:hAnsi="Times New Roman" w:cs="Times New Roman"/>
          <w:sz w:val="24"/>
          <w:szCs w:val="24"/>
        </w:rPr>
        <w:t>Platek</w:t>
      </w:r>
      <w:proofErr w:type="spellEnd"/>
      <w:r>
        <w:rPr>
          <w:rFonts w:ascii="Times New Roman" w:eastAsia="Times New Roman" w:hAnsi="Times New Roman" w:cs="Times New Roman"/>
          <w:sz w:val="24"/>
          <w:szCs w:val="24"/>
        </w:rPr>
        <w:t>, S. M., &amp;</w:t>
      </w:r>
      <w:proofErr w:type="spellStart"/>
      <w:r>
        <w:rPr>
          <w:rFonts w:ascii="Times New Roman" w:eastAsia="Times New Roman" w:hAnsi="Times New Roman" w:cs="Times New Roman"/>
          <w:sz w:val="24"/>
          <w:szCs w:val="24"/>
        </w:rPr>
        <w:t>Wathne</w:t>
      </w:r>
      <w:proofErr w:type="spellEnd"/>
      <w:r>
        <w:rPr>
          <w:rFonts w:ascii="Times New Roman" w:eastAsia="Times New Roman" w:hAnsi="Times New Roman" w:cs="Times New Roman"/>
          <w:sz w:val="24"/>
          <w:szCs w:val="24"/>
        </w:rPr>
        <w:t xml:space="preserv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6206A10E" w14:textId="1C817F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35D8A00" w14:textId="5DDCEA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683FBC4" w14:textId="1FD5F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305E58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E8599CB" w14:textId="1632593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McDonald, M. M., &amp; </w:t>
      </w:r>
      <w:proofErr w:type="spellStart"/>
      <w:r>
        <w:rPr>
          <w:rFonts w:ascii="Times New Roman" w:eastAsia="Times New Roman" w:hAnsi="Times New Roman" w:cs="Times New Roman"/>
          <w:sz w:val="24"/>
          <w:szCs w:val="24"/>
          <w:lang w:val="en-US"/>
        </w:rPr>
        <w:t>Donnellan</w:t>
      </w:r>
      <w:proofErr w:type="spellEnd"/>
      <w:r>
        <w:rPr>
          <w:rFonts w:ascii="Times New Roman" w:eastAsia="Times New Roman" w:hAnsi="Times New Roman" w:cs="Times New Roman"/>
          <w:sz w:val="24"/>
          <w:szCs w:val="24"/>
          <w:lang w:val="en-US"/>
        </w:rPr>
        <w:t xml:space="preserve">, B. M. (2012). 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5669CE98" w14:textId="6A05D30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xml:space="preserve">, L. F., </w:t>
      </w:r>
      <w:proofErr w:type="spellStart"/>
      <w:r>
        <w:rPr>
          <w:rFonts w:ascii="Times New Roman" w:eastAsia="Times New Roman" w:hAnsi="Times New Roman" w:cs="Times New Roman"/>
          <w:sz w:val="24"/>
          <w:szCs w:val="24"/>
        </w:rPr>
        <w:t>Banas</w:t>
      </w:r>
      <w:proofErr w:type="spellEnd"/>
      <w:r>
        <w:rPr>
          <w:rFonts w:ascii="Times New Roman" w:eastAsia="Times New Roman" w:hAnsi="Times New Roman" w:cs="Times New Roman"/>
          <w:sz w:val="24"/>
          <w:szCs w:val="24"/>
        </w:rPr>
        <w:t>, K., &amp;</w:t>
      </w:r>
      <w:proofErr w:type="spellStart"/>
      <w:r>
        <w:rPr>
          <w:rFonts w:ascii="Times New Roman" w:eastAsia="Times New Roman" w:hAnsi="Times New Roman" w:cs="Times New Roman"/>
          <w:sz w:val="24"/>
          <w:szCs w:val="24"/>
        </w:rPr>
        <w:t>MacDonald</w:t>
      </w:r>
      <w:proofErr w:type="spellEnd"/>
      <w:r>
        <w:rPr>
          <w:rFonts w:ascii="Times New Roman" w:eastAsia="Times New Roman" w:hAnsi="Times New Roman" w:cs="Times New Roman"/>
          <w:sz w:val="24"/>
          <w:szCs w:val="24"/>
        </w:rPr>
        <w:t xml:space="preserve">,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42792DB" w14:textId="7C7E7F2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D39BC24" w14:textId="0DD56CB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5AF390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CEB821E" w14:textId="6812809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01EBA8D8" w14:textId="2F1526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48B9282E" w14:textId="17DFD73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Plaisier</w:t>
      </w:r>
      <w:proofErr w:type="spellEnd"/>
      <w:r>
        <w:rPr>
          <w:rFonts w:ascii="Times New Roman" w:eastAsia="Times New Roman" w:hAnsi="Times New Roman" w:cs="Times New Roman"/>
          <w:sz w:val="24"/>
          <w:szCs w:val="24"/>
          <w:lang w:val="en-US"/>
        </w:rPr>
        <w:t xml:space="preserve">, X. S., &amp; </w:t>
      </w:r>
      <w:proofErr w:type="spellStart"/>
      <w:r>
        <w:rPr>
          <w:rFonts w:ascii="Times New Roman" w:eastAsia="Times New Roman" w:hAnsi="Times New Roman" w:cs="Times New Roman"/>
          <w:sz w:val="24"/>
          <w:szCs w:val="24"/>
          <w:lang w:val="en-US"/>
        </w:rPr>
        <w:t>Konijn</w:t>
      </w:r>
      <w:proofErr w:type="spellEnd"/>
      <w:r>
        <w:rPr>
          <w:rFonts w:ascii="Times New Roman" w:eastAsia="Times New Roman" w:hAnsi="Times New Roman" w:cs="Times New Roman"/>
          <w:sz w:val="24"/>
          <w:szCs w:val="24"/>
          <w:lang w:val="en-US"/>
        </w:rPr>
        <w:t>, E. A.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247520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052244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w:t>
      </w:r>
      <w:proofErr w:type="spellEnd"/>
      <w:r>
        <w:rPr>
          <w:rFonts w:ascii="Times New Roman" w:eastAsia="Times New Roman" w:hAnsi="Times New Roman" w:cs="Times New Roman"/>
          <w:sz w:val="24"/>
          <w:szCs w:val="24"/>
          <w:lang w:val="en-US"/>
        </w:rPr>
        <w:t>,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E9BCC28" w14:textId="2B251B6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09F3C6CF" w14:textId="5C8F172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681EA4D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7AA69F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65490158" w14:textId="215221C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CC58814" w14:textId="535C91E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1022B74" w14:textId="42D85AD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/jsr066</w:t>
      </w:r>
    </w:p>
    <w:p w14:paraId="4B49BFDB" w14:textId="59AA60B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523019FE" w14:textId="0D29500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A61FD51" w14:textId="7B674D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3C3FD050" w14:textId="38D7A0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7275644" w14:textId="58DC76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M. L., Gibbons, F. X., Walsh, L. A., &amp;</w:t>
      </w:r>
      <w:proofErr w:type="spellStart"/>
      <w:r>
        <w:rPr>
          <w:rFonts w:ascii="Times New Roman" w:eastAsia="Times New Roman" w:hAnsi="Times New Roman" w:cs="Times New Roman"/>
          <w:sz w:val="24"/>
          <w:szCs w:val="24"/>
          <w:lang w:val="en-US"/>
        </w:rPr>
        <w:t>Gerrard</w:t>
      </w:r>
      <w:proofErr w:type="spellEnd"/>
      <w:r>
        <w:rPr>
          <w:rFonts w:ascii="Times New Roman" w:eastAsia="Times New Roman" w:hAnsi="Times New Roman" w:cs="Times New Roman"/>
          <w:sz w:val="24"/>
          <w:szCs w:val="24"/>
          <w:lang w:val="en-US"/>
        </w:rPr>
        <w:t xml:space="preserve">,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3B255A4D" w14:textId="2B6A9D5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23060F85" w14:textId="609300E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A8E2919" w14:textId="4E083F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ACB7E5E" w14:textId="2D6C19B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BBD7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204C2284" w14:textId="7F458B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Weik</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Maroof</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Zöller</w:t>
      </w:r>
      <w:proofErr w:type="spellEnd"/>
      <w:r>
        <w:rPr>
          <w:rFonts w:ascii="Times New Roman" w:eastAsia="Times New Roman" w:hAnsi="Times New Roman" w:cs="Times New Roman"/>
          <w:sz w:val="24"/>
          <w:szCs w:val="24"/>
        </w:rPr>
        <w:t>, C., &amp;</w:t>
      </w:r>
      <w:proofErr w:type="spellStart"/>
      <w:r>
        <w:rPr>
          <w:rFonts w:ascii="Times New Roman" w:eastAsia="Times New Roman" w:hAnsi="Times New Roman" w:cs="Times New Roman"/>
          <w:sz w:val="24"/>
          <w:szCs w:val="24"/>
        </w:rPr>
        <w:t>Deinzer</w:t>
      </w:r>
      <w:proofErr w:type="spellEnd"/>
      <w:r>
        <w:rPr>
          <w:rFonts w:ascii="Times New Roman" w:eastAsia="Times New Roman" w:hAnsi="Times New Roman" w:cs="Times New Roman"/>
          <w:sz w:val="24"/>
          <w:szCs w:val="24"/>
        </w:rPr>
        <w:t xml:space="preserve">,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3D4F281" w14:textId="7F0346B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3B67FC74" w14:textId="7589633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1F4CD3D2" w14:textId="68C979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6166E56C" w14:textId="2925BE1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437C3AAC" w14:textId="54CD08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0FE3BB8B" w14:textId="58F7D5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2E9E7BEB" w14:textId="6CE341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1104B799" w14:textId="74D386C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7D041828" w14:textId="77D83AD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Zhong</w:t>
      </w:r>
      <w:proofErr w:type="spellEnd"/>
      <w:r>
        <w:rPr>
          <w:rFonts w:ascii="Times New Roman" w:eastAsia="Times New Roman" w:hAnsi="Times New Roman" w:cs="Times New Roman"/>
          <w:sz w:val="24"/>
          <w:szCs w:val="24"/>
          <w:lang w:val="en-US"/>
        </w:rPr>
        <w:t xml:space="preserve">, C.-B., &amp; </w:t>
      </w:r>
      <w:proofErr w:type="spellStart"/>
      <w:r>
        <w:rPr>
          <w:rFonts w:ascii="Times New Roman" w:eastAsia="Times New Roman" w:hAnsi="Times New Roman" w:cs="Times New Roman"/>
          <w:sz w:val="24"/>
          <w:szCs w:val="24"/>
          <w:lang w:val="en-US"/>
        </w:rPr>
        <w:t>Leonardelli</w:t>
      </w:r>
      <w:proofErr w:type="spellEnd"/>
      <w:r>
        <w:rPr>
          <w:rFonts w:ascii="Times New Roman" w:eastAsia="Times New Roman" w:hAnsi="Times New Roman" w:cs="Times New Roman"/>
          <w:sz w:val="24"/>
          <w:szCs w:val="24"/>
          <w:lang w:val="en-US"/>
        </w:rPr>
        <w:t xml:space="preserve">, G. J. (2008). 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11FC3D9" w14:textId="526D1F2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Zöller</w:t>
      </w:r>
      <w:proofErr w:type="spellEnd"/>
      <w:r>
        <w:rPr>
          <w:rFonts w:ascii="Times New Roman" w:eastAsia="Times New Roman" w:hAnsi="Times New Roman" w:cs="Times New Roman"/>
          <w:sz w:val="24"/>
          <w:szCs w:val="24"/>
          <w:lang w:val="en-US"/>
        </w:rPr>
        <w:t xml:space="preserve">, C., </w:t>
      </w:r>
      <w:proofErr w:type="spellStart"/>
      <w:r>
        <w:rPr>
          <w:rFonts w:ascii="Times New Roman" w:eastAsia="Times New Roman" w:hAnsi="Times New Roman" w:cs="Times New Roman"/>
          <w:sz w:val="24"/>
          <w:szCs w:val="24"/>
          <w:lang w:val="en-US"/>
        </w:rPr>
        <w:t>Maroof</w:t>
      </w:r>
      <w:proofErr w:type="spellEnd"/>
      <w:r>
        <w:rPr>
          <w:rFonts w:ascii="Times New Roman" w:eastAsia="Times New Roman" w:hAnsi="Times New Roman" w:cs="Times New Roman"/>
          <w:sz w:val="24"/>
          <w:szCs w:val="24"/>
          <w:lang w:val="en-US"/>
        </w:rPr>
        <w:t xml:space="preserve">, P., </w:t>
      </w:r>
      <w:proofErr w:type="spellStart"/>
      <w:r>
        <w:rPr>
          <w:rFonts w:ascii="Times New Roman" w:eastAsia="Times New Roman" w:hAnsi="Times New Roman" w:cs="Times New Roman"/>
          <w:sz w:val="24"/>
          <w:szCs w:val="24"/>
          <w:lang w:val="en-US"/>
        </w:rPr>
        <w:t>Weik</w:t>
      </w:r>
      <w:proofErr w:type="spellEnd"/>
      <w:r>
        <w:rPr>
          <w:rFonts w:ascii="Times New Roman" w:eastAsia="Times New Roman" w:hAnsi="Times New Roman" w:cs="Times New Roman"/>
          <w:sz w:val="24"/>
          <w:szCs w:val="24"/>
          <w:lang w:val="en-US"/>
        </w:rPr>
        <w:t xml:space="preserve">, U., &amp; </w:t>
      </w:r>
      <w:proofErr w:type="spellStart"/>
      <w:r>
        <w:rPr>
          <w:rFonts w:ascii="Times New Roman" w:eastAsia="Times New Roman" w:hAnsi="Times New Roman" w:cs="Times New Roman"/>
          <w:sz w:val="24"/>
          <w:szCs w:val="24"/>
          <w:lang w:val="en-US"/>
        </w:rPr>
        <w:t>Deinzer</w:t>
      </w:r>
      <w:proofErr w:type="spellEnd"/>
      <w:r>
        <w:rPr>
          <w:rFonts w:ascii="Times New Roman" w:eastAsia="Times New Roman" w:hAnsi="Times New Roman" w:cs="Times New Roman"/>
          <w:sz w:val="24"/>
          <w:szCs w:val="24"/>
          <w:lang w:val="en-US"/>
        </w:rPr>
        <w:t xml:space="preserve">, R. (2010). 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5AA9257C" w14:textId="6BA5942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2F1117A0"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Jelte Wicherts" w:date="2013-12-23T15:09:00Z" w:initials="JW">
    <w:p w14:paraId="329CAD06" w14:textId="5F2B6674" w:rsidR="00795E7E" w:rsidRDefault="00795E7E">
      <w:pPr>
        <w:pStyle w:val="Tekstopmerking"/>
      </w:pPr>
      <w:r>
        <w:rPr>
          <w:rStyle w:val="Verwijzingopmerking"/>
        </w:rPr>
        <w:annotationRef/>
      </w:r>
      <w:proofErr w:type="spellStart"/>
      <w:r>
        <w:t>Other</w:t>
      </w:r>
      <w:proofErr w:type="spellEnd"/>
      <w:r>
        <w:t xml:space="preserve"> way </w:t>
      </w:r>
      <w:proofErr w:type="spellStart"/>
      <w:r>
        <w:t>around</w:t>
      </w:r>
      <w:proofErr w:type="spellEnd"/>
      <w:r>
        <w:t xml:space="preserve"> </w:t>
      </w:r>
      <w:proofErr w:type="spellStart"/>
      <w:r>
        <w:t>perhaps</w:t>
      </w:r>
      <w:proofErr w:type="spellEnd"/>
      <w:r>
        <w:t>??</w:t>
      </w:r>
    </w:p>
  </w:comment>
  <w:comment w:id="80" w:author="Ilja van Beest" w:date="2013-12-27T09:56:00Z" w:initials="Iv">
    <w:p w14:paraId="397BBB92" w14:textId="1B1986E1" w:rsidR="00795E7E" w:rsidRDefault="00795E7E">
      <w:pPr>
        <w:pStyle w:val="Tekstopmerking"/>
      </w:pPr>
      <w:r>
        <w:rPr>
          <w:rStyle w:val="Verwijzingopmerking"/>
        </w:rPr>
        <w:annotationRef/>
      </w:r>
      <w:r>
        <w:t xml:space="preserve">I </w:t>
      </w:r>
      <w:proofErr w:type="spellStart"/>
      <w:r>
        <w:t>think</w:t>
      </w:r>
      <w:proofErr w:type="spellEnd"/>
      <w:r>
        <w:t xml:space="preserve"> we </w:t>
      </w:r>
      <w:proofErr w:type="spellStart"/>
      <w:r>
        <w:t>could</w:t>
      </w:r>
      <w:proofErr w:type="spellEnd"/>
      <w:r>
        <w:t xml:space="preserve"> </w:t>
      </w:r>
      <w:proofErr w:type="spellStart"/>
      <w:r>
        <w:t>expand</w:t>
      </w:r>
      <w:proofErr w:type="spellEnd"/>
      <w:r>
        <w:t xml:space="preserve"> </w:t>
      </w:r>
      <w:proofErr w:type="spellStart"/>
      <w:r>
        <w:t>this</w:t>
      </w:r>
      <w:proofErr w:type="spellEnd"/>
      <w:r>
        <w:t xml:space="preserve"> a bit, but </w:t>
      </w:r>
      <w:proofErr w:type="spellStart"/>
      <w:r>
        <w:t>also</w:t>
      </w:r>
      <w:proofErr w:type="spellEnd"/>
      <w:r>
        <w:t xml:space="preserve"> </w:t>
      </w:r>
      <w:proofErr w:type="spellStart"/>
      <w:r>
        <w:t>see</w:t>
      </w:r>
      <w:proofErr w:type="spellEnd"/>
      <w:r>
        <w:t xml:space="preserve"> </w:t>
      </w:r>
      <w:proofErr w:type="spellStart"/>
      <w:r>
        <w:t>wy</w:t>
      </w:r>
      <w:proofErr w:type="spellEnd"/>
      <w:r>
        <w:t xml:space="preserve"> we </w:t>
      </w:r>
      <w:proofErr w:type="spellStart"/>
      <w:r>
        <w:t>should</w:t>
      </w:r>
      <w:proofErr w:type="spellEnd"/>
      <w:r>
        <w:t xml:space="preserve"> </w:t>
      </w:r>
      <w:proofErr w:type="spellStart"/>
      <w:r>
        <w:t>not</w:t>
      </w:r>
      <w:proofErr w:type="spellEnd"/>
      <w:r>
        <w:t xml:space="preserve">. </w:t>
      </w:r>
    </w:p>
    <w:p w14:paraId="1EAE2DA3" w14:textId="77777777" w:rsidR="00795E7E" w:rsidRDefault="00795E7E">
      <w:pPr>
        <w:pStyle w:val="Tekstopmerking"/>
      </w:pPr>
    </w:p>
    <w:p w14:paraId="3D583636" w14:textId="221907BF" w:rsidR="00795E7E" w:rsidRDefault="00795E7E">
      <w:pPr>
        <w:pStyle w:val="Tekstopmerking"/>
      </w:pPr>
      <w:r>
        <w:t xml:space="preserve">I </w:t>
      </w:r>
      <w:proofErr w:type="spellStart"/>
      <w:r>
        <w:t>need</w:t>
      </w:r>
      <w:proofErr w:type="spellEnd"/>
      <w:r>
        <w:t xml:space="preserve"> </w:t>
      </w:r>
      <w:proofErr w:type="spellStart"/>
      <w:r>
        <w:t>to</w:t>
      </w:r>
      <w:proofErr w:type="spellEnd"/>
      <w:r>
        <w:t xml:space="preserve"> look </w:t>
      </w:r>
      <w:proofErr w:type="spellStart"/>
      <w:r>
        <w:t>both</w:t>
      </w:r>
      <w:proofErr w:type="spellEnd"/>
      <w:r>
        <w:t xml:space="preserve"> meta </w:t>
      </w:r>
      <w:proofErr w:type="spellStart"/>
      <w:r>
        <w:t>anlayses</w:t>
      </w:r>
      <w:proofErr w:type="spellEnd"/>
      <w:r>
        <w:t xml:space="preserve"> up. But I </w:t>
      </w:r>
      <w:proofErr w:type="spellStart"/>
      <w:r>
        <w:t>think</w:t>
      </w:r>
      <w:proofErr w:type="spellEnd"/>
      <w:r>
        <w:t xml:space="preserve"> </w:t>
      </w:r>
      <w:proofErr w:type="spellStart"/>
      <w:r>
        <w:t>jelte</w:t>
      </w:r>
      <w:proofErr w:type="spellEnd"/>
      <w:r>
        <w:t xml:space="preserve"> is right in </w:t>
      </w:r>
      <w:proofErr w:type="spellStart"/>
      <w:r>
        <w:t>that</w:t>
      </w:r>
      <w:proofErr w:type="spellEnd"/>
      <w:r>
        <w:t xml:space="preserve"> </w:t>
      </w:r>
      <w:proofErr w:type="spellStart"/>
      <w:r>
        <w:t>it</w:t>
      </w:r>
      <w:proofErr w:type="spellEnd"/>
      <w:r>
        <w:t xml:space="preserve"> is </w:t>
      </w:r>
      <w:proofErr w:type="spellStart"/>
      <w:r>
        <w:t>probably</w:t>
      </w:r>
      <w:proofErr w:type="spellEnd"/>
      <w:r>
        <w:t xml:space="preserve"> the </w:t>
      </w:r>
      <w:proofErr w:type="spellStart"/>
      <w:r>
        <w:t>other</w:t>
      </w:r>
      <w:proofErr w:type="spellEnd"/>
      <w:r>
        <w:t xml:space="preserve"> way </w:t>
      </w:r>
      <w:proofErr w:type="spellStart"/>
      <w:r>
        <w:t>around</w:t>
      </w:r>
      <w:proofErr w:type="spellEnd"/>
      <w:r>
        <w:t>, (</w:t>
      </w:r>
      <w:proofErr w:type="spellStart"/>
      <w:r>
        <w:t>aggression</w:t>
      </w:r>
      <w:proofErr w:type="spellEnd"/>
      <w:r>
        <w:t xml:space="preserve">  </w:t>
      </w:r>
      <w:proofErr w:type="spellStart"/>
      <w:r>
        <w:t>to</w:t>
      </w:r>
      <w:proofErr w:type="spellEnd"/>
      <w:r>
        <w:t xml:space="preserve"> </w:t>
      </w:r>
      <w:proofErr w:type="spellStart"/>
      <w:r>
        <w:t>fortity</w:t>
      </w:r>
      <w:proofErr w:type="spellEnd"/>
      <w:r>
        <w:t xml:space="preserve"> control). Blackhart </w:t>
      </w:r>
      <w:proofErr w:type="spellStart"/>
      <w:r>
        <w:t>main</w:t>
      </w:r>
      <w:proofErr w:type="spellEnd"/>
      <w:r>
        <w:t xml:space="preserve"> point, I </w:t>
      </w:r>
      <w:proofErr w:type="spellStart"/>
      <w:r>
        <w:t>think</w:t>
      </w:r>
      <w:proofErr w:type="spellEnd"/>
      <w:r>
        <w:t xml:space="preserve">, was </w:t>
      </w:r>
      <w:proofErr w:type="spellStart"/>
      <w:r>
        <w:t>that</w:t>
      </w:r>
      <w:proofErr w:type="spellEnd"/>
      <w:r>
        <w:t xml:space="preserve"> </w:t>
      </w:r>
      <w:proofErr w:type="spellStart"/>
      <w:r>
        <w:t>mood</w:t>
      </w:r>
      <w:proofErr w:type="spellEnd"/>
      <w:r>
        <w:t xml:space="preserve"> </w:t>
      </w:r>
      <w:proofErr w:type="spellStart"/>
      <w:r>
        <w:t>effects</w:t>
      </w:r>
      <w:proofErr w:type="spellEnd"/>
      <w:r>
        <w:t xml:space="preserve"> </w:t>
      </w:r>
      <w:proofErr w:type="spellStart"/>
      <w:r>
        <w:t>were</w:t>
      </w:r>
      <w:proofErr w:type="spellEnd"/>
      <w:r>
        <w:t xml:space="preserve"> </w:t>
      </w:r>
      <w:proofErr w:type="spellStart"/>
      <w:r>
        <w:t>not</w:t>
      </w:r>
      <w:proofErr w:type="spellEnd"/>
      <w:r>
        <w:t xml:space="preserve"> </w:t>
      </w:r>
      <w:proofErr w:type="spellStart"/>
      <w:r>
        <w:t>there</w:t>
      </w:r>
      <w:proofErr w:type="spellEnd"/>
      <w:r>
        <w:t xml:space="preserve">. The </w:t>
      </w:r>
      <w:proofErr w:type="spellStart"/>
      <w:r>
        <w:t>moderation</w:t>
      </w:r>
      <w:proofErr w:type="spellEnd"/>
      <w:r>
        <w:t xml:space="preserve"> part I </w:t>
      </w:r>
      <w:proofErr w:type="spellStart"/>
      <w:r>
        <w:t>need</w:t>
      </w:r>
      <w:proofErr w:type="spellEnd"/>
      <w:r>
        <w:t xml:space="preserve"> </w:t>
      </w:r>
      <w:proofErr w:type="spellStart"/>
      <w:r>
        <w:t>to</w:t>
      </w:r>
      <w:proofErr w:type="spellEnd"/>
      <w:r>
        <w:t xml:space="preserve"> check. </w:t>
      </w:r>
      <w:proofErr w:type="spellStart"/>
      <w:r>
        <w:t>If</w:t>
      </w:r>
      <w:proofErr w:type="spellEnd"/>
      <w:r>
        <w:t xml:space="preserve"> </w:t>
      </w:r>
      <w:proofErr w:type="spellStart"/>
      <w:r>
        <w:t>that</w:t>
      </w:r>
      <w:proofErr w:type="spellEnd"/>
      <w:r>
        <w:t xml:space="preserve"> is </w:t>
      </w:r>
      <w:proofErr w:type="spellStart"/>
      <w:r>
        <w:t>true</w:t>
      </w:r>
      <w:proofErr w:type="spellEnd"/>
      <w:r>
        <w:t xml:space="preserve">, </w:t>
      </w:r>
      <w:proofErr w:type="spellStart"/>
      <w:r>
        <w:t>would</w:t>
      </w:r>
      <w:proofErr w:type="spellEnd"/>
      <w:r>
        <w:t xml:space="preserve"> the reader </w:t>
      </w:r>
      <w:proofErr w:type="spellStart"/>
      <w:r>
        <w:t>now</w:t>
      </w:r>
      <w:proofErr w:type="spellEnd"/>
      <w:r>
        <w:t xml:space="preserve"> </w:t>
      </w:r>
      <w:proofErr w:type="spellStart"/>
      <w:r>
        <w:t>not</w:t>
      </w:r>
      <w:proofErr w:type="spellEnd"/>
      <w:r>
        <w:t xml:space="preserve"> want </w:t>
      </w:r>
      <w:proofErr w:type="spellStart"/>
      <w:r>
        <w:t>to</w:t>
      </w:r>
      <w:proofErr w:type="spellEnd"/>
      <w:r>
        <w:t xml:space="preserve"> </w:t>
      </w:r>
      <w:proofErr w:type="spellStart"/>
      <w:r>
        <w:t>know</w:t>
      </w:r>
      <w:proofErr w:type="spellEnd"/>
      <w:r>
        <w:t xml:space="preserve"> </w:t>
      </w:r>
      <w:proofErr w:type="spellStart"/>
      <w:r>
        <w:t>what</w:t>
      </w:r>
      <w:proofErr w:type="spellEnd"/>
      <w:r>
        <w:t xml:space="preserve"> </w:t>
      </w:r>
      <w:proofErr w:type="spellStart"/>
      <w:r>
        <w:t>paradigm</w:t>
      </w:r>
      <w:proofErr w:type="spellEnd"/>
      <w:r>
        <w:t xml:space="preserve"> is </w:t>
      </w:r>
      <w:proofErr w:type="spellStart"/>
      <w:r>
        <w:t>strongest</w:t>
      </w:r>
      <w:proofErr w:type="spellEnd"/>
      <w:r>
        <w:t>?</w:t>
      </w:r>
    </w:p>
    <w:p w14:paraId="7C24929A" w14:textId="77777777" w:rsidR="00795E7E" w:rsidRDefault="00795E7E">
      <w:pPr>
        <w:pStyle w:val="Tekstopmerking"/>
      </w:pPr>
    </w:p>
  </w:comment>
  <w:comment w:id="118" w:author="Ilja van Beest" w:date="2013-12-27T09:50:00Z" w:initials="Iv">
    <w:p w14:paraId="3C0B8A6A" w14:textId="1D7CC3D4" w:rsidR="00795E7E" w:rsidRDefault="00795E7E">
      <w:pPr>
        <w:pStyle w:val="Tekstopmerking"/>
      </w:pPr>
      <w:r>
        <w:rPr>
          <w:rStyle w:val="Verwijzingopmerking"/>
        </w:rPr>
        <w:annotationRef/>
      </w:r>
      <w:r>
        <w:t xml:space="preserve">I </w:t>
      </w:r>
      <w:proofErr w:type="spellStart"/>
      <w:r>
        <w:t>think</w:t>
      </w:r>
      <w:proofErr w:type="spellEnd"/>
      <w:r>
        <w:t xml:space="preserve"> we </w:t>
      </w:r>
      <w:proofErr w:type="spellStart"/>
      <w:r>
        <w:t>should</w:t>
      </w:r>
      <w:proofErr w:type="spellEnd"/>
      <w:r>
        <w:t xml:space="preserve"> </w:t>
      </w:r>
      <w:proofErr w:type="spellStart"/>
      <w:r>
        <w:t>also</w:t>
      </w:r>
      <w:proofErr w:type="spellEnd"/>
      <w:r>
        <w:t xml:space="preserve"> </w:t>
      </w:r>
      <w:proofErr w:type="spellStart"/>
      <w:r>
        <w:t>include</w:t>
      </w:r>
      <w:proofErr w:type="spellEnd"/>
      <w:r>
        <w:t xml:space="preserve"> a </w:t>
      </w:r>
      <w:proofErr w:type="spellStart"/>
      <w:r>
        <w:t>dependent</w:t>
      </w:r>
      <w:proofErr w:type="spellEnd"/>
      <w:r>
        <w:t xml:space="preserve"> </w:t>
      </w:r>
      <w:proofErr w:type="spellStart"/>
      <w:r>
        <w:t>variable</w:t>
      </w:r>
      <w:proofErr w:type="spellEnd"/>
      <w:r>
        <w:t xml:space="preserve"> in the </w:t>
      </w:r>
      <w:proofErr w:type="spellStart"/>
      <w:r>
        <w:t>example</w:t>
      </w:r>
      <w:proofErr w:type="spellEnd"/>
      <w:r>
        <w:t xml:space="preserve"> </w:t>
      </w:r>
      <w:proofErr w:type="spellStart"/>
      <w:r>
        <w:t>and</w:t>
      </w:r>
      <w:proofErr w:type="spellEnd"/>
      <w:r>
        <w:t xml:space="preserve"> make </w:t>
      </w:r>
      <w:proofErr w:type="spellStart"/>
      <w:r>
        <w:t>it</w:t>
      </w:r>
      <w:proofErr w:type="spellEnd"/>
      <w:r>
        <w:t xml:space="preserve"> a bit more </w:t>
      </w:r>
      <w:proofErr w:type="spellStart"/>
      <w:r>
        <w:t>hypothetic</w:t>
      </w:r>
      <w:proofErr w:type="spellEnd"/>
      <w:r>
        <w:t>.</w:t>
      </w:r>
    </w:p>
    <w:p w14:paraId="6728A632" w14:textId="77777777" w:rsidR="00795E7E" w:rsidRDefault="00795E7E">
      <w:pPr>
        <w:pStyle w:val="Tekstopmerking"/>
      </w:pPr>
    </w:p>
    <w:p w14:paraId="577258DE" w14:textId="54794124" w:rsidR="00795E7E" w:rsidRDefault="00795E7E">
      <w:pPr>
        <w:pStyle w:val="Tekstopmerking"/>
      </w:pPr>
      <w:r>
        <w:t xml:space="preserve">For </w:t>
      </w:r>
      <w:proofErr w:type="spellStart"/>
      <w:r>
        <w:t>example</w:t>
      </w:r>
      <w:proofErr w:type="spellEnd"/>
      <w:r>
        <w:t>, in a 2x2 on well-</w:t>
      </w:r>
      <w:proofErr w:type="spellStart"/>
      <w:r>
        <w:t>being</w:t>
      </w:r>
      <w:proofErr w:type="spellEnd"/>
      <w:r>
        <w:t xml:space="preserve"> </w:t>
      </w:r>
      <w:proofErr w:type="spellStart"/>
      <w:r>
        <w:t>it</w:t>
      </w:r>
      <w:proofErr w:type="spellEnd"/>
      <w:r>
        <w:t xml:space="preserve"> </w:t>
      </w:r>
      <w:proofErr w:type="spellStart"/>
      <w:r>
        <w:t>could</w:t>
      </w:r>
      <w:proofErr w:type="spellEnd"/>
      <w:r>
        <w:t xml:space="preserve"> </w:t>
      </w:r>
      <w:proofErr w:type="spellStart"/>
      <w:r>
        <w:t>be</w:t>
      </w:r>
      <w:proofErr w:type="spellEnd"/>
      <w:r>
        <w:t xml:space="preserve"> </w:t>
      </w:r>
      <w:proofErr w:type="spellStart"/>
      <w:r>
        <w:t>argued</w:t>
      </w:r>
      <w:proofErr w:type="spellEnd"/>
      <w:r>
        <w:t xml:space="preserve"> </w:t>
      </w:r>
      <w:proofErr w:type="spellStart"/>
      <w:r>
        <w:t>that</w:t>
      </w:r>
      <w:proofErr w:type="spellEnd"/>
      <w:r>
        <w:t xml:space="preserve"> </w:t>
      </w:r>
      <w:proofErr w:type="spellStart"/>
      <w:r>
        <w:t>people</w:t>
      </w:r>
      <w:proofErr w:type="spellEnd"/>
      <w:r>
        <w:t xml:space="preserve"> suffere a </w:t>
      </w:r>
      <w:proofErr w:type="spellStart"/>
      <w:r>
        <w:t>bigger</w:t>
      </w:r>
      <w:proofErr w:type="spellEnd"/>
      <w:r>
        <w:t xml:space="preserve"> </w:t>
      </w:r>
      <w:proofErr w:type="spellStart"/>
      <w:r>
        <w:t>decrease</w:t>
      </w:r>
      <w:proofErr w:type="spellEnd"/>
      <w:r>
        <w:t xml:space="preserve"> in well-</w:t>
      </w:r>
      <w:proofErr w:type="spellStart"/>
      <w:r>
        <w:t>being</w:t>
      </w:r>
      <w:proofErr w:type="spellEnd"/>
      <w:r>
        <w:t xml:space="preserve"> </w:t>
      </w:r>
      <w:proofErr w:type="spellStart"/>
      <w:r>
        <w:t>when</w:t>
      </w:r>
      <w:proofErr w:type="spellEnd"/>
      <w:r>
        <w:t xml:space="preserve"> </w:t>
      </w:r>
      <w:proofErr w:type="spellStart"/>
      <w:r>
        <w:t>ostracized</w:t>
      </w:r>
      <w:proofErr w:type="spellEnd"/>
      <w:r>
        <w:t xml:space="preserve"> </w:t>
      </w:r>
      <w:proofErr w:type="spellStart"/>
      <w:r>
        <w:t>by</w:t>
      </w:r>
      <w:proofErr w:type="spellEnd"/>
      <w:r>
        <w:t xml:space="preserve"> </w:t>
      </w:r>
      <w:proofErr w:type="spellStart"/>
      <w:r>
        <w:t>ingroup</w:t>
      </w:r>
      <w:proofErr w:type="spellEnd"/>
      <w:r>
        <w:t xml:space="preserve"> members </w:t>
      </w:r>
      <w:proofErr w:type="spellStart"/>
      <w:r>
        <w:t>than</w:t>
      </w:r>
      <w:proofErr w:type="spellEnd"/>
      <w:r>
        <w:t xml:space="preserve"> </w:t>
      </w:r>
      <w:proofErr w:type="spellStart"/>
      <w:r>
        <w:t>when</w:t>
      </w:r>
      <w:proofErr w:type="spellEnd"/>
      <w:r>
        <w:t xml:space="preserve"> </w:t>
      </w:r>
      <w:proofErr w:type="spellStart"/>
      <w:r>
        <w:t>ostracized</w:t>
      </w:r>
      <w:proofErr w:type="spellEnd"/>
      <w:r>
        <w:t xml:space="preserve"> </w:t>
      </w:r>
      <w:proofErr w:type="spellStart"/>
      <w:r>
        <w:t>by</w:t>
      </w:r>
      <w:proofErr w:type="spellEnd"/>
      <w:r>
        <w:t xml:space="preserve"> </w:t>
      </w:r>
      <w:proofErr w:type="spellStart"/>
      <w:r>
        <w:t>outgroup</w:t>
      </w:r>
      <w:proofErr w:type="spellEnd"/>
      <w:r>
        <w:t xml:space="preserve"> members. </w:t>
      </w:r>
    </w:p>
    <w:p w14:paraId="56715290" w14:textId="77777777" w:rsidR="00795E7E" w:rsidRDefault="00795E7E">
      <w:pPr>
        <w:pStyle w:val="Tekstopmerking"/>
      </w:pPr>
    </w:p>
    <w:p w14:paraId="38A7CBD2" w14:textId="77777777" w:rsidR="00795E7E" w:rsidRDefault="00795E7E">
      <w:pPr>
        <w:pStyle w:val="Tekstopmerking"/>
      </w:pPr>
    </w:p>
    <w:p w14:paraId="1842FD5A" w14:textId="61BB7839" w:rsidR="00795E7E" w:rsidRDefault="00795E7E">
      <w:pPr>
        <w:pStyle w:val="Tekstopmerking"/>
      </w:pPr>
      <w:r>
        <w:t xml:space="preserve">I </w:t>
      </w:r>
      <w:proofErr w:type="spellStart"/>
      <w:r>
        <w:t>am</w:t>
      </w:r>
      <w:proofErr w:type="spellEnd"/>
      <w:r>
        <w:t xml:space="preserve"> </w:t>
      </w:r>
      <w:proofErr w:type="spellStart"/>
      <w:r>
        <w:t>not</w:t>
      </w:r>
      <w:proofErr w:type="spellEnd"/>
      <w:r>
        <w:t xml:space="preserve"> </w:t>
      </w:r>
      <w:proofErr w:type="spellStart"/>
      <w:r>
        <w:t>sure</w:t>
      </w:r>
      <w:proofErr w:type="spellEnd"/>
      <w:r>
        <w:t xml:space="preserve"> </w:t>
      </w:r>
      <w:proofErr w:type="spellStart"/>
      <w:r>
        <w:t>whether</w:t>
      </w:r>
      <w:proofErr w:type="spellEnd"/>
      <w:r>
        <w:t xml:space="preserve"> we </w:t>
      </w:r>
      <w:proofErr w:type="spellStart"/>
      <w:r>
        <w:t>should</w:t>
      </w:r>
      <w:proofErr w:type="spellEnd"/>
      <w:r>
        <w:t xml:space="preserve"> </w:t>
      </w:r>
      <w:proofErr w:type="spellStart"/>
      <w:r>
        <w:t>use</w:t>
      </w:r>
      <w:proofErr w:type="spellEnd"/>
      <w:r>
        <w:t xml:space="preserve"> the term </w:t>
      </w:r>
      <w:proofErr w:type="spellStart"/>
      <w:r>
        <w:t>straightforward</w:t>
      </w:r>
      <w:proofErr w:type="spellEnd"/>
      <w:r>
        <w:t xml:space="preserve"> as the </w:t>
      </w:r>
      <w:proofErr w:type="spellStart"/>
      <w:r>
        <w:t>operationalizaton</w:t>
      </w:r>
      <w:proofErr w:type="spellEnd"/>
      <w:r>
        <w:t xml:space="preserve"> of the </w:t>
      </w:r>
      <w:proofErr w:type="spellStart"/>
      <w:r>
        <w:t>mdoerator</w:t>
      </w:r>
      <w:proofErr w:type="spellEnd"/>
      <w:r>
        <w:t xml:space="preserve"> is </w:t>
      </w:r>
      <w:proofErr w:type="spellStart"/>
      <w:r>
        <w:t>actually</w:t>
      </w:r>
      <w:proofErr w:type="spellEnd"/>
      <w:r>
        <w:t xml:space="preserve"> </w:t>
      </w:r>
      <w:proofErr w:type="spellStart"/>
      <w:r>
        <w:t>quite</w:t>
      </w:r>
      <w:proofErr w:type="spellEnd"/>
      <w:r>
        <w:t xml:space="preserve"> </w:t>
      </w:r>
      <w:proofErr w:type="spellStart"/>
      <w:r>
        <w:t>complicated</w:t>
      </w:r>
      <w:proofErr w:type="spellEnd"/>
      <w:r>
        <w:t xml:space="preserve">. </w:t>
      </w:r>
    </w:p>
    <w:p w14:paraId="785EA3B6" w14:textId="77777777" w:rsidR="00795E7E" w:rsidRDefault="00795E7E">
      <w:pPr>
        <w:pStyle w:val="Tekstopmerking"/>
      </w:pPr>
    </w:p>
    <w:p w14:paraId="70000D54" w14:textId="76C64D91" w:rsidR="00795E7E" w:rsidRDefault="00795E7E">
      <w:pPr>
        <w:pStyle w:val="Tekstopmerking"/>
      </w:pPr>
      <w:proofErr w:type="spellStart"/>
      <w:r>
        <w:t>So</w:t>
      </w:r>
      <w:proofErr w:type="spellEnd"/>
      <w:r>
        <w:t xml:space="preserve"> </w:t>
      </w:r>
      <w:proofErr w:type="spellStart"/>
      <w:r>
        <w:t>my</w:t>
      </w:r>
      <w:proofErr w:type="spellEnd"/>
      <w:r>
        <w:t xml:space="preserve"> question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Jelte</w:t>
      </w:r>
      <w:proofErr w:type="spellEnd"/>
      <w:r>
        <w:t xml:space="preserve">, Chris </w:t>
      </w:r>
      <w:proofErr w:type="spellStart"/>
      <w:r>
        <w:t>and</w:t>
      </w:r>
      <w:proofErr w:type="spellEnd"/>
      <w:r>
        <w:t xml:space="preserve"> Kip, </w:t>
      </w:r>
      <w:proofErr w:type="spellStart"/>
      <w:r>
        <w:t>whether</w:t>
      </w:r>
      <w:proofErr w:type="spellEnd"/>
      <w:r>
        <w:t xml:space="preserve"> we </w:t>
      </w:r>
      <w:proofErr w:type="spellStart"/>
      <w:r>
        <w:t>should</w:t>
      </w:r>
      <w:proofErr w:type="spellEnd"/>
      <w:r>
        <w:t xml:space="preserve"> </w:t>
      </w:r>
      <w:proofErr w:type="spellStart"/>
      <w:r>
        <w:t>expand</w:t>
      </w:r>
      <w:proofErr w:type="spellEnd"/>
      <w:r>
        <w:t xml:space="preserve"> </w:t>
      </w:r>
      <w:proofErr w:type="spellStart"/>
      <w:r>
        <w:t>this</w:t>
      </w:r>
      <w:proofErr w:type="spellEnd"/>
      <w:r>
        <w:t xml:space="preserve"> </w:t>
      </w:r>
      <w:proofErr w:type="spellStart"/>
      <w:r>
        <w:t>section</w:t>
      </w:r>
      <w:proofErr w:type="spellEnd"/>
      <w:r>
        <w:t xml:space="preserve"> or </w:t>
      </w:r>
      <w:proofErr w:type="spellStart"/>
      <w:r>
        <w:t>reutrn</w:t>
      </w:r>
      <w:proofErr w:type="spellEnd"/>
      <w:r>
        <w:t xml:space="preserve"> tot his in the  </w:t>
      </w:r>
      <w:proofErr w:type="spellStart"/>
      <w:r>
        <w:t>method</w:t>
      </w:r>
      <w:proofErr w:type="spellEnd"/>
      <w:r>
        <w:t>.</w:t>
      </w:r>
    </w:p>
  </w:comment>
  <w:comment w:id="121" w:author="Ilja van Beest" w:date="2013-12-27T09:53:00Z" w:initials="Iv">
    <w:p w14:paraId="637C2278" w14:textId="2B2EB252" w:rsidR="00795E7E" w:rsidRDefault="00795E7E">
      <w:pPr>
        <w:pStyle w:val="Tekstopmerking"/>
      </w:pPr>
      <w:r>
        <w:rPr>
          <w:rStyle w:val="Verwijzingopmerking"/>
        </w:rPr>
        <w:annotationRef/>
      </w:r>
      <w:proofErr w:type="spellStart"/>
      <w:r>
        <w:t>Should</w:t>
      </w:r>
      <w:proofErr w:type="spellEnd"/>
      <w:r>
        <w:t xml:space="preserve"> we </w:t>
      </w:r>
      <w:proofErr w:type="spellStart"/>
      <w:r>
        <w:t>not</w:t>
      </w:r>
      <w:proofErr w:type="spellEnd"/>
      <w:r>
        <w:t xml:space="preserve"> </w:t>
      </w:r>
      <w:proofErr w:type="spellStart"/>
      <w:r>
        <w:t>provide</w:t>
      </w:r>
      <w:proofErr w:type="spellEnd"/>
      <w:r>
        <w:t xml:space="preserve"> the exact list of the </w:t>
      </w:r>
      <w:proofErr w:type="spellStart"/>
      <w:r>
        <w:t>structural</w:t>
      </w:r>
      <w:proofErr w:type="spellEnd"/>
      <w:r>
        <w:t xml:space="preserve"> </w:t>
      </w:r>
      <w:proofErr w:type="spellStart"/>
      <w:r>
        <w:t>aspects</w:t>
      </w:r>
      <w:proofErr w:type="spellEnd"/>
      <w:r>
        <w:t xml:space="preserve"> </w:t>
      </w:r>
      <w:proofErr w:type="spellStart"/>
      <w:r>
        <w:t>here</w:t>
      </w:r>
      <w:proofErr w:type="spellEnd"/>
      <w:r>
        <w:t xml:space="preserve">? </w:t>
      </w:r>
      <w:proofErr w:type="spellStart"/>
      <w:r>
        <w:t>And</w:t>
      </w:r>
      <w:proofErr w:type="spellEnd"/>
      <w:r>
        <w:t xml:space="preserve"> </w:t>
      </w:r>
      <w:proofErr w:type="spellStart"/>
      <w:r>
        <w:t>provide</w:t>
      </w:r>
      <w:proofErr w:type="spellEnd"/>
      <w:r>
        <w:t xml:space="preserve"> a </w:t>
      </w:r>
      <w:proofErr w:type="spellStart"/>
      <w:r>
        <w:t>reason</w:t>
      </w:r>
      <w:proofErr w:type="spellEnd"/>
      <w:r>
        <w:t xml:space="preserve"> </w:t>
      </w:r>
      <w:proofErr w:type="spellStart"/>
      <w:r>
        <w:t>why</w:t>
      </w:r>
      <w:proofErr w:type="spellEnd"/>
      <w:r>
        <w:t xml:space="preserve"> these </w:t>
      </w:r>
      <w:proofErr w:type="spellStart"/>
      <w:r>
        <w:t>were</w:t>
      </w:r>
      <w:proofErr w:type="spellEnd"/>
      <w:r>
        <w:t xml:space="preserve"> </w:t>
      </w:r>
      <w:proofErr w:type="spellStart"/>
      <w:r>
        <w:t>inlcuded</w:t>
      </w:r>
      <w:proofErr w:type="spellEnd"/>
      <w:r>
        <w:t xml:space="preserve">? I </w:t>
      </w:r>
      <w:proofErr w:type="spellStart"/>
      <w:r>
        <w:t>think</w:t>
      </w:r>
      <w:proofErr w:type="spellEnd"/>
      <w:r>
        <w:t xml:space="preserve"> </w:t>
      </w:r>
      <w:proofErr w:type="spellStart"/>
      <w:r>
        <w:t>they</w:t>
      </w:r>
      <w:proofErr w:type="spellEnd"/>
      <w:r>
        <w:t xml:space="preserve"> are important in </w:t>
      </w:r>
      <w:proofErr w:type="spellStart"/>
      <w:r>
        <w:t>themselves</w:t>
      </w:r>
      <w:proofErr w:type="spellEnd"/>
      <w:r>
        <w:t xml:space="preserve">?  </w:t>
      </w:r>
      <w:proofErr w:type="spellStart"/>
      <w:r>
        <w:t>Perhaps</w:t>
      </w:r>
      <w:proofErr w:type="spellEnd"/>
      <w:r>
        <w:t xml:space="preserve"> Kip has </w:t>
      </w:r>
      <w:proofErr w:type="spellStart"/>
      <w:r>
        <w:t>an</w:t>
      </w:r>
      <w:proofErr w:type="spellEnd"/>
      <w:r>
        <w:t xml:space="preserve"> </w:t>
      </w:r>
      <w:proofErr w:type="spellStart"/>
      <w:r>
        <w:t>idea</w:t>
      </w:r>
      <w:proofErr w:type="spellEnd"/>
      <w:r>
        <w:t>?</w:t>
      </w:r>
    </w:p>
  </w:comment>
  <w:comment w:id="130" w:author="Chris Hartgerink" w:date="2013-11-01T17:29:00Z" w:initials="CH">
    <w:p w14:paraId="5D871921" w14:textId="51675647" w:rsidR="00795E7E" w:rsidRPr="00CF7CA3" w:rsidRDefault="00795E7E">
      <w:pPr>
        <w:pStyle w:val="Tekstopmerking"/>
        <w:rPr>
          <w:lang w:val="en-US"/>
        </w:rPr>
      </w:pPr>
      <w:r>
        <w:rPr>
          <w:lang w:val="en-US"/>
        </w:rPr>
        <w:t xml:space="preserve">Reasoning: </w:t>
      </w:r>
      <w:r>
        <w:rPr>
          <w:rStyle w:val="Verwijzingopmerking"/>
        </w:rPr>
        <w:annotationRef/>
      </w:r>
      <w:r w:rsidRPr="00CF7CA3">
        <w:rPr>
          <w:lang w:val="en-US"/>
        </w:rPr>
        <w:t xml:space="preserve">As collectivism might influence the degree to which belonging is important (see </w:t>
      </w:r>
      <w:proofErr w:type="spellStart"/>
      <w:r w:rsidRPr="00CF7CA3">
        <w:rPr>
          <w:lang w:val="en-US"/>
        </w:rPr>
        <w:t>Hofstede</w:t>
      </w:r>
      <w:proofErr w:type="spellEnd"/>
      <w:r w:rsidRPr="00CF7CA3">
        <w:rPr>
          <w:lang w:val="en-US"/>
        </w:rPr>
        <w:t>, 1980).</w:t>
      </w:r>
    </w:p>
  </w:comment>
  <w:comment w:id="138" w:author="Chris Hartgerink" w:date="2013-11-01T17:30:00Z" w:initials="CH">
    <w:p w14:paraId="0465D230" w14:textId="4AA92CCC" w:rsidR="00795E7E" w:rsidRPr="00CF7CA3" w:rsidRDefault="00795E7E">
      <w:pPr>
        <w:pStyle w:val="Tekstopmerking"/>
        <w:rPr>
          <w:lang w:val="en-US"/>
        </w:rPr>
      </w:pPr>
      <w:r>
        <w:rPr>
          <w:rStyle w:val="Verwijzingopmerking"/>
        </w:rPr>
        <w:annotationRef/>
      </w:r>
      <w:r w:rsidRPr="00CF7CA3">
        <w:rPr>
          <w:lang w:val="en-US"/>
        </w:rPr>
        <w:t xml:space="preserve">Reasoning: As some have argued that </w:t>
      </w:r>
      <w:r>
        <w:rPr>
          <w:lang w:val="en-US"/>
        </w:rPr>
        <w:t>social aspects are evolutionary more important for females (REF)</w:t>
      </w:r>
    </w:p>
  </w:comment>
  <w:comment w:id="145" w:author="Chris Hartgerink" w:date="2013-11-01T17:31:00Z" w:initials="CH">
    <w:p w14:paraId="09136509" w14:textId="70BF4433" w:rsidR="00795E7E" w:rsidRPr="00CF7CA3" w:rsidRDefault="00795E7E">
      <w:pPr>
        <w:pStyle w:val="Tekstopmerking"/>
        <w:rPr>
          <w:lang w:val="en-US"/>
        </w:rPr>
      </w:pPr>
      <w:r>
        <w:rPr>
          <w:rStyle w:val="Verwijzingopmerking"/>
        </w:rPr>
        <w:annotationRef/>
      </w:r>
      <w:r w:rsidRPr="00CF7CA3">
        <w:rPr>
          <w:lang w:val="en-US"/>
        </w:rPr>
        <w:t xml:space="preserve">Reasoning: As some might argue that </w:t>
      </w:r>
      <w:r>
        <w:rPr>
          <w:lang w:val="en-US"/>
        </w:rPr>
        <w:t>belonging to the group is more important for younger people, who have less, and less stable connections.</w:t>
      </w:r>
    </w:p>
  </w:comment>
  <w:comment w:id="150" w:author="Chris Hartgerink" w:date="2013-11-01T17:32:00Z" w:initials="CH">
    <w:p w14:paraId="74A854C1" w14:textId="36AD283C" w:rsidR="00795E7E" w:rsidRPr="00CF7CA3" w:rsidRDefault="00795E7E">
      <w:pPr>
        <w:pStyle w:val="Tekstopmerking"/>
        <w:rPr>
          <w:lang w:val="en-US"/>
        </w:rPr>
      </w:pPr>
      <w:r>
        <w:rPr>
          <w:rStyle w:val="Verwijzingopmerking"/>
        </w:rPr>
        <w:annotationRef/>
      </w:r>
      <w:r w:rsidRPr="00CF7CA3">
        <w:rPr>
          <w:lang w:val="en-US"/>
        </w:rPr>
        <w:t>Reasoning: As some might argue that being excluded by more people is worse</w:t>
      </w:r>
    </w:p>
  </w:comment>
  <w:comment w:id="154" w:author="Chris Hartgerink" w:date="2013-11-01T17:32:00Z" w:initials="CH">
    <w:p w14:paraId="2BED4FFA" w14:textId="232A23A7" w:rsidR="00795E7E" w:rsidRPr="00CF7CA3" w:rsidRDefault="00795E7E">
      <w:pPr>
        <w:pStyle w:val="Tekstopmerking"/>
        <w:rPr>
          <w:lang w:val="en-US"/>
        </w:rPr>
      </w:pPr>
      <w:r>
        <w:rPr>
          <w:rStyle w:val="Verwijzingopmerking"/>
        </w:rPr>
        <w:annotationRef/>
      </w:r>
      <w:r w:rsidRPr="00CF7CA3">
        <w:rPr>
          <w:lang w:val="en-US"/>
        </w:rPr>
        <w:t>Reasoning: It might be argued that being ostracized longer is more affecting</w:t>
      </w:r>
    </w:p>
  </w:comment>
  <w:comment w:id="157" w:author="Chris Hartgerink" w:date="2013-11-01T17:32:00Z" w:initials="CH">
    <w:p w14:paraId="22A69377" w14:textId="3B3DCA52" w:rsidR="00795E7E" w:rsidRPr="00CF7CA3" w:rsidRDefault="00795E7E">
      <w:pPr>
        <w:pStyle w:val="Tekstopmerking"/>
        <w:rPr>
          <w:lang w:val="en-US"/>
        </w:rPr>
      </w:pPr>
      <w:r>
        <w:rPr>
          <w:rStyle w:val="Verwijzingopmerking"/>
        </w:rPr>
        <w:annotationRef/>
      </w:r>
      <w:r w:rsidRPr="00CF7CA3">
        <w:rPr>
          <w:lang w:val="en-US"/>
        </w:rPr>
        <w:t>Reasoning: To see whether there are differences between the type of scales.</w:t>
      </w:r>
    </w:p>
  </w:comment>
  <w:comment w:id="122" w:author="Chris Hartgerink" w:date="2013-10-31T19:42:00Z" w:initials="CH">
    <w:p w14:paraId="24BA1E93" w14:textId="2A87CF88" w:rsidR="00795E7E" w:rsidRPr="0066375E" w:rsidRDefault="00795E7E">
      <w:pPr>
        <w:pStyle w:val="Tekstopmerking"/>
        <w:rPr>
          <w:lang w:val="en-US"/>
        </w:rPr>
      </w:pPr>
      <w:r>
        <w:rPr>
          <w:rStyle w:val="Verwijzingopmerking"/>
        </w:rPr>
        <w:annotationRef/>
      </w:r>
      <w:r w:rsidRPr="0066375E">
        <w:rPr>
          <w:lang w:val="en-US"/>
        </w:rPr>
        <w:t>Should we provide some theoreti</w:t>
      </w:r>
      <w:r>
        <w:rPr>
          <w:lang w:val="en-US"/>
        </w:rPr>
        <w:t>cal ground for these predictors? For 2, 3 I can easily find some papers; 1, 4, 5, 6 would be more inductive and require additional space..</w:t>
      </w:r>
    </w:p>
  </w:comment>
  <w:comment w:id="167" w:author="Ilja van Beest" w:date="2013-12-27T10:00:00Z" w:initials="Iv">
    <w:p w14:paraId="354AF025" w14:textId="6768D5B7" w:rsidR="00795E7E" w:rsidRDefault="00795E7E">
      <w:pPr>
        <w:pStyle w:val="Tekstopmerking"/>
      </w:pPr>
      <w:r>
        <w:rPr>
          <w:rStyle w:val="Verwijzingopmerking"/>
        </w:rPr>
        <w:annotationRef/>
      </w:r>
      <w:r>
        <w:t xml:space="preserve">I </w:t>
      </w:r>
      <w:proofErr w:type="spellStart"/>
      <w:r>
        <w:t>think</w:t>
      </w:r>
      <w:proofErr w:type="spellEnd"/>
      <w:r>
        <w:t xml:space="preserve"> these </w:t>
      </w:r>
      <w:proofErr w:type="spellStart"/>
      <w:r>
        <w:t>sentences</w:t>
      </w:r>
      <w:proofErr w:type="spellEnd"/>
      <w:r>
        <w:t xml:space="preserve"> </w:t>
      </w:r>
      <w:proofErr w:type="spellStart"/>
      <w:r>
        <w:t>can</w:t>
      </w:r>
      <w:proofErr w:type="spellEnd"/>
      <w:r>
        <w:t xml:space="preserve"> </w:t>
      </w:r>
      <w:proofErr w:type="spellStart"/>
      <w:r>
        <w:t>be</w:t>
      </w:r>
      <w:proofErr w:type="spellEnd"/>
      <w:r>
        <w:t xml:space="preserve"> </w:t>
      </w:r>
      <w:proofErr w:type="spellStart"/>
      <w:r>
        <w:t>deleted</w:t>
      </w:r>
      <w:proofErr w:type="spellEnd"/>
      <w:r>
        <w:t xml:space="preserve"> without </w:t>
      </w:r>
      <w:proofErr w:type="spellStart"/>
      <w:r>
        <w:t>loss</w:t>
      </w:r>
      <w:proofErr w:type="spellEnd"/>
      <w:r>
        <w:t xml:space="preserve"> of information.</w:t>
      </w:r>
    </w:p>
  </w:comment>
  <w:comment w:id="180" w:author="Ilja van Beest" w:date="2013-12-27T10:05:00Z" w:initials="Iv">
    <w:p w14:paraId="19476BC7" w14:textId="695B95B7" w:rsidR="00795E7E" w:rsidRDefault="00795E7E">
      <w:pPr>
        <w:pStyle w:val="Tekstopmerking"/>
      </w:pPr>
      <w:r>
        <w:rPr>
          <w:rStyle w:val="Verwijzingopmerking"/>
        </w:rPr>
        <w:annotationRef/>
      </w:r>
      <w:r>
        <w:t xml:space="preserve">I </w:t>
      </w:r>
      <w:proofErr w:type="spellStart"/>
      <w:r>
        <w:t>aggree</w:t>
      </w:r>
      <w:proofErr w:type="spellEnd"/>
      <w:r>
        <w:t xml:space="preserve"> </w:t>
      </w:r>
      <w:proofErr w:type="spellStart"/>
      <w:r>
        <w:t>with</w:t>
      </w:r>
      <w:proofErr w:type="spellEnd"/>
      <w:r>
        <w:t xml:space="preserve"> </w:t>
      </w:r>
      <w:proofErr w:type="spellStart"/>
      <w:r>
        <w:t>Jelte</w:t>
      </w:r>
      <w:proofErr w:type="spellEnd"/>
      <w:r>
        <w:t xml:space="preserve">, </w:t>
      </w:r>
      <w:proofErr w:type="spellStart"/>
      <w:r>
        <w:t>that</w:t>
      </w:r>
      <w:proofErr w:type="spellEnd"/>
      <w:r>
        <w:t xml:space="preserve"> </w:t>
      </w:r>
      <w:proofErr w:type="spellStart"/>
      <w:r>
        <w:t>this</w:t>
      </w:r>
      <w:proofErr w:type="spellEnd"/>
      <w:r>
        <w:t xml:space="preserve"> part </w:t>
      </w:r>
      <w:proofErr w:type="spellStart"/>
      <w:r>
        <w:t>could</w:t>
      </w:r>
      <w:proofErr w:type="spellEnd"/>
      <w:r>
        <w:t xml:space="preserve"> </w:t>
      </w:r>
      <w:proofErr w:type="spellStart"/>
      <w:r>
        <w:t>be</w:t>
      </w:r>
      <w:proofErr w:type="spellEnd"/>
      <w:r>
        <w:t xml:space="preserve"> </w:t>
      </w:r>
      <w:proofErr w:type="spellStart"/>
      <w:r>
        <w:t>moved</w:t>
      </w:r>
      <w:proofErr w:type="spellEnd"/>
      <w:r>
        <w:t xml:space="preserve"> </w:t>
      </w:r>
      <w:proofErr w:type="spellStart"/>
      <w:r>
        <w:t>to</w:t>
      </w:r>
      <w:proofErr w:type="spellEnd"/>
      <w:r>
        <w:t xml:space="preserve"> the </w:t>
      </w:r>
      <w:proofErr w:type="spellStart"/>
      <w:r>
        <w:t>method</w:t>
      </w:r>
      <w:proofErr w:type="spellEnd"/>
      <w:r>
        <w:t xml:space="preserve">., </w:t>
      </w:r>
      <w:proofErr w:type="spellStart"/>
      <w:r>
        <w:t>althought</w:t>
      </w:r>
      <w:proofErr w:type="spellEnd"/>
      <w:r>
        <w:t xml:space="preserve"> I do </w:t>
      </w:r>
      <w:proofErr w:type="spellStart"/>
      <w:r>
        <w:t>not</w:t>
      </w:r>
      <w:proofErr w:type="spellEnd"/>
      <w:r>
        <w:t xml:space="preserve"> mind i fit </w:t>
      </w:r>
      <w:proofErr w:type="spellStart"/>
      <w:r>
        <w:t>stays</w:t>
      </w:r>
      <w:proofErr w:type="spellEnd"/>
      <w:r>
        <w:t xml:space="preserve"> </w:t>
      </w:r>
      <w:proofErr w:type="spellStart"/>
      <w:r>
        <w:t>here</w:t>
      </w:r>
      <w:proofErr w:type="spellEnd"/>
      <w:r>
        <w:t xml:space="preserve">. </w:t>
      </w:r>
    </w:p>
  </w:comment>
  <w:comment w:id="179" w:author="Jelte Wicherts" w:date="2013-12-23T16:08:00Z" w:initials="JW">
    <w:p w14:paraId="0ACDB221" w14:textId="0D6C43D6" w:rsidR="00795E7E" w:rsidRDefault="00795E7E">
      <w:pPr>
        <w:pStyle w:val="Tekstopmerking"/>
      </w:pPr>
      <w:r>
        <w:rPr>
          <w:rStyle w:val="Verwijzingopmerking"/>
        </w:rPr>
        <w:annotationRef/>
      </w:r>
      <w:proofErr w:type="spellStart"/>
      <w:r>
        <w:t>To</w:t>
      </w:r>
      <w:proofErr w:type="spellEnd"/>
      <w:r>
        <w:t xml:space="preserve"> Method/</w:t>
      </w:r>
      <w:proofErr w:type="spellStart"/>
      <w:r>
        <w:t>result</w:t>
      </w:r>
      <w:proofErr w:type="spellEnd"/>
      <w:r>
        <w:t xml:space="preserve"> </w:t>
      </w:r>
      <w:proofErr w:type="spellStart"/>
      <w:r>
        <w:t>section</w:t>
      </w:r>
      <w:proofErr w:type="spellEnd"/>
    </w:p>
  </w:comment>
  <w:comment w:id="244" w:author="Jelte Wicherts" w:date="2013-12-24T09:42:00Z" w:initials="JW">
    <w:p w14:paraId="275C24CA" w14:textId="5904A812" w:rsidR="00795E7E" w:rsidRDefault="00795E7E">
      <w:pPr>
        <w:pStyle w:val="Tekstopmerking"/>
      </w:pPr>
      <w:r>
        <w:rPr>
          <w:rStyle w:val="Verwijzingopmerking"/>
        </w:rPr>
        <w:annotationRef/>
      </w:r>
      <w:r>
        <w:t xml:space="preserve">Does </w:t>
      </w:r>
      <w:proofErr w:type="spellStart"/>
      <w:r>
        <w:t>it</w:t>
      </w:r>
      <w:proofErr w:type="spellEnd"/>
      <w:r>
        <w:t xml:space="preserve"> </w:t>
      </w:r>
      <w:proofErr w:type="spellStart"/>
      <w:r>
        <w:t>include</w:t>
      </w:r>
      <w:proofErr w:type="spellEnd"/>
      <w:r>
        <w:t xml:space="preserve"> </w:t>
      </w:r>
      <w:proofErr w:type="spellStart"/>
      <w:r>
        <w:t>PsycINFO</w:t>
      </w:r>
      <w:proofErr w:type="spellEnd"/>
      <w:r>
        <w:t xml:space="preserve">? </w:t>
      </w:r>
      <w:proofErr w:type="spellStart"/>
      <w:r>
        <w:t>PsycINFO</w:t>
      </w:r>
      <w:proofErr w:type="spellEnd"/>
      <w:r>
        <w:t xml:space="preserve"> is the database, </w:t>
      </w:r>
      <w:proofErr w:type="spellStart"/>
      <w:r>
        <w:t>worldcat</w:t>
      </w:r>
      <w:proofErr w:type="spellEnd"/>
      <w:r>
        <w:t xml:space="preserve"> the search engine </w:t>
      </w:r>
      <w:proofErr w:type="spellStart"/>
      <w:r>
        <w:t>that</w:t>
      </w:r>
      <w:proofErr w:type="spellEnd"/>
      <w:r>
        <w:t xml:space="preserve"> covers different </w:t>
      </w:r>
      <w:proofErr w:type="spellStart"/>
      <w:r>
        <w:t>library</w:t>
      </w:r>
      <w:proofErr w:type="spellEnd"/>
      <w:r>
        <w:t xml:space="preserve"> </w:t>
      </w:r>
      <w:proofErr w:type="spellStart"/>
      <w:r>
        <w:t>collections</w:t>
      </w:r>
      <w:proofErr w:type="spellEnd"/>
      <w:r>
        <w:t>.</w:t>
      </w:r>
    </w:p>
  </w:comment>
  <w:comment w:id="245" w:author="Ilja van Beest" w:date="2013-12-27T10:12:00Z" w:initials="Iv">
    <w:p w14:paraId="2852DA83" w14:textId="4E8DF81B" w:rsidR="00795E7E" w:rsidRDefault="00795E7E">
      <w:pPr>
        <w:pStyle w:val="Tekstopmerking"/>
      </w:pPr>
      <w:r>
        <w:rPr>
          <w:rStyle w:val="Verwijzingopmerking"/>
        </w:rPr>
        <w:annotationRef/>
      </w:r>
      <w:proofErr w:type="spellStart"/>
      <w:r>
        <w:t>Agree</w:t>
      </w:r>
      <w:proofErr w:type="spellEnd"/>
      <w:r>
        <w:t xml:space="preserve"> </w:t>
      </w:r>
      <w:proofErr w:type="spellStart"/>
      <w:r>
        <w:t>with</w:t>
      </w:r>
      <w:proofErr w:type="spellEnd"/>
      <w:r>
        <w:t xml:space="preserve"> </w:t>
      </w:r>
      <w:proofErr w:type="spellStart"/>
      <w:r>
        <w:t>Jelte</w:t>
      </w:r>
      <w:proofErr w:type="spellEnd"/>
    </w:p>
  </w:comment>
  <w:comment w:id="256" w:author="Jelte Wicherts" w:date="2013-12-23T16:21:00Z" w:initials="JW">
    <w:p w14:paraId="0BA36B91" w14:textId="1DA18363" w:rsidR="00795E7E" w:rsidRDefault="00795E7E">
      <w:pPr>
        <w:pStyle w:val="Tekstopmerking"/>
      </w:pPr>
      <w:ins w:id="258" w:author="Jelte Wicherts" w:date="2013-12-23T16:21:00Z">
        <w:r>
          <w:rPr>
            <w:rStyle w:val="Verwijzingopmerking"/>
          </w:rPr>
          <w:annotationRef/>
        </w:r>
      </w:ins>
      <w:r>
        <w:t xml:space="preserve">How </w:t>
      </w:r>
      <w:proofErr w:type="spellStart"/>
      <w:r>
        <w:t>many</w:t>
      </w:r>
      <w:proofErr w:type="spellEnd"/>
      <w:r>
        <w:t>?</w:t>
      </w:r>
    </w:p>
  </w:comment>
  <w:comment w:id="307" w:author="Ilja van Beest" w:date="2013-12-27T10:34:00Z" w:initials="Iv">
    <w:p w14:paraId="503FF164" w14:textId="16B83694" w:rsidR="00795E7E" w:rsidRDefault="00795E7E">
      <w:pPr>
        <w:pStyle w:val="Tekstopmerking"/>
      </w:pPr>
      <w:r>
        <w:rPr>
          <w:rStyle w:val="Verwijzingopmerking"/>
        </w:rPr>
        <w:annotationRef/>
      </w:r>
      <w:r>
        <w:t xml:space="preserve">Am I right in </w:t>
      </w:r>
      <w:proofErr w:type="spellStart"/>
      <w:r>
        <w:t>assuming</w:t>
      </w:r>
      <w:proofErr w:type="spellEnd"/>
      <w:r>
        <w:t xml:space="preserve"> </w:t>
      </w:r>
      <w:proofErr w:type="spellStart"/>
      <w:r>
        <w:t>that</w:t>
      </w:r>
      <w:proofErr w:type="spellEnd"/>
      <w:r>
        <w:t xml:space="preserve"> </w:t>
      </w:r>
      <w:proofErr w:type="spellStart"/>
      <w:r>
        <w:t>interpersonal</w:t>
      </w:r>
      <w:proofErr w:type="spellEnd"/>
      <w:r>
        <w:t xml:space="preserve"> is </w:t>
      </w:r>
      <w:proofErr w:type="spellStart"/>
      <w:r>
        <w:t>thus</w:t>
      </w:r>
      <w:proofErr w:type="spellEnd"/>
      <w:r>
        <w:t xml:space="preserve"> a </w:t>
      </w:r>
      <w:proofErr w:type="spellStart"/>
      <w:r>
        <w:t>combination</w:t>
      </w:r>
      <w:proofErr w:type="spellEnd"/>
      <w:r>
        <w:t xml:space="preserve"> of </w:t>
      </w:r>
      <w:proofErr w:type="spellStart"/>
      <w:r>
        <w:t>need</w:t>
      </w:r>
      <w:proofErr w:type="spellEnd"/>
      <w:r>
        <w:t xml:space="preserve"> </w:t>
      </w:r>
      <w:proofErr w:type="spellStart"/>
      <w:r>
        <w:t>satisfaction</w:t>
      </w:r>
      <w:proofErr w:type="spellEnd"/>
      <w:r>
        <w:t xml:space="preserve"> </w:t>
      </w:r>
      <w:proofErr w:type="spellStart"/>
      <w:r>
        <w:t>and</w:t>
      </w:r>
      <w:proofErr w:type="spellEnd"/>
      <w:r>
        <w:t xml:space="preserve"> </w:t>
      </w:r>
      <w:proofErr w:type="spellStart"/>
      <w:r>
        <w:t>mood</w:t>
      </w:r>
      <w:proofErr w:type="spellEnd"/>
      <w:r>
        <w:t xml:space="preserve">?  Or </w:t>
      </w:r>
      <w:proofErr w:type="spellStart"/>
      <w:r>
        <w:t>could</w:t>
      </w:r>
      <w:proofErr w:type="spellEnd"/>
      <w:r>
        <w:t xml:space="preserve"> </w:t>
      </w:r>
      <w:proofErr w:type="spellStart"/>
      <w:r>
        <w:t>it</w:t>
      </w:r>
      <w:proofErr w:type="spellEnd"/>
      <w:r>
        <w:t xml:space="preserve"> </w:t>
      </w:r>
      <w:proofErr w:type="spellStart"/>
      <w:r>
        <w:t>be</w:t>
      </w:r>
      <w:proofErr w:type="spellEnd"/>
      <w:r>
        <w:t xml:space="preserve"> more? </w:t>
      </w:r>
      <w:proofErr w:type="spellStart"/>
      <w:r>
        <w:t>That</w:t>
      </w:r>
      <w:proofErr w:type="spellEnd"/>
      <w:r>
        <w:t xml:space="preserve"> is,  </w:t>
      </w:r>
      <w:proofErr w:type="spellStart"/>
      <w:r>
        <w:t>physiological</w:t>
      </w:r>
      <w:proofErr w:type="spellEnd"/>
      <w:r>
        <w:t xml:space="preserve"> </w:t>
      </w:r>
      <w:proofErr w:type="spellStart"/>
      <w:r>
        <w:t>measures</w:t>
      </w:r>
      <w:proofErr w:type="spellEnd"/>
      <w:r>
        <w:t xml:space="preserve">? </w:t>
      </w:r>
      <w:proofErr w:type="spellStart"/>
      <w:r>
        <w:t>If</w:t>
      </w:r>
      <w:proofErr w:type="spellEnd"/>
      <w:r>
        <w:t xml:space="preserve"> the </w:t>
      </w:r>
      <w:proofErr w:type="spellStart"/>
      <w:r>
        <w:t>latter</w:t>
      </w:r>
      <w:proofErr w:type="spellEnd"/>
      <w:r>
        <w:t xml:space="preserve"> is </w:t>
      </w:r>
      <w:proofErr w:type="spellStart"/>
      <w:r>
        <w:t>true</w:t>
      </w:r>
      <w:proofErr w:type="spellEnd"/>
      <w:r>
        <w:t xml:space="preserve">, </w:t>
      </w:r>
      <w:proofErr w:type="spellStart"/>
      <w:r>
        <w:t>perhaps</w:t>
      </w:r>
      <w:proofErr w:type="spellEnd"/>
      <w:r>
        <w:t xml:space="preserve"> </w:t>
      </w:r>
      <w:proofErr w:type="spellStart"/>
      <w:r>
        <w:t>also</w:t>
      </w:r>
      <w:proofErr w:type="spellEnd"/>
      <w:r>
        <w:t xml:space="preserve"> </w:t>
      </w:r>
      <w:proofErr w:type="spellStart"/>
      <w:r>
        <w:t>give</w:t>
      </w:r>
      <w:proofErr w:type="spellEnd"/>
      <w:r>
        <w:t xml:space="preserve"> </w:t>
      </w:r>
      <w:proofErr w:type="spellStart"/>
      <w:r>
        <w:t>that</w:t>
      </w:r>
      <w:proofErr w:type="spellEnd"/>
      <w:r>
        <w:t xml:space="preserve"> </w:t>
      </w:r>
      <w:proofErr w:type="spellStart"/>
      <w:r>
        <w:t>example</w:t>
      </w:r>
      <w:proofErr w:type="spellEnd"/>
      <w:r>
        <w:t>.</w:t>
      </w:r>
    </w:p>
  </w:comment>
  <w:comment w:id="313" w:author="Ilja van Beest" w:date="2013-12-27T10:35:00Z" w:initials="Iv">
    <w:p w14:paraId="34129618" w14:textId="23E6FFDF" w:rsidR="00795E7E" w:rsidRDefault="00795E7E">
      <w:pPr>
        <w:pStyle w:val="Tekstopmerking"/>
      </w:pPr>
      <w:r>
        <w:rPr>
          <w:rStyle w:val="Verwijzingopmerking"/>
        </w:rPr>
        <w:annotationRef/>
      </w:r>
      <w:r>
        <w:t xml:space="preserve">Aha, we state </w:t>
      </w:r>
      <w:proofErr w:type="spellStart"/>
      <w:r>
        <w:t>here</w:t>
      </w:r>
      <w:proofErr w:type="spellEnd"/>
      <w:r>
        <w:t xml:space="preserve"> </w:t>
      </w:r>
      <w:proofErr w:type="spellStart"/>
      <w:r>
        <w:t>that</w:t>
      </w:r>
      <w:proofErr w:type="spellEnd"/>
      <w:r>
        <w:t xml:space="preserve"> we code first </w:t>
      </w:r>
      <w:proofErr w:type="spellStart"/>
      <w:r>
        <w:t>and</w:t>
      </w:r>
      <w:proofErr w:type="spellEnd"/>
      <w:r>
        <w:t xml:space="preserve"> last as </w:t>
      </w:r>
      <w:proofErr w:type="spellStart"/>
      <w:r>
        <w:t>immediate</w:t>
      </w:r>
      <w:proofErr w:type="spellEnd"/>
      <w:r>
        <w:t xml:space="preserve"> or </w:t>
      </w:r>
      <w:proofErr w:type="spellStart"/>
      <w:r>
        <w:t>delayed</w:t>
      </w:r>
      <w:proofErr w:type="spellEnd"/>
      <w:r>
        <w:t xml:space="preserve">. </w:t>
      </w:r>
    </w:p>
  </w:comment>
  <w:comment w:id="329" w:author="Jelte Wicherts" w:date="2013-12-24T09:52:00Z" w:initials="JW">
    <w:p w14:paraId="1C112636" w14:textId="49D50D33" w:rsidR="00795E7E" w:rsidRDefault="00795E7E">
      <w:pPr>
        <w:pStyle w:val="Tekstopmerking"/>
      </w:pPr>
      <w:ins w:id="330" w:author="Jelte Wicherts" w:date="2013-12-24T09:52:00Z">
        <w:r>
          <w:rPr>
            <w:rStyle w:val="Verwijzingopmerking"/>
          </w:rPr>
          <w:annotationRef/>
        </w:r>
      </w:ins>
      <w:r>
        <w:t xml:space="preserve">Or </w:t>
      </w:r>
      <w:proofErr w:type="spellStart"/>
      <w:r>
        <w:t>another</w:t>
      </w:r>
      <w:proofErr w:type="spellEnd"/>
      <w:r>
        <w:t xml:space="preserve"> </w:t>
      </w:r>
      <w:proofErr w:type="spellStart"/>
      <w:r>
        <w:t>example</w:t>
      </w:r>
      <w:proofErr w:type="spellEnd"/>
      <w:r>
        <w:t xml:space="preserve"> of a relevant </w:t>
      </w:r>
      <w:proofErr w:type="spellStart"/>
      <w:r>
        <w:t>study</w:t>
      </w:r>
      <w:proofErr w:type="spellEnd"/>
    </w:p>
  </w:comment>
  <w:comment w:id="351" w:author="Ilja van Beest" w:date="2013-12-27T10:39:00Z" w:initials="Iv">
    <w:p w14:paraId="6FF2C468" w14:textId="0E44E2D5" w:rsidR="00795E7E" w:rsidRDefault="00795E7E">
      <w:pPr>
        <w:pStyle w:val="Tekstopmerking"/>
      </w:pPr>
      <w:r>
        <w:rPr>
          <w:rStyle w:val="Verwijzingopmerking"/>
        </w:rPr>
        <w:annotationRef/>
      </w:r>
      <w:proofErr w:type="spellStart"/>
      <w:r>
        <w:t>Here</w:t>
      </w:r>
      <w:proofErr w:type="spellEnd"/>
      <w:r>
        <w:t xml:space="preserve"> I </w:t>
      </w:r>
      <w:proofErr w:type="spellStart"/>
      <w:r>
        <w:t>wondered</w:t>
      </w:r>
      <w:proofErr w:type="spellEnd"/>
      <w:r>
        <w:t xml:space="preserve"> </w:t>
      </w:r>
      <w:proofErr w:type="spellStart"/>
      <w:r>
        <w:t>what</w:t>
      </w:r>
      <w:proofErr w:type="spellEnd"/>
      <w:r>
        <w:t xml:space="preserve"> the </w:t>
      </w:r>
      <w:proofErr w:type="spellStart"/>
      <w:r>
        <w:t>outcome</w:t>
      </w:r>
      <w:proofErr w:type="spellEnd"/>
      <w:r>
        <w:t xml:space="preserve"> was? Or is </w:t>
      </w:r>
      <w:proofErr w:type="spellStart"/>
      <w:r>
        <w:t>this</w:t>
      </w:r>
      <w:proofErr w:type="spellEnd"/>
      <w:r>
        <w:t xml:space="preserve"> </w:t>
      </w:r>
      <w:proofErr w:type="spellStart"/>
      <w:r>
        <w:t>given</w:t>
      </w:r>
      <w:proofErr w:type="spellEnd"/>
      <w:r>
        <w:t xml:space="preserve"> later?</w:t>
      </w:r>
    </w:p>
  </w:comment>
  <w:comment w:id="390" w:author="Jelte Wicherts" w:date="2013-12-24T10:14:00Z" w:initials="JW">
    <w:p w14:paraId="66272DD7" w14:textId="46252462" w:rsidR="00795E7E" w:rsidRDefault="00795E7E">
      <w:pPr>
        <w:pStyle w:val="Tekstopmerking"/>
      </w:pPr>
      <w:ins w:id="392" w:author="Jelte Wicherts" w:date="2013-12-24T10:14:00Z">
        <w:r>
          <w:rPr>
            <w:rStyle w:val="Verwijzingopmerking"/>
          </w:rPr>
          <w:annotationRef/>
        </w:r>
      </w:ins>
      <w:r>
        <w:t xml:space="preserve">Or </w:t>
      </w:r>
      <w:proofErr w:type="spellStart"/>
      <w:r>
        <w:t>since</w:t>
      </w:r>
      <w:proofErr w:type="spellEnd"/>
      <w:r>
        <w:t xml:space="preserve"> </w:t>
      </w:r>
      <w:proofErr w:type="spellStart"/>
      <w:r>
        <w:t>completing</w:t>
      </w:r>
      <w:proofErr w:type="spellEnd"/>
      <w:r>
        <w:t xml:space="preserve"> the </w:t>
      </w:r>
      <w:proofErr w:type="spellStart"/>
      <w:r>
        <w:t>cyberball</w:t>
      </w:r>
      <w:proofErr w:type="spellEnd"/>
      <w:r>
        <w:t xml:space="preserve"> game?</w:t>
      </w:r>
    </w:p>
  </w:comment>
  <w:comment w:id="417" w:author="Ilja van Beest" w:date="2013-12-27T10:50:00Z" w:initials="Iv">
    <w:p w14:paraId="002976D4" w14:textId="02C66C95" w:rsidR="00795E7E" w:rsidRDefault="00795E7E">
      <w:pPr>
        <w:pStyle w:val="Tekstopmerking"/>
      </w:pPr>
      <w:r>
        <w:rPr>
          <w:rStyle w:val="Verwijzingopmerking"/>
        </w:rPr>
        <w:annotationRef/>
      </w:r>
      <w:r>
        <w:t xml:space="preserve">I </w:t>
      </w:r>
      <w:proofErr w:type="spellStart"/>
      <w:r>
        <w:t>deleted</w:t>
      </w:r>
      <w:proofErr w:type="spellEnd"/>
      <w:r>
        <w:t xml:space="preserve"> </w:t>
      </w:r>
      <w:proofErr w:type="spellStart"/>
      <w:r>
        <w:t>this</w:t>
      </w:r>
      <w:proofErr w:type="spellEnd"/>
      <w:r>
        <w:t xml:space="preserve"> </w:t>
      </w:r>
      <w:proofErr w:type="spellStart"/>
      <w:r>
        <w:t>sentence</w:t>
      </w:r>
      <w:proofErr w:type="spellEnd"/>
      <w:r>
        <w:t xml:space="preserve"> as we are </w:t>
      </w:r>
      <w:proofErr w:type="spellStart"/>
      <w:r>
        <w:t>now</w:t>
      </w:r>
      <w:proofErr w:type="spellEnd"/>
      <w:r>
        <w:t xml:space="preserve"> </w:t>
      </w:r>
      <w:proofErr w:type="spellStart"/>
      <w:r>
        <w:t>arguing</w:t>
      </w:r>
      <w:proofErr w:type="spellEnd"/>
      <w:r>
        <w:t xml:space="preserve"> </w:t>
      </w:r>
      <w:proofErr w:type="spellStart"/>
      <w:r>
        <w:t>that</w:t>
      </w:r>
      <w:proofErr w:type="spellEnd"/>
      <w:r>
        <w:t xml:space="preserve"> </w:t>
      </w:r>
      <w:proofErr w:type="spellStart"/>
      <w:r>
        <w:t>there</w:t>
      </w:r>
      <w:proofErr w:type="spellEnd"/>
      <w:r>
        <w:t xml:space="preserve"> is a </w:t>
      </w:r>
      <w:proofErr w:type="spellStart"/>
      <w:r>
        <w:t>decline</w:t>
      </w:r>
      <w:proofErr w:type="spellEnd"/>
      <w:r>
        <w:t xml:space="preserve"> </w:t>
      </w:r>
      <w:proofErr w:type="spellStart"/>
      <w:r>
        <w:t>between</w:t>
      </w:r>
      <w:proofErr w:type="spellEnd"/>
      <w:r>
        <w:t xml:space="preserve"> first </w:t>
      </w:r>
      <w:proofErr w:type="spellStart"/>
      <w:r>
        <w:t>and</w:t>
      </w:r>
      <w:proofErr w:type="spellEnd"/>
      <w:r>
        <w:t xml:space="preserve"> last </w:t>
      </w:r>
      <w:proofErr w:type="spellStart"/>
      <w:r>
        <w:t>if</w:t>
      </w:r>
      <w:proofErr w:type="spellEnd"/>
      <w:r>
        <w:t xml:space="preserve"> we </w:t>
      </w:r>
      <w:proofErr w:type="spellStart"/>
      <w:r>
        <w:t>use</w:t>
      </w:r>
      <w:proofErr w:type="spellEnd"/>
      <w:r>
        <w:t xml:space="preserve"> </w:t>
      </w:r>
      <w:proofErr w:type="spellStart"/>
      <w:r>
        <w:t>another</w:t>
      </w:r>
      <w:proofErr w:type="spellEnd"/>
      <w:r>
        <w:t xml:space="preserve"> approach. </w:t>
      </w:r>
      <w:proofErr w:type="spellStart"/>
      <w:r>
        <w:t>Restating</w:t>
      </w:r>
      <w:proofErr w:type="spellEnd"/>
      <w:r>
        <w:t xml:space="preserve"> </w:t>
      </w:r>
      <w:proofErr w:type="spellStart"/>
      <w:r>
        <w:t>that</w:t>
      </w:r>
      <w:proofErr w:type="spellEnd"/>
      <w:r>
        <w:t xml:space="preserve"> </w:t>
      </w:r>
      <w:proofErr w:type="spellStart"/>
      <w:r>
        <w:t>there</w:t>
      </w:r>
      <w:proofErr w:type="spellEnd"/>
      <w:r>
        <w:t xml:space="preserve"> is </w:t>
      </w:r>
      <w:proofErr w:type="spellStart"/>
      <w:r>
        <w:t>not</w:t>
      </w:r>
      <w:proofErr w:type="spellEnd"/>
      <w:r>
        <w:t xml:space="preserve"> </w:t>
      </w:r>
      <w:proofErr w:type="spellStart"/>
      <w:r>
        <w:t>an</w:t>
      </w:r>
      <w:proofErr w:type="spellEnd"/>
      <w:r>
        <w:t xml:space="preserve"> effect is </w:t>
      </w:r>
      <w:proofErr w:type="spellStart"/>
      <w:r>
        <w:t>thus</w:t>
      </w:r>
      <w:proofErr w:type="spellEnd"/>
      <w:r>
        <w:t xml:space="preserve"> </w:t>
      </w:r>
      <w:proofErr w:type="spellStart"/>
      <w:r>
        <w:t>confusing</w:t>
      </w:r>
      <w:proofErr w:type="spellEnd"/>
      <w:r>
        <w:t xml:space="preserve">. </w:t>
      </w:r>
    </w:p>
    <w:p w14:paraId="114031B3" w14:textId="77777777" w:rsidR="00795E7E" w:rsidRDefault="00795E7E">
      <w:pPr>
        <w:pStyle w:val="Tekstopmerking"/>
      </w:pPr>
    </w:p>
    <w:p w14:paraId="66BF61E4" w14:textId="77777777" w:rsidR="00795E7E" w:rsidRDefault="00795E7E">
      <w:pPr>
        <w:pStyle w:val="Tekstopmerking"/>
      </w:pPr>
    </w:p>
    <w:p w14:paraId="571B4BB5" w14:textId="6826C87B" w:rsidR="00795E7E" w:rsidRDefault="00795E7E">
      <w:pPr>
        <w:pStyle w:val="Tekstopmerking"/>
      </w:pPr>
      <w:r>
        <w:t xml:space="preserve">My </w:t>
      </w:r>
      <w:proofErr w:type="spellStart"/>
      <w:r>
        <w:t>interpretion</w:t>
      </w:r>
      <w:proofErr w:type="spellEnd"/>
      <w:r>
        <w:t xml:space="preserve"> of </w:t>
      </w:r>
      <w:proofErr w:type="spellStart"/>
      <w:r>
        <w:t>this</w:t>
      </w:r>
      <w:proofErr w:type="spellEnd"/>
      <w:r>
        <w:t xml:space="preserve"> </w:t>
      </w:r>
      <w:proofErr w:type="spellStart"/>
      <w:r>
        <w:t>result</w:t>
      </w:r>
      <w:proofErr w:type="spellEnd"/>
      <w:r>
        <w:t xml:space="preserve"> is:</w:t>
      </w:r>
    </w:p>
    <w:p w14:paraId="4D343D76" w14:textId="77777777" w:rsidR="00795E7E" w:rsidRDefault="00795E7E">
      <w:pPr>
        <w:pStyle w:val="Tekstopmerking"/>
      </w:pPr>
    </w:p>
    <w:p w14:paraId="32E6171D" w14:textId="3240ED9A" w:rsidR="00795E7E" w:rsidRDefault="00795E7E">
      <w:pPr>
        <w:pStyle w:val="Tekstopmerking"/>
      </w:pPr>
      <w:proofErr w:type="spellStart"/>
      <w:r>
        <w:t>There</w:t>
      </w:r>
      <w:proofErr w:type="spellEnd"/>
      <w:r>
        <w:t xml:space="preserve"> is a </w:t>
      </w:r>
      <w:proofErr w:type="spellStart"/>
      <w:r>
        <w:t>diference</w:t>
      </w:r>
      <w:proofErr w:type="spellEnd"/>
      <w:r>
        <w:t xml:space="preserve"> in effect </w:t>
      </w:r>
      <w:proofErr w:type="spellStart"/>
      <w:r>
        <w:t>between</w:t>
      </w:r>
      <w:proofErr w:type="spellEnd"/>
      <w:r>
        <w:t xml:space="preserve"> first </w:t>
      </w:r>
      <w:proofErr w:type="spellStart"/>
      <w:r>
        <w:t>and</w:t>
      </w:r>
      <w:proofErr w:type="spellEnd"/>
      <w:r>
        <w:t xml:space="preserve"> last, but </w:t>
      </w:r>
      <w:proofErr w:type="spellStart"/>
      <w:r>
        <w:t>this</w:t>
      </w:r>
      <w:proofErr w:type="spellEnd"/>
      <w:r>
        <w:t xml:space="preserve"> </w:t>
      </w:r>
      <w:proofErr w:type="spellStart"/>
      <w:r>
        <w:t>differences</w:t>
      </w:r>
      <w:proofErr w:type="spellEnd"/>
      <w:r>
        <w:t xml:space="preserve"> is </w:t>
      </w:r>
      <w:proofErr w:type="spellStart"/>
      <w:r>
        <w:t>not</w:t>
      </w:r>
      <w:proofErr w:type="spellEnd"/>
      <w:r>
        <w:t xml:space="preserve"> </w:t>
      </w:r>
      <w:proofErr w:type="spellStart"/>
      <w:r>
        <w:t>explained</w:t>
      </w:r>
      <w:proofErr w:type="spellEnd"/>
      <w:r>
        <w:t xml:space="preserve"> </w:t>
      </w:r>
      <w:proofErr w:type="spellStart"/>
      <w:r>
        <w:t>by</w:t>
      </w:r>
      <w:proofErr w:type="spellEnd"/>
      <w:r>
        <w:t xml:space="preserve"> </w:t>
      </w:r>
      <w:proofErr w:type="spellStart"/>
      <w:r>
        <w:t>our</w:t>
      </w:r>
      <w:proofErr w:type="spellEnd"/>
      <w:r>
        <w:t xml:space="preserve"> </w:t>
      </w:r>
      <w:proofErr w:type="spellStart"/>
      <w:r>
        <w:t>estimation</w:t>
      </w:r>
      <w:proofErr w:type="spellEnd"/>
      <w:r>
        <w:t xml:space="preserve"> of time.  In short, the </w:t>
      </w:r>
      <w:proofErr w:type="spellStart"/>
      <w:r>
        <w:t>ostracism</w:t>
      </w:r>
      <w:proofErr w:type="spellEnd"/>
      <w:r>
        <w:t xml:space="preserve"> </w:t>
      </w:r>
      <w:proofErr w:type="spellStart"/>
      <w:r>
        <w:t>effects</w:t>
      </w:r>
      <w:proofErr w:type="spellEnd"/>
      <w:r>
        <w:t xml:space="preserve"> </w:t>
      </w:r>
      <w:proofErr w:type="spellStart"/>
      <w:r>
        <w:t>decreases</w:t>
      </w:r>
      <w:proofErr w:type="spellEnd"/>
      <w:r>
        <w:t xml:space="preserve"> but </w:t>
      </w:r>
      <w:proofErr w:type="spellStart"/>
      <w:r>
        <w:t>this</w:t>
      </w:r>
      <w:proofErr w:type="spellEnd"/>
      <w:r>
        <w:t xml:space="preserve"> </w:t>
      </w:r>
      <w:proofErr w:type="spellStart"/>
      <w:r>
        <w:t>decrease</w:t>
      </w:r>
      <w:proofErr w:type="spellEnd"/>
      <w:r>
        <w:t xml:space="preserve"> is </w:t>
      </w:r>
      <w:proofErr w:type="spellStart"/>
      <w:r>
        <w:t>not</w:t>
      </w:r>
      <w:proofErr w:type="spellEnd"/>
      <w:r>
        <w:t xml:space="preserve"> </w:t>
      </w:r>
      <w:proofErr w:type="spellStart"/>
      <w:r>
        <w:t>explained</w:t>
      </w:r>
      <w:proofErr w:type="spellEnd"/>
      <w:r>
        <w:t xml:space="preserve"> </w:t>
      </w:r>
      <w:proofErr w:type="spellStart"/>
      <w:r>
        <w:t>by</w:t>
      </w:r>
      <w:proofErr w:type="spellEnd"/>
      <w:r>
        <w:t xml:space="preserve"> </w:t>
      </w:r>
      <w:proofErr w:type="spellStart"/>
      <w:r>
        <w:t>our</w:t>
      </w:r>
      <w:proofErr w:type="spellEnd"/>
      <w:r>
        <w:t xml:space="preserve"> </w:t>
      </w:r>
      <w:proofErr w:type="spellStart"/>
      <w:r>
        <w:t>operationalization</w:t>
      </w:r>
      <w:proofErr w:type="spellEnd"/>
      <w:r>
        <w:t xml:space="preserve"> of time </w:t>
      </w:r>
      <w:proofErr w:type="spellStart"/>
      <w:r>
        <w:t>passed</w:t>
      </w:r>
      <w:proofErr w:type="spellEnd"/>
      <w:r>
        <w:t xml:space="preserve">. How is </w:t>
      </w:r>
      <w:proofErr w:type="spellStart"/>
      <w:r>
        <w:t>this</w:t>
      </w:r>
      <w:proofErr w:type="spellEnd"/>
      <w:r>
        <w:t xml:space="preserve"> </w:t>
      </w:r>
      <w:proofErr w:type="spellStart"/>
      <w:r>
        <w:t>possible</w:t>
      </w:r>
      <w:proofErr w:type="spellEnd"/>
      <w:r>
        <w:t xml:space="preserve">? </w:t>
      </w:r>
      <w:proofErr w:type="spellStart"/>
      <w:r>
        <w:t>Should</w:t>
      </w:r>
      <w:proofErr w:type="spellEnd"/>
      <w:r>
        <w:t xml:space="preserve"> we say </w:t>
      </w:r>
      <w:proofErr w:type="spellStart"/>
      <w:r>
        <w:t>something</w:t>
      </w:r>
      <w:proofErr w:type="spellEnd"/>
      <w:r>
        <w:t xml:space="preserve"> </w:t>
      </w:r>
      <w:proofErr w:type="spellStart"/>
      <w:r>
        <w:t>about</w:t>
      </w:r>
      <w:proofErr w:type="spellEnd"/>
      <w:r>
        <w:t xml:space="preserve"> </w:t>
      </w:r>
      <w:proofErr w:type="spellStart"/>
      <w:r>
        <w:t>this</w:t>
      </w:r>
      <w:proofErr w:type="spellEnd"/>
      <w:r>
        <w:t>?</w:t>
      </w:r>
    </w:p>
  </w:comment>
  <w:comment w:id="427" w:author="Jelte Wicherts" w:date="2013-12-24T10:51:00Z" w:initials="JW">
    <w:p w14:paraId="53DE42D7" w14:textId="2E7D6425" w:rsidR="00795E7E" w:rsidRDefault="00795E7E">
      <w:pPr>
        <w:pStyle w:val="Tekstopmerking"/>
      </w:pPr>
      <w:r>
        <w:rPr>
          <w:rStyle w:val="Verwijzingopmerking"/>
        </w:rPr>
        <w:annotationRef/>
      </w:r>
      <w:proofErr w:type="spellStart"/>
      <w:r>
        <w:t>Footnote</w:t>
      </w:r>
      <w:proofErr w:type="spellEnd"/>
      <w:r>
        <w:t xml:space="preserve">: </w:t>
      </w:r>
      <w:proofErr w:type="spellStart"/>
      <w:r>
        <w:t>Given</w:t>
      </w:r>
      <w:proofErr w:type="spellEnd"/>
      <w:r>
        <w:t xml:space="preserve"> </w:t>
      </w:r>
      <w:proofErr w:type="spellStart"/>
      <w:r>
        <w:t>that</w:t>
      </w:r>
      <w:proofErr w:type="spellEnd"/>
      <w:r>
        <w:t xml:space="preserve"> the </w:t>
      </w:r>
      <w:proofErr w:type="spellStart"/>
      <w:r>
        <w:t>effects</w:t>
      </w:r>
      <w:proofErr w:type="spellEnd"/>
      <w:r>
        <w:t xml:space="preserve"> </w:t>
      </w:r>
      <w:proofErr w:type="spellStart"/>
      <w:r>
        <w:t>for</w:t>
      </w:r>
      <w:proofErr w:type="spellEnd"/>
      <w:r>
        <w:t xml:space="preserve"> the first </w:t>
      </w:r>
      <w:proofErr w:type="spellStart"/>
      <w:r>
        <w:t>and</w:t>
      </w:r>
      <w:proofErr w:type="spellEnd"/>
      <w:r>
        <w:t xml:space="preserve"> last </w:t>
      </w:r>
      <w:proofErr w:type="spellStart"/>
      <w:r>
        <w:t>measures</w:t>
      </w:r>
      <w:proofErr w:type="spellEnd"/>
      <w:r>
        <w:t xml:space="preserve"> are </w:t>
      </w:r>
      <w:proofErr w:type="spellStart"/>
      <w:r>
        <w:t>likely</w:t>
      </w:r>
      <w:proofErr w:type="spellEnd"/>
      <w:r>
        <w:t xml:space="preserve"> </w:t>
      </w:r>
      <w:proofErr w:type="spellStart"/>
      <w:r>
        <w:t>positively</w:t>
      </w:r>
      <w:proofErr w:type="spellEnd"/>
      <w:r>
        <w:t xml:space="preserve"> </w:t>
      </w:r>
      <w:proofErr w:type="spellStart"/>
      <w:r>
        <w:t>correlated</w:t>
      </w:r>
      <w:proofErr w:type="spellEnd"/>
      <w:r>
        <w:t xml:space="preserve">, the </w:t>
      </w:r>
      <w:proofErr w:type="spellStart"/>
      <w:r>
        <w:t>confidence</w:t>
      </w:r>
      <w:proofErr w:type="spellEnd"/>
      <w:r>
        <w:t xml:space="preserve"> interval </w:t>
      </w:r>
      <w:proofErr w:type="spellStart"/>
      <w:r>
        <w:t>for</w:t>
      </w:r>
      <w:proofErr w:type="spellEnd"/>
      <w:r>
        <w:t xml:space="preserve"> the </w:t>
      </w:r>
      <w:proofErr w:type="spellStart"/>
      <w:r>
        <w:t>difference</w:t>
      </w:r>
      <w:proofErr w:type="spellEnd"/>
      <w:r>
        <w:t xml:space="preserve"> </w:t>
      </w:r>
      <w:proofErr w:type="spellStart"/>
      <w:r>
        <w:t>between</w:t>
      </w:r>
      <w:proofErr w:type="spellEnd"/>
      <w:r>
        <w:t xml:space="preserve"> the </w:t>
      </w:r>
      <w:proofErr w:type="spellStart"/>
      <w:r>
        <w:t>mean</w:t>
      </w:r>
      <w:proofErr w:type="spellEnd"/>
      <w:r>
        <w:t xml:space="preserve"> </w:t>
      </w:r>
      <w:proofErr w:type="spellStart"/>
      <w:r>
        <w:t>effects</w:t>
      </w:r>
      <w:proofErr w:type="spellEnd"/>
      <w:r>
        <w:t xml:space="preserve"> </w:t>
      </w:r>
      <w:proofErr w:type="spellStart"/>
      <w:r>
        <w:t>for</w:t>
      </w:r>
      <w:proofErr w:type="spellEnd"/>
      <w:r>
        <w:t xml:space="preserve"> the first </w:t>
      </w:r>
      <w:proofErr w:type="spellStart"/>
      <w:r>
        <w:t>and</w:t>
      </w:r>
      <w:proofErr w:type="spellEnd"/>
      <w:r>
        <w:t xml:space="preserve"> last </w:t>
      </w:r>
      <w:proofErr w:type="spellStart"/>
      <w:r>
        <w:t>measures</w:t>
      </w:r>
      <w:proofErr w:type="spellEnd"/>
      <w:r>
        <w:t xml:space="preserve"> is </w:t>
      </w:r>
      <w:proofErr w:type="spellStart"/>
      <w:r>
        <w:t>expected</w:t>
      </w:r>
      <w:proofErr w:type="spellEnd"/>
      <w:r>
        <w:t xml:space="preserve"> </w:t>
      </w:r>
      <w:proofErr w:type="spellStart"/>
      <w:r>
        <w:t>to</w:t>
      </w:r>
      <w:proofErr w:type="spellEnd"/>
      <w:r>
        <w:t xml:space="preserve"> </w:t>
      </w:r>
      <w:proofErr w:type="spellStart"/>
      <w:r>
        <w:t>be</w:t>
      </w:r>
      <w:proofErr w:type="spellEnd"/>
      <w:r>
        <w:t xml:space="preserve"> smaller </w:t>
      </w:r>
      <w:proofErr w:type="spellStart"/>
      <w:r>
        <w:t>and</w:t>
      </w:r>
      <w:proofErr w:type="spellEnd"/>
      <w:r>
        <w:t xml:space="preserve"> </w:t>
      </w:r>
      <w:proofErr w:type="spellStart"/>
      <w:r>
        <w:t>so</w:t>
      </w:r>
      <w:proofErr w:type="spellEnd"/>
      <w:r>
        <w:t xml:space="preserve"> </w:t>
      </w:r>
      <w:proofErr w:type="spellStart"/>
      <w:r>
        <w:t>will</w:t>
      </w:r>
      <w:proofErr w:type="spellEnd"/>
      <w:r>
        <w:t xml:space="preserve"> </w:t>
      </w:r>
      <w:proofErr w:type="spellStart"/>
      <w:r>
        <w:t>probably</w:t>
      </w:r>
      <w:proofErr w:type="spellEnd"/>
      <w:r>
        <w:t xml:space="preserve"> </w:t>
      </w:r>
      <w:proofErr w:type="spellStart"/>
      <w:r>
        <w:t>not</w:t>
      </w:r>
      <w:proofErr w:type="spellEnd"/>
      <w:r>
        <w:t xml:space="preserve"> </w:t>
      </w:r>
      <w:proofErr w:type="spellStart"/>
      <w:r>
        <w:t>include</w:t>
      </w:r>
      <w:proofErr w:type="spellEnd"/>
      <w:r>
        <w:t xml:space="preserve"> zero. </w:t>
      </w:r>
    </w:p>
  </w:comment>
  <w:comment w:id="449" w:author="Ilja van Beest" w:date="2013-12-27T10:52:00Z" w:initials="Iv">
    <w:p w14:paraId="7FE7FC24" w14:textId="59630610" w:rsidR="00795E7E" w:rsidRDefault="00795E7E">
      <w:pPr>
        <w:pStyle w:val="Tekstopmerking"/>
      </w:pPr>
      <w:r>
        <w:rPr>
          <w:rStyle w:val="Verwijzingopmerking"/>
        </w:rPr>
        <w:annotationRef/>
      </w:r>
      <w:proofErr w:type="spellStart"/>
      <w:r>
        <w:t>This</w:t>
      </w:r>
      <w:proofErr w:type="spellEnd"/>
      <w:r>
        <w:t xml:space="preserve"> is </w:t>
      </w:r>
      <w:proofErr w:type="spellStart"/>
      <w:r>
        <w:t>somehting</w:t>
      </w:r>
      <w:proofErr w:type="spellEnd"/>
      <w:r>
        <w:t xml:space="preserve"> </w:t>
      </w:r>
      <w:proofErr w:type="spellStart"/>
      <w:r>
        <w:t>that</w:t>
      </w:r>
      <w:proofErr w:type="spellEnd"/>
      <w:r>
        <w:t xml:space="preserve"> i do </w:t>
      </w:r>
      <w:proofErr w:type="spellStart"/>
      <w:r>
        <w:t>not</w:t>
      </w:r>
      <w:proofErr w:type="spellEnd"/>
      <w:r>
        <w:t xml:space="preserve"> </w:t>
      </w:r>
      <w:proofErr w:type="spellStart"/>
      <w:r>
        <w:t>understand</w:t>
      </w:r>
      <w:proofErr w:type="spellEnd"/>
      <w:r>
        <w:t xml:space="preserve">. </w:t>
      </w:r>
      <w:proofErr w:type="spellStart"/>
      <w:r>
        <w:t>Why</w:t>
      </w:r>
      <w:proofErr w:type="spellEnd"/>
      <w:r>
        <w:t xml:space="preserve"> is </w:t>
      </w:r>
      <w:proofErr w:type="spellStart"/>
      <w:r>
        <w:t>publication</w:t>
      </w:r>
      <w:proofErr w:type="spellEnd"/>
      <w:r>
        <w:t xml:space="preserve"> bias </w:t>
      </w:r>
      <w:proofErr w:type="spellStart"/>
      <w:r>
        <w:t>an</w:t>
      </w:r>
      <w:proofErr w:type="spellEnd"/>
      <w:r>
        <w:t xml:space="preserve"> issue? </w:t>
      </w:r>
      <w:proofErr w:type="spellStart"/>
      <w:r>
        <w:t>Becasue</w:t>
      </w:r>
      <w:proofErr w:type="spellEnd"/>
      <w:r>
        <w:t xml:space="preserve"> of the </w:t>
      </w:r>
      <w:proofErr w:type="spellStart"/>
      <w:r>
        <w:t>funnel</w:t>
      </w:r>
      <w:proofErr w:type="spellEnd"/>
      <w:r>
        <w:t xml:space="preserve"> plot </w:t>
      </w:r>
      <w:proofErr w:type="spellStart"/>
      <w:r>
        <w:t>and</w:t>
      </w:r>
      <w:proofErr w:type="spellEnd"/>
      <w:r>
        <w:t xml:space="preserve"> </w:t>
      </w:r>
      <w:proofErr w:type="spellStart"/>
      <w:r>
        <w:t>relatively</w:t>
      </w:r>
      <w:proofErr w:type="spellEnd"/>
      <w:r>
        <w:t xml:space="preserve"> small sample of studies, </w:t>
      </w:r>
      <w:proofErr w:type="spellStart"/>
      <w:r>
        <w:t>and</w:t>
      </w:r>
      <w:proofErr w:type="spellEnd"/>
      <w:r>
        <w:t xml:space="preserve"> </w:t>
      </w:r>
      <w:proofErr w:type="spellStart"/>
      <w:r>
        <w:t>relatively</w:t>
      </w:r>
      <w:proofErr w:type="spellEnd"/>
      <w:r>
        <w:t xml:space="preserve"> small effect? </w:t>
      </w:r>
      <w:proofErr w:type="spellStart"/>
      <w:r>
        <w:t>Perhaps</w:t>
      </w:r>
      <w:proofErr w:type="spellEnd"/>
      <w:r>
        <w:t xml:space="preserve"> </w:t>
      </w:r>
      <w:proofErr w:type="spellStart"/>
      <w:r>
        <w:t>Jelte</w:t>
      </w:r>
      <w:proofErr w:type="spellEnd"/>
      <w:r>
        <w:t xml:space="preserve"> </w:t>
      </w:r>
      <w:proofErr w:type="spellStart"/>
      <w:r>
        <w:t>can</w:t>
      </w:r>
      <w:proofErr w:type="spellEnd"/>
      <w:r>
        <w:t xml:space="preserve"> </w:t>
      </w:r>
      <w:proofErr w:type="spellStart"/>
      <w:r>
        <w:t>explain</w:t>
      </w:r>
      <w:proofErr w:type="spellEnd"/>
      <w:r>
        <w:t xml:space="preserve"> </w:t>
      </w:r>
      <w:proofErr w:type="spellStart"/>
      <w:r>
        <w:t>this</w:t>
      </w:r>
      <w:proofErr w:type="spellEnd"/>
      <w:r>
        <w:t xml:space="preserve"> </w:t>
      </w:r>
      <w:proofErr w:type="spellStart"/>
      <w:r>
        <w:t>to</w:t>
      </w:r>
      <w:proofErr w:type="spellEnd"/>
      <w:r>
        <w:t xml:space="preserve"> me.</w:t>
      </w:r>
    </w:p>
  </w:comment>
  <w:comment w:id="483" w:author="Jelte Wicherts" w:date="2013-12-24T10:45:00Z" w:initials="JW">
    <w:p w14:paraId="426136DF" w14:textId="057C5FED" w:rsidR="00795E7E" w:rsidRDefault="00795E7E">
      <w:pPr>
        <w:pStyle w:val="Tekstopmerking"/>
      </w:pPr>
      <w:ins w:id="484" w:author="Jelte Wicherts" w:date="2013-12-24T10:45:00Z">
        <w:r>
          <w:rPr>
            <w:rStyle w:val="Verwijzingopmerking"/>
          </w:rPr>
          <w:annotationRef/>
        </w:r>
      </w:ins>
      <w:proofErr w:type="spellStart"/>
      <w:r>
        <w:rPr>
          <w:rFonts w:ascii="Arial" w:hAnsi="Arial" w:cs="Arial"/>
          <w:color w:val="1A1A1A"/>
          <w:sz w:val="26"/>
          <w:szCs w:val="26"/>
          <w:lang w:val="en-US"/>
        </w:rPr>
        <w:t>Schenker</w:t>
      </w:r>
      <w:proofErr w:type="spellEnd"/>
      <w:r>
        <w:rPr>
          <w:rFonts w:ascii="Arial" w:hAnsi="Arial" w:cs="Arial"/>
          <w:color w:val="1A1A1A"/>
          <w:sz w:val="26"/>
          <w:szCs w:val="26"/>
          <w:lang w:val="en-US"/>
        </w:rPr>
        <w:t xml:space="preserve">, N., &amp; Gentleman, J. F. (2001). On judging the significance of differences by examining the overlap between confidence intervals. </w:t>
      </w:r>
      <w:r>
        <w:rPr>
          <w:rFonts w:ascii="Arial" w:hAnsi="Arial" w:cs="Arial"/>
          <w:i/>
          <w:iCs/>
          <w:color w:val="1A1A1A"/>
          <w:sz w:val="26"/>
          <w:szCs w:val="26"/>
          <w:lang w:val="en-US"/>
        </w:rPr>
        <w:t>The American Statistician</w:t>
      </w:r>
      <w:r>
        <w:rPr>
          <w:rFonts w:ascii="Arial" w:hAnsi="Arial" w:cs="Arial"/>
          <w:color w:val="1A1A1A"/>
          <w:sz w:val="26"/>
          <w:szCs w:val="26"/>
          <w:lang w:val="en-US"/>
        </w:rPr>
        <w:t xml:space="preserve">, </w:t>
      </w:r>
      <w:r>
        <w:rPr>
          <w:rFonts w:ascii="Arial" w:hAnsi="Arial" w:cs="Arial"/>
          <w:i/>
          <w:iCs/>
          <w:color w:val="1A1A1A"/>
          <w:sz w:val="26"/>
          <w:szCs w:val="26"/>
          <w:lang w:val="en-US"/>
        </w:rPr>
        <w:t>55</w:t>
      </w:r>
      <w:r>
        <w:rPr>
          <w:rFonts w:ascii="Arial" w:hAnsi="Arial" w:cs="Arial"/>
          <w:color w:val="1A1A1A"/>
          <w:sz w:val="26"/>
          <w:szCs w:val="26"/>
          <w:lang w:val="en-US"/>
        </w:rPr>
        <w:t>(3), 182-186.</w:t>
      </w:r>
    </w:p>
  </w:comment>
  <w:comment w:id="488" w:author="Ilja van Beest" w:date="2013-12-27T10:56:00Z" w:initials="Iv">
    <w:p w14:paraId="46EC6FD3" w14:textId="22FDEED4" w:rsidR="00795E7E" w:rsidRDefault="00795E7E">
      <w:pPr>
        <w:pStyle w:val="Tekstopmerking"/>
      </w:pPr>
      <w:r>
        <w:rPr>
          <w:rStyle w:val="Verwijzingopmerking"/>
        </w:rPr>
        <w:annotationRef/>
      </w:r>
      <w:proofErr w:type="spellStart"/>
      <w:r>
        <w:t>Should</w:t>
      </w:r>
      <w:proofErr w:type="spellEnd"/>
      <w:r>
        <w:t xml:space="preserve"> we </w:t>
      </w:r>
      <w:proofErr w:type="spellStart"/>
      <w:r>
        <w:t>not</w:t>
      </w:r>
      <w:proofErr w:type="spellEnd"/>
      <w:r>
        <w:t xml:space="preserve"> </w:t>
      </w:r>
      <w:proofErr w:type="spellStart"/>
      <w:r>
        <w:t>indicate</w:t>
      </w:r>
      <w:proofErr w:type="spellEnd"/>
      <w:r>
        <w:t xml:space="preserve"> the </w:t>
      </w:r>
      <w:proofErr w:type="spellStart"/>
      <w:r>
        <w:t>direction</w:t>
      </w:r>
      <w:proofErr w:type="spellEnd"/>
      <w:r>
        <w:t xml:space="preserve"> of the </w:t>
      </w:r>
      <w:proofErr w:type="spellStart"/>
      <w:r>
        <w:t>difference</w:t>
      </w:r>
      <w:proofErr w:type="spellEnd"/>
      <w:r>
        <w:t xml:space="preserve">. We </w:t>
      </w:r>
      <w:proofErr w:type="spellStart"/>
      <w:r>
        <w:t>conlcusde</w:t>
      </w:r>
      <w:proofErr w:type="spellEnd"/>
      <w:r>
        <w:t xml:space="preserve"> </w:t>
      </w:r>
      <w:proofErr w:type="spellStart"/>
      <w:r>
        <w:t>that</w:t>
      </w:r>
      <w:proofErr w:type="spellEnd"/>
      <w:r>
        <w:t xml:space="preserve"> the </w:t>
      </w:r>
      <w:proofErr w:type="spellStart"/>
      <w:r>
        <w:t>interaction</w:t>
      </w:r>
      <w:proofErr w:type="spellEnd"/>
      <w:r>
        <w:t xml:space="preserve"> effect </w:t>
      </w:r>
      <w:proofErr w:type="spellStart"/>
      <w:r>
        <w:t>decreases</w:t>
      </w:r>
      <w:proofErr w:type="spellEnd"/>
      <w:r>
        <w:t xml:space="preserve"> </w:t>
      </w:r>
      <w:proofErr w:type="spellStart"/>
      <w:r>
        <w:t>from</w:t>
      </w:r>
      <w:proofErr w:type="spellEnd"/>
      <w:r>
        <w:t xml:space="preserve"> first </w:t>
      </w:r>
      <w:proofErr w:type="spellStart"/>
      <w:r>
        <w:t>to</w:t>
      </w:r>
      <w:proofErr w:type="spellEnd"/>
      <w:r>
        <w:t xml:space="preserve"> last </w:t>
      </w:r>
      <w:proofErr w:type="spellStart"/>
      <w:r>
        <w:t>measure</w:t>
      </w:r>
      <w:proofErr w:type="spellEnd"/>
      <w:r>
        <w:t>?</w:t>
      </w:r>
    </w:p>
  </w:comment>
  <w:comment w:id="491" w:author="Jelte Wicherts" w:date="2013-12-24T10:54:00Z" w:initials="JW">
    <w:p w14:paraId="5B3F1A43" w14:textId="28A431B9" w:rsidR="00795E7E" w:rsidRDefault="00795E7E">
      <w:pPr>
        <w:pStyle w:val="Tekstopmerking"/>
      </w:pPr>
      <w:r>
        <w:rPr>
          <w:rStyle w:val="Verwijzingopmerking"/>
        </w:rPr>
        <w:annotationRef/>
      </w:r>
      <w:proofErr w:type="spellStart"/>
      <w:r>
        <w:t>Provide</w:t>
      </w:r>
      <w:proofErr w:type="spellEnd"/>
      <w:r>
        <w:t xml:space="preserve"> </w:t>
      </w:r>
      <w:proofErr w:type="spellStart"/>
      <w:r>
        <w:t>susbtantive</w:t>
      </w:r>
      <w:proofErr w:type="spellEnd"/>
      <w:r>
        <w:t xml:space="preserve"> </w:t>
      </w:r>
      <w:proofErr w:type="spellStart"/>
      <w:r>
        <w:t>example</w:t>
      </w:r>
      <w:proofErr w:type="spellEnd"/>
    </w:p>
  </w:comment>
  <w:comment w:id="495" w:author="Jelte Wicherts" w:date="2013-12-24T10:54:00Z" w:initials="JW">
    <w:p w14:paraId="2768CC64" w14:textId="3D4D583E" w:rsidR="00795E7E" w:rsidRDefault="00795E7E">
      <w:pPr>
        <w:pStyle w:val="Tekstopmerking"/>
      </w:pPr>
      <w:ins w:id="496" w:author="Jelte Wicherts" w:date="2013-12-24T10:54:00Z">
        <w:r>
          <w:rPr>
            <w:rStyle w:val="Verwijzingopmerking"/>
          </w:rPr>
          <w:annotationRef/>
        </w:r>
      </w:ins>
      <w:proofErr w:type="spellStart"/>
      <w:r>
        <w:t>Give</w:t>
      </w:r>
      <w:proofErr w:type="spellEnd"/>
      <w:r>
        <w:t xml:space="preserve"> </w:t>
      </w:r>
      <w:proofErr w:type="spellStart"/>
      <w:r>
        <w:t>example</w:t>
      </w:r>
      <w:proofErr w:type="spellEnd"/>
      <w:r>
        <w:t xml:space="preserve"> </w:t>
      </w:r>
      <w:proofErr w:type="spellStart"/>
      <w:r>
        <w:t>study</w:t>
      </w:r>
      <w:proofErr w:type="spellEnd"/>
      <w:r>
        <w:t xml:space="preserve"> </w:t>
      </w:r>
      <w:proofErr w:type="spellStart"/>
      <w:r>
        <w:t>here</w:t>
      </w:r>
      <w:proofErr w:type="spellEnd"/>
    </w:p>
  </w:comment>
  <w:comment w:id="501" w:author="Ilja van Beest" w:date="2013-12-27T11:00:00Z" w:initials="Iv">
    <w:p w14:paraId="02BFEDE5" w14:textId="35B6E971" w:rsidR="00795E7E" w:rsidRDefault="00795E7E">
      <w:pPr>
        <w:pStyle w:val="Tekstopmerking"/>
      </w:pPr>
      <w:r>
        <w:rPr>
          <w:rStyle w:val="Verwijzingopmerking"/>
        </w:rPr>
        <w:annotationRef/>
      </w:r>
      <w:r>
        <w:t xml:space="preserve">I do </w:t>
      </w:r>
      <w:proofErr w:type="spellStart"/>
      <w:r>
        <w:t>not</w:t>
      </w:r>
      <w:proofErr w:type="spellEnd"/>
      <w:r>
        <w:t xml:space="preserve"> </w:t>
      </w:r>
      <w:proofErr w:type="spellStart"/>
      <w:r>
        <w:t>understand</w:t>
      </w:r>
      <w:proofErr w:type="spellEnd"/>
      <w:r>
        <w:t xml:space="preserve"> </w:t>
      </w:r>
      <w:proofErr w:type="spellStart"/>
      <w:r>
        <w:t>this</w:t>
      </w:r>
      <w:proofErr w:type="spellEnd"/>
      <w:r>
        <w:t xml:space="preserve"> part in red. </w:t>
      </w:r>
      <w:proofErr w:type="spellStart"/>
      <w:r>
        <w:t>Jelte</w:t>
      </w:r>
      <w:proofErr w:type="spellEnd"/>
      <w:r>
        <w:t xml:space="preserve"> </w:t>
      </w:r>
      <w:proofErr w:type="spellStart"/>
      <w:r>
        <w:t>could</w:t>
      </w:r>
      <w:proofErr w:type="spellEnd"/>
      <w:r>
        <w:t xml:space="preserve"> </w:t>
      </w:r>
      <w:proofErr w:type="spellStart"/>
      <w:r>
        <w:t>you</w:t>
      </w:r>
      <w:proofErr w:type="spellEnd"/>
      <w:r>
        <w:t xml:space="preserve"> help me out </w:t>
      </w:r>
      <w:proofErr w:type="spellStart"/>
      <w:r>
        <w:t>here</w:t>
      </w:r>
      <w:proofErr w:type="spellEnd"/>
      <w:r>
        <w:t>?</w:t>
      </w:r>
    </w:p>
    <w:p w14:paraId="256884AF" w14:textId="77777777" w:rsidR="00795E7E" w:rsidRDefault="00795E7E">
      <w:pPr>
        <w:pStyle w:val="Tekstopmerking"/>
      </w:pPr>
    </w:p>
  </w:comment>
  <w:comment w:id="514" w:author="Ilja van Beest" w:date="2013-12-27T11:05:00Z" w:initials="Iv">
    <w:p w14:paraId="18C63725" w14:textId="7C6E3971" w:rsidR="00795E7E" w:rsidRDefault="00795E7E">
      <w:pPr>
        <w:pStyle w:val="Tekstopmerking"/>
      </w:pPr>
      <w:r>
        <w:rPr>
          <w:rStyle w:val="Verwijzingopmerking"/>
        </w:rPr>
        <w:annotationRef/>
      </w:r>
      <w:proofErr w:type="spellStart"/>
      <w:r>
        <w:t>This</w:t>
      </w:r>
      <w:proofErr w:type="spellEnd"/>
      <w:r>
        <w:t xml:space="preserve"> is </w:t>
      </w:r>
      <w:proofErr w:type="spellStart"/>
      <w:r>
        <w:t>also</w:t>
      </w:r>
      <w:proofErr w:type="spellEnd"/>
      <w:r>
        <w:t xml:space="preserve"> a </w:t>
      </w:r>
      <w:proofErr w:type="spellStart"/>
      <w:r>
        <w:t>sentence</w:t>
      </w:r>
      <w:proofErr w:type="spellEnd"/>
      <w:r>
        <w:t xml:space="preserve"> </w:t>
      </w:r>
      <w:proofErr w:type="spellStart"/>
      <w:r>
        <w:t>that</w:t>
      </w:r>
      <w:proofErr w:type="spellEnd"/>
      <w:r>
        <w:t xml:space="preserve"> I </w:t>
      </w:r>
      <w:proofErr w:type="spellStart"/>
      <w:r>
        <w:t>did</w:t>
      </w:r>
      <w:proofErr w:type="spellEnd"/>
      <w:r>
        <w:t xml:space="preserve"> </w:t>
      </w:r>
      <w:proofErr w:type="spellStart"/>
      <w:r>
        <w:t>not</w:t>
      </w:r>
      <w:proofErr w:type="spellEnd"/>
      <w:r>
        <w:t xml:space="preserve"> </w:t>
      </w:r>
      <w:proofErr w:type="spellStart"/>
      <w:r>
        <w:t>understand</w:t>
      </w:r>
      <w:proofErr w:type="spellEnd"/>
      <w:r>
        <w:t xml:space="preserve">. I </w:t>
      </w:r>
      <w:proofErr w:type="spellStart"/>
      <w:r>
        <w:t>tried</w:t>
      </w:r>
      <w:proofErr w:type="spellEnd"/>
      <w:r>
        <w:t xml:space="preserve"> </w:t>
      </w:r>
      <w:proofErr w:type="spellStart"/>
      <w:r>
        <w:t>to</w:t>
      </w:r>
      <w:proofErr w:type="spellEnd"/>
      <w:r>
        <w:t xml:space="preserve"> </w:t>
      </w:r>
      <w:proofErr w:type="spellStart"/>
      <w:r>
        <w:t>rewrite</w:t>
      </w:r>
      <w:proofErr w:type="spellEnd"/>
      <w:r>
        <w:t xml:space="preserve"> </w:t>
      </w:r>
      <w:proofErr w:type="spellStart"/>
      <w:r>
        <w:t>it</w:t>
      </w:r>
      <w:proofErr w:type="spellEnd"/>
      <w:r>
        <w:t xml:space="preserve">, but </w:t>
      </w:r>
      <w:proofErr w:type="spellStart"/>
      <w:r>
        <w:t>Jelte</w:t>
      </w:r>
      <w:proofErr w:type="spellEnd"/>
      <w:r>
        <w:t xml:space="preserve"> </w:t>
      </w:r>
      <w:proofErr w:type="spellStart"/>
      <w:r>
        <w:t>could</w:t>
      </w:r>
      <w:proofErr w:type="spellEnd"/>
      <w:r>
        <w:t xml:space="preserve"> help me out </w:t>
      </w:r>
      <w:proofErr w:type="spellStart"/>
      <w:r>
        <w:t>here</w:t>
      </w:r>
      <w:proofErr w:type="spellEnd"/>
      <w:r>
        <w:t>.</w:t>
      </w:r>
    </w:p>
  </w:comment>
  <w:comment w:id="516" w:author="Jelte Wicherts" w:date="2013-12-24T10:56:00Z" w:initials="JW">
    <w:p w14:paraId="0BC4AD83" w14:textId="7CA6FB26" w:rsidR="00795E7E" w:rsidRDefault="00795E7E">
      <w:pPr>
        <w:pStyle w:val="Tekstopmerking"/>
      </w:pPr>
      <w:ins w:id="517" w:author="Jelte Wicherts" w:date="2013-12-24T10:55:00Z">
        <w:r>
          <w:rPr>
            <w:rStyle w:val="Verwijzingopmerking"/>
          </w:rPr>
          <w:annotationRef/>
        </w:r>
      </w:ins>
      <w:proofErr w:type="spellStart"/>
      <w:r>
        <w:t>Again</w:t>
      </w:r>
      <w:proofErr w:type="spellEnd"/>
      <w:r>
        <w:t xml:space="preserve"> </w:t>
      </w:r>
      <w:proofErr w:type="spellStart"/>
      <w:r>
        <w:t>provide</w:t>
      </w:r>
      <w:proofErr w:type="spellEnd"/>
      <w:r>
        <w:t xml:space="preserve"> </w:t>
      </w:r>
      <w:proofErr w:type="spellStart"/>
      <w:r>
        <w:t>substantive</w:t>
      </w:r>
      <w:proofErr w:type="spellEnd"/>
      <w:r>
        <w:t xml:space="preserve"> </w:t>
      </w:r>
      <w:proofErr w:type="spellStart"/>
      <w:r>
        <w:t>example</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this</w:t>
      </w:r>
      <w:proofErr w:type="spellEnd"/>
    </w:p>
  </w:comment>
  <w:comment w:id="518" w:author="Ilja van Beest" w:date="2013-12-27T11:12:00Z" w:initials="Iv">
    <w:p w14:paraId="221D39FB" w14:textId="154B6FB5" w:rsidR="00795E7E" w:rsidRDefault="00795E7E">
      <w:pPr>
        <w:pStyle w:val="Tekstopmerking"/>
      </w:pPr>
      <w:r>
        <w:rPr>
          <w:rStyle w:val="Verwijzingopmerking"/>
        </w:rPr>
        <w:annotationRef/>
      </w:r>
      <w:r>
        <w:t xml:space="preserve">I </w:t>
      </w:r>
      <w:proofErr w:type="spellStart"/>
      <w:r>
        <w:t>think</w:t>
      </w:r>
      <w:proofErr w:type="spellEnd"/>
      <w:r>
        <w:t xml:space="preserve"> we </w:t>
      </w:r>
      <w:proofErr w:type="spellStart"/>
      <w:r>
        <w:t>need</w:t>
      </w:r>
      <w:proofErr w:type="spellEnd"/>
      <w:r>
        <w:t xml:space="preserve"> </w:t>
      </w:r>
      <w:proofErr w:type="spellStart"/>
      <w:r>
        <w:t>to</w:t>
      </w:r>
      <w:proofErr w:type="spellEnd"/>
      <w:r>
        <w:t xml:space="preserve"> </w:t>
      </w:r>
      <w:proofErr w:type="spellStart"/>
      <w:r>
        <w:t>seperate</w:t>
      </w:r>
      <w:proofErr w:type="spellEnd"/>
      <w:r>
        <w:t xml:space="preserve"> the </w:t>
      </w:r>
      <w:proofErr w:type="spellStart"/>
      <w:r>
        <w:t>sentences</w:t>
      </w:r>
      <w:proofErr w:type="spellEnd"/>
      <w:r>
        <w:t xml:space="preserve"> </w:t>
      </w:r>
      <w:proofErr w:type="spellStart"/>
      <w:r>
        <w:t>here</w:t>
      </w:r>
      <w:proofErr w:type="spellEnd"/>
      <w:r>
        <w:t xml:space="preserve">. </w:t>
      </w:r>
    </w:p>
    <w:p w14:paraId="5B02CBA5" w14:textId="77777777" w:rsidR="00795E7E" w:rsidRDefault="00795E7E">
      <w:pPr>
        <w:pStyle w:val="Tekstopmerking"/>
      </w:pPr>
    </w:p>
    <w:p w14:paraId="0A092269" w14:textId="2D3B07C7" w:rsidR="00795E7E" w:rsidRDefault="00795E7E">
      <w:pPr>
        <w:pStyle w:val="Tekstopmerking"/>
      </w:pPr>
      <w:r>
        <w:t xml:space="preserve">First </w:t>
      </w:r>
      <w:proofErr w:type="spellStart"/>
      <w:r>
        <w:t>explain</w:t>
      </w:r>
      <w:proofErr w:type="spellEnd"/>
      <w:r>
        <w:t xml:space="preserve"> </w:t>
      </w:r>
      <w:proofErr w:type="spellStart"/>
      <w:r>
        <w:t>that</w:t>
      </w:r>
      <w:proofErr w:type="spellEnd"/>
      <w:r>
        <w:t xml:space="preserve"> the effect of the moderator on </w:t>
      </w:r>
      <w:proofErr w:type="spellStart"/>
      <w:r>
        <w:t>inclusion</w:t>
      </w:r>
      <w:proofErr w:type="spellEnd"/>
      <w:r>
        <w:t xml:space="preserve"> is </w:t>
      </w:r>
      <w:proofErr w:type="spellStart"/>
      <w:r>
        <w:t>stabel</w:t>
      </w:r>
      <w:proofErr w:type="spellEnd"/>
      <w:r>
        <w:t xml:space="preserve"> </w:t>
      </w:r>
      <w:proofErr w:type="spellStart"/>
      <w:r>
        <w:t>across</w:t>
      </w:r>
      <w:proofErr w:type="spellEnd"/>
      <w:r>
        <w:t xml:space="preserve"> </w:t>
      </w:r>
      <w:proofErr w:type="spellStart"/>
      <w:r>
        <w:t>firs</w:t>
      </w:r>
      <w:proofErr w:type="spellEnd"/>
      <w:r>
        <w:t xml:space="preserve"> </w:t>
      </w:r>
      <w:proofErr w:type="spellStart"/>
      <w:r>
        <w:t>and</w:t>
      </w:r>
      <w:proofErr w:type="spellEnd"/>
      <w:r>
        <w:t xml:space="preserve"> last. </w:t>
      </w:r>
      <w:proofErr w:type="spellStart"/>
      <w:r>
        <w:t>Then</w:t>
      </w:r>
      <w:proofErr w:type="spellEnd"/>
      <w:r>
        <w:t xml:space="preserve"> state </w:t>
      </w:r>
      <w:proofErr w:type="spellStart"/>
      <w:r>
        <w:t>that</w:t>
      </w:r>
      <w:proofErr w:type="spellEnd"/>
      <w:r>
        <w:t xml:space="preserve"> </w:t>
      </w:r>
      <w:proofErr w:type="spellStart"/>
      <w:r>
        <w:t>it</w:t>
      </w:r>
      <w:proofErr w:type="spellEnd"/>
      <w:r>
        <w:t xml:space="preserve"> is  a </w:t>
      </w:r>
      <w:proofErr w:type="spellStart"/>
      <w:r>
        <w:t>negative</w:t>
      </w:r>
      <w:proofErr w:type="spellEnd"/>
      <w:r>
        <w:t xml:space="preserve"> effect </w:t>
      </w:r>
      <w:proofErr w:type="spellStart"/>
      <w:r>
        <w:t>and</w:t>
      </w:r>
      <w:proofErr w:type="spellEnd"/>
      <w:r>
        <w:t xml:space="preserve"> </w:t>
      </w:r>
      <w:proofErr w:type="spellStart"/>
      <w:r>
        <w:t>not</w:t>
      </w:r>
      <w:proofErr w:type="spellEnd"/>
      <w:r>
        <w:t xml:space="preserve"> a </w:t>
      </w:r>
      <w:proofErr w:type="spellStart"/>
      <w:r>
        <w:t>possitive</w:t>
      </w:r>
      <w:proofErr w:type="spellEnd"/>
      <w:r>
        <w:t xml:space="preserve"> effect. </w:t>
      </w:r>
      <w:proofErr w:type="spellStart"/>
      <w:r>
        <w:t>Then</w:t>
      </w:r>
      <w:proofErr w:type="spellEnd"/>
      <w:r>
        <w:t xml:space="preserve"> draw the </w:t>
      </w:r>
      <w:proofErr w:type="spellStart"/>
      <w:r>
        <w:t>conclusion</w:t>
      </w:r>
      <w:proofErr w:type="spellEnd"/>
      <w:r>
        <w:t xml:space="preserve"> </w:t>
      </w:r>
      <w:proofErr w:type="spellStart"/>
      <w:r>
        <w:t>that</w:t>
      </w:r>
      <w:proofErr w:type="spellEnd"/>
      <w:r>
        <w:t xml:space="preserve"> the </w:t>
      </w:r>
      <w:proofErr w:type="spellStart"/>
      <w:r>
        <w:t>interaction</w:t>
      </w:r>
      <w:proofErr w:type="spellEnd"/>
      <w:r>
        <w:t xml:space="preserve"> on first </w:t>
      </w:r>
      <w:proofErr w:type="spellStart"/>
      <w:r>
        <w:t>and</w:t>
      </w:r>
      <w:proofErr w:type="spellEnd"/>
      <w:r>
        <w:t xml:space="preserve"> last </w:t>
      </w:r>
      <w:proofErr w:type="spellStart"/>
      <w:r>
        <w:t>measure</w:t>
      </w:r>
      <w:proofErr w:type="spellEnd"/>
      <w:r>
        <w:t xml:space="preserve"> is </w:t>
      </w:r>
      <w:proofErr w:type="spellStart"/>
      <w:r>
        <w:t>thus</w:t>
      </w:r>
      <w:proofErr w:type="spellEnd"/>
      <w:r>
        <w:t xml:space="preserve"> </w:t>
      </w:r>
      <w:proofErr w:type="spellStart"/>
      <w:r>
        <w:t>not</w:t>
      </w:r>
      <w:proofErr w:type="spellEnd"/>
      <w:r>
        <w:t xml:space="preserve"> </w:t>
      </w:r>
      <w:proofErr w:type="spellStart"/>
      <w:r>
        <w:t>driven</w:t>
      </w:r>
      <w:proofErr w:type="spellEnd"/>
      <w:r>
        <w:t xml:space="preserve"> </w:t>
      </w:r>
      <w:proofErr w:type="spellStart"/>
      <w:r>
        <w:t>by</w:t>
      </w:r>
      <w:proofErr w:type="spellEnd"/>
      <w:r>
        <w:t xml:space="preserve"> the </w:t>
      </w:r>
      <w:proofErr w:type="spellStart"/>
      <w:r>
        <w:t>inclusion</w:t>
      </w:r>
      <w:proofErr w:type="spellEnd"/>
      <w:r>
        <w:t xml:space="preserve"> </w:t>
      </w:r>
      <w:proofErr w:type="spellStart"/>
      <w:r>
        <w:t>vs</w:t>
      </w:r>
      <w:proofErr w:type="spellEnd"/>
      <w:r>
        <w:t xml:space="preserve"> </w:t>
      </w:r>
      <w:proofErr w:type="spellStart"/>
      <w:r>
        <w:t>ostracism</w:t>
      </w:r>
      <w:proofErr w:type="spellEnd"/>
      <w:r>
        <w:t xml:space="preserve"> </w:t>
      </w:r>
      <w:proofErr w:type="spellStart"/>
      <w:r>
        <w:t>comparison</w:t>
      </w:r>
      <w:proofErr w:type="spellEnd"/>
      <w:r>
        <w:t xml:space="preserve">, but </w:t>
      </w:r>
      <w:proofErr w:type="spellStart"/>
      <w:r>
        <w:t>instead</w:t>
      </w:r>
      <w:proofErr w:type="spellEnd"/>
      <w:r>
        <w:t xml:space="preserve"> </w:t>
      </w:r>
      <w:proofErr w:type="spellStart"/>
      <w:r>
        <w:t>by</w:t>
      </w:r>
      <w:proofErr w:type="spellEnd"/>
      <w:r>
        <w:t xml:space="preserve"> the a </w:t>
      </w:r>
      <w:proofErr w:type="spellStart"/>
      <w:r>
        <w:t>reversal</w:t>
      </w:r>
      <w:proofErr w:type="spellEnd"/>
      <w:r>
        <w:t xml:space="preserve"> of the impact of the </w:t>
      </w:r>
      <w:proofErr w:type="spellStart"/>
      <w:r>
        <w:t>moderation</w:t>
      </w:r>
      <w:proofErr w:type="spellEnd"/>
      <w:r>
        <w:t xml:space="preserve"> </w:t>
      </w:r>
      <w:proofErr w:type="spellStart"/>
      <w:r>
        <w:t>when</w:t>
      </w:r>
      <w:proofErr w:type="spellEnd"/>
      <w:r>
        <w:t xml:space="preserve"> </w:t>
      </w:r>
      <w:proofErr w:type="spellStart"/>
      <w:r>
        <w:t>looking</w:t>
      </w:r>
      <w:proofErr w:type="spellEnd"/>
      <w:r>
        <w:t xml:space="preserve"> at the </w:t>
      </w:r>
      <w:proofErr w:type="spellStart"/>
      <w:r>
        <w:t>ostrcism</w:t>
      </w:r>
      <w:proofErr w:type="spellEnd"/>
      <w:r>
        <w:t xml:space="preserve"> </w:t>
      </w:r>
      <w:proofErr w:type="spellStart"/>
      <w:r>
        <w:t>condition</w:t>
      </w:r>
      <w:proofErr w:type="spellEnd"/>
      <w:r>
        <w:t xml:space="preserve"> or </w:t>
      </w:r>
      <w:proofErr w:type="spellStart"/>
      <w:r>
        <w:t>inclusion</w:t>
      </w:r>
      <w:proofErr w:type="spellEnd"/>
      <w:r>
        <w:t xml:space="preserve"> </w:t>
      </w:r>
      <w:proofErr w:type="spellStart"/>
      <w:r>
        <w:t>ocnditon</w:t>
      </w:r>
      <w:proofErr w:type="spellEnd"/>
      <w:r>
        <w:t xml:space="preserve">. </w:t>
      </w:r>
    </w:p>
    <w:p w14:paraId="1B79DDB4" w14:textId="77777777" w:rsidR="00795E7E" w:rsidRDefault="00795E7E">
      <w:pPr>
        <w:pStyle w:val="Tekstopmerking"/>
      </w:pPr>
    </w:p>
    <w:p w14:paraId="4CA61869" w14:textId="6AA25965" w:rsidR="00795E7E" w:rsidRDefault="00795E7E">
      <w:pPr>
        <w:pStyle w:val="Tekstopmerking"/>
      </w:pPr>
      <w:r>
        <w:t xml:space="preserve">In short, </w:t>
      </w:r>
      <w:proofErr w:type="spellStart"/>
      <w:r>
        <w:t>ostracism</w:t>
      </w:r>
      <w:proofErr w:type="spellEnd"/>
      <w:r>
        <w:t xml:space="preserve"> is </w:t>
      </w:r>
      <w:proofErr w:type="spellStart"/>
      <w:r>
        <w:t>always</w:t>
      </w:r>
      <w:proofErr w:type="spellEnd"/>
      <w:r>
        <w:t xml:space="preserve"> a more </w:t>
      </w:r>
      <w:proofErr w:type="spellStart"/>
      <w:r>
        <w:t>negative</w:t>
      </w:r>
      <w:proofErr w:type="spellEnd"/>
      <w:r>
        <w:t xml:space="preserve"> </w:t>
      </w:r>
      <w:proofErr w:type="spellStart"/>
      <w:r>
        <w:t>experience</w:t>
      </w:r>
      <w:proofErr w:type="spellEnd"/>
      <w:r>
        <w:t xml:space="preserve"> </w:t>
      </w:r>
      <w:proofErr w:type="spellStart"/>
      <w:r>
        <w:t>than</w:t>
      </w:r>
      <w:proofErr w:type="spellEnd"/>
      <w:r>
        <w:t xml:space="preserve"> </w:t>
      </w:r>
      <w:proofErr w:type="spellStart"/>
      <w:r>
        <w:t>inclusion</w:t>
      </w:r>
      <w:proofErr w:type="spellEnd"/>
      <w:r>
        <w:t xml:space="preserve">.  But, </w:t>
      </w:r>
      <w:proofErr w:type="spellStart"/>
      <w:r>
        <w:t>our</w:t>
      </w:r>
      <w:proofErr w:type="spellEnd"/>
      <w:r>
        <w:t xml:space="preserve"> moderator has a different impact on the </w:t>
      </w:r>
      <w:proofErr w:type="spellStart"/>
      <w:r>
        <w:t>inclusion</w:t>
      </w:r>
      <w:proofErr w:type="spellEnd"/>
      <w:r>
        <w:t xml:space="preserve"> </w:t>
      </w:r>
      <w:proofErr w:type="spellStart"/>
      <w:r>
        <w:t>experience</w:t>
      </w:r>
      <w:proofErr w:type="spellEnd"/>
      <w:r>
        <w:t xml:space="preserve"> </w:t>
      </w:r>
      <w:proofErr w:type="spellStart"/>
      <w:r>
        <w:t>than</w:t>
      </w:r>
      <w:proofErr w:type="spellEnd"/>
      <w:r>
        <w:t xml:space="preserve"> on the </w:t>
      </w:r>
      <w:proofErr w:type="spellStart"/>
      <w:r>
        <w:t>ostracism</w:t>
      </w:r>
      <w:proofErr w:type="spellEnd"/>
      <w:r>
        <w:t xml:space="preserve"> </w:t>
      </w:r>
      <w:proofErr w:type="spellStart"/>
      <w:r>
        <w:t>experience</w:t>
      </w:r>
      <w:proofErr w:type="spellEnd"/>
      <w:r>
        <w:t xml:space="preserve">. The moderator </w:t>
      </w:r>
      <w:proofErr w:type="spellStart"/>
      <w:r>
        <w:t>makes</w:t>
      </w:r>
      <w:proofErr w:type="spellEnd"/>
      <w:r>
        <w:t xml:space="preserve"> </w:t>
      </w:r>
      <w:proofErr w:type="spellStart"/>
      <w:r>
        <w:t>inclusion</w:t>
      </w:r>
      <w:proofErr w:type="spellEnd"/>
      <w:r>
        <w:t xml:space="preserve"> a bit more </w:t>
      </w:r>
      <w:proofErr w:type="spellStart"/>
      <w:r>
        <w:t>negative</w:t>
      </w:r>
      <w:proofErr w:type="spellEnd"/>
      <w:r>
        <w:t xml:space="preserve">, but </w:t>
      </w:r>
      <w:proofErr w:type="spellStart"/>
      <w:r>
        <w:t>makes</w:t>
      </w:r>
      <w:proofErr w:type="spellEnd"/>
      <w:r>
        <w:t xml:space="preserve"> </w:t>
      </w:r>
      <w:proofErr w:type="spellStart"/>
      <w:r>
        <w:t>ostracism</w:t>
      </w:r>
      <w:proofErr w:type="spellEnd"/>
      <w:r>
        <w:t xml:space="preserve"> a bit more </w:t>
      </w:r>
      <w:proofErr w:type="spellStart"/>
      <w:r>
        <w:t>positive</w:t>
      </w:r>
      <w:proofErr w:type="spellEnd"/>
      <w:r>
        <w:t xml:space="preserve">. </w:t>
      </w:r>
    </w:p>
    <w:p w14:paraId="1B035A0D" w14:textId="77777777" w:rsidR="00795E7E" w:rsidRDefault="00795E7E">
      <w:pPr>
        <w:pStyle w:val="Tekstopmerking"/>
      </w:pPr>
    </w:p>
    <w:p w14:paraId="714C6C21" w14:textId="28C1A89D" w:rsidR="00795E7E" w:rsidRDefault="00795E7E">
      <w:pPr>
        <w:pStyle w:val="Tekstopmerking"/>
      </w:pPr>
      <w:r>
        <w:t xml:space="preserve">In </w:t>
      </w:r>
      <w:proofErr w:type="spellStart"/>
      <w:r>
        <w:t>other</w:t>
      </w:r>
      <w:proofErr w:type="spellEnd"/>
      <w:r>
        <w:t xml:space="preserve"> </w:t>
      </w:r>
      <w:proofErr w:type="spellStart"/>
      <w:r>
        <w:t>words</w:t>
      </w:r>
      <w:proofErr w:type="spellEnd"/>
      <w:r>
        <w:t xml:space="preserve">, we support </w:t>
      </w:r>
      <w:proofErr w:type="spellStart"/>
      <w:r>
        <w:t>ostracism</w:t>
      </w:r>
      <w:proofErr w:type="spellEnd"/>
      <w:r>
        <w:t xml:space="preserve"> </w:t>
      </w:r>
      <w:proofErr w:type="spellStart"/>
      <w:r>
        <w:t>theory</w:t>
      </w:r>
      <w:proofErr w:type="spellEnd"/>
      <w:r>
        <w:t xml:space="preserve"> in </w:t>
      </w:r>
      <w:proofErr w:type="spellStart"/>
      <w:r>
        <w:t>that</w:t>
      </w:r>
      <w:proofErr w:type="spellEnd"/>
      <w:r>
        <w:t xml:space="preserve"> </w:t>
      </w:r>
      <w:proofErr w:type="spellStart"/>
      <w:r>
        <w:t>our</w:t>
      </w:r>
      <w:proofErr w:type="spellEnd"/>
      <w:r>
        <w:t xml:space="preserve"> analyses does </w:t>
      </w:r>
      <w:proofErr w:type="spellStart"/>
      <w:r>
        <w:t>not</w:t>
      </w:r>
      <w:proofErr w:type="spellEnd"/>
      <w:r>
        <w:t xml:space="preserve"> even </w:t>
      </w:r>
      <w:proofErr w:type="spellStart"/>
      <w:r>
        <w:t>provide</w:t>
      </w:r>
      <w:proofErr w:type="spellEnd"/>
      <w:r>
        <w:t xml:space="preserve"> a hint </w:t>
      </w:r>
      <w:proofErr w:type="spellStart"/>
      <w:r>
        <w:t>that</w:t>
      </w:r>
      <w:proofErr w:type="spellEnd"/>
      <w:r>
        <w:t xml:space="preserve"> </w:t>
      </w:r>
      <w:proofErr w:type="spellStart"/>
      <w:r>
        <w:t>ostracism</w:t>
      </w:r>
      <w:proofErr w:type="spellEnd"/>
      <w:r>
        <w:t xml:space="preserve"> </w:t>
      </w:r>
      <w:proofErr w:type="spellStart"/>
      <w:r>
        <w:t>can</w:t>
      </w:r>
      <w:proofErr w:type="spellEnd"/>
      <w:r>
        <w:t xml:space="preserve"> </w:t>
      </w:r>
      <w:proofErr w:type="spellStart"/>
      <w:r>
        <w:t>be</w:t>
      </w:r>
      <w:proofErr w:type="spellEnd"/>
      <w:r>
        <w:t xml:space="preserve"> a </w:t>
      </w:r>
      <w:proofErr w:type="spellStart"/>
      <w:r>
        <w:t>good</w:t>
      </w:r>
      <w:proofErr w:type="spellEnd"/>
      <w:r>
        <w:t xml:space="preserve"> </w:t>
      </w:r>
      <w:proofErr w:type="spellStart"/>
      <w:r>
        <w:t>experience</w:t>
      </w:r>
      <w:proofErr w:type="spellEnd"/>
      <w:r>
        <w:t xml:space="preserve">!!! (We </w:t>
      </w:r>
      <w:proofErr w:type="spellStart"/>
      <w:r>
        <w:t>only</w:t>
      </w:r>
      <w:proofErr w:type="spellEnd"/>
      <w:r>
        <w:t xml:space="preserve"> </w:t>
      </w:r>
      <w:proofErr w:type="spellStart"/>
      <w:r>
        <w:t>provde</w:t>
      </w:r>
      <w:proofErr w:type="spellEnd"/>
      <w:r>
        <w:t xml:space="preserve"> </w:t>
      </w:r>
      <w:proofErr w:type="spellStart"/>
      <w:r>
        <w:t>evidence</w:t>
      </w:r>
      <w:proofErr w:type="spellEnd"/>
      <w:r>
        <w:t xml:space="preserve"> </w:t>
      </w:r>
      <w:proofErr w:type="spellStart"/>
      <w:r>
        <w:t>that</w:t>
      </w:r>
      <w:proofErr w:type="spellEnd"/>
      <w:r>
        <w:t xml:space="preserve"> </w:t>
      </w:r>
      <w:proofErr w:type="spellStart"/>
      <w:r>
        <w:t>ostracism</w:t>
      </w:r>
      <w:proofErr w:type="spellEnd"/>
      <w:r>
        <w:t xml:space="preserve"> </w:t>
      </w:r>
      <w:proofErr w:type="spellStart"/>
      <w:r>
        <w:t>can</w:t>
      </w:r>
      <w:proofErr w:type="spellEnd"/>
      <w:r>
        <w:t xml:space="preserve"> </w:t>
      </w:r>
      <w:proofErr w:type="spellStart"/>
      <w:r>
        <w:t>be</w:t>
      </w:r>
      <w:proofErr w:type="spellEnd"/>
      <w:r>
        <w:t xml:space="preserve">  </w:t>
      </w:r>
      <w:proofErr w:type="spellStart"/>
      <w:r>
        <w:t>sligtly</w:t>
      </w:r>
      <w:proofErr w:type="spellEnd"/>
      <w:r>
        <w:t xml:space="preserve"> </w:t>
      </w:r>
      <w:proofErr w:type="spellStart"/>
      <w:r>
        <w:t>less</w:t>
      </w:r>
      <w:proofErr w:type="spellEnd"/>
      <w:r>
        <w:t xml:space="preserve"> </w:t>
      </w:r>
      <w:proofErr w:type="spellStart"/>
      <w:r>
        <w:t>negative</w:t>
      </w:r>
      <w:proofErr w:type="spellEnd"/>
      <w:r>
        <w:t xml:space="preserve"> </w:t>
      </w:r>
      <w:proofErr w:type="spellStart"/>
      <w:r>
        <w:t>experience</w:t>
      </w:r>
      <w:proofErr w:type="spellEnd"/>
      <w:r>
        <w:t>)</w:t>
      </w:r>
    </w:p>
  </w:comment>
  <w:comment w:id="519" w:author="Ilja van Beest" w:date="2013-12-27T11:13:00Z" w:initials="Iv">
    <w:p w14:paraId="5BA62698" w14:textId="70D4569F" w:rsidR="00795E7E" w:rsidRDefault="00795E7E">
      <w:pPr>
        <w:pStyle w:val="Tekstopmerking"/>
      </w:pPr>
      <w:r>
        <w:rPr>
          <w:rStyle w:val="Verwijzingopmerking"/>
        </w:rPr>
        <w:annotationRef/>
      </w:r>
      <w:r>
        <w:t xml:space="preserve">I </w:t>
      </w:r>
      <w:proofErr w:type="spellStart"/>
      <w:r>
        <w:t>deleted</w:t>
      </w:r>
      <w:proofErr w:type="spellEnd"/>
      <w:r>
        <w:t xml:space="preserve"> </w:t>
      </w:r>
      <w:proofErr w:type="spellStart"/>
      <w:r>
        <w:t>surprisingly</w:t>
      </w:r>
      <w:proofErr w:type="spellEnd"/>
      <w:r>
        <w:t xml:space="preserve">, but I do </w:t>
      </w:r>
      <w:proofErr w:type="spellStart"/>
      <w:r>
        <w:t>not</w:t>
      </w:r>
      <w:proofErr w:type="spellEnd"/>
      <w:r>
        <w:t xml:space="preserve"> </w:t>
      </w:r>
      <w:proofErr w:type="spellStart"/>
      <w:r>
        <w:t>understand</w:t>
      </w:r>
      <w:proofErr w:type="spellEnd"/>
      <w:r>
        <w:t xml:space="preserve"> </w:t>
      </w:r>
      <w:proofErr w:type="spellStart"/>
      <w:r>
        <w:t>why</w:t>
      </w:r>
      <w:proofErr w:type="spellEnd"/>
      <w:r>
        <w:t xml:space="preserve"> we </w:t>
      </w:r>
      <w:proofErr w:type="spellStart"/>
      <w:r>
        <w:t>would</w:t>
      </w:r>
      <w:proofErr w:type="spellEnd"/>
      <w:r>
        <w:t xml:space="preserve"> call </w:t>
      </w:r>
      <w:proofErr w:type="spellStart"/>
      <w:r>
        <w:t>this</w:t>
      </w:r>
      <w:proofErr w:type="spellEnd"/>
      <w:r>
        <w:t xml:space="preserve"> </w:t>
      </w:r>
      <w:proofErr w:type="spellStart"/>
      <w:r>
        <w:t>surprisinly</w:t>
      </w:r>
      <w:proofErr w:type="spellEnd"/>
      <w:r>
        <w:t>.</w:t>
      </w:r>
    </w:p>
  </w:comment>
  <w:comment w:id="521" w:author="Jelte Wicherts" w:date="2013-12-24T10:56:00Z" w:initials="JW">
    <w:p w14:paraId="53D06811" w14:textId="2CFDD35F" w:rsidR="00795E7E" w:rsidRDefault="00795E7E">
      <w:pPr>
        <w:pStyle w:val="Tekstopmerking"/>
      </w:pPr>
      <w:ins w:id="523" w:author="Jelte Wicherts" w:date="2013-12-23T17:09:00Z">
        <w:r>
          <w:rPr>
            <w:rStyle w:val="Verwijzingopmerking"/>
          </w:rPr>
          <w:annotationRef/>
        </w:r>
      </w:ins>
      <w:proofErr w:type="spellStart"/>
      <w:r>
        <w:t>Again</w:t>
      </w:r>
      <w:proofErr w:type="spellEnd"/>
      <w:r>
        <w:t xml:space="preserve">, a </w:t>
      </w:r>
      <w:proofErr w:type="spellStart"/>
      <w:r>
        <w:t>substantive</w:t>
      </w:r>
      <w:proofErr w:type="spellEnd"/>
      <w:r>
        <w:t xml:space="preserve"> </w:t>
      </w:r>
      <w:proofErr w:type="spellStart"/>
      <w:r>
        <w:t>example</w:t>
      </w:r>
      <w:proofErr w:type="spellEnd"/>
      <w:r>
        <w:t xml:space="preserve"> </w:t>
      </w:r>
      <w:proofErr w:type="spellStart"/>
      <w:r>
        <w:t>here</w:t>
      </w:r>
      <w:proofErr w:type="spellEnd"/>
      <w:r>
        <w:t xml:space="preserve"> </w:t>
      </w:r>
      <w:proofErr w:type="spellStart"/>
      <w:r>
        <w:t>would</w:t>
      </w:r>
      <w:proofErr w:type="spellEnd"/>
      <w:r>
        <w:t xml:space="preserve"> </w:t>
      </w:r>
      <w:proofErr w:type="spellStart"/>
      <w:r>
        <w:t>not</w:t>
      </w:r>
      <w:proofErr w:type="spellEnd"/>
      <w:r>
        <w:t xml:space="preserve"> </w:t>
      </w:r>
      <w:proofErr w:type="spellStart"/>
      <w:r>
        <w:t>hurt</w:t>
      </w:r>
      <w:proofErr w:type="spellEnd"/>
      <w:r>
        <w:t>!</w:t>
      </w:r>
    </w:p>
  </w:comment>
  <w:comment w:id="543" w:author="Jelte Wicherts" w:date="2013-12-24T10:58:00Z" w:initials="JW">
    <w:p w14:paraId="724A0721" w14:textId="3A3DF4B5" w:rsidR="00795E7E" w:rsidRDefault="00795E7E">
      <w:pPr>
        <w:pStyle w:val="Tekstopmerking"/>
      </w:pPr>
      <w:r>
        <w:rPr>
          <w:rStyle w:val="Verwijzingopmerking"/>
        </w:rPr>
        <w:annotationRef/>
      </w:r>
      <w:proofErr w:type="spellStart"/>
      <w:r>
        <w:t>Here</w:t>
      </w:r>
      <w:proofErr w:type="spellEnd"/>
      <w:r>
        <w:t xml:space="preserve"> </w:t>
      </w:r>
      <w:proofErr w:type="spellStart"/>
      <w:r>
        <w:t>again</w:t>
      </w:r>
      <w:proofErr w:type="spellEnd"/>
      <w:r>
        <w:t xml:space="preserve">, we </w:t>
      </w:r>
      <w:proofErr w:type="spellStart"/>
      <w:r>
        <w:t>need</w:t>
      </w:r>
      <w:proofErr w:type="spellEnd"/>
      <w:r>
        <w:t xml:space="preserve"> </w:t>
      </w:r>
      <w:proofErr w:type="spellStart"/>
      <w:r>
        <w:t>substantive</w:t>
      </w:r>
      <w:proofErr w:type="spellEnd"/>
      <w:r>
        <w:t xml:space="preserve"> </w:t>
      </w:r>
      <w:proofErr w:type="spellStart"/>
      <w:r>
        <w:t>examples</w:t>
      </w:r>
      <w:proofErr w:type="spellEnd"/>
      <w:r>
        <w:t xml:space="preserve"> </w:t>
      </w:r>
      <w:proofErr w:type="spellStart"/>
      <w:r>
        <w:t>to</w:t>
      </w:r>
      <w:proofErr w:type="spellEnd"/>
      <w:r>
        <w:t xml:space="preserve"> </w:t>
      </w:r>
      <w:proofErr w:type="spellStart"/>
      <w:r>
        <w:t>explain</w:t>
      </w:r>
      <w:proofErr w:type="spellEnd"/>
      <w:r>
        <w:t xml:space="preserve"> </w:t>
      </w:r>
      <w:proofErr w:type="spellStart"/>
      <w:r>
        <w:t>what</w:t>
      </w:r>
      <w:proofErr w:type="spellEnd"/>
      <w:r>
        <w:t xml:space="preserve"> </w:t>
      </w:r>
      <w:proofErr w:type="spellStart"/>
      <w:r>
        <w:t>this</w:t>
      </w:r>
      <w:proofErr w:type="spellEnd"/>
      <w:r>
        <w:t xml:space="preserve"> means. The </w:t>
      </w:r>
      <w:proofErr w:type="spellStart"/>
      <w:r>
        <w:t>current</w:t>
      </w:r>
      <w:proofErr w:type="spellEnd"/>
      <w:r>
        <w:t xml:space="preserve"> </w:t>
      </w:r>
      <w:proofErr w:type="spellStart"/>
      <w:r>
        <w:t>phrasing</w:t>
      </w:r>
      <w:proofErr w:type="spellEnd"/>
      <w:r>
        <w:t xml:space="preserve"> is </w:t>
      </w:r>
      <w:proofErr w:type="spellStart"/>
      <w:r>
        <w:t>too</w:t>
      </w:r>
      <w:proofErr w:type="spellEnd"/>
      <w:r>
        <w:t xml:space="preserve"> abstract </w:t>
      </w:r>
      <w:proofErr w:type="spellStart"/>
      <w:r>
        <w:t>for</w:t>
      </w:r>
      <w:proofErr w:type="spellEnd"/>
      <w:r>
        <w:t xml:space="preserve"> most readers.</w:t>
      </w:r>
    </w:p>
  </w:comment>
  <w:comment w:id="544" w:author="Jelte Wicherts" w:date="2013-12-24T10:59:00Z" w:initials="JW">
    <w:p w14:paraId="75E1A216" w14:textId="511D3368" w:rsidR="00795E7E" w:rsidRDefault="00795E7E">
      <w:pPr>
        <w:pStyle w:val="Tekstopmerking"/>
      </w:pPr>
      <w:r>
        <w:rPr>
          <w:rStyle w:val="Verwijzingopmerking"/>
        </w:rPr>
        <w:annotationRef/>
      </w:r>
      <w:r>
        <w:t xml:space="preserve">Last </w:t>
      </w:r>
      <w:proofErr w:type="spellStart"/>
      <w:r>
        <w:t>sentence</w:t>
      </w:r>
      <w:proofErr w:type="spellEnd"/>
      <w:r>
        <w:t xml:space="preserve"> is a </w:t>
      </w:r>
      <w:proofErr w:type="spellStart"/>
      <w:r>
        <w:t>good</w:t>
      </w:r>
      <w:proofErr w:type="spellEnd"/>
      <w:r>
        <w:t xml:space="preserve"> </w:t>
      </w:r>
      <w:proofErr w:type="spellStart"/>
      <w:r>
        <w:t>example</w:t>
      </w:r>
      <w:proofErr w:type="spellEnd"/>
      <w:r>
        <w:t xml:space="preserve"> of </w:t>
      </w:r>
      <w:proofErr w:type="spellStart"/>
      <w:r>
        <w:t>how</w:t>
      </w:r>
      <w:proofErr w:type="spellEnd"/>
      <w:r>
        <w:t xml:space="preserve"> we </w:t>
      </w:r>
      <w:proofErr w:type="spellStart"/>
      <w:r>
        <w:t>should</w:t>
      </w:r>
      <w:proofErr w:type="spellEnd"/>
      <w:r>
        <w:t xml:space="preserve"> present </w:t>
      </w:r>
      <w:proofErr w:type="spellStart"/>
      <w:r>
        <w:t>Figure</w:t>
      </w:r>
      <w:proofErr w:type="spellEnd"/>
      <w:r>
        <w:t xml:space="preserve"> 1.</w:t>
      </w:r>
    </w:p>
  </w:comment>
  <w:comment w:id="548" w:author="Jelte Wicherts" w:date="2013-12-24T09:26:00Z" w:initials="JW">
    <w:p w14:paraId="25DE3682" w14:textId="385864CB" w:rsidR="00795E7E" w:rsidRDefault="00795E7E">
      <w:pPr>
        <w:pStyle w:val="Tekstopmerking"/>
      </w:pPr>
      <w:r>
        <w:rPr>
          <w:rStyle w:val="Verwijzingopmerking"/>
        </w:rPr>
        <w:annotationRef/>
      </w:r>
      <w:r>
        <w:t xml:space="preserve">How is </w:t>
      </w:r>
      <w:proofErr w:type="spellStart"/>
      <w:r>
        <w:t>this</w:t>
      </w:r>
      <w:proofErr w:type="spellEnd"/>
      <w:r>
        <w:t xml:space="preserve"> </w:t>
      </w:r>
      <w:proofErr w:type="spellStart"/>
      <w:r>
        <w:t>one</w:t>
      </w:r>
      <w:proofErr w:type="spellEnd"/>
      <w:r>
        <w:t xml:space="preserve"> </w:t>
      </w:r>
      <w:proofErr w:type="spellStart"/>
      <w:r>
        <w:t>coded</w:t>
      </w:r>
      <w:proofErr w:type="spellEnd"/>
      <w:r>
        <w:t>?</w:t>
      </w:r>
    </w:p>
  </w:comment>
  <w:comment w:id="550" w:author="Jelte Wicherts" w:date="2013-12-24T09:26:00Z" w:initials="JW">
    <w:p w14:paraId="009349D5" w14:textId="42716DF2" w:rsidR="00795E7E" w:rsidRDefault="00795E7E">
      <w:pPr>
        <w:pStyle w:val="Tekstopmerking"/>
      </w:pPr>
      <w:r>
        <w:rPr>
          <w:rStyle w:val="Verwijzingopmerking"/>
        </w:rPr>
        <w:annotationRef/>
      </w:r>
      <w:r>
        <w:t>?</w:t>
      </w:r>
    </w:p>
  </w:comment>
  <w:comment w:id="551" w:author="Jelte Wicherts" w:date="2013-12-24T09:26:00Z" w:initials="JW">
    <w:p w14:paraId="1493B9F1" w14:textId="7969ABD3" w:rsidR="00795E7E" w:rsidRDefault="00795E7E">
      <w:pPr>
        <w:pStyle w:val="Tekstopmerking"/>
      </w:pPr>
      <w:r>
        <w:rPr>
          <w:rStyle w:val="Verwijzingopmerking"/>
        </w:rPr>
        <w:annotationRef/>
      </w:r>
      <w:proofErr w:type="spellStart"/>
      <w:r>
        <w:t>how</w:t>
      </w:r>
      <w:proofErr w:type="spellEnd"/>
      <w:r>
        <w:t xml:space="preserve"> was </w:t>
      </w:r>
      <w:proofErr w:type="spellStart"/>
      <w:r>
        <w:t>that</w:t>
      </w:r>
      <w:proofErr w:type="spellEnd"/>
      <w:r>
        <w:t xml:space="preserve"> </w:t>
      </w:r>
      <w:proofErr w:type="spellStart"/>
      <w:r>
        <w:t>coded</w:t>
      </w:r>
      <w:proofErr w:type="spellEnd"/>
      <w:r>
        <w:t>?</w:t>
      </w:r>
    </w:p>
  </w:comment>
  <w:comment w:id="552" w:author="Ilja van Beest" w:date="2013-12-27T11:18:00Z" w:initials="Iv">
    <w:p w14:paraId="4A5121F6" w14:textId="0CDCE947" w:rsidR="00795E7E" w:rsidRDefault="00795E7E">
      <w:pPr>
        <w:pStyle w:val="Tekstopmerking"/>
      </w:pPr>
      <w:r>
        <w:rPr>
          <w:rStyle w:val="Verwijzingopmerking"/>
        </w:rPr>
        <w:annotationRef/>
      </w:r>
      <w:r>
        <w:t xml:space="preserve">I </w:t>
      </w:r>
      <w:proofErr w:type="spellStart"/>
      <w:r>
        <w:t>still</w:t>
      </w:r>
      <w:proofErr w:type="spellEnd"/>
      <w:r>
        <w:t xml:space="preserve"> </w:t>
      </w:r>
      <w:proofErr w:type="spellStart"/>
      <w:r>
        <w:t>think</w:t>
      </w:r>
      <w:proofErr w:type="spellEnd"/>
      <w:r>
        <w:t xml:space="preserve"> </w:t>
      </w:r>
      <w:proofErr w:type="spellStart"/>
      <w:r>
        <w:t>that</w:t>
      </w:r>
      <w:proofErr w:type="spellEnd"/>
      <w:r>
        <w:t xml:space="preserve"> I </w:t>
      </w:r>
      <w:proofErr w:type="spellStart"/>
      <w:r>
        <w:t>am</w:t>
      </w:r>
      <w:proofErr w:type="spellEnd"/>
      <w:r>
        <w:t xml:space="preserve"> </w:t>
      </w:r>
      <w:proofErr w:type="spellStart"/>
      <w:r>
        <w:t>not</w:t>
      </w:r>
      <w:proofErr w:type="spellEnd"/>
      <w:r>
        <w:t xml:space="preserve"> </w:t>
      </w:r>
      <w:proofErr w:type="spellStart"/>
      <w:r>
        <w:t>that</w:t>
      </w:r>
      <w:proofErr w:type="spellEnd"/>
      <w:r>
        <w:t xml:space="preserve"> </w:t>
      </w:r>
      <w:proofErr w:type="spellStart"/>
      <w:r>
        <w:t>impressed</w:t>
      </w:r>
      <w:proofErr w:type="spellEnd"/>
      <w:r>
        <w:t xml:space="preserve"> </w:t>
      </w:r>
      <w:proofErr w:type="spellStart"/>
      <w:r>
        <w:t>why</w:t>
      </w:r>
      <w:proofErr w:type="spellEnd"/>
      <w:r>
        <w:t xml:space="preserve"> </w:t>
      </w:r>
      <w:proofErr w:type="spellStart"/>
      <w:r>
        <w:t>this</w:t>
      </w:r>
      <w:proofErr w:type="spellEnd"/>
      <w:r>
        <w:t xml:space="preserve"> </w:t>
      </w:r>
      <w:proofErr w:type="spellStart"/>
      <w:r>
        <w:t>should</w:t>
      </w:r>
      <w:proofErr w:type="spellEnd"/>
      <w:r>
        <w:t xml:space="preserve"> </w:t>
      </w:r>
      <w:proofErr w:type="spellStart"/>
      <w:r>
        <w:t>be</w:t>
      </w:r>
      <w:proofErr w:type="spellEnd"/>
      <w:r>
        <w:t xml:space="preserve"> </w:t>
      </w:r>
      <w:proofErr w:type="spellStart"/>
      <w:r>
        <w:t>focussed</w:t>
      </w:r>
      <w:proofErr w:type="spellEnd"/>
      <w:r>
        <w:t xml:space="preserve"> on? </w:t>
      </w:r>
      <w:proofErr w:type="spellStart"/>
      <w:r>
        <w:t>Why</w:t>
      </w:r>
      <w:proofErr w:type="spellEnd"/>
      <w:r>
        <w:t xml:space="preserve"> is </w:t>
      </w:r>
      <w:proofErr w:type="spellStart"/>
      <w:r>
        <w:t>this</w:t>
      </w:r>
      <w:proofErr w:type="spellEnd"/>
      <w:r>
        <w:t xml:space="preserve"> </w:t>
      </w:r>
      <w:proofErr w:type="spellStart"/>
      <w:r>
        <w:t>noteworthy</w:t>
      </w:r>
      <w:proofErr w:type="spellEnd"/>
      <w:r>
        <w:t xml:space="preserve">? The </w:t>
      </w:r>
      <w:proofErr w:type="spellStart"/>
      <w:r>
        <w:t>scales</w:t>
      </w:r>
      <w:proofErr w:type="spellEnd"/>
      <w:r>
        <w:t xml:space="preserve"> are the </w:t>
      </w:r>
      <w:proofErr w:type="spellStart"/>
      <w:r>
        <w:t>same</w:t>
      </w:r>
      <w:proofErr w:type="spellEnd"/>
      <w:r>
        <w:t xml:space="preserve"> (more or </w:t>
      </w:r>
      <w:proofErr w:type="spellStart"/>
      <w:r>
        <w:t>less</w:t>
      </w:r>
      <w:proofErr w:type="spellEnd"/>
      <w:r>
        <w:t xml:space="preserve">). </w:t>
      </w:r>
      <w:proofErr w:type="spellStart"/>
      <w:r>
        <w:t>One</w:t>
      </w:r>
      <w:proofErr w:type="spellEnd"/>
      <w:r>
        <w:t xml:space="preserve"> </w:t>
      </w:r>
      <w:proofErr w:type="spellStart"/>
      <w:r>
        <w:t>could</w:t>
      </w:r>
      <w:proofErr w:type="spellEnd"/>
      <w:r>
        <w:t xml:space="preserve"> as </w:t>
      </w:r>
      <w:proofErr w:type="spellStart"/>
      <w:r>
        <w:t>easily</w:t>
      </w:r>
      <w:proofErr w:type="spellEnd"/>
      <w:r>
        <w:t xml:space="preserve"> state </w:t>
      </w:r>
      <w:proofErr w:type="spellStart"/>
      <w:r>
        <w:t>that</w:t>
      </w:r>
      <w:proofErr w:type="spellEnd"/>
      <w:r>
        <w:t xml:space="preserve"> the </w:t>
      </w:r>
      <w:proofErr w:type="spellStart"/>
      <w:r>
        <w:t>language</w:t>
      </w:r>
      <w:proofErr w:type="spellEnd"/>
      <w:r>
        <w:t xml:space="preserve"> of the </w:t>
      </w:r>
      <w:proofErr w:type="spellStart"/>
      <w:r>
        <w:t>questions</w:t>
      </w:r>
      <w:proofErr w:type="spellEnd"/>
      <w:r>
        <w:t xml:space="preserve"> </w:t>
      </w:r>
      <w:proofErr w:type="spellStart"/>
      <w:r>
        <w:t>used</w:t>
      </w:r>
      <w:proofErr w:type="spellEnd"/>
      <w:r>
        <w:t xml:space="preserve"> </w:t>
      </w:r>
      <w:proofErr w:type="spellStart"/>
      <w:r>
        <w:t>apparently</w:t>
      </w:r>
      <w:proofErr w:type="spellEnd"/>
      <w:r>
        <w:t xml:space="preserve"> does </w:t>
      </w:r>
      <w:proofErr w:type="spellStart"/>
      <w:r>
        <w:t>not</w:t>
      </w:r>
      <w:proofErr w:type="spellEnd"/>
      <w:r>
        <w:t xml:space="preserve"> matter. </w:t>
      </w:r>
    </w:p>
  </w:comment>
  <w:comment w:id="553" w:author="Ilja van Beest" w:date="2013-12-27T11:16:00Z" w:initials="Iv">
    <w:p w14:paraId="52E50CF7" w14:textId="382F4BDA" w:rsidR="00795E7E" w:rsidRDefault="00795E7E">
      <w:pPr>
        <w:pStyle w:val="Tekstopmerking"/>
      </w:pPr>
      <w:r>
        <w:rPr>
          <w:rStyle w:val="Verwijzingopmerking"/>
        </w:rPr>
        <w:annotationRef/>
      </w:r>
    </w:p>
  </w:comment>
  <w:comment w:id="570" w:author="Ilja van Beest" w:date="2013-12-27T11:17:00Z" w:initials="Iv">
    <w:p w14:paraId="60C1AB10" w14:textId="353219F5" w:rsidR="00795E7E" w:rsidRDefault="00795E7E">
      <w:pPr>
        <w:pStyle w:val="Tekstopmerking"/>
      </w:pPr>
      <w:r>
        <w:rPr>
          <w:rStyle w:val="Verwijzingopmerking"/>
        </w:rPr>
        <w:annotationRef/>
      </w:r>
      <w:proofErr w:type="spellStart"/>
      <w:r>
        <w:t>Why</w:t>
      </w:r>
      <w:proofErr w:type="spellEnd"/>
      <w:r>
        <w:t xml:space="preserve"> </w:t>
      </w:r>
      <w:proofErr w:type="spellStart"/>
      <w:r>
        <w:t>this</w:t>
      </w:r>
      <w:proofErr w:type="spellEnd"/>
      <w:r>
        <w:t xml:space="preserve"> </w:t>
      </w:r>
      <w:proofErr w:type="spellStart"/>
      <w:r>
        <w:t>qualifier</w:t>
      </w:r>
      <w:proofErr w:type="spellEnd"/>
      <w:r>
        <w:t xml:space="preserve"> of the gender effect?</w:t>
      </w:r>
    </w:p>
  </w:comment>
  <w:comment w:id="675" w:author="Ilja van Beest" w:date="2013-12-27T11:23:00Z" w:initials="Iv">
    <w:p w14:paraId="403E9BC0" w14:textId="2D39E32B" w:rsidR="00795E7E" w:rsidRDefault="00795E7E">
      <w:pPr>
        <w:pStyle w:val="Tekstopmerking"/>
      </w:pPr>
      <w:ins w:id="677" w:author="Ilja van Beest" w:date="2013-12-27T11:22:00Z">
        <w:r>
          <w:rPr>
            <w:rStyle w:val="Verwijzingopmerking"/>
          </w:rPr>
          <w:annotationRef/>
        </w:r>
      </w:ins>
      <w:r>
        <w:t xml:space="preserve">Well, </w:t>
      </w:r>
      <w:proofErr w:type="spellStart"/>
      <w:r>
        <w:t>there</w:t>
      </w:r>
      <w:proofErr w:type="spellEnd"/>
      <w:r>
        <w:t xml:space="preserve"> is a change </w:t>
      </w:r>
      <w:proofErr w:type="spellStart"/>
      <w:r>
        <w:t>between</w:t>
      </w:r>
      <w:proofErr w:type="spellEnd"/>
      <w:r>
        <w:t xml:space="preserve"> frist </w:t>
      </w:r>
      <w:proofErr w:type="spellStart"/>
      <w:r>
        <w:t>and</w:t>
      </w:r>
      <w:proofErr w:type="spellEnd"/>
      <w:r>
        <w:t xml:space="preserve"> last, but we are not able to explaint this difference with our estimation of time passed.  Would this not be a better way of putting our results? </w:t>
      </w:r>
    </w:p>
  </w:comment>
  <w:comment w:id="680" w:author="Ilja van Beest" w:date="2013-12-27T11:25:00Z" w:initials="Iv">
    <w:p w14:paraId="53E139D8" w14:textId="6B9916A5" w:rsidR="00795E7E" w:rsidRDefault="00795E7E">
      <w:pPr>
        <w:pStyle w:val="Tekstopmerking"/>
      </w:pPr>
      <w:r>
        <w:rPr>
          <w:rStyle w:val="Verwijzingopmerking"/>
        </w:rPr>
        <w:annotationRef/>
      </w:r>
      <w:proofErr w:type="spellStart"/>
      <w:r>
        <w:t>What</w:t>
      </w:r>
      <w:proofErr w:type="spellEnd"/>
      <w:r>
        <w:t xml:space="preserve"> is standard effect? Is </w:t>
      </w:r>
      <w:proofErr w:type="spellStart"/>
      <w:r>
        <w:t>this</w:t>
      </w:r>
      <w:proofErr w:type="spellEnd"/>
      <w:r>
        <w:t xml:space="preserve"> the overall mean of ostracism compared to the overall mean of inclusion? i.e, across all our studies? Thus, regardless of whether or not a </w:t>
      </w:r>
      <w:proofErr w:type="spellStart"/>
      <w:r>
        <w:t>mod</w:t>
      </w:r>
      <w:proofErr w:type="spellEnd"/>
      <w:r>
        <w:t>erator was present?</w:t>
      </w:r>
    </w:p>
  </w:comment>
  <w:comment w:id="681" w:author="Ilja van Beest" w:date="2013-12-27T11:27:00Z" w:initials="Iv">
    <w:p w14:paraId="041AE5AC" w14:textId="70205DC0" w:rsidR="00795E7E" w:rsidRDefault="00795E7E">
      <w:pPr>
        <w:pStyle w:val="Tekstopmerking"/>
      </w:pPr>
      <w:r>
        <w:rPr>
          <w:rStyle w:val="Verwijzingopmerking"/>
        </w:rPr>
        <w:annotationRef/>
      </w:r>
      <w:r>
        <w:t xml:space="preserve">I </w:t>
      </w:r>
      <w:proofErr w:type="spellStart"/>
      <w:r>
        <w:t>still</w:t>
      </w:r>
      <w:proofErr w:type="spellEnd"/>
      <w:r>
        <w:t xml:space="preserve"> do </w:t>
      </w:r>
      <w:proofErr w:type="spellStart"/>
      <w:r>
        <w:t>not</w:t>
      </w:r>
      <w:proofErr w:type="spellEnd"/>
      <w:r>
        <w:t xml:space="preserve"> get </w:t>
      </w:r>
      <w:proofErr w:type="spellStart"/>
      <w:r>
        <w:t>why</w:t>
      </w:r>
      <w:proofErr w:type="spellEnd"/>
      <w:r>
        <w:t xml:space="preserve"> we </w:t>
      </w:r>
      <w:proofErr w:type="spellStart"/>
      <w:r>
        <w:t>can</w:t>
      </w:r>
      <w:proofErr w:type="spellEnd"/>
      <w:r>
        <w:t xml:space="preserve"> draw </w:t>
      </w:r>
      <w:proofErr w:type="spellStart"/>
      <w:r>
        <w:t>this</w:t>
      </w:r>
      <w:proofErr w:type="spellEnd"/>
      <w:r>
        <w:t xml:space="preserve"> </w:t>
      </w:r>
      <w:proofErr w:type="spellStart"/>
      <w:r>
        <w:t>conclusion</w:t>
      </w:r>
      <w:proofErr w:type="spellEnd"/>
      <w:r>
        <w:t xml:space="preserve"> </w:t>
      </w:r>
      <w:proofErr w:type="spellStart"/>
      <w:r>
        <w:t>Should</w:t>
      </w:r>
      <w:proofErr w:type="spellEnd"/>
      <w:r>
        <w:t xml:space="preserve"> we </w:t>
      </w:r>
      <w:proofErr w:type="spellStart"/>
      <w:r>
        <w:t>not</w:t>
      </w:r>
      <w:proofErr w:type="spellEnd"/>
      <w:r>
        <w:t xml:space="preserve"> </w:t>
      </w:r>
      <w:proofErr w:type="spellStart"/>
      <w:r>
        <w:t>explain</w:t>
      </w:r>
      <w:proofErr w:type="spellEnd"/>
      <w:r>
        <w:t xml:space="preserve"> </w:t>
      </w:r>
      <w:proofErr w:type="spellStart"/>
      <w:r>
        <w:t>our</w:t>
      </w:r>
      <w:proofErr w:type="spellEnd"/>
      <w:r>
        <w:t xml:space="preserve"> </w:t>
      </w:r>
      <w:proofErr w:type="spellStart"/>
      <w:r>
        <w:t>assmption</w:t>
      </w:r>
      <w:proofErr w:type="spellEnd"/>
      <w:r>
        <w:t xml:space="preserve"> </w:t>
      </w:r>
      <w:proofErr w:type="spellStart"/>
      <w:r>
        <w:t>here</w:t>
      </w:r>
      <w:proofErr w:type="spellEnd"/>
      <w:r>
        <w:t xml:space="preserve"> </w:t>
      </w:r>
      <w:proofErr w:type="spellStart"/>
      <w:r>
        <w:t>then</w:t>
      </w:r>
      <w:proofErr w:type="spellEnd"/>
      <w:r>
        <w:t xml:space="preserve">? Is </w:t>
      </w:r>
      <w:proofErr w:type="spellStart"/>
      <w:r>
        <w:t>our</w:t>
      </w:r>
      <w:proofErr w:type="spellEnd"/>
      <w:r>
        <w:t xml:space="preserve"> </w:t>
      </w:r>
      <w:proofErr w:type="spellStart"/>
      <w:r>
        <w:t>assumption</w:t>
      </w:r>
      <w:proofErr w:type="spellEnd"/>
      <w:r>
        <w:t xml:space="preserve"> </w:t>
      </w:r>
      <w:proofErr w:type="spellStart"/>
      <w:r>
        <w:t>thus</w:t>
      </w:r>
      <w:proofErr w:type="spellEnd"/>
      <w:r>
        <w:t xml:space="preserve"> </w:t>
      </w:r>
      <w:proofErr w:type="spellStart"/>
      <w:r>
        <w:t>that</w:t>
      </w:r>
      <w:proofErr w:type="spellEnd"/>
      <w:r>
        <w:t xml:space="preserve"> </w:t>
      </w:r>
      <w:proofErr w:type="spellStart"/>
      <w:r>
        <w:t>reflexes</w:t>
      </w:r>
      <w:proofErr w:type="spellEnd"/>
      <w:r>
        <w:t xml:space="preserve"> </w:t>
      </w:r>
      <w:proofErr w:type="spellStart"/>
      <w:r>
        <w:t>cannot</w:t>
      </w:r>
      <w:proofErr w:type="spellEnd"/>
      <w:r>
        <w:t xml:space="preserve"> </w:t>
      </w:r>
      <w:proofErr w:type="spellStart"/>
      <w:r>
        <w:t>vary</w:t>
      </w:r>
      <w:proofErr w:type="spellEnd"/>
      <w:r>
        <w:t xml:space="preserve">? </w:t>
      </w:r>
    </w:p>
  </w:comment>
  <w:comment w:id="687" w:author="Ilja van Beest" w:date="2013-12-27T11:27:00Z" w:initials="Iv">
    <w:p w14:paraId="7750DCC3" w14:textId="05EB28C9" w:rsidR="00795E7E" w:rsidRDefault="00795E7E">
      <w:pPr>
        <w:pStyle w:val="Tekstopmerking"/>
      </w:pPr>
      <w:r>
        <w:rPr>
          <w:rStyle w:val="Verwijzingopmerking"/>
        </w:rPr>
        <w:annotationRef/>
      </w:r>
      <w:r>
        <w:t xml:space="preserve">But </w:t>
      </w:r>
      <w:proofErr w:type="spellStart"/>
      <w:r>
        <w:t>not</w:t>
      </w:r>
      <w:proofErr w:type="spellEnd"/>
      <w:r>
        <w:t xml:space="preserve"> present </w:t>
      </w:r>
      <w:proofErr w:type="spellStart"/>
      <w:r>
        <w:t>when</w:t>
      </w:r>
      <w:proofErr w:type="spellEnd"/>
      <w:r>
        <w:t xml:space="preserve"> </w:t>
      </w:r>
      <w:proofErr w:type="spellStart"/>
      <w:r>
        <w:t>outliers</w:t>
      </w:r>
      <w:proofErr w:type="spellEnd"/>
      <w:r>
        <w:t xml:space="preserve"> </w:t>
      </w:r>
      <w:proofErr w:type="spellStart"/>
      <w:r>
        <w:t>when</w:t>
      </w:r>
      <w:proofErr w:type="spellEnd"/>
      <w:r>
        <w:t xml:space="preserve"> </w:t>
      </w:r>
      <w:proofErr w:type="spellStart"/>
      <w:r>
        <w:t>included</w:t>
      </w:r>
      <w:proofErr w:type="spellEnd"/>
      <w:r>
        <w:t>??</w:t>
      </w:r>
    </w:p>
  </w:comment>
  <w:comment w:id="690" w:author="Jelte Wicherts" w:date="2013-12-24T11:30:00Z" w:initials="JW">
    <w:p w14:paraId="24A31BE2" w14:textId="4C0D7558" w:rsidR="00795E7E" w:rsidRDefault="00795E7E">
      <w:pPr>
        <w:pStyle w:val="Tekstopmerking"/>
      </w:pPr>
      <w:r>
        <w:rPr>
          <w:rStyle w:val="Verwijzingopmerking"/>
        </w:rPr>
        <w:annotationRef/>
      </w:r>
      <w:r>
        <w:t>ADD EXAMPLE!</w:t>
      </w:r>
    </w:p>
  </w:comment>
  <w:comment w:id="692" w:author="Ilja van Beest" w:date="2013-12-27T11:40:00Z" w:initials="Iv">
    <w:p w14:paraId="560C8D4B" w14:textId="33293646" w:rsidR="00795E7E" w:rsidRDefault="00795E7E">
      <w:pPr>
        <w:pStyle w:val="Tekstopmerking"/>
      </w:pPr>
      <w:r>
        <w:rPr>
          <w:rStyle w:val="Verwijzingopmerking"/>
        </w:rPr>
        <w:annotationRef/>
      </w:r>
      <w:r>
        <w:t xml:space="preserve">The first time point is the first </w:t>
      </w:r>
      <w:proofErr w:type="spellStart"/>
      <w:r>
        <w:t>measure</w:t>
      </w:r>
      <w:proofErr w:type="spellEnd"/>
      <w:r>
        <w:t>?</w:t>
      </w:r>
    </w:p>
    <w:p w14:paraId="4ADA48D7" w14:textId="77777777" w:rsidR="00795E7E" w:rsidRDefault="00795E7E">
      <w:pPr>
        <w:pStyle w:val="Tekstopmerking"/>
      </w:pPr>
    </w:p>
    <w:p w14:paraId="4F13F0EC" w14:textId="2D617BDA" w:rsidR="00795E7E" w:rsidRDefault="00795E7E">
      <w:pPr>
        <w:pStyle w:val="Tekstopmerking"/>
      </w:pPr>
      <w:proofErr w:type="spellStart"/>
      <w:r>
        <w:t>Also</w:t>
      </w:r>
      <w:proofErr w:type="spellEnd"/>
      <w:r>
        <w:t xml:space="preserve">, </w:t>
      </w:r>
      <w:proofErr w:type="spellStart"/>
      <w:r>
        <w:t>note</w:t>
      </w:r>
      <w:proofErr w:type="spellEnd"/>
      <w:r>
        <w:t xml:space="preserve"> </w:t>
      </w:r>
      <w:proofErr w:type="spellStart"/>
      <w:r>
        <w:t>that</w:t>
      </w:r>
      <w:proofErr w:type="spellEnd"/>
      <w:r>
        <w:t xml:space="preserve"> </w:t>
      </w:r>
      <w:proofErr w:type="spellStart"/>
      <w:r>
        <w:t>this</w:t>
      </w:r>
      <w:proofErr w:type="spellEnd"/>
      <w:r>
        <w:t xml:space="preserve"> </w:t>
      </w:r>
      <w:proofErr w:type="spellStart"/>
      <w:r>
        <w:t>qualification</w:t>
      </w:r>
      <w:proofErr w:type="spellEnd"/>
      <w:r>
        <w:t xml:space="preserve"> </w:t>
      </w:r>
      <w:proofErr w:type="spellStart"/>
      <w:r>
        <w:t>that</w:t>
      </w:r>
      <w:proofErr w:type="spellEnd"/>
      <w:r>
        <w:t xml:space="preserve"> </w:t>
      </w:r>
      <w:proofErr w:type="spellStart"/>
      <w:r>
        <w:t>it</w:t>
      </w:r>
      <w:proofErr w:type="spellEnd"/>
      <w:r>
        <w:t xml:space="preserve"> </w:t>
      </w:r>
      <w:proofErr w:type="spellStart"/>
      <w:r>
        <w:t>only</w:t>
      </w:r>
      <w:proofErr w:type="spellEnd"/>
      <w:r>
        <w:t xml:space="preserve"> </w:t>
      </w:r>
      <w:proofErr w:type="spellStart"/>
      <w:r>
        <w:t>holds</w:t>
      </w:r>
      <w:proofErr w:type="spellEnd"/>
      <w:r>
        <w:t xml:space="preserve"> </w:t>
      </w:r>
      <w:proofErr w:type="spellStart"/>
      <w:r>
        <w:t>for</w:t>
      </w:r>
      <w:proofErr w:type="spellEnd"/>
      <w:r>
        <w:t xml:space="preserve"> first </w:t>
      </w:r>
      <w:proofErr w:type="spellStart"/>
      <w:r>
        <w:t>measure</w:t>
      </w:r>
      <w:proofErr w:type="spellEnd"/>
      <w:r>
        <w:t xml:space="preserve"> </w:t>
      </w:r>
      <w:proofErr w:type="spellStart"/>
      <w:r>
        <w:t>and</w:t>
      </w:r>
      <w:proofErr w:type="spellEnd"/>
      <w:r>
        <w:t xml:space="preserve"> </w:t>
      </w:r>
      <w:proofErr w:type="spellStart"/>
      <w:r>
        <w:t>not</w:t>
      </w:r>
      <w:proofErr w:type="spellEnd"/>
      <w:r>
        <w:t xml:space="preserve"> last is a statement in </w:t>
      </w:r>
      <w:proofErr w:type="spellStart"/>
      <w:r>
        <w:t>itself</w:t>
      </w:r>
      <w:proofErr w:type="spellEnd"/>
      <w:r>
        <w:t xml:space="preserve"> </w:t>
      </w:r>
      <w:proofErr w:type="spellStart"/>
      <w:r>
        <w:t>that</w:t>
      </w:r>
      <w:proofErr w:type="spellEnd"/>
      <w:r>
        <w:t xml:space="preserve"> does </w:t>
      </w:r>
      <w:proofErr w:type="spellStart"/>
      <w:r>
        <w:t>not</w:t>
      </w:r>
      <w:proofErr w:type="spellEnd"/>
      <w:r>
        <w:t xml:space="preserve"> follow </w:t>
      </w:r>
      <w:proofErr w:type="spellStart"/>
      <w:r>
        <w:t>from</w:t>
      </w:r>
      <w:proofErr w:type="spellEnd"/>
      <w:r>
        <w:t xml:space="preserve"> the </w:t>
      </w:r>
      <w:proofErr w:type="spellStart"/>
      <w:r>
        <w:t>preceding</w:t>
      </w:r>
      <w:proofErr w:type="spellEnd"/>
      <w:r>
        <w:t xml:space="preserve"> </w:t>
      </w:r>
      <w:proofErr w:type="spellStart"/>
      <w:r>
        <w:t>sentences</w:t>
      </w:r>
      <w:proofErr w:type="spellEnd"/>
      <w:r>
        <w:t xml:space="preserve">. </w:t>
      </w:r>
      <w:proofErr w:type="spellStart"/>
      <w:r>
        <w:t>Thus</w:t>
      </w:r>
      <w:proofErr w:type="spellEnd"/>
      <w:r>
        <w:t xml:space="preserve">, </w:t>
      </w:r>
      <w:proofErr w:type="spellStart"/>
      <w:r>
        <w:t>this</w:t>
      </w:r>
      <w:proofErr w:type="spellEnd"/>
      <w:r>
        <w:t xml:space="preserve"> </w:t>
      </w:r>
      <w:proofErr w:type="spellStart"/>
      <w:r>
        <w:t>should</w:t>
      </w:r>
      <w:proofErr w:type="spellEnd"/>
      <w:r>
        <w:t xml:space="preserve"> </w:t>
      </w:r>
      <w:proofErr w:type="spellStart"/>
      <w:r>
        <w:t>be</w:t>
      </w:r>
      <w:proofErr w:type="spellEnd"/>
      <w:r>
        <w:t xml:space="preserve"> </w:t>
      </w:r>
      <w:proofErr w:type="spellStart"/>
      <w:r>
        <w:t>deleted</w:t>
      </w:r>
      <w:proofErr w:type="spellEnd"/>
      <w:r>
        <w:t xml:space="preserve"> </w:t>
      </w:r>
      <w:proofErr w:type="spellStart"/>
      <w:r>
        <w:t>here</w:t>
      </w:r>
      <w:proofErr w:type="spellEnd"/>
      <w:r>
        <w:t xml:space="preserve">. And explained seperately and in full. </w:t>
      </w:r>
    </w:p>
  </w:comment>
  <w:comment w:id="696" w:author="Ilja van Beest" w:date="2013-12-27T11:39:00Z" w:initials="Iv">
    <w:p w14:paraId="3A4B78F1" w14:textId="25D90EFE" w:rsidR="00795E7E" w:rsidRDefault="00795E7E">
      <w:pPr>
        <w:pStyle w:val="Tekstopmerking"/>
      </w:pPr>
      <w:r>
        <w:rPr>
          <w:rStyle w:val="Verwijzingopmerking"/>
        </w:rPr>
        <w:annotationRef/>
      </w:r>
      <w:r>
        <w:t xml:space="preserve">Hi </w:t>
      </w:r>
      <w:proofErr w:type="spellStart"/>
      <w:r>
        <w:t>chris</w:t>
      </w:r>
      <w:proofErr w:type="spellEnd"/>
      <w:r>
        <w:t xml:space="preserve">, </w:t>
      </w:r>
    </w:p>
    <w:p w14:paraId="2E203D36" w14:textId="77777777" w:rsidR="00795E7E" w:rsidRDefault="00795E7E">
      <w:pPr>
        <w:pStyle w:val="Tekstopmerking"/>
      </w:pPr>
    </w:p>
    <w:p w14:paraId="1320FFF7" w14:textId="5E17A4E4" w:rsidR="00795E7E" w:rsidRDefault="00795E7E">
      <w:pPr>
        <w:pStyle w:val="Tekstopmerking"/>
      </w:pPr>
      <w:r>
        <w:t xml:space="preserve">I </w:t>
      </w:r>
      <w:proofErr w:type="spellStart"/>
      <w:r>
        <w:t>think</w:t>
      </w:r>
      <w:proofErr w:type="spellEnd"/>
      <w:r>
        <w:t xml:space="preserve"> </w:t>
      </w:r>
      <w:proofErr w:type="spellStart"/>
      <w:r>
        <w:t>you</w:t>
      </w:r>
      <w:proofErr w:type="spellEnd"/>
      <w:r>
        <w:t xml:space="preserve"> </w:t>
      </w:r>
      <w:proofErr w:type="spellStart"/>
      <w:r>
        <w:t>got</w:t>
      </w:r>
      <w:proofErr w:type="spellEnd"/>
      <w:r>
        <w:t xml:space="preserve"> </w:t>
      </w:r>
      <w:proofErr w:type="spellStart"/>
      <w:r>
        <w:t>it</w:t>
      </w:r>
      <w:proofErr w:type="spellEnd"/>
      <w:r>
        <w:t xml:space="preserve"> spot on. </w:t>
      </w:r>
      <w:proofErr w:type="spellStart"/>
      <w:r>
        <w:t>Our</w:t>
      </w:r>
      <w:proofErr w:type="spellEnd"/>
      <w:r>
        <w:t xml:space="preserve"> meta </w:t>
      </w:r>
      <w:proofErr w:type="spellStart"/>
      <w:r>
        <w:t>analysi</w:t>
      </w:r>
      <w:proofErr w:type="spellEnd"/>
      <w:r>
        <w:t xml:space="preserve"> shows </w:t>
      </w:r>
      <w:proofErr w:type="spellStart"/>
      <w:r>
        <w:t>that</w:t>
      </w:r>
      <w:proofErr w:type="spellEnd"/>
      <w:r>
        <w:t xml:space="preserve"> moderators make </w:t>
      </w:r>
      <w:proofErr w:type="spellStart"/>
      <w:r>
        <w:t>ostracism</w:t>
      </w:r>
      <w:proofErr w:type="spellEnd"/>
      <w:r>
        <w:t xml:space="preserve"> </w:t>
      </w:r>
      <w:proofErr w:type="spellStart"/>
      <w:r>
        <w:t>less</w:t>
      </w:r>
      <w:proofErr w:type="spellEnd"/>
      <w:r>
        <w:t xml:space="preserve"> bad, </w:t>
      </w:r>
      <w:proofErr w:type="spellStart"/>
      <w:r>
        <w:t>and</w:t>
      </w:r>
      <w:proofErr w:type="spellEnd"/>
      <w:r>
        <w:t xml:space="preserve"> </w:t>
      </w:r>
      <w:proofErr w:type="spellStart"/>
      <w:r>
        <w:t>inlcusion</w:t>
      </w:r>
      <w:proofErr w:type="spellEnd"/>
      <w:r>
        <w:t xml:space="preserve"> </w:t>
      </w:r>
      <w:proofErr w:type="spellStart"/>
      <w:r>
        <w:t>less</w:t>
      </w:r>
      <w:proofErr w:type="spellEnd"/>
      <w:r>
        <w:t xml:space="preserve"> </w:t>
      </w:r>
      <w:proofErr w:type="spellStart"/>
      <w:r>
        <w:t>good</w:t>
      </w:r>
      <w:proofErr w:type="spellEnd"/>
      <w:r>
        <w:t xml:space="preserve">.  See </w:t>
      </w:r>
      <w:proofErr w:type="spellStart"/>
      <w:r>
        <w:t>also</w:t>
      </w:r>
      <w:proofErr w:type="spellEnd"/>
      <w:r>
        <w:t xml:space="preserve"> </w:t>
      </w:r>
      <w:proofErr w:type="spellStart"/>
      <w:r>
        <w:t>my</w:t>
      </w:r>
      <w:proofErr w:type="spellEnd"/>
      <w:r>
        <w:t xml:space="preserve"> </w:t>
      </w:r>
      <w:proofErr w:type="spellStart"/>
      <w:r>
        <w:t>coment</w:t>
      </w:r>
      <w:proofErr w:type="spellEnd"/>
      <w:r>
        <w:t xml:space="preserve"> 33. Altough, I am thinking here whether this is not also an artefact of they way we code everthing. So this is actually a question </w:t>
      </w:r>
      <w:proofErr w:type="spellStart"/>
      <w:r>
        <w:t>that</w:t>
      </w:r>
      <w:proofErr w:type="spellEnd"/>
      <w:r>
        <w:t xml:space="preserve"> I have for Chris and Jelte.  B</w:t>
      </w:r>
    </w:p>
    <w:p w14:paraId="0358B57C" w14:textId="77777777" w:rsidR="00795E7E" w:rsidRDefault="00795E7E">
      <w:pPr>
        <w:pStyle w:val="Tekstopmerking"/>
      </w:pPr>
    </w:p>
    <w:p w14:paraId="41336559" w14:textId="274EC19F" w:rsidR="00795E7E" w:rsidRDefault="00795E7E">
      <w:pPr>
        <w:pStyle w:val="Tekstopmerking"/>
      </w:pPr>
      <w:r>
        <w:t xml:space="preserve">I </w:t>
      </w:r>
      <w:proofErr w:type="spellStart"/>
      <w:r>
        <w:t>also</w:t>
      </w:r>
      <w:proofErr w:type="spellEnd"/>
      <w:r>
        <w:t xml:space="preserve"> thought that this could be perhaps an intriguing issue that could be used to suggest further researc</w:t>
      </w:r>
      <w:proofErr w:type="spellStart"/>
      <w:r>
        <w:t xml:space="preserve">h. Am I </w:t>
      </w:r>
      <w:proofErr w:type="spellEnd"/>
      <w:r>
        <w:t>r</w:t>
      </w:r>
      <w:proofErr w:type="spellStart"/>
      <w:r>
        <w:t xml:space="preserve">ight </w:t>
      </w:r>
      <w:proofErr w:type="spellEnd"/>
      <w:r>
        <w:t>in assum</w:t>
      </w:r>
      <w:proofErr w:type="spellStart"/>
      <w:r>
        <w:t>ping that</w:t>
      </w:r>
      <w:proofErr w:type="spellEnd"/>
      <w:r>
        <w:t xml:space="preserve"> a suggestion for further research would thus be to look of moderators that could make </w:t>
      </w:r>
      <w:proofErr w:type="spellStart"/>
      <w:r>
        <w:t>inclusion</w:t>
      </w:r>
      <w:proofErr w:type="spellEnd"/>
      <w:r>
        <w:t xml:space="preserve"> </w:t>
      </w:r>
      <w:proofErr w:type="spellStart"/>
      <w:r>
        <w:t>better</w:t>
      </w:r>
      <w:proofErr w:type="spellEnd"/>
      <w:r>
        <w:t xml:space="preserve"> </w:t>
      </w:r>
      <w:proofErr w:type="spellStart"/>
      <w:r>
        <w:t>and</w:t>
      </w:r>
      <w:proofErr w:type="spellEnd"/>
      <w:r>
        <w:t xml:space="preserve"> </w:t>
      </w:r>
      <w:proofErr w:type="spellStart"/>
      <w:r>
        <w:t>ostracism</w:t>
      </w:r>
      <w:proofErr w:type="spellEnd"/>
      <w:r>
        <w:t xml:space="preserve"> </w:t>
      </w:r>
      <w:proofErr w:type="spellStart"/>
      <w:r>
        <w:t>worse</w:t>
      </w:r>
      <w:proofErr w:type="spellEnd"/>
      <w:r>
        <w:t>?</w:t>
      </w:r>
    </w:p>
    <w:p w14:paraId="2818C15F" w14:textId="5B23574F" w:rsidR="00795E7E" w:rsidRDefault="00795E7E">
      <w:pPr>
        <w:pStyle w:val="Tekstopmerking"/>
      </w:pPr>
    </w:p>
    <w:p w14:paraId="75D95606" w14:textId="0092B3AC" w:rsidR="00795E7E" w:rsidRDefault="00795E7E">
      <w:pPr>
        <w:pStyle w:val="Tekstopmerking"/>
      </w:pPr>
    </w:p>
  </w:comment>
  <w:comment w:id="694" w:author="Chris Hartgerink" w:date="2013-12-04T21:15:00Z" w:initials="CH">
    <w:p w14:paraId="396FC146" w14:textId="6F13836F" w:rsidR="00795E7E" w:rsidRPr="00134C8B" w:rsidRDefault="00795E7E">
      <w:pPr>
        <w:pStyle w:val="Tekstopmerking"/>
        <w:rPr>
          <w:lang w:val="en-US"/>
        </w:rPr>
      </w:pPr>
      <w:r>
        <w:rPr>
          <w:rStyle w:val="Verwijzingopmerking"/>
        </w:rPr>
        <w:annotationRef/>
      </w:r>
      <w:r w:rsidRPr="00134C8B">
        <w:rPr>
          <w:lang w:val="en-US"/>
        </w:rPr>
        <w:t xml:space="preserve">This is a hard thing to wrap my head around, but this is the best I could do for now. </w:t>
      </w:r>
      <w:r>
        <w:rPr>
          <w:lang w:val="en-US"/>
        </w:rPr>
        <w:t>Please review this carefully.</w:t>
      </w:r>
    </w:p>
  </w:comment>
  <w:comment w:id="693" w:author="Jelte Wicherts" w:date="2013-12-24T11:31:00Z" w:initials="JW">
    <w:p w14:paraId="3B5BA08A" w14:textId="6BF1E9D9" w:rsidR="00795E7E" w:rsidRDefault="00795E7E">
      <w:pPr>
        <w:pStyle w:val="Tekstopmerking"/>
      </w:pPr>
      <w:r>
        <w:rPr>
          <w:rStyle w:val="Verwijzingopmerking"/>
        </w:rPr>
        <w:annotationRef/>
      </w:r>
      <w:r>
        <w:t xml:space="preserve">Me </w:t>
      </w:r>
      <w:proofErr w:type="spellStart"/>
      <w:r>
        <w:t>too</w:t>
      </w:r>
      <w:proofErr w:type="spellEnd"/>
      <w:r>
        <w:t xml:space="preserve">. </w:t>
      </w:r>
      <w:proofErr w:type="spellStart"/>
      <w:r>
        <w:t>Perhaps</w:t>
      </w:r>
      <w:proofErr w:type="spellEnd"/>
      <w:r>
        <w:t xml:space="preserve"> Kip </w:t>
      </w:r>
      <w:proofErr w:type="spellStart"/>
      <w:r>
        <w:t>and</w:t>
      </w:r>
      <w:proofErr w:type="spellEnd"/>
      <w:r>
        <w:t xml:space="preserve"> Ilja </w:t>
      </w:r>
      <w:proofErr w:type="spellStart"/>
      <w:r>
        <w:t>should</w:t>
      </w:r>
      <w:proofErr w:type="spellEnd"/>
      <w:r>
        <w:t xml:space="preserve"> have a closer look. </w:t>
      </w:r>
    </w:p>
  </w:comment>
  <w:comment w:id="711" w:author="Ilja van Beest" w:date="2013-12-27T11:44:00Z" w:initials="Iv">
    <w:p w14:paraId="29EE0E47" w14:textId="7FABE472" w:rsidR="00795E7E" w:rsidRDefault="00795E7E">
      <w:pPr>
        <w:pStyle w:val="Tekstopmerking"/>
      </w:pPr>
      <w:r>
        <w:rPr>
          <w:rStyle w:val="Verwijzingopmerking"/>
        </w:rPr>
        <w:annotationRef/>
      </w:r>
      <w:proofErr w:type="spellStart"/>
      <w:r>
        <w:t>Hmm</w:t>
      </w:r>
      <w:proofErr w:type="spellEnd"/>
      <w:r>
        <w:t xml:space="preserve">. </w:t>
      </w:r>
      <w:proofErr w:type="spellStart"/>
      <w:r>
        <w:t>Thus</w:t>
      </w:r>
      <w:proofErr w:type="spellEnd"/>
      <w:r>
        <w:t xml:space="preserve">, </w:t>
      </w:r>
      <w:proofErr w:type="spellStart"/>
      <w:r>
        <w:t>would</w:t>
      </w:r>
      <w:proofErr w:type="spellEnd"/>
      <w:r>
        <w:t xml:space="preserve"> </w:t>
      </w:r>
      <w:proofErr w:type="spellStart"/>
      <w:r>
        <w:t>this</w:t>
      </w:r>
      <w:proofErr w:type="spellEnd"/>
      <w:r>
        <w:t xml:space="preserve"> ad hoc </w:t>
      </w:r>
      <w:proofErr w:type="spellStart"/>
      <w:r>
        <w:t>suggest</w:t>
      </w:r>
      <w:proofErr w:type="spellEnd"/>
      <w:r>
        <w:t xml:space="preserve"> </w:t>
      </w:r>
      <w:proofErr w:type="spellStart"/>
      <w:r>
        <w:t>that</w:t>
      </w:r>
      <w:proofErr w:type="spellEnd"/>
      <w:r>
        <w:t xml:space="preserve"> </w:t>
      </w:r>
      <w:proofErr w:type="spellStart"/>
      <w:r>
        <w:t>fe</w:t>
      </w:r>
      <w:proofErr w:type="spellEnd"/>
      <w:r>
        <w:t xml:space="preserve">males because of </w:t>
      </w:r>
      <w:proofErr w:type="spellStart"/>
      <w:r>
        <w:t>their</w:t>
      </w:r>
      <w:proofErr w:type="spellEnd"/>
      <w:r>
        <w:t xml:space="preserve"> </w:t>
      </w:r>
      <w:proofErr w:type="spellStart"/>
      <w:r>
        <w:t>network</w:t>
      </w:r>
      <w:proofErr w:type="spellEnd"/>
      <w:r>
        <w:t xml:space="preserve"> and exten</w:t>
      </w:r>
      <w:proofErr w:type="spellStart"/>
      <w:r>
        <w:t>sive us</w:t>
      </w:r>
      <w:proofErr w:type="spellEnd"/>
      <w:r>
        <w:t xml:space="preserve">e of social punishments are more used to the effects? That is, if you ostracism females they have experienced it more often and thus are less impressed if if happens to them in cyberball? This would speak to the idea that </w:t>
      </w:r>
      <w:proofErr w:type="spellStart"/>
      <w:r>
        <w:t>thre</w:t>
      </w:r>
      <w:proofErr w:type="spellEnd"/>
      <w:r>
        <w:t xml:space="preserve">at contains also an expectency violation and this expectency is more violated among men than among </w:t>
      </w:r>
      <w:proofErr w:type="spellStart"/>
      <w:r>
        <w:t>women</w:t>
      </w:r>
      <w:proofErr w:type="spellEnd"/>
      <w:r>
        <w:t>?</w:t>
      </w:r>
    </w:p>
    <w:p w14:paraId="0067EC3E" w14:textId="7D4DC7EC" w:rsidR="00795E7E" w:rsidRDefault="00795E7E">
      <w:pPr>
        <w:pStyle w:val="Tekstopmerking"/>
      </w:pPr>
    </w:p>
    <w:p w14:paraId="2BFB9BC0" w14:textId="77777777" w:rsidR="00795E7E" w:rsidRDefault="00795E7E">
      <w:pPr>
        <w:pStyle w:val="Tekstopmerking"/>
      </w:pPr>
      <w:proofErr w:type="spellStart"/>
      <w:r>
        <w:t>Would</w:t>
      </w:r>
      <w:proofErr w:type="spellEnd"/>
      <w:r>
        <w:t xml:space="preserve"> such a paragrahp be interesting to include? </w:t>
      </w:r>
    </w:p>
  </w:comment>
  <w:comment w:id="713" w:author="Jelte Wicherts" w:date="2013-12-24T11:33:00Z" w:initials="JW">
    <w:p w14:paraId="7A5DA3F3" w14:textId="23855F30" w:rsidR="00795E7E" w:rsidRDefault="00795E7E">
      <w:pPr>
        <w:pStyle w:val="Tekstopmerking"/>
      </w:pPr>
      <w:r>
        <w:rPr>
          <w:rStyle w:val="Verwijzingopmerking"/>
        </w:rPr>
        <w:annotationRef/>
      </w:r>
      <w:r>
        <w:t>REFS</w:t>
      </w:r>
    </w:p>
  </w:comment>
  <w:comment w:id="734" w:author="Ilja van Beest" w:date="2013-12-27T11:49:00Z" w:initials="Iv">
    <w:p w14:paraId="58E68411" w14:textId="4FD3E66D" w:rsidR="00795E7E" w:rsidRDefault="00795E7E">
      <w:pPr>
        <w:pStyle w:val="Tekstopmerking"/>
      </w:pPr>
      <w:r>
        <w:rPr>
          <w:rStyle w:val="Verwijzingopmerking"/>
        </w:rPr>
        <w:annotationRef/>
      </w:r>
      <w:r>
        <w:t xml:space="preserve">OK, i get </w:t>
      </w:r>
      <w:proofErr w:type="spellStart"/>
      <w:r>
        <w:t>this</w:t>
      </w:r>
      <w:proofErr w:type="spellEnd"/>
      <w:r>
        <w:t xml:space="preserve">, but </w:t>
      </w:r>
      <w:proofErr w:type="spellStart"/>
      <w:r>
        <w:t>what</w:t>
      </w:r>
      <w:proofErr w:type="spellEnd"/>
      <w:r>
        <w:t xml:space="preserve"> </w:t>
      </w:r>
      <w:proofErr w:type="spellStart"/>
      <w:r>
        <w:t>about</w:t>
      </w:r>
      <w:proofErr w:type="spellEnd"/>
      <w:r>
        <w:t xml:space="preserve"> </w:t>
      </w:r>
      <w:proofErr w:type="spellStart"/>
      <w:r>
        <w:t>this</w:t>
      </w:r>
      <w:proofErr w:type="spellEnd"/>
      <w:r>
        <w:t>.</w:t>
      </w:r>
    </w:p>
    <w:p w14:paraId="2B8CB3A1" w14:textId="77777777" w:rsidR="00795E7E" w:rsidRDefault="00795E7E">
      <w:pPr>
        <w:pStyle w:val="Tekstopmerking"/>
      </w:pPr>
    </w:p>
    <w:p w14:paraId="0F3BD39E" w14:textId="6E59B2BE" w:rsidR="00795E7E" w:rsidRDefault="00795E7E">
      <w:pPr>
        <w:pStyle w:val="Tekstopmerking"/>
      </w:pPr>
      <w:r>
        <w:t xml:space="preserve">Is </w:t>
      </w:r>
      <w:proofErr w:type="spellStart"/>
      <w:r>
        <w:t>there</w:t>
      </w:r>
      <w:proofErr w:type="spellEnd"/>
      <w:r>
        <w:t xml:space="preserve"> a </w:t>
      </w:r>
      <w:proofErr w:type="spellStart"/>
      <w:r>
        <w:t>subtantive</w:t>
      </w:r>
      <w:proofErr w:type="spellEnd"/>
      <w:r>
        <w:t xml:space="preserve"> </w:t>
      </w:r>
      <w:proofErr w:type="spellStart"/>
      <w:r>
        <w:t>difference</w:t>
      </w:r>
      <w:proofErr w:type="spellEnd"/>
      <w:r>
        <w:t xml:space="preserve"> in the type of </w:t>
      </w:r>
      <w:proofErr w:type="spellStart"/>
      <w:r>
        <w:t>measures</w:t>
      </w:r>
      <w:proofErr w:type="spellEnd"/>
      <w:r>
        <w:t xml:space="preserve"> </w:t>
      </w:r>
      <w:proofErr w:type="spellStart"/>
      <w:r>
        <w:t>used</w:t>
      </w:r>
      <w:proofErr w:type="spellEnd"/>
      <w:r>
        <w:t xml:space="preserve"> </w:t>
      </w:r>
      <w:proofErr w:type="spellStart"/>
      <w:r>
        <w:t>when</w:t>
      </w:r>
      <w:proofErr w:type="spellEnd"/>
      <w:r>
        <w:t xml:space="preserve"> </w:t>
      </w:r>
      <w:proofErr w:type="spellStart"/>
      <w:r>
        <w:t>moving</w:t>
      </w:r>
      <w:proofErr w:type="spellEnd"/>
      <w:r>
        <w:t xml:space="preserve"> </w:t>
      </w:r>
      <w:proofErr w:type="spellStart"/>
      <w:r>
        <w:t>from</w:t>
      </w:r>
      <w:proofErr w:type="spellEnd"/>
      <w:r>
        <w:t xml:space="preserve"> first </w:t>
      </w:r>
      <w:proofErr w:type="spellStart"/>
      <w:r>
        <w:t>to</w:t>
      </w:r>
      <w:proofErr w:type="spellEnd"/>
      <w:r>
        <w:t xml:space="preserve"> last </w:t>
      </w:r>
      <w:proofErr w:type="spellStart"/>
      <w:r>
        <w:t>measure</w:t>
      </w:r>
      <w:proofErr w:type="spellEnd"/>
      <w:r>
        <w:t xml:space="preserve">? </w:t>
      </w:r>
      <w:proofErr w:type="spellStart"/>
      <w:r>
        <w:t>E.g</w:t>
      </w:r>
      <w:proofErr w:type="spellEnd"/>
      <w:r>
        <w:t xml:space="preserve">, the </w:t>
      </w:r>
      <w:proofErr w:type="spellStart"/>
      <w:r>
        <w:t>proportion</w:t>
      </w:r>
      <w:proofErr w:type="spellEnd"/>
      <w:r>
        <w:t xml:space="preserve"> of </w:t>
      </w:r>
      <w:proofErr w:type="spellStart"/>
      <w:r>
        <w:t>interperonal</w:t>
      </w:r>
      <w:proofErr w:type="spellEnd"/>
      <w:r>
        <w:t xml:space="preserve"> </w:t>
      </w:r>
      <w:proofErr w:type="spellStart"/>
      <w:r>
        <w:t>measure</w:t>
      </w:r>
      <w:proofErr w:type="spellEnd"/>
      <w:r>
        <w:t xml:space="preserve"> </w:t>
      </w:r>
      <w:proofErr w:type="spellStart"/>
      <w:r>
        <w:t>increases</w:t>
      </w:r>
      <w:proofErr w:type="spellEnd"/>
      <w:r>
        <w:t xml:space="preserve"> </w:t>
      </w:r>
      <w:proofErr w:type="spellStart"/>
      <w:r>
        <w:t>from</w:t>
      </w:r>
      <w:proofErr w:type="spellEnd"/>
      <w:r>
        <w:t xml:space="preserve"> first </w:t>
      </w:r>
      <w:proofErr w:type="spellStart"/>
      <w:r>
        <w:t>to</w:t>
      </w:r>
      <w:proofErr w:type="spellEnd"/>
      <w:r>
        <w:t xml:space="preserve"> last, </w:t>
      </w:r>
      <w:proofErr w:type="spellStart"/>
      <w:r>
        <w:t>and</w:t>
      </w:r>
      <w:proofErr w:type="spellEnd"/>
      <w:r>
        <w:t xml:space="preserve"> </w:t>
      </w:r>
      <w:proofErr w:type="spellStart"/>
      <w:r>
        <w:t>this</w:t>
      </w:r>
      <w:proofErr w:type="spellEnd"/>
      <w:r>
        <w:t xml:space="preserve"> </w:t>
      </w:r>
      <w:proofErr w:type="spellStart"/>
      <w:r>
        <w:t>qualitative</w:t>
      </w:r>
      <w:proofErr w:type="spellEnd"/>
      <w:r>
        <w:t xml:space="preserve"> shift is </w:t>
      </w:r>
      <w:proofErr w:type="spellStart"/>
      <w:r>
        <w:t>perhpas</w:t>
      </w:r>
      <w:proofErr w:type="spellEnd"/>
      <w:r>
        <w:t xml:space="preserve"> </w:t>
      </w:r>
      <w:proofErr w:type="spellStart"/>
      <w:r>
        <w:t>driving</w:t>
      </w:r>
      <w:proofErr w:type="spellEnd"/>
      <w:r>
        <w:t xml:space="preserve"> the </w:t>
      </w:r>
      <w:proofErr w:type="spellStart"/>
      <w:r>
        <w:t>difference</w:t>
      </w:r>
      <w:proofErr w:type="spellEnd"/>
      <w:r>
        <w:t xml:space="preserve"> in the </w:t>
      </w:r>
      <w:proofErr w:type="spellStart"/>
      <w:r>
        <w:t>findings</w:t>
      </w:r>
      <w:proofErr w:type="spellEnd"/>
      <w:r>
        <w:t xml:space="preserve"> of </w:t>
      </w:r>
      <w:proofErr w:type="spellStart"/>
      <w:r>
        <w:t>our</w:t>
      </w:r>
      <w:proofErr w:type="spellEnd"/>
      <w:r>
        <w:t xml:space="preserve"> analyses?</w:t>
      </w:r>
    </w:p>
    <w:p w14:paraId="758E477E" w14:textId="77777777" w:rsidR="00795E7E" w:rsidRDefault="00795E7E">
      <w:pPr>
        <w:pStyle w:val="Tekstopmerking"/>
      </w:pPr>
    </w:p>
    <w:p w14:paraId="022B1A8A" w14:textId="77777777" w:rsidR="00795E7E" w:rsidRDefault="00795E7E">
      <w:pPr>
        <w:pStyle w:val="Tekstopmerking"/>
      </w:pPr>
    </w:p>
  </w:comment>
  <w:comment w:id="736" w:author="Ilja van Beest" w:date="2013-12-27T11:52:00Z" w:initials="Iv">
    <w:p w14:paraId="587A2CC1" w14:textId="3DF1689D" w:rsidR="00795E7E" w:rsidRDefault="00795E7E">
      <w:pPr>
        <w:pStyle w:val="Tekstopmerking"/>
      </w:pPr>
      <w:r>
        <w:rPr>
          <w:rStyle w:val="Verwijzingopmerking"/>
        </w:rPr>
        <w:annotationRef/>
      </w:r>
      <w:proofErr w:type="spellStart"/>
      <w:r>
        <w:t>Please</w:t>
      </w:r>
      <w:proofErr w:type="spellEnd"/>
      <w:r>
        <w:t xml:space="preserve"> do </w:t>
      </w:r>
      <w:proofErr w:type="spellStart"/>
      <w:r>
        <w:t>explain</w:t>
      </w:r>
      <w:proofErr w:type="spellEnd"/>
      <w:r>
        <w:t xml:space="preserve"> </w:t>
      </w:r>
      <w:proofErr w:type="spellStart"/>
      <w:r>
        <w:t>why</w:t>
      </w:r>
      <w:proofErr w:type="spellEnd"/>
      <w:r>
        <w:t xml:space="preserve"> we </w:t>
      </w:r>
      <w:proofErr w:type="spellStart"/>
      <w:r>
        <w:t>need</w:t>
      </w:r>
      <w:proofErr w:type="spellEnd"/>
      <w:r>
        <w:t xml:space="preserve"> </w:t>
      </w:r>
      <w:proofErr w:type="spellStart"/>
      <w:r>
        <w:t>to</w:t>
      </w:r>
      <w:proofErr w:type="spellEnd"/>
      <w:r>
        <w:t xml:space="preserve"> say </w:t>
      </w:r>
      <w:proofErr w:type="spellStart"/>
      <w:r>
        <w:t>this</w:t>
      </w:r>
      <w:proofErr w:type="spellEnd"/>
      <w:r>
        <w:t xml:space="preserve">. Is </w:t>
      </w:r>
      <w:proofErr w:type="spellStart"/>
      <w:r>
        <w:t>this</w:t>
      </w:r>
      <w:proofErr w:type="spellEnd"/>
      <w:r>
        <w:t xml:space="preserve"> </w:t>
      </w:r>
      <w:proofErr w:type="spellStart"/>
      <w:r>
        <w:t>not</w:t>
      </w:r>
      <w:proofErr w:type="spellEnd"/>
      <w:r>
        <w:t xml:space="preserve"> </w:t>
      </w:r>
      <w:proofErr w:type="spellStart"/>
      <w:r>
        <w:t>true</w:t>
      </w:r>
      <w:proofErr w:type="spellEnd"/>
      <w:r>
        <w:t xml:space="preserve"> </w:t>
      </w:r>
      <w:proofErr w:type="spellStart"/>
      <w:r>
        <w:t>for</w:t>
      </w:r>
      <w:proofErr w:type="spellEnd"/>
      <w:r>
        <w:t xml:space="preserve"> </w:t>
      </w:r>
      <w:proofErr w:type="spellStart"/>
      <w:r>
        <w:t>all</w:t>
      </w:r>
      <w:proofErr w:type="spellEnd"/>
      <w:r>
        <w:t xml:space="preserve"> </w:t>
      </w:r>
      <w:proofErr w:type="spellStart"/>
      <w:r>
        <w:t>dependent</w:t>
      </w:r>
      <w:proofErr w:type="spellEnd"/>
      <w:r>
        <w:t xml:space="preserve"> </w:t>
      </w:r>
      <w:proofErr w:type="spellStart"/>
      <w:r>
        <w:t>measures</w:t>
      </w:r>
      <w:proofErr w:type="spellEnd"/>
      <w:r>
        <w:t xml:space="preserve"> ?  </w:t>
      </w:r>
      <w:proofErr w:type="spellStart"/>
      <w:r>
        <w:t>And</w:t>
      </w:r>
      <w:proofErr w:type="spellEnd"/>
      <w:r>
        <w:t xml:space="preserve"> </w:t>
      </w:r>
      <w:proofErr w:type="spellStart"/>
      <w:r>
        <w:t>what</w:t>
      </w:r>
      <w:proofErr w:type="spellEnd"/>
      <w:r>
        <w:t xml:space="preserve"> </w:t>
      </w:r>
      <w:proofErr w:type="spellStart"/>
      <w:r>
        <w:t>would</w:t>
      </w:r>
      <w:proofErr w:type="spellEnd"/>
      <w:r>
        <w:t xml:space="preserve"> a proper </w:t>
      </w:r>
      <w:proofErr w:type="spellStart"/>
      <w:r>
        <w:t>validation</w:t>
      </w:r>
      <w:proofErr w:type="spellEnd"/>
      <w:r>
        <w:t xml:space="preserve"> </w:t>
      </w:r>
      <w:proofErr w:type="spellStart"/>
      <w:r>
        <w:t>then</w:t>
      </w:r>
      <w:proofErr w:type="spellEnd"/>
      <w:r>
        <w:t xml:space="preserve"> </w:t>
      </w:r>
      <w:proofErr w:type="spellStart"/>
      <w:r>
        <w:t>be</w:t>
      </w:r>
      <w:proofErr w:type="spellEnd"/>
      <w:r>
        <w:t xml:space="preserve">?  How is </w:t>
      </w:r>
      <w:proofErr w:type="spellStart"/>
      <w:r>
        <w:t>need</w:t>
      </w:r>
      <w:proofErr w:type="spellEnd"/>
      <w:r>
        <w:t xml:space="preserve"> </w:t>
      </w:r>
      <w:proofErr w:type="spellStart"/>
      <w:r>
        <w:t>satisfaction</w:t>
      </w:r>
      <w:proofErr w:type="spellEnd"/>
      <w:r>
        <w:t xml:space="preserve"> </w:t>
      </w:r>
      <w:proofErr w:type="spellStart"/>
      <w:r>
        <w:t>less</w:t>
      </w:r>
      <w:proofErr w:type="spellEnd"/>
      <w:r>
        <w:t xml:space="preserve"> or more </w:t>
      </w:r>
      <w:proofErr w:type="spellStart"/>
      <w:r>
        <w:t>validated</w:t>
      </w:r>
      <w:proofErr w:type="spellEnd"/>
      <w:r>
        <w:t xml:space="preserve"> </w:t>
      </w:r>
      <w:proofErr w:type="spellStart"/>
      <w:r>
        <w:t>than</w:t>
      </w:r>
      <w:proofErr w:type="spellEnd"/>
      <w:r>
        <w:t xml:space="preserve"> </w:t>
      </w:r>
      <w:proofErr w:type="spellStart"/>
      <w:r>
        <w:t>mood</w:t>
      </w:r>
      <w:proofErr w:type="spellEnd"/>
      <w:r>
        <w:t xml:space="preserve">? Or more or </w:t>
      </w:r>
      <w:proofErr w:type="spellStart"/>
      <w:r>
        <w:t>less</w:t>
      </w:r>
      <w:proofErr w:type="spellEnd"/>
      <w:r>
        <w:t xml:space="preserve"> </w:t>
      </w:r>
      <w:proofErr w:type="spellStart"/>
      <w:r>
        <w:t>validated</w:t>
      </w:r>
      <w:proofErr w:type="spellEnd"/>
      <w:r>
        <w:t xml:space="preserve"> </w:t>
      </w:r>
      <w:proofErr w:type="spellStart"/>
      <w:r>
        <w:t>than</w:t>
      </w:r>
      <w:proofErr w:type="spellEnd"/>
      <w:r>
        <w:t xml:space="preserve"> </w:t>
      </w:r>
      <w:proofErr w:type="spellStart"/>
      <w:r>
        <w:t>prosocial</w:t>
      </w:r>
      <w:proofErr w:type="spellEnd"/>
      <w:r>
        <w:t xml:space="preserve"> </w:t>
      </w:r>
      <w:proofErr w:type="spellStart"/>
      <w:r>
        <w:t>behavior</w:t>
      </w:r>
      <w:proofErr w:type="spellEnd"/>
      <w:r>
        <w:t xml:space="preserve">? </w:t>
      </w:r>
    </w:p>
    <w:p w14:paraId="52E3A071" w14:textId="77777777" w:rsidR="00795E7E" w:rsidRDefault="00795E7E">
      <w:pPr>
        <w:pStyle w:val="Tekstopmerking"/>
      </w:pPr>
    </w:p>
    <w:p w14:paraId="15C52E27" w14:textId="4A96BF49" w:rsidR="00795E7E" w:rsidRDefault="00795E7E">
      <w:pPr>
        <w:pStyle w:val="Tekstopmerking"/>
      </w:pPr>
      <w:r>
        <w:t xml:space="preserve">It </w:t>
      </w:r>
      <w:proofErr w:type="spellStart"/>
      <w:r>
        <w:t>seems</w:t>
      </w:r>
      <w:proofErr w:type="spellEnd"/>
      <w:r>
        <w:t xml:space="preserve"> </w:t>
      </w:r>
      <w:proofErr w:type="spellStart"/>
      <w:r>
        <w:t>that</w:t>
      </w:r>
      <w:proofErr w:type="spellEnd"/>
      <w:r>
        <w:t xml:space="preserve"> we are </w:t>
      </w:r>
      <w:proofErr w:type="spellStart"/>
      <w:r>
        <w:t>now</w:t>
      </w:r>
      <w:proofErr w:type="spellEnd"/>
      <w:r>
        <w:t xml:space="preserve"> </w:t>
      </w:r>
      <w:proofErr w:type="spellStart"/>
      <w:r>
        <w:t>suggesting</w:t>
      </w:r>
      <w:proofErr w:type="spellEnd"/>
      <w:r>
        <w:t xml:space="preserve"> </w:t>
      </w:r>
      <w:proofErr w:type="spellStart"/>
      <w:r>
        <w:t>this</w:t>
      </w:r>
      <w:proofErr w:type="spellEnd"/>
      <w:r>
        <w:t xml:space="preserve"> </w:t>
      </w:r>
      <w:proofErr w:type="spellStart"/>
      <w:r>
        <w:t>and</w:t>
      </w:r>
      <w:proofErr w:type="spellEnd"/>
      <w:r>
        <w:t xml:space="preserve"> </w:t>
      </w:r>
      <w:proofErr w:type="spellStart"/>
      <w:r>
        <w:t>this</w:t>
      </w:r>
      <w:proofErr w:type="spellEnd"/>
      <w:r>
        <w:t xml:space="preserve"> is </w:t>
      </w:r>
      <w:proofErr w:type="spellStart"/>
      <w:r>
        <w:t>where</w:t>
      </w:r>
      <w:proofErr w:type="spellEnd"/>
      <w:r>
        <w:t xml:space="preserve"> I </w:t>
      </w:r>
      <w:proofErr w:type="spellStart"/>
      <w:r>
        <w:t>think</w:t>
      </w:r>
      <w:proofErr w:type="spellEnd"/>
      <w:r>
        <w:t xml:space="preserve"> I </w:t>
      </w:r>
      <w:proofErr w:type="spellStart"/>
      <w:r>
        <w:t>would</w:t>
      </w:r>
      <w:proofErr w:type="spellEnd"/>
      <w:r>
        <w:t xml:space="preserve"> </w:t>
      </w:r>
      <w:proofErr w:type="spellStart"/>
      <w:r>
        <w:t>disagree</w:t>
      </w:r>
      <w:proofErr w:type="spellEnd"/>
      <w:r>
        <w:t xml:space="preserve">. </w:t>
      </w:r>
    </w:p>
  </w:comment>
  <w:comment w:id="766" w:author="Ilja van Beest" w:date="2013-12-27T12:07:00Z" w:initials="Iv">
    <w:p w14:paraId="554DCD9B" w14:textId="28838B46" w:rsidR="00795E7E" w:rsidRDefault="00795E7E">
      <w:pPr>
        <w:pStyle w:val="Tekstopmerking"/>
      </w:pPr>
      <w:r>
        <w:rPr>
          <w:rStyle w:val="Verwijzingopmerking"/>
        </w:rPr>
        <w:annotationRef/>
      </w:r>
      <w:proofErr w:type="spellStart"/>
      <w:r>
        <w:t>Can</w:t>
      </w:r>
      <w:proofErr w:type="spellEnd"/>
      <w:r>
        <w:t xml:space="preserve"> we </w:t>
      </w:r>
      <w:proofErr w:type="spellStart"/>
      <w:r>
        <w:t>not</w:t>
      </w:r>
      <w:proofErr w:type="spellEnd"/>
      <w:r>
        <w:t xml:space="preserve"> </w:t>
      </w:r>
      <w:proofErr w:type="spellStart"/>
      <w:r>
        <w:t>give</w:t>
      </w:r>
      <w:proofErr w:type="spellEnd"/>
      <w:r>
        <w:t xml:space="preserve"> more </w:t>
      </w:r>
      <w:proofErr w:type="spellStart"/>
      <w:r>
        <w:t>advice</w:t>
      </w:r>
      <w:proofErr w:type="spellEnd"/>
      <w:r>
        <w:t xml:space="preserve">? </w:t>
      </w:r>
    </w:p>
    <w:p w14:paraId="5982D7D7" w14:textId="456EFE60" w:rsidR="00795E7E" w:rsidRDefault="00795E7E">
      <w:pPr>
        <w:pStyle w:val="Tekstopmerking"/>
      </w:pPr>
      <w:r>
        <w:t xml:space="preserve">The </w:t>
      </w:r>
      <w:proofErr w:type="spellStart"/>
      <w:r>
        <w:t>conclusion</w:t>
      </w:r>
      <w:proofErr w:type="spellEnd"/>
      <w:r>
        <w:t xml:space="preserve"> </w:t>
      </w:r>
      <w:proofErr w:type="spellStart"/>
      <w:r>
        <w:t>now</w:t>
      </w:r>
      <w:proofErr w:type="spellEnd"/>
      <w:r>
        <w:t xml:space="preserve"> </w:t>
      </w:r>
      <w:proofErr w:type="spellStart"/>
      <w:r>
        <w:t>not</w:t>
      </w:r>
      <w:proofErr w:type="spellEnd"/>
      <w:r>
        <w:t xml:space="preserve"> </w:t>
      </w:r>
      <w:proofErr w:type="spellStart"/>
      <w:r>
        <w:t>realy</w:t>
      </w:r>
      <w:proofErr w:type="spellEnd"/>
      <w:r>
        <w:t xml:space="preserve"> </w:t>
      </w:r>
      <w:proofErr w:type="spellStart"/>
      <w:r>
        <w:t>exciting</w:t>
      </w:r>
      <w:proofErr w:type="spellEnd"/>
      <w:r>
        <w:t xml:space="preserve">. </w:t>
      </w:r>
    </w:p>
    <w:p w14:paraId="191EF522" w14:textId="77777777" w:rsidR="00795E7E" w:rsidRDefault="00795E7E">
      <w:pPr>
        <w:pStyle w:val="Tekstopmerking"/>
      </w:pPr>
    </w:p>
    <w:p w14:paraId="74DAA857" w14:textId="156B088C" w:rsidR="00795E7E" w:rsidRDefault="00795E7E">
      <w:pPr>
        <w:pStyle w:val="Tekstopmerking"/>
      </w:pPr>
      <w:proofErr w:type="spellStart"/>
      <w:r>
        <w:t>What</w:t>
      </w:r>
      <w:proofErr w:type="spellEnd"/>
      <w:r>
        <w:t xml:space="preserve"> is </w:t>
      </w:r>
      <w:proofErr w:type="spellStart"/>
      <w:r>
        <w:t>exiting</w:t>
      </w:r>
      <w:proofErr w:type="spellEnd"/>
      <w:r>
        <w:t xml:space="preserve"> </w:t>
      </w:r>
      <w:proofErr w:type="spellStart"/>
      <w:r>
        <w:t>to</w:t>
      </w:r>
      <w:proofErr w:type="spellEnd"/>
      <w:r>
        <w:t xml:space="preserve"> me is </w:t>
      </w:r>
      <w:proofErr w:type="spellStart"/>
      <w:r>
        <w:t>that</w:t>
      </w:r>
      <w:proofErr w:type="spellEnd"/>
      <w:r>
        <w:t xml:space="preserve"> </w:t>
      </w:r>
      <w:proofErr w:type="spellStart"/>
      <w:r>
        <w:t>ostracism</w:t>
      </w:r>
      <w:proofErr w:type="spellEnd"/>
      <w:r>
        <w:t xml:space="preserve"> is more </w:t>
      </w:r>
      <w:proofErr w:type="spellStart"/>
      <w:r>
        <w:t>negative</w:t>
      </w:r>
      <w:proofErr w:type="spellEnd"/>
      <w:r>
        <w:t xml:space="preserve"> </w:t>
      </w:r>
      <w:proofErr w:type="spellStart"/>
      <w:r>
        <w:t>than</w:t>
      </w:r>
      <w:proofErr w:type="spellEnd"/>
      <w:r>
        <w:t xml:space="preserve"> </w:t>
      </w:r>
      <w:proofErr w:type="spellStart"/>
      <w:r>
        <w:t>inclusion</w:t>
      </w:r>
      <w:proofErr w:type="spellEnd"/>
      <w:r>
        <w:t xml:space="preserve"> </w:t>
      </w:r>
      <w:proofErr w:type="spellStart"/>
      <w:r>
        <w:t>despite</w:t>
      </w:r>
      <w:proofErr w:type="spellEnd"/>
      <w:r>
        <w:t xml:space="preserve"> </w:t>
      </w:r>
      <w:proofErr w:type="spellStart"/>
      <w:r>
        <w:t>numerous</w:t>
      </w:r>
      <w:proofErr w:type="spellEnd"/>
      <w:r>
        <w:t xml:space="preserve"> </w:t>
      </w:r>
      <w:proofErr w:type="spellStart"/>
      <w:r>
        <w:t>attempt</w:t>
      </w:r>
      <w:proofErr w:type="spellEnd"/>
      <w:r>
        <w:t xml:space="preserve"> </w:t>
      </w:r>
      <w:proofErr w:type="spellStart"/>
      <w:r>
        <w:t>to</w:t>
      </w:r>
      <w:proofErr w:type="spellEnd"/>
      <w:r>
        <w:t xml:space="preserve"> </w:t>
      </w:r>
      <w:proofErr w:type="spellStart"/>
      <w:r>
        <w:t>mitigate</w:t>
      </w:r>
      <w:proofErr w:type="spellEnd"/>
      <w:r>
        <w:t xml:space="preserve"> the </w:t>
      </w:r>
      <w:proofErr w:type="spellStart"/>
      <w:r>
        <w:t>experience</w:t>
      </w:r>
      <w:proofErr w:type="spellEnd"/>
      <w:r>
        <w:t xml:space="preserve">. </w:t>
      </w:r>
    </w:p>
    <w:p w14:paraId="4633A4B9" w14:textId="77777777" w:rsidR="00795E7E" w:rsidRDefault="00795E7E">
      <w:pPr>
        <w:pStyle w:val="Tekstopmerking"/>
      </w:pPr>
    </w:p>
    <w:p w14:paraId="3BE78DAA" w14:textId="768BD139" w:rsidR="00795E7E" w:rsidRDefault="00795E7E">
      <w:pPr>
        <w:pStyle w:val="Tekstopmerking"/>
      </w:pPr>
      <w:proofErr w:type="spellStart"/>
      <w:r>
        <w:t>Another</w:t>
      </w:r>
      <w:proofErr w:type="spellEnd"/>
      <w:r>
        <w:t xml:space="preserve"> </w:t>
      </w:r>
      <w:proofErr w:type="spellStart"/>
      <w:r>
        <w:t>exciting</w:t>
      </w:r>
      <w:proofErr w:type="spellEnd"/>
      <w:r>
        <w:t xml:space="preserve"> </w:t>
      </w:r>
      <w:proofErr w:type="spellStart"/>
      <w:r>
        <w:t>finding</w:t>
      </w:r>
      <w:proofErr w:type="spellEnd"/>
      <w:r>
        <w:t xml:space="preserve"> is </w:t>
      </w:r>
      <w:proofErr w:type="spellStart"/>
      <w:r>
        <w:t>that</w:t>
      </w:r>
      <w:proofErr w:type="spellEnd"/>
      <w:r>
        <w:t xml:space="preserve"> moderators do </w:t>
      </w:r>
      <w:proofErr w:type="spellStart"/>
      <w:r>
        <w:t>not</w:t>
      </w:r>
      <w:proofErr w:type="spellEnd"/>
      <w:r>
        <w:t xml:space="preserve"> get more power over time. </w:t>
      </w:r>
      <w:proofErr w:type="spellStart"/>
      <w:r>
        <w:t>This</w:t>
      </w:r>
      <w:proofErr w:type="spellEnd"/>
      <w:r>
        <w:t xml:space="preserve"> </w:t>
      </w:r>
      <w:proofErr w:type="spellStart"/>
      <w:r>
        <w:t>again</w:t>
      </w:r>
      <w:proofErr w:type="spellEnd"/>
      <w:r>
        <w:t xml:space="preserve"> shows </w:t>
      </w:r>
      <w:proofErr w:type="spellStart"/>
      <w:r>
        <w:t>that</w:t>
      </w:r>
      <w:proofErr w:type="spellEnd"/>
      <w:r>
        <w:t xml:space="preserve"> </w:t>
      </w:r>
      <w:proofErr w:type="spellStart"/>
      <w:r>
        <w:t>ostracism</w:t>
      </w:r>
      <w:proofErr w:type="spellEnd"/>
      <w:r>
        <w:t xml:space="preserve"> is </w:t>
      </w:r>
      <w:proofErr w:type="spellStart"/>
      <w:r>
        <w:t>apparently</w:t>
      </w:r>
      <w:proofErr w:type="spellEnd"/>
      <w:r>
        <w:t xml:space="preserve"> </w:t>
      </w:r>
      <w:proofErr w:type="spellStart"/>
      <w:r>
        <w:t>very</w:t>
      </w:r>
      <w:proofErr w:type="spellEnd"/>
      <w:r>
        <w:t xml:space="preserve"> </w:t>
      </w:r>
      <w:proofErr w:type="spellStart"/>
      <w:r>
        <w:t>powerfull</w:t>
      </w:r>
      <w:proofErr w:type="spellEnd"/>
      <w:r>
        <w:t xml:space="preserve">. </w:t>
      </w:r>
    </w:p>
    <w:p w14:paraId="580C1275" w14:textId="77777777" w:rsidR="00795E7E" w:rsidRDefault="00795E7E">
      <w:pPr>
        <w:pStyle w:val="Tekstopmerking"/>
      </w:pPr>
    </w:p>
    <w:p w14:paraId="2456F442" w14:textId="387BA780" w:rsidR="00795E7E" w:rsidRDefault="00795E7E">
      <w:pPr>
        <w:pStyle w:val="Tekstopmerking"/>
      </w:pPr>
      <w:r>
        <w:t xml:space="preserve">My </w:t>
      </w:r>
      <w:proofErr w:type="spellStart"/>
      <w:r>
        <w:t>conlcusion</w:t>
      </w:r>
      <w:proofErr w:type="spellEnd"/>
      <w:r>
        <w:t xml:space="preserve"> </w:t>
      </w:r>
      <w:proofErr w:type="spellStart"/>
      <w:r>
        <w:t>would</w:t>
      </w:r>
      <w:proofErr w:type="spellEnd"/>
      <w:r>
        <w:t xml:space="preserve"> </w:t>
      </w:r>
      <w:proofErr w:type="spellStart"/>
      <w:r>
        <w:t>thus</w:t>
      </w:r>
      <w:proofErr w:type="spellEnd"/>
      <w:r>
        <w:t xml:space="preserve"> </w:t>
      </w:r>
      <w:proofErr w:type="spellStart"/>
      <w:r>
        <w:t>be</w:t>
      </w:r>
      <w:proofErr w:type="spellEnd"/>
      <w:r>
        <w:t xml:space="preserve"> </w:t>
      </w:r>
      <w:proofErr w:type="spellStart"/>
      <w:r>
        <w:t>that</w:t>
      </w:r>
      <w:proofErr w:type="spellEnd"/>
      <w:r>
        <w:t xml:space="preserve"> </w:t>
      </w:r>
      <w:proofErr w:type="spellStart"/>
      <w:r>
        <w:t>furrther</w:t>
      </w:r>
      <w:proofErr w:type="spellEnd"/>
      <w:r>
        <w:t xml:space="preserve"> research </w:t>
      </w:r>
      <w:proofErr w:type="spellStart"/>
      <w:r>
        <w:t>should</w:t>
      </w:r>
      <w:proofErr w:type="spellEnd"/>
      <w:r>
        <w:t xml:space="preserve"> focus on moderators </w:t>
      </w:r>
      <w:proofErr w:type="spellStart"/>
      <w:r>
        <w:t>that</w:t>
      </w:r>
      <w:proofErr w:type="spellEnd"/>
      <w:r>
        <w:t xml:space="preserve"> have more impact </w:t>
      </w:r>
      <w:proofErr w:type="spellStart"/>
      <w:r>
        <w:t>and</w:t>
      </w:r>
      <w:proofErr w:type="spellEnd"/>
      <w:r>
        <w:t xml:space="preserve"> </w:t>
      </w:r>
      <w:proofErr w:type="spellStart"/>
      <w:r>
        <w:t>think</w:t>
      </w:r>
      <w:proofErr w:type="spellEnd"/>
      <w:r>
        <w:t xml:space="preserve"> more </w:t>
      </w:r>
      <w:proofErr w:type="spellStart"/>
      <w:r>
        <w:t>carefully</w:t>
      </w:r>
      <w:proofErr w:type="spellEnd"/>
      <w:r>
        <w:t xml:space="preserve"> </w:t>
      </w:r>
      <w:proofErr w:type="spellStart"/>
      <w:r>
        <w:t>about</w:t>
      </w:r>
      <w:proofErr w:type="spellEnd"/>
      <w:r>
        <w:t xml:space="preserve"> timing. </w:t>
      </w:r>
    </w:p>
    <w:p w14:paraId="187365C6" w14:textId="77777777" w:rsidR="00795E7E" w:rsidRDefault="00795E7E">
      <w:pPr>
        <w:pStyle w:val="Tekstopmerking"/>
      </w:pPr>
    </w:p>
    <w:p w14:paraId="4AD58A1E" w14:textId="5B42C84B" w:rsidR="00795E7E" w:rsidRDefault="00795E7E">
      <w:pPr>
        <w:pStyle w:val="Tekstopmerking"/>
      </w:pPr>
      <w:r>
        <w:t xml:space="preserve">We have </w:t>
      </w:r>
      <w:proofErr w:type="spellStart"/>
      <w:r>
        <w:t>now</w:t>
      </w:r>
      <w:proofErr w:type="spellEnd"/>
      <w:r>
        <w:t xml:space="preserve"> </w:t>
      </w:r>
      <w:proofErr w:type="spellStart"/>
      <w:r>
        <w:t>observed</w:t>
      </w:r>
      <w:proofErr w:type="spellEnd"/>
      <w:r>
        <w:t xml:space="preserve"> </w:t>
      </w:r>
      <w:proofErr w:type="spellStart"/>
      <w:r>
        <w:t>that</w:t>
      </w:r>
      <w:proofErr w:type="spellEnd"/>
      <w:r>
        <w:t xml:space="preserve"> </w:t>
      </w:r>
      <w:proofErr w:type="spellStart"/>
      <w:r>
        <w:t>ostracsim</w:t>
      </w:r>
      <w:proofErr w:type="spellEnd"/>
      <w:r>
        <w:t xml:space="preserve"> </w:t>
      </w:r>
      <w:proofErr w:type="spellStart"/>
      <w:r>
        <w:t>can</w:t>
      </w:r>
      <w:proofErr w:type="spellEnd"/>
      <w:r>
        <w:t xml:space="preserve"> </w:t>
      </w:r>
      <w:proofErr w:type="spellStart"/>
      <w:r>
        <w:t>be</w:t>
      </w:r>
      <w:proofErr w:type="spellEnd"/>
      <w:r>
        <w:t xml:space="preserve"> </w:t>
      </w:r>
      <w:proofErr w:type="spellStart"/>
      <w:r>
        <w:t>less</w:t>
      </w:r>
      <w:proofErr w:type="spellEnd"/>
      <w:r>
        <w:t xml:space="preserve"> </w:t>
      </w:r>
      <w:proofErr w:type="spellStart"/>
      <w:r>
        <w:t>negative</w:t>
      </w:r>
      <w:proofErr w:type="spellEnd"/>
      <w:r>
        <w:t xml:space="preserve">, the search </w:t>
      </w:r>
      <w:proofErr w:type="spellStart"/>
      <w:r>
        <w:t>goes</w:t>
      </w:r>
      <w:proofErr w:type="spellEnd"/>
      <w:r>
        <w:t xml:space="preserve"> on </w:t>
      </w:r>
      <w:proofErr w:type="spellStart"/>
      <w:r>
        <w:t>to</w:t>
      </w:r>
      <w:proofErr w:type="spellEnd"/>
      <w:r>
        <w:t xml:space="preserve"> </w:t>
      </w:r>
      <w:proofErr w:type="spellStart"/>
      <w:r>
        <w:t>find</w:t>
      </w:r>
      <w:proofErr w:type="spellEnd"/>
      <w:r>
        <w:t xml:space="preserve"> </w:t>
      </w:r>
      <w:proofErr w:type="spellStart"/>
      <w:r>
        <w:t>settings</w:t>
      </w:r>
      <w:proofErr w:type="spellEnd"/>
      <w:r>
        <w:t xml:space="preserve"> in </w:t>
      </w:r>
      <w:proofErr w:type="spellStart"/>
      <w:r>
        <w:t>which</w:t>
      </w:r>
      <w:proofErr w:type="spellEnd"/>
      <w:r>
        <w:t xml:space="preserve"> </w:t>
      </w:r>
      <w:proofErr w:type="spellStart"/>
      <w:r>
        <w:t>it</w:t>
      </w:r>
      <w:proofErr w:type="spellEnd"/>
      <w:r>
        <w:t xml:space="preserve"> </w:t>
      </w:r>
      <w:proofErr w:type="spellStart"/>
      <w:r>
        <w:t>becomes</w:t>
      </w:r>
      <w:proofErr w:type="spellEnd"/>
      <w:r>
        <w:t xml:space="preserve"> </w:t>
      </w:r>
      <w:proofErr w:type="spellStart"/>
      <w:r>
        <w:t>actually</w:t>
      </w:r>
      <w:proofErr w:type="spellEnd"/>
      <w:r>
        <w:t xml:space="preserve"> more </w:t>
      </w:r>
      <w:proofErr w:type="spellStart"/>
      <w:r>
        <w:t>positive</w:t>
      </w:r>
      <w:proofErr w:type="spellEnd"/>
      <w:r>
        <w:t xml:space="preserve"> </w:t>
      </w:r>
      <w:proofErr w:type="spellStart"/>
      <w:r>
        <w:t>than</w:t>
      </w:r>
      <w:proofErr w:type="spellEnd"/>
      <w:r>
        <w:t xml:space="preserve"> </w:t>
      </w:r>
      <w:proofErr w:type="spellStart"/>
      <w:r>
        <w:t>inclusion</w:t>
      </w:r>
      <w:proofErr w:type="spellEnd"/>
      <w:r>
        <w:t xml:space="preserve">.  </w:t>
      </w:r>
    </w:p>
    <w:p w14:paraId="691AC1E7" w14:textId="77777777" w:rsidR="00465378" w:rsidRDefault="00465378">
      <w:pPr>
        <w:pStyle w:val="Tekstopmerking"/>
      </w:pPr>
    </w:p>
    <w:p w14:paraId="1BF474C8" w14:textId="77777777" w:rsidR="00465378" w:rsidRDefault="00465378">
      <w:pPr>
        <w:pStyle w:val="Tekstopmerking"/>
      </w:pPr>
    </w:p>
    <w:p w14:paraId="0C30D29C" w14:textId="70986F67" w:rsidR="00465378" w:rsidRDefault="00465378">
      <w:pPr>
        <w:pStyle w:val="Tekstopmerking"/>
      </w:pPr>
      <w:r>
        <w:t xml:space="preserve">In </w:t>
      </w:r>
      <w:proofErr w:type="spellStart"/>
      <w:r>
        <w:t>other</w:t>
      </w:r>
      <w:proofErr w:type="spellEnd"/>
      <w:r>
        <w:t xml:space="preserve"> </w:t>
      </w:r>
      <w:proofErr w:type="spellStart"/>
      <w:r>
        <w:t>words</w:t>
      </w:r>
      <w:proofErr w:type="spellEnd"/>
      <w:r>
        <w:t xml:space="preserve">, </w:t>
      </w:r>
      <w:proofErr w:type="spellStart"/>
      <w:r>
        <w:t>for</w:t>
      </w:r>
      <w:proofErr w:type="spellEnd"/>
      <w:r>
        <w:t xml:space="preserve"> me , the </w:t>
      </w:r>
      <w:proofErr w:type="spellStart"/>
      <w:r>
        <w:t>exciitng</w:t>
      </w:r>
      <w:proofErr w:type="spellEnd"/>
      <w:r>
        <w:t xml:space="preserve"> </w:t>
      </w:r>
      <w:proofErr w:type="spellStart"/>
      <w:r>
        <w:t>finding</w:t>
      </w:r>
      <w:proofErr w:type="spellEnd"/>
      <w:r>
        <w:t xml:space="preserve"> of </w:t>
      </w:r>
      <w:proofErr w:type="spellStart"/>
      <w:r>
        <w:t>this</w:t>
      </w:r>
      <w:proofErr w:type="spellEnd"/>
      <w:r>
        <w:t xml:space="preserve"> </w:t>
      </w:r>
      <w:proofErr w:type="spellStart"/>
      <w:r>
        <w:t>analysies</w:t>
      </w:r>
      <w:proofErr w:type="spellEnd"/>
      <w:r>
        <w:t xml:space="preserve"> is </w:t>
      </w:r>
      <w:proofErr w:type="spellStart"/>
      <w:r>
        <w:t>that</w:t>
      </w:r>
      <w:proofErr w:type="spellEnd"/>
      <w:r>
        <w:t xml:space="preserve"> </w:t>
      </w:r>
      <w:proofErr w:type="spellStart"/>
      <w:r>
        <w:t>there</w:t>
      </w:r>
      <w:proofErr w:type="spellEnd"/>
      <w:r>
        <w:t xml:space="preserve"> is </w:t>
      </w:r>
      <w:proofErr w:type="spellStart"/>
      <w:r>
        <w:t>apparently</w:t>
      </w:r>
      <w:proofErr w:type="spellEnd"/>
      <w:r>
        <w:t xml:space="preserve"> no </w:t>
      </w:r>
      <w:proofErr w:type="spellStart"/>
      <w:r>
        <w:t>evidence</w:t>
      </w:r>
      <w:proofErr w:type="spellEnd"/>
      <w:r>
        <w:t xml:space="preserve"> </w:t>
      </w:r>
      <w:proofErr w:type="spellStart"/>
      <w:r>
        <w:t>that</w:t>
      </w:r>
      <w:proofErr w:type="spellEnd"/>
      <w:r>
        <w:t xml:space="preserve"> </w:t>
      </w:r>
      <w:proofErr w:type="spellStart"/>
      <w:r>
        <w:t>being</w:t>
      </w:r>
      <w:proofErr w:type="spellEnd"/>
      <w:r>
        <w:t xml:space="preserve"> </w:t>
      </w:r>
      <w:proofErr w:type="spellStart"/>
      <w:r>
        <w:t>included</w:t>
      </w:r>
      <w:proofErr w:type="spellEnd"/>
      <w:r>
        <w:t xml:space="preserve"> </w:t>
      </w:r>
      <w:proofErr w:type="spellStart"/>
      <w:r>
        <w:t>can</w:t>
      </w:r>
      <w:proofErr w:type="spellEnd"/>
      <w:r>
        <w:t xml:space="preserve"> </w:t>
      </w:r>
      <w:proofErr w:type="spellStart"/>
      <w:r>
        <w:t>be</w:t>
      </w:r>
      <w:proofErr w:type="spellEnd"/>
      <w:r>
        <w:t xml:space="preserve"> </w:t>
      </w:r>
      <w:proofErr w:type="spellStart"/>
      <w:r>
        <w:t>worse</w:t>
      </w:r>
      <w:proofErr w:type="spellEnd"/>
      <w:r>
        <w:t xml:space="preserve"> </w:t>
      </w:r>
      <w:proofErr w:type="spellStart"/>
      <w:r>
        <w:t>than</w:t>
      </w:r>
      <w:proofErr w:type="spellEnd"/>
      <w:r>
        <w:t xml:space="preserve"> </w:t>
      </w:r>
      <w:proofErr w:type="spellStart"/>
      <w:r>
        <w:t>being</w:t>
      </w:r>
      <w:proofErr w:type="spellEnd"/>
      <w:r>
        <w:t xml:space="preserve"> </w:t>
      </w:r>
      <w:proofErr w:type="spellStart"/>
      <w:r>
        <w:t>ostracised</w:t>
      </w:r>
      <w:proofErr w:type="spellEnd"/>
      <w:r>
        <w:t xml:space="preserve">, </w:t>
      </w:r>
      <w:proofErr w:type="spellStart"/>
      <w:r>
        <w:t>And</w:t>
      </w:r>
      <w:proofErr w:type="spellEnd"/>
      <w:r>
        <w:t xml:space="preserve"> </w:t>
      </w:r>
      <w:proofErr w:type="spellStart"/>
      <w:r>
        <w:t>that</w:t>
      </w:r>
      <w:proofErr w:type="spellEnd"/>
      <w:r>
        <w:t xml:space="preserve"> </w:t>
      </w:r>
      <w:proofErr w:type="spellStart"/>
      <w:r>
        <w:t>this</w:t>
      </w:r>
      <w:proofErr w:type="spellEnd"/>
      <w:r>
        <w:t xml:space="preserve"> </w:t>
      </w:r>
      <w:proofErr w:type="spellStart"/>
      <w:r>
        <w:t>findings</w:t>
      </w:r>
      <w:proofErr w:type="spellEnd"/>
      <w:r>
        <w:t xml:space="preserve"> </w:t>
      </w:r>
      <w:proofErr w:type="spellStart"/>
      <w:r>
        <w:t>holds</w:t>
      </w:r>
      <w:proofErr w:type="spellEnd"/>
      <w:r>
        <w:t xml:space="preserve"> </w:t>
      </w:r>
      <w:proofErr w:type="spellStart"/>
      <w:r>
        <w:t>for</w:t>
      </w:r>
      <w:proofErr w:type="spellEnd"/>
      <w:r>
        <w:t xml:space="preserve"> different </w:t>
      </w:r>
      <w:proofErr w:type="spellStart"/>
      <w:r>
        <w:t>dependent</w:t>
      </w:r>
      <w:proofErr w:type="spellEnd"/>
      <w:r>
        <w:t xml:space="preserve"> variables </w:t>
      </w:r>
      <w:proofErr w:type="spellStart"/>
      <w:r>
        <w:t>and</w:t>
      </w:r>
      <w:proofErr w:type="spellEnd"/>
      <w:r>
        <w:t xml:space="preserve"> </w:t>
      </w:r>
      <w:proofErr w:type="spellStart"/>
      <w:r>
        <w:t>across</w:t>
      </w:r>
      <w:proofErr w:type="spellEnd"/>
      <w:r>
        <w:t xml:space="preserve"> different time points. </w:t>
      </w:r>
    </w:p>
    <w:p w14:paraId="77B006C7" w14:textId="77777777" w:rsidR="00465378" w:rsidRDefault="00465378">
      <w:pPr>
        <w:pStyle w:val="Tekstopmerking"/>
      </w:pPr>
    </w:p>
    <w:p w14:paraId="3700E73F" w14:textId="77777777" w:rsidR="00465378" w:rsidRDefault="00465378">
      <w:pPr>
        <w:pStyle w:val="Tekstopmerking"/>
      </w:pPr>
    </w:p>
    <w:p w14:paraId="1A88B4B4" w14:textId="77777777" w:rsidR="00465378" w:rsidRDefault="00465378">
      <w:pPr>
        <w:pStyle w:val="Tekstopmerking"/>
      </w:pPr>
      <w:bookmarkStart w:id="767" w:name="_GoBack"/>
      <w:bookmarkEnd w:id="767"/>
    </w:p>
    <w:p w14:paraId="0563E9D0" w14:textId="77777777" w:rsidR="00465378" w:rsidRDefault="00465378">
      <w:pPr>
        <w:pStyle w:val="Tekstopmerking"/>
      </w:pPr>
    </w:p>
  </w:comment>
  <w:comment w:id="771" w:author="Chris Hartgerink" w:date="2013-11-26T08:22:00Z" w:initials="CH">
    <w:p w14:paraId="408B7DAD" w14:textId="2427935B" w:rsidR="00795E7E" w:rsidRPr="008634A5" w:rsidRDefault="00795E7E">
      <w:pPr>
        <w:pStyle w:val="Tekstopmerking"/>
      </w:pPr>
      <w:r>
        <w:rPr>
          <w:rStyle w:val="Verwijzingopmerking"/>
        </w:rPr>
        <w:annotationRef/>
      </w:r>
      <w:r w:rsidRPr="008634A5">
        <w:t>Lijst dubbel checken</w:t>
      </w:r>
    </w:p>
  </w:comment>
  <w:comment w:id="791" w:author="Jelte Wicherts" w:date="2013-12-24T09:23:00Z" w:initials="JW">
    <w:p w14:paraId="1725B522" w14:textId="22841338" w:rsidR="00795E7E" w:rsidRDefault="00795E7E">
      <w:pPr>
        <w:pStyle w:val="Tekstopmerking"/>
      </w:pPr>
      <w:r>
        <w:rPr>
          <w:rStyle w:val="Verwijzingopmerking"/>
        </w:rPr>
        <w:annotationRef/>
      </w:r>
      <w:proofErr w:type="spellStart"/>
      <w:r>
        <w:t>Indicate</w:t>
      </w:r>
      <w:proofErr w:type="spellEnd"/>
      <w:r>
        <w:t xml:space="preserve"> the </w:t>
      </w:r>
      <w:proofErr w:type="spellStart"/>
      <w:r>
        <w:t>coding</w:t>
      </w:r>
      <w:proofErr w:type="spellEnd"/>
      <w:r>
        <w:t xml:space="preserve"> </w:t>
      </w:r>
      <w:proofErr w:type="spellStart"/>
      <w:r>
        <w:t>scheme</w:t>
      </w:r>
      <w:proofErr w:type="spellEnd"/>
      <w:r>
        <w:t>.</w:t>
      </w:r>
    </w:p>
  </w:comment>
  <w:comment w:id="793" w:author="Jelte Wicherts" w:date="2013-12-24T09:23:00Z" w:initials="JW">
    <w:p w14:paraId="738D7B44" w14:textId="56056003" w:rsidR="00795E7E" w:rsidRDefault="00795E7E">
      <w:pPr>
        <w:pStyle w:val="Tekstopmerking"/>
      </w:pPr>
      <w:ins w:id="794" w:author="Jelte Wicherts" w:date="2013-12-24T09:23:00Z">
        <w:r>
          <w:rPr>
            <w:rStyle w:val="Verwijzingopmerking"/>
          </w:rPr>
          <w:annotationRef/>
        </w:r>
      </w:ins>
      <w:r>
        <w:t>???</w:t>
      </w:r>
    </w:p>
  </w:comment>
  <w:comment w:id="795" w:author="Jelte Wicherts" w:date="2013-12-24T11:45:00Z" w:initials="JW">
    <w:p w14:paraId="707676B0" w14:textId="1AACF4D4" w:rsidR="00795E7E" w:rsidRDefault="00795E7E">
      <w:pPr>
        <w:pStyle w:val="Tekstopmerking"/>
      </w:pPr>
      <w:r>
        <w:rPr>
          <w:rStyle w:val="Verwijzingopmerking"/>
        </w:rPr>
        <w:annotationRef/>
      </w:r>
      <w:proofErr w:type="spellStart"/>
      <w:r>
        <w:t>add</w:t>
      </w:r>
      <w:proofErr w:type="spellEnd"/>
      <w:r>
        <w:t xml:space="preserve"> Effect </w:t>
      </w:r>
      <w:proofErr w:type="spellStart"/>
      <w:r>
        <w:t>size</w:t>
      </w:r>
      <w:proofErr w:type="spellEnd"/>
      <w:r>
        <w:t xml:space="preserve"> </w:t>
      </w:r>
      <w:proofErr w:type="spellStart"/>
      <w:r>
        <w:t>scale</w:t>
      </w:r>
      <w:proofErr w:type="spellEnd"/>
      <w:r>
        <w:t xml:space="preserve"> </w:t>
      </w:r>
      <w:proofErr w:type="spellStart"/>
      <w:r>
        <w:t>values</w:t>
      </w:r>
      <w:proofErr w:type="spellEnd"/>
    </w:p>
  </w:comment>
  <w:comment w:id="797" w:author="Jelte Wicherts" w:date="2013-12-24T09:24:00Z" w:initials="JW">
    <w:p w14:paraId="06470C85" w14:textId="0A3A5A14" w:rsidR="00795E7E" w:rsidRDefault="00795E7E">
      <w:pPr>
        <w:pStyle w:val="Tekstopmerking"/>
      </w:pPr>
      <w:ins w:id="798" w:author="Jelte Wicherts" w:date="2013-12-24T09:22:00Z">
        <w:r>
          <w:rPr>
            <w:rStyle w:val="Verwijzingopmerking"/>
          </w:rPr>
          <w:annotationRef/>
        </w:r>
      </w:ins>
      <w:proofErr w:type="spellStart"/>
      <w:r>
        <w:t>Describe</w:t>
      </w:r>
      <w:proofErr w:type="spellEnd"/>
      <w:r>
        <w:t xml:space="preserve"> </w:t>
      </w:r>
      <w:proofErr w:type="spellStart"/>
      <w:r>
        <w:t>each</w:t>
      </w:r>
      <w:proofErr w:type="spellEnd"/>
      <w:r>
        <w:t xml:space="preserve"> term </w:t>
      </w:r>
      <w:proofErr w:type="spellStart"/>
      <w:r>
        <w:t>shortly</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71921" w15:done="0"/>
  <w15:commentEx w15:paraId="0465D230" w15:done="0"/>
  <w15:commentEx w15:paraId="09136509" w15:done="0"/>
  <w15:commentEx w15:paraId="74A854C1" w15:done="0"/>
  <w15:commentEx w15:paraId="2BED4FFA" w15:done="0"/>
  <w15:commentEx w15:paraId="22A69377" w15:done="0"/>
  <w15:commentEx w15:paraId="24BA1E93" w15:done="0"/>
  <w15:commentEx w15:paraId="396FC146" w15:done="0"/>
  <w15:commentEx w15:paraId="408B7DA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4EF01B" w14:textId="77777777" w:rsidR="00795E7E" w:rsidRDefault="00795E7E" w:rsidP="00E87791">
      <w:pPr>
        <w:spacing w:after="0" w:line="240" w:lineRule="auto"/>
      </w:pPr>
      <w:r>
        <w:separator/>
      </w:r>
    </w:p>
  </w:endnote>
  <w:endnote w:type="continuationSeparator" w:id="0">
    <w:p w14:paraId="48A94C9A" w14:textId="77777777" w:rsidR="00795E7E" w:rsidRDefault="00795E7E"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Content>
      <w:p w14:paraId="320B6E7C" w14:textId="4867980E" w:rsidR="00795E7E" w:rsidRDefault="00795E7E">
        <w:pPr>
          <w:pStyle w:val="Voettekst"/>
          <w:jc w:val="right"/>
        </w:pPr>
      </w:p>
    </w:sdtContent>
  </w:sdt>
  <w:p w14:paraId="7B9A60B0" w14:textId="77777777" w:rsidR="00795E7E" w:rsidRDefault="00795E7E">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18259" w14:textId="77777777" w:rsidR="00795E7E" w:rsidRDefault="00795E7E" w:rsidP="00E87791">
      <w:pPr>
        <w:spacing w:after="0" w:line="240" w:lineRule="auto"/>
      </w:pPr>
      <w:r>
        <w:separator/>
      </w:r>
    </w:p>
  </w:footnote>
  <w:footnote w:type="continuationSeparator" w:id="0">
    <w:p w14:paraId="101A0068" w14:textId="77777777" w:rsidR="00795E7E" w:rsidRDefault="00795E7E"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838DF" w14:textId="385EDD1D" w:rsidR="00795E7E" w:rsidRPr="00F0642F" w:rsidRDefault="00795E7E" w:rsidP="00174722">
    <w:pPr>
      <w:pStyle w:val="Koptekst"/>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465378">
      <w:rPr>
        <w:rFonts w:ascii="Times New Roman" w:hAnsi="Times New Roman" w:cs="Times New Roman"/>
        <w:noProof/>
        <w:lang w:val="en-US"/>
      </w:rPr>
      <w:t>27</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21138"/>
    <w:rsid w:val="00035B90"/>
    <w:rsid w:val="00041662"/>
    <w:rsid w:val="0004217A"/>
    <w:rsid w:val="0004634D"/>
    <w:rsid w:val="000522A2"/>
    <w:rsid w:val="0006039A"/>
    <w:rsid w:val="00061F3B"/>
    <w:rsid w:val="00063027"/>
    <w:rsid w:val="00065019"/>
    <w:rsid w:val="0007620A"/>
    <w:rsid w:val="0008327B"/>
    <w:rsid w:val="000B0FFB"/>
    <w:rsid w:val="000B1401"/>
    <w:rsid w:val="000B48A1"/>
    <w:rsid w:val="000B73FB"/>
    <w:rsid w:val="000D3458"/>
    <w:rsid w:val="000E0198"/>
    <w:rsid w:val="000E524A"/>
    <w:rsid w:val="00111F5F"/>
    <w:rsid w:val="00114AA5"/>
    <w:rsid w:val="00130F58"/>
    <w:rsid w:val="00132DA6"/>
    <w:rsid w:val="00134C8B"/>
    <w:rsid w:val="00136C95"/>
    <w:rsid w:val="0014060B"/>
    <w:rsid w:val="00146A41"/>
    <w:rsid w:val="00153A5A"/>
    <w:rsid w:val="0016126F"/>
    <w:rsid w:val="001618D7"/>
    <w:rsid w:val="00174722"/>
    <w:rsid w:val="00184824"/>
    <w:rsid w:val="001A07B0"/>
    <w:rsid w:val="001A726D"/>
    <w:rsid w:val="001B6421"/>
    <w:rsid w:val="001C5687"/>
    <w:rsid w:val="001D140B"/>
    <w:rsid w:val="001E02D7"/>
    <w:rsid w:val="001E7A9D"/>
    <w:rsid w:val="001F0E11"/>
    <w:rsid w:val="001F2305"/>
    <w:rsid w:val="001F7AEF"/>
    <w:rsid w:val="0020115E"/>
    <w:rsid w:val="00215DA4"/>
    <w:rsid w:val="002315A3"/>
    <w:rsid w:val="00234196"/>
    <w:rsid w:val="002455C9"/>
    <w:rsid w:val="00246DBD"/>
    <w:rsid w:val="00256F12"/>
    <w:rsid w:val="00263D89"/>
    <w:rsid w:val="0026749D"/>
    <w:rsid w:val="00270A66"/>
    <w:rsid w:val="002778FB"/>
    <w:rsid w:val="00293B58"/>
    <w:rsid w:val="002A10EF"/>
    <w:rsid w:val="002D3BCF"/>
    <w:rsid w:val="002D4692"/>
    <w:rsid w:val="002E1DA7"/>
    <w:rsid w:val="002E2CBB"/>
    <w:rsid w:val="002E69D3"/>
    <w:rsid w:val="002F101B"/>
    <w:rsid w:val="00324702"/>
    <w:rsid w:val="00350896"/>
    <w:rsid w:val="0035369A"/>
    <w:rsid w:val="003545D7"/>
    <w:rsid w:val="003620A6"/>
    <w:rsid w:val="003744A8"/>
    <w:rsid w:val="003800A3"/>
    <w:rsid w:val="00381745"/>
    <w:rsid w:val="003A194D"/>
    <w:rsid w:val="003B196F"/>
    <w:rsid w:val="003C2481"/>
    <w:rsid w:val="003D22CC"/>
    <w:rsid w:val="003D74C3"/>
    <w:rsid w:val="003E0E89"/>
    <w:rsid w:val="00405ED2"/>
    <w:rsid w:val="00421DF3"/>
    <w:rsid w:val="00423B73"/>
    <w:rsid w:val="00443A07"/>
    <w:rsid w:val="00444A89"/>
    <w:rsid w:val="00447A01"/>
    <w:rsid w:val="004626E4"/>
    <w:rsid w:val="00462C12"/>
    <w:rsid w:val="00465378"/>
    <w:rsid w:val="00473E31"/>
    <w:rsid w:val="004803B1"/>
    <w:rsid w:val="00480E89"/>
    <w:rsid w:val="004A7912"/>
    <w:rsid w:val="004A7CA5"/>
    <w:rsid w:val="004B2301"/>
    <w:rsid w:val="004B7C46"/>
    <w:rsid w:val="004C0E3C"/>
    <w:rsid w:val="004C1FCA"/>
    <w:rsid w:val="004C2069"/>
    <w:rsid w:val="004C2568"/>
    <w:rsid w:val="004C5F22"/>
    <w:rsid w:val="005040FC"/>
    <w:rsid w:val="00511854"/>
    <w:rsid w:val="005141F0"/>
    <w:rsid w:val="00520722"/>
    <w:rsid w:val="00536231"/>
    <w:rsid w:val="005576E8"/>
    <w:rsid w:val="00563327"/>
    <w:rsid w:val="005737DD"/>
    <w:rsid w:val="005751E9"/>
    <w:rsid w:val="0058166E"/>
    <w:rsid w:val="00584FE4"/>
    <w:rsid w:val="005A3837"/>
    <w:rsid w:val="005C127B"/>
    <w:rsid w:val="005C1571"/>
    <w:rsid w:val="005D08D9"/>
    <w:rsid w:val="005D756B"/>
    <w:rsid w:val="005E1E88"/>
    <w:rsid w:val="005E1EE7"/>
    <w:rsid w:val="005E5FFD"/>
    <w:rsid w:val="005F2763"/>
    <w:rsid w:val="005F4B78"/>
    <w:rsid w:val="00604171"/>
    <w:rsid w:val="0060498C"/>
    <w:rsid w:val="00607659"/>
    <w:rsid w:val="0061101C"/>
    <w:rsid w:val="0062361D"/>
    <w:rsid w:val="00623D68"/>
    <w:rsid w:val="00632A9D"/>
    <w:rsid w:val="006334A3"/>
    <w:rsid w:val="006416AA"/>
    <w:rsid w:val="006623EF"/>
    <w:rsid w:val="0066375E"/>
    <w:rsid w:val="006740D0"/>
    <w:rsid w:val="00692953"/>
    <w:rsid w:val="006950DD"/>
    <w:rsid w:val="006A1BD6"/>
    <w:rsid w:val="006C5588"/>
    <w:rsid w:val="006D04E4"/>
    <w:rsid w:val="006D3CB4"/>
    <w:rsid w:val="006D537C"/>
    <w:rsid w:val="006E07E5"/>
    <w:rsid w:val="006E6C6A"/>
    <w:rsid w:val="006F359D"/>
    <w:rsid w:val="0070515C"/>
    <w:rsid w:val="00712DE8"/>
    <w:rsid w:val="0072322F"/>
    <w:rsid w:val="00727B5D"/>
    <w:rsid w:val="0073067A"/>
    <w:rsid w:val="00731737"/>
    <w:rsid w:val="0073492C"/>
    <w:rsid w:val="007370EF"/>
    <w:rsid w:val="00740DBE"/>
    <w:rsid w:val="007425DF"/>
    <w:rsid w:val="00744736"/>
    <w:rsid w:val="00744811"/>
    <w:rsid w:val="00751B51"/>
    <w:rsid w:val="0076527D"/>
    <w:rsid w:val="00772345"/>
    <w:rsid w:val="007907DC"/>
    <w:rsid w:val="00792D66"/>
    <w:rsid w:val="00795E7E"/>
    <w:rsid w:val="007A087B"/>
    <w:rsid w:val="007A0C80"/>
    <w:rsid w:val="007B08D9"/>
    <w:rsid w:val="007B0F0C"/>
    <w:rsid w:val="007B5EE4"/>
    <w:rsid w:val="007B79EA"/>
    <w:rsid w:val="007D26AC"/>
    <w:rsid w:val="007D5A2F"/>
    <w:rsid w:val="007E5030"/>
    <w:rsid w:val="007F7FC7"/>
    <w:rsid w:val="008048F7"/>
    <w:rsid w:val="00822478"/>
    <w:rsid w:val="00831180"/>
    <w:rsid w:val="0084114C"/>
    <w:rsid w:val="00845204"/>
    <w:rsid w:val="0086030D"/>
    <w:rsid w:val="008634A5"/>
    <w:rsid w:val="00871BEA"/>
    <w:rsid w:val="00892BAA"/>
    <w:rsid w:val="008C572D"/>
    <w:rsid w:val="008D1067"/>
    <w:rsid w:val="008D5B38"/>
    <w:rsid w:val="008D683E"/>
    <w:rsid w:val="008E78E3"/>
    <w:rsid w:val="008E7C11"/>
    <w:rsid w:val="008F6491"/>
    <w:rsid w:val="00901224"/>
    <w:rsid w:val="00905FC8"/>
    <w:rsid w:val="00911603"/>
    <w:rsid w:val="009153CA"/>
    <w:rsid w:val="0091637F"/>
    <w:rsid w:val="00922531"/>
    <w:rsid w:val="0094417D"/>
    <w:rsid w:val="00955B28"/>
    <w:rsid w:val="00960EE6"/>
    <w:rsid w:val="009618D3"/>
    <w:rsid w:val="009638AE"/>
    <w:rsid w:val="009657C1"/>
    <w:rsid w:val="00966977"/>
    <w:rsid w:val="009743EF"/>
    <w:rsid w:val="00990E83"/>
    <w:rsid w:val="00991FBE"/>
    <w:rsid w:val="009933D4"/>
    <w:rsid w:val="0099599A"/>
    <w:rsid w:val="009A24B1"/>
    <w:rsid w:val="009A3B12"/>
    <w:rsid w:val="009C1A66"/>
    <w:rsid w:val="009C3583"/>
    <w:rsid w:val="009C467D"/>
    <w:rsid w:val="009E759C"/>
    <w:rsid w:val="009F6162"/>
    <w:rsid w:val="009F7D49"/>
    <w:rsid w:val="00A075B4"/>
    <w:rsid w:val="00A13277"/>
    <w:rsid w:val="00A15DA2"/>
    <w:rsid w:val="00A162B4"/>
    <w:rsid w:val="00A211E4"/>
    <w:rsid w:val="00A22D2C"/>
    <w:rsid w:val="00A303A1"/>
    <w:rsid w:val="00A51103"/>
    <w:rsid w:val="00A56777"/>
    <w:rsid w:val="00A57D26"/>
    <w:rsid w:val="00A62BCA"/>
    <w:rsid w:val="00A66A9A"/>
    <w:rsid w:val="00A7686E"/>
    <w:rsid w:val="00A85439"/>
    <w:rsid w:val="00A908A0"/>
    <w:rsid w:val="00A93CDF"/>
    <w:rsid w:val="00A95997"/>
    <w:rsid w:val="00A9628A"/>
    <w:rsid w:val="00AA103C"/>
    <w:rsid w:val="00AA61E5"/>
    <w:rsid w:val="00AA7236"/>
    <w:rsid w:val="00AD3D33"/>
    <w:rsid w:val="00AE1195"/>
    <w:rsid w:val="00B0101C"/>
    <w:rsid w:val="00B23802"/>
    <w:rsid w:val="00B244B9"/>
    <w:rsid w:val="00B30886"/>
    <w:rsid w:val="00B35841"/>
    <w:rsid w:val="00B37953"/>
    <w:rsid w:val="00B40354"/>
    <w:rsid w:val="00B5508E"/>
    <w:rsid w:val="00B61469"/>
    <w:rsid w:val="00B73337"/>
    <w:rsid w:val="00B830F2"/>
    <w:rsid w:val="00B84A1F"/>
    <w:rsid w:val="00B85BEF"/>
    <w:rsid w:val="00B970E9"/>
    <w:rsid w:val="00BA130B"/>
    <w:rsid w:val="00BB049C"/>
    <w:rsid w:val="00BB2C66"/>
    <w:rsid w:val="00BD5138"/>
    <w:rsid w:val="00BD5CC7"/>
    <w:rsid w:val="00BE1AD1"/>
    <w:rsid w:val="00BE4844"/>
    <w:rsid w:val="00C010BB"/>
    <w:rsid w:val="00C012C6"/>
    <w:rsid w:val="00C05D90"/>
    <w:rsid w:val="00C105FC"/>
    <w:rsid w:val="00C16279"/>
    <w:rsid w:val="00C16978"/>
    <w:rsid w:val="00C170B6"/>
    <w:rsid w:val="00C204A0"/>
    <w:rsid w:val="00C2192A"/>
    <w:rsid w:val="00C30555"/>
    <w:rsid w:val="00C36012"/>
    <w:rsid w:val="00C41997"/>
    <w:rsid w:val="00C54AA4"/>
    <w:rsid w:val="00C60B25"/>
    <w:rsid w:val="00C660EC"/>
    <w:rsid w:val="00C87E8F"/>
    <w:rsid w:val="00C95474"/>
    <w:rsid w:val="00CB08B8"/>
    <w:rsid w:val="00CB22AC"/>
    <w:rsid w:val="00CB3E6B"/>
    <w:rsid w:val="00CC551D"/>
    <w:rsid w:val="00CD43F4"/>
    <w:rsid w:val="00CD4A64"/>
    <w:rsid w:val="00CD678E"/>
    <w:rsid w:val="00CF0E0F"/>
    <w:rsid w:val="00CF7CA3"/>
    <w:rsid w:val="00D060BE"/>
    <w:rsid w:val="00D2013A"/>
    <w:rsid w:val="00D3005D"/>
    <w:rsid w:val="00D643EA"/>
    <w:rsid w:val="00D7758A"/>
    <w:rsid w:val="00D86BF9"/>
    <w:rsid w:val="00DA0EC7"/>
    <w:rsid w:val="00DB2DCC"/>
    <w:rsid w:val="00DB5826"/>
    <w:rsid w:val="00DB7523"/>
    <w:rsid w:val="00DC4FBB"/>
    <w:rsid w:val="00DC5D21"/>
    <w:rsid w:val="00DD13D0"/>
    <w:rsid w:val="00DE20D1"/>
    <w:rsid w:val="00DE3DCD"/>
    <w:rsid w:val="00DF78D0"/>
    <w:rsid w:val="00E057F3"/>
    <w:rsid w:val="00E06E83"/>
    <w:rsid w:val="00E10B15"/>
    <w:rsid w:val="00E15699"/>
    <w:rsid w:val="00E160B5"/>
    <w:rsid w:val="00E447B4"/>
    <w:rsid w:val="00E476A0"/>
    <w:rsid w:val="00E51543"/>
    <w:rsid w:val="00E5214A"/>
    <w:rsid w:val="00E661C6"/>
    <w:rsid w:val="00E66E16"/>
    <w:rsid w:val="00E72809"/>
    <w:rsid w:val="00E76D2C"/>
    <w:rsid w:val="00E846CF"/>
    <w:rsid w:val="00E87791"/>
    <w:rsid w:val="00E91FED"/>
    <w:rsid w:val="00EA1F8D"/>
    <w:rsid w:val="00EB5472"/>
    <w:rsid w:val="00EC31F3"/>
    <w:rsid w:val="00EC3A5F"/>
    <w:rsid w:val="00EC58F2"/>
    <w:rsid w:val="00EE3741"/>
    <w:rsid w:val="00EE5EA4"/>
    <w:rsid w:val="00EF022B"/>
    <w:rsid w:val="00F0304B"/>
    <w:rsid w:val="00F04790"/>
    <w:rsid w:val="00F15DFE"/>
    <w:rsid w:val="00F2747E"/>
    <w:rsid w:val="00F30481"/>
    <w:rsid w:val="00F366BA"/>
    <w:rsid w:val="00F41F85"/>
    <w:rsid w:val="00F47019"/>
    <w:rsid w:val="00F5059F"/>
    <w:rsid w:val="00F610B3"/>
    <w:rsid w:val="00F644AB"/>
    <w:rsid w:val="00F65837"/>
    <w:rsid w:val="00F70F9F"/>
    <w:rsid w:val="00F7317E"/>
    <w:rsid w:val="00F827F0"/>
    <w:rsid w:val="00F848CA"/>
    <w:rsid w:val="00F85F5D"/>
    <w:rsid w:val="00F961BE"/>
    <w:rsid w:val="00F96AEC"/>
    <w:rsid w:val="00FA40F1"/>
    <w:rsid w:val="00FA4AE7"/>
    <w:rsid w:val="00FB4F83"/>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38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tiff"/><Relationship Id="rId14" Type="http://schemas.openxmlformats.org/officeDocument/2006/relationships/image" Target="media/image2.tiff"/><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openscienceframework.org/project/HT25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5D4DC-8373-3748-A8AB-602F55212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48</Pages>
  <Words>23705</Words>
  <Characters>130383</Characters>
  <Application>Microsoft Macintosh Word</Application>
  <DocSecurity>0</DocSecurity>
  <Lines>1086</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Ilja van Beest</cp:lastModifiedBy>
  <cp:revision>5</cp:revision>
  <cp:lastPrinted>2013-06-10T18:08:00Z</cp:lastPrinted>
  <dcterms:created xsi:type="dcterms:W3CDTF">2013-12-27T09:06:00Z</dcterms:created>
  <dcterms:modified xsi:type="dcterms:W3CDTF">2013-12-27T11:07:00Z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