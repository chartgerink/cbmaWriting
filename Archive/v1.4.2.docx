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96431" w14:textId="77777777" w:rsidR="00E76D2C" w:rsidRPr="00E76D2C" w:rsidRDefault="00E76D2C" w:rsidP="00444A89">
      <w:pPr>
        <w:spacing w:after="0"/>
        <w:rPr>
          <w:rFonts w:ascii="Times New Roman" w:hAnsi="Times New Roman" w:cs="Times New Roman"/>
          <w:sz w:val="24"/>
          <w:szCs w:val="24"/>
        </w:rPr>
      </w:pPr>
    </w:p>
    <w:p w14:paraId="67C578C1" w14:textId="77777777" w:rsidR="00E76D2C" w:rsidRDefault="00E76D2C" w:rsidP="00444A89">
      <w:pPr>
        <w:spacing w:after="0"/>
        <w:jc w:val="center"/>
        <w:rPr>
          <w:rFonts w:ascii="Times New Roman" w:hAnsi="Times New Roman" w:cs="Times New Roman"/>
          <w:sz w:val="24"/>
          <w:szCs w:val="24"/>
          <w:lang w:val="en-US"/>
        </w:rPr>
      </w:pPr>
    </w:p>
    <w:p w14:paraId="1DB66380"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7913E1BD"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p>
    <w:p w14:paraId="0AC8115D" w14:textId="77777777" w:rsidR="00C30555" w:rsidRPr="00444A89" w:rsidRDefault="00C30555" w:rsidP="00444A89">
      <w:pPr>
        <w:spacing w:after="0"/>
        <w:jc w:val="center"/>
        <w:rPr>
          <w:rFonts w:ascii="Times New Roman" w:hAnsi="Times New Roman" w:cs="Times New Roman"/>
          <w:sz w:val="24"/>
          <w:szCs w:val="24"/>
          <w:lang w:val="en-US"/>
        </w:rPr>
      </w:pPr>
    </w:p>
    <w:p w14:paraId="384EE072" w14:textId="77777777" w:rsidR="00C30555" w:rsidRPr="00444A89" w:rsidRDefault="00C30555" w:rsidP="00444A89">
      <w:pPr>
        <w:spacing w:after="0"/>
        <w:jc w:val="center"/>
        <w:rPr>
          <w:rFonts w:ascii="Times New Roman" w:hAnsi="Times New Roman" w:cs="Times New Roman"/>
          <w:sz w:val="24"/>
          <w:szCs w:val="24"/>
          <w:lang w:val="en-US"/>
        </w:rPr>
      </w:pPr>
    </w:p>
    <w:p w14:paraId="45055014"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77DDE0DC"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160850B6" w14:textId="77777777" w:rsidR="00E76D2C" w:rsidRPr="00C5412A" w:rsidRDefault="00731737" w:rsidP="00444A89">
      <w:pPr>
        <w:spacing w:after="0"/>
        <w:jc w:val="center"/>
        <w:rPr>
          <w:rFonts w:ascii="Times New Roman" w:hAnsi="Times New Roman" w:cs="Times New Roman"/>
          <w:sz w:val="24"/>
          <w:szCs w:val="24"/>
          <w:vertAlign w:val="superscript"/>
        </w:rPr>
      </w:pPr>
      <w:r w:rsidRPr="00C5412A">
        <w:rPr>
          <w:rFonts w:ascii="Times New Roman" w:hAnsi="Times New Roman" w:cs="Times New Roman"/>
          <w:sz w:val="24"/>
          <w:szCs w:val="24"/>
        </w:rPr>
        <w:t>Wicherts, Jelte</w:t>
      </w:r>
      <w:r w:rsidR="00E76D2C" w:rsidRPr="00C5412A">
        <w:rPr>
          <w:rFonts w:ascii="Times New Roman" w:hAnsi="Times New Roman" w:cs="Times New Roman"/>
          <w:sz w:val="24"/>
          <w:szCs w:val="24"/>
        </w:rPr>
        <w:t xml:space="preserve"> </w:t>
      </w:r>
      <w:r w:rsidRPr="00C5412A">
        <w:rPr>
          <w:rFonts w:ascii="Times New Roman" w:hAnsi="Times New Roman" w:cs="Times New Roman"/>
          <w:sz w:val="24"/>
          <w:szCs w:val="24"/>
        </w:rPr>
        <w:t>M.</w:t>
      </w:r>
      <w:r w:rsidRPr="00C5412A">
        <w:rPr>
          <w:rFonts w:ascii="Times New Roman" w:hAnsi="Times New Roman" w:cs="Times New Roman"/>
          <w:sz w:val="24"/>
          <w:szCs w:val="24"/>
          <w:vertAlign w:val="superscript"/>
        </w:rPr>
        <w:t>1</w:t>
      </w:r>
    </w:p>
    <w:p w14:paraId="580D0219"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06166AD4" w14:textId="77777777" w:rsidR="00E76D2C" w:rsidRPr="00F70F0A" w:rsidRDefault="00E76D2C" w:rsidP="00444A89">
      <w:pPr>
        <w:spacing w:after="0"/>
        <w:jc w:val="center"/>
        <w:rPr>
          <w:rFonts w:ascii="Times New Roman" w:hAnsi="Times New Roman" w:cs="Times New Roman"/>
          <w:sz w:val="24"/>
          <w:szCs w:val="24"/>
          <w:lang w:val="en-US"/>
        </w:rPr>
      </w:pPr>
    </w:p>
    <w:p w14:paraId="250CF027"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7C65D74A"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6A012AE4" w14:textId="77777777" w:rsidR="00C30555" w:rsidRDefault="00C30555" w:rsidP="00444A89">
      <w:pPr>
        <w:spacing w:after="0"/>
        <w:jc w:val="center"/>
        <w:rPr>
          <w:rFonts w:ascii="Times New Roman" w:hAnsi="Times New Roman" w:cs="Times New Roman"/>
          <w:sz w:val="24"/>
          <w:szCs w:val="24"/>
          <w:lang w:val="en-US"/>
        </w:rPr>
      </w:pPr>
    </w:p>
    <w:p w14:paraId="49D75427" w14:textId="77777777" w:rsidR="00C30555" w:rsidRPr="00F70F0A" w:rsidRDefault="00C30555" w:rsidP="00444A89">
      <w:pPr>
        <w:spacing w:after="0"/>
        <w:jc w:val="center"/>
        <w:rPr>
          <w:rFonts w:ascii="Times New Roman" w:hAnsi="Times New Roman" w:cs="Times New Roman"/>
          <w:sz w:val="24"/>
          <w:szCs w:val="24"/>
          <w:lang w:val="en-US"/>
        </w:rPr>
      </w:pPr>
    </w:p>
    <w:p w14:paraId="64C44883"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591EBC74"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0B309971" w14:textId="77777777"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627B3BB9"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2CAF0079" w14:textId="3CE2CFC6"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involved the use of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proofErr w:type="spellStart"/>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w:t>
      </w:r>
      <w:proofErr w:type="spellEnd"/>
      <w:r w:rsidR="00263D89">
        <w:rPr>
          <w:rFonts w:ascii="Times New Roman" w:hAnsi="Times New Roman" w:cs="Times New Roman"/>
          <w:sz w:val="24"/>
          <w:szCs w:val="24"/>
          <w:lang w:val="en-US"/>
        </w:rPr>
        <w:t xml:space="preserve">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ins w:id="0" w:author="Ilja van Beest" w:date="2014-01-28T10:30:00Z">
        <w:r w:rsidR="00DE620F">
          <w:rPr>
            <w:rFonts w:ascii="Times New Roman" w:hAnsi="Times New Roman" w:cs="Times New Roman"/>
            <w:sz w:val="24"/>
            <w:szCs w:val="24"/>
            <w:lang w:val="en-US"/>
          </w:rPr>
          <w:t>First, th</w:t>
        </w:r>
      </w:ins>
      <w:del w:id="1" w:author="Ilja van Beest" w:date="2014-01-28T10:30:00Z">
        <w:r w:rsidR="009153CA" w:rsidDel="00DE620F">
          <w:rPr>
            <w:rFonts w:ascii="Times New Roman" w:hAnsi="Times New Roman" w:cs="Times New Roman"/>
            <w:sz w:val="24"/>
            <w:szCs w:val="24"/>
            <w:lang w:val="en-US"/>
          </w:rPr>
          <w:delText>Th</w:delText>
        </w:r>
      </w:del>
      <w:r w:rsidR="009153CA">
        <w:rPr>
          <w:rFonts w:ascii="Times New Roman" w:hAnsi="Times New Roman" w:cs="Times New Roman"/>
          <w:sz w:val="24"/>
          <w:szCs w:val="24"/>
          <w:lang w:val="en-US"/>
        </w:rPr>
        <w:t>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ins w:id="2" w:author="Ilja van Beest" w:date="2014-01-28T10:14:00Z">
        <w:r w:rsidR="0002415B">
          <w:rPr>
            <w:rFonts w:ascii="Times New Roman" w:hAnsi="Times New Roman" w:cs="Times New Roman"/>
            <w:sz w:val="24"/>
            <w:szCs w:val="24"/>
            <w:lang w:val="en-US"/>
          </w:rPr>
          <w:t xml:space="preserve">that </w:t>
        </w:r>
      </w:ins>
      <w:del w:id="3" w:author="Ilja van Beest" w:date="2014-01-28T10:10:00Z">
        <w:r w:rsidR="009153CA" w:rsidDel="00B14343">
          <w:rPr>
            <w:rFonts w:ascii="Times New Roman" w:hAnsi="Times New Roman" w:cs="Times New Roman"/>
            <w:sz w:val="24"/>
            <w:szCs w:val="24"/>
            <w:lang w:val="en-US"/>
          </w:rPr>
          <w:delText xml:space="preserve">that </w:delText>
        </w:r>
      </w:del>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del w:id="4" w:author="Ilja van Beest" w:date="2014-01-28T10:12:00Z">
        <w:r w:rsidRPr="00F70F0A" w:rsidDel="00B14343">
          <w:rPr>
            <w:rFonts w:ascii="Times New Roman" w:hAnsi="Times New Roman" w:cs="Times New Roman"/>
            <w:sz w:val="24"/>
            <w:szCs w:val="24"/>
            <w:lang w:val="en-US"/>
          </w:rPr>
          <w:delText xml:space="preserve">estimated </w:delText>
        </w:r>
      </w:del>
      <w:r w:rsidRPr="00F70F0A">
        <w:rPr>
          <w:rFonts w:ascii="Times New Roman" w:hAnsi="Times New Roman" w:cs="Times New Roman"/>
          <w:sz w:val="24"/>
          <w:szCs w:val="24"/>
          <w:lang w:val="en-US"/>
        </w:rPr>
        <w:t>average ostracism effect is large</w:t>
      </w:r>
      <w:ins w:id="5" w:author="Ilja van Beest" w:date="2014-01-28T09:58:00Z">
        <w:r w:rsidR="00807731">
          <w:rPr>
            <w:rFonts w:ascii="Times New Roman" w:hAnsi="Times New Roman" w:cs="Times New Roman"/>
            <w:sz w:val="24"/>
            <w:szCs w:val="24"/>
            <w:lang w:val="en-US"/>
          </w:rPr>
          <w:t xml:space="preserve"> and heterogeneous</w:t>
        </w:r>
      </w:ins>
      <w:del w:id="6" w:author="Ilja van Beest" w:date="2014-01-28T09:57:00Z">
        <w:r w:rsidRPr="00F70F0A" w:rsidDel="00807731">
          <w:rPr>
            <w:rFonts w:ascii="Times New Roman" w:hAnsi="Times New Roman" w:cs="Times New Roman"/>
            <w:sz w:val="24"/>
            <w:szCs w:val="24"/>
            <w:lang w:val="en-US"/>
          </w:rPr>
          <w:delText xml:space="preserve"> (d </w:delText>
        </w:r>
        <w:r w:rsidR="00E66E16" w:rsidDel="00807731">
          <w:rPr>
            <w:rFonts w:ascii="Times New Roman" w:hAnsi="Times New Roman" w:cs="Times New Roman"/>
            <w:sz w:val="24"/>
            <w:szCs w:val="24"/>
            <w:lang w:val="en-US"/>
          </w:rPr>
          <w:delText>&lt; -</w:delText>
        </w:r>
        <w:r w:rsidRPr="00F70F0A" w:rsidDel="00807731">
          <w:rPr>
            <w:rFonts w:ascii="Times New Roman" w:hAnsi="Times New Roman" w:cs="Times New Roman"/>
            <w:sz w:val="24"/>
            <w:szCs w:val="24"/>
            <w:lang w:val="en-US"/>
          </w:rPr>
          <w:delText>1)</w:delText>
        </w:r>
      </w:del>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ins w:id="7" w:author="Ilja van Beest" w:date="2014-01-28T10:00:00Z">
        <w:r w:rsidR="00807731">
          <w:rPr>
            <w:rFonts w:ascii="Times New Roman" w:hAnsi="Times New Roman" w:cs="Times New Roman"/>
            <w:sz w:val="24"/>
            <w:szCs w:val="24"/>
            <w:lang w:val="en-US"/>
          </w:rPr>
          <w:t xml:space="preserve">and heterogeneity </w:t>
        </w:r>
      </w:ins>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ins w:id="8" w:author="Ilja van Beest" w:date="2014-01-28T10:12:00Z">
        <w:r w:rsidR="0002415B">
          <w:rPr>
            <w:rFonts w:ascii="Times New Roman" w:hAnsi="Times New Roman" w:cs="Times New Roman"/>
            <w:sz w:val="24"/>
            <w:szCs w:val="24"/>
            <w:lang w:val="en-US"/>
          </w:rPr>
          <w:t xml:space="preserve">both the first and last measure </w:t>
        </w:r>
      </w:ins>
      <w:ins w:id="9" w:author="Ilja van Beest" w:date="2014-01-28T10:13:00Z">
        <w:r w:rsidR="0002415B">
          <w:rPr>
            <w:rFonts w:ascii="Times New Roman" w:hAnsi="Times New Roman" w:cs="Times New Roman"/>
            <w:sz w:val="24"/>
            <w:szCs w:val="24"/>
            <w:lang w:val="en-US"/>
          </w:rPr>
          <w:t>are moderated by a medium interaction effect</w:t>
        </w:r>
      </w:ins>
      <w:del w:id="10" w:author="Ilja van Beest" w:date="2014-01-28T10:01:00Z">
        <w:r w:rsidRPr="00F70F0A" w:rsidDel="00807731">
          <w:rPr>
            <w:rFonts w:ascii="Times New Roman" w:hAnsi="Times New Roman" w:cs="Times New Roman"/>
            <w:sz w:val="24"/>
            <w:szCs w:val="24"/>
            <w:lang w:val="en-US"/>
          </w:rPr>
          <w:delText xml:space="preserve">time </w:delText>
        </w:r>
        <w:r w:rsidDel="00807731">
          <w:rPr>
            <w:rFonts w:ascii="Times New Roman" w:hAnsi="Times New Roman" w:cs="Times New Roman"/>
            <w:sz w:val="24"/>
            <w:szCs w:val="24"/>
            <w:lang w:val="en-US"/>
          </w:rPr>
          <w:delText xml:space="preserve">passed since being ostracized </w:delText>
        </w:r>
      </w:del>
      <w:del w:id="11" w:author="Ilja van Beest" w:date="2014-01-28T09:18:00Z">
        <w:r w:rsidR="009153CA" w:rsidDel="0032721D">
          <w:rPr>
            <w:rFonts w:ascii="Times New Roman" w:hAnsi="Times New Roman" w:cs="Times New Roman"/>
            <w:sz w:val="24"/>
            <w:szCs w:val="24"/>
            <w:lang w:val="en-US"/>
          </w:rPr>
          <w:delText>fails to</w:delText>
        </w:r>
      </w:del>
      <w:del w:id="12" w:author="Ilja van Beest" w:date="2014-01-28T10:01:00Z">
        <w:r w:rsidR="009153CA" w:rsidRPr="00F70F0A" w:rsidDel="00807731">
          <w:rPr>
            <w:rFonts w:ascii="Times New Roman" w:hAnsi="Times New Roman" w:cs="Times New Roman"/>
            <w:sz w:val="24"/>
            <w:szCs w:val="24"/>
            <w:lang w:val="en-US"/>
          </w:rPr>
          <w:delText xml:space="preserve"> </w:delText>
        </w:r>
        <w:r w:rsidRPr="00F70F0A" w:rsidDel="00807731">
          <w:rPr>
            <w:rFonts w:ascii="Times New Roman" w:hAnsi="Times New Roman" w:cs="Times New Roman"/>
            <w:sz w:val="24"/>
            <w:szCs w:val="24"/>
            <w:lang w:val="en-US"/>
          </w:rPr>
          <w:delText>predict the average effect size on the last measure</w:delText>
        </w:r>
        <w:r w:rsidR="009153CA" w:rsidDel="00807731">
          <w:rPr>
            <w:rFonts w:ascii="Times New Roman" w:hAnsi="Times New Roman" w:cs="Times New Roman"/>
            <w:sz w:val="24"/>
            <w:szCs w:val="24"/>
            <w:lang w:val="en-US"/>
          </w:rPr>
          <w:delText>,</w:delText>
        </w:r>
        <w:r w:rsidR="00134C8B" w:rsidDel="00807731">
          <w:rPr>
            <w:rFonts w:ascii="Times New Roman" w:hAnsi="Times New Roman" w:cs="Times New Roman"/>
            <w:sz w:val="24"/>
            <w:szCs w:val="24"/>
            <w:lang w:val="en-US"/>
          </w:rPr>
          <w:delText xml:space="preserve"> and (4) </w:delText>
        </w:r>
        <w:r w:rsidR="00B37D29" w:rsidDel="00807731">
          <w:rPr>
            <w:rFonts w:ascii="Times New Roman" w:hAnsi="Times New Roman" w:cs="Times New Roman"/>
            <w:sz w:val="24"/>
            <w:szCs w:val="24"/>
            <w:lang w:val="en-US"/>
          </w:rPr>
          <w:delText xml:space="preserve">the ostracism effect </w:delText>
        </w:r>
      </w:del>
      <w:del w:id="13" w:author="Ilja van Beest" w:date="2014-01-28T10:09:00Z">
        <w:r w:rsidR="00B37D29" w:rsidDel="00B14343">
          <w:rPr>
            <w:rFonts w:ascii="Times New Roman" w:hAnsi="Times New Roman" w:cs="Times New Roman"/>
            <w:sz w:val="24"/>
            <w:szCs w:val="24"/>
            <w:lang w:val="en-US"/>
          </w:rPr>
          <w:delText>can be moderated</w:delText>
        </w:r>
      </w:del>
      <w:del w:id="14" w:author="Ilja van Beest" w:date="2014-01-28T10:13:00Z">
        <w:r w:rsidR="00E66E16" w:rsidDel="0002415B">
          <w:rPr>
            <w:rFonts w:ascii="Times New Roman" w:hAnsi="Times New Roman" w:cs="Times New Roman"/>
            <w:sz w:val="24"/>
            <w:szCs w:val="24"/>
            <w:lang w:val="en-US"/>
          </w:rPr>
          <w:delText xml:space="preserve"> on both the first and last measures</w:delText>
        </w:r>
      </w:del>
      <w:ins w:id="15" w:author="Ilja van Beest" w:date="2014-01-28T10:01:00Z">
        <w:r w:rsidR="00807731">
          <w:rPr>
            <w:rFonts w:ascii="Times New Roman" w:hAnsi="Times New Roman" w:cs="Times New Roman"/>
            <w:sz w:val="24"/>
            <w:szCs w:val="24"/>
            <w:lang w:val="en-US"/>
          </w:rPr>
          <w:t>, and (4)</w:t>
        </w:r>
      </w:ins>
      <w:ins w:id="16" w:author="Ilja van Beest" w:date="2014-01-28T10:10:00Z">
        <w:r w:rsidR="00B14343">
          <w:rPr>
            <w:rFonts w:ascii="Times New Roman" w:hAnsi="Times New Roman" w:cs="Times New Roman"/>
            <w:sz w:val="24"/>
            <w:szCs w:val="24"/>
            <w:lang w:val="en-US"/>
          </w:rPr>
          <w:t xml:space="preserve"> </w:t>
        </w:r>
      </w:ins>
      <w:del w:id="17" w:author="Ilja van Beest" w:date="2014-01-28T10:01:00Z">
        <w:r w:rsidRPr="00F70F0A" w:rsidDel="00807731">
          <w:rPr>
            <w:rFonts w:ascii="Times New Roman" w:hAnsi="Times New Roman" w:cs="Times New Roman"/>
            <w:sz w:val="24"/>
            <w:szCs w:val="24"/>
            <w:lang w:val="en-US"/>
          </w:rPr>
          <w:delText>.</w:delText>
        </w:r>
      </w:del>
      <w:ins w:id="18" w:author="Ilja van Beest" w:date="2014-01-28T10:01:00Z">
        <w:r w:rsidR="00807731" w:rsidRPr="00F70F0A">
          <w:rPr>
            <w:rFonts w:ascii="Times New Roman" w:hAnsi="Times New Roman" w:cs="Times New Roman"/>
            <w:sz w:val="24"/>
            <w:szCs w:val="24"/>
            <w:lang w:val="en-US"/>
          </w:rPr>
          <w:t xml:space="preserve">time </w:t>
        </w:r>
        <w:r w:rsidR="00807731">
          <w:rPr>
            <w:rFonts w:ascii="Times New Roman" w:hAnsi="Times New Roman" w:cs="Times New Roman"/>
            <w:sz w:val="24"/>
            <w:szCs w:val="24"/>
            <w:lang w:val="en-US"/>
          </w:rPr>
          <w:t>passed since being ostracized does not</w:t>
        </w:r>
        <w:r w:rsidR="00807731" w:rsidRPr="00F70F0A">
          <w:rPr>
            <w:rFonts w:ascii="Times New Roman" w:hAnsi="Times New Roman" w:cs="Times New Roman"/>
            <w:sz w:val="24"/>
            <w:szCs w:val="24"/>
            <w:lang w:val="en-US"/>
          </w:rPr>
          <w:t xml:space="preserve"> predict the effect size</w:t>
        </w:r>
      </w:ins>
      <w:ins w:id="19" w:author="Ilja van Beest" w:date="2014-01-28T10:11:00Z">
        <w:r w:rsidR="00B14343">
          <w:rPr>
            <w:rFonts w:ascii="Times New Roman" w:hAnsi="Times New Roman" w:cs="Times New Roman"/>
            <w:sz w:val="24"/>
            <w:szCs w:val="24"/>
            <w:lang w:val="en-US"/>
          </w:rPr>
          <w:t>s</w:t>
        </w:r>
      </w:ins>
      <w:ins w:id="20" w:author="Ilja van Beest" w:date="2014-01-28T10:01:00Z">
        <w:r w:rsidR="0002415B">
          <w:rPr>
            <w:rFonts w:ascii="Times New Roman" w:hAnsi="Times New Roman" w:cs="Times New Roman"/>
            <w:sz w:val="24"/>
            <w:szCs w:val="24"/>
            <w:lang w:val="en-US"/>
          </w:rPr>
          <w:t xml:space="preserve"> of</w:t>
        </w:r>
        <w:r w:rsidR="00807731" w:rsidRPr="00F70F0A">
          <w:rPr>
            <w:rFonts w:ascii="Times New Roman" w:hAnsi="Times New Roman" w:cs="Times New Roman"/>
            <w:sz w:val="24"/>
            <w:szCs w:val="24"/>
            <w:lang w:val="en-US"/>
          </w:rPr>
          <w:t xml:space="preserve"> the last measure</w:t>
        </w:r>
        <w:r w:rsidR="0002415B">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 </w:t>
      </w:r>
      <w:ins w:id="21" w:author="Ilja van Beest" w:date="2014-01-28T10:30:00Z">
        <w:r w:rsidR="00DE620F">
          <w:rPr>
            <w:rFonts w:ascii="Times New Roman" w:hAnsi="Times New Roman" w:cs="Times New Roman"/>
            <w:sz w:val="24"/>
            <w:szCs w:val="24"/>
            <w:lang w:val="en-US"/>
          </w:rPr>
          <w:t xml:space="preserve">Second, the </w:t>
        </w:r>
      </w:ins>
      <w:del w:id="22" w:author="Ilja van Beest" w:date="2014-01-28T09:28:00Z">
        <w:r w:rsidR="00134C8B" w:rsidDel="0032721D">
          <w:rPr>
            <w:rFonts w:ascii="Times New Roman" w:hAnsi="Times New Roman" w:cs="Times New Roman"/>
            <w:sz w:val="24"/>
            <w:szCs w:val="24"/>
            <w:lang w:val="en-US"/>
          </w:rPr>
          <w:delText>Simple effects show that the moderator has a positive effect within the ostracism conditions, but a negative effect in the inclusion conditions</w:delText>
        </w:r>
      </w:del>
      <w:del w:id="23" w:author="Ilja van Beest" w:date="2014-01-28T09:27:00Z">
        <w:r w:rsidRPr="00F70F0A" w:rsidDel="0032721D">
          <w:rPr>
            <w:rFonts w:ascii="Times New Roman" w:hAnsi="Times New Roman" w:cs="Times New Roman"/>
            <w:sz w:val="24"/>
            <w:szCs w:val="24"/>
            <w:lang w:val="en-US"/>
          </w:rPr>
          <w:delText xml:space="preserve">. </w:delText>
        </w:r>
        <w:r w:rsidR="00134C8B" w:rsidDel="0032721D">
          <w:rPr>
            <w:rStyle w:val="Verwijzingopmerking"/>
            <w:rFonts w:ascii="Times New Roman" w:hAnsi="Times New Roman" w:cs="Times New Roman"/>
            <w:sz w:val="24"/>
            <w:szCs w:val="24"/>
            <w:lang w:val="en-US"/>
          </w:rPr>
          <w:delText>S</w:delText>
        </w:r>
        <w:r w:rsidR="00263D89" w:rsidDel="0032721D">
          <w:rPr>
            <w:rStyle w:val="Verwijzingopmerking"/>
            <w:rFonts w:ascii="Times New Roman" w:hAnsi="Times New Roman" w:cs="Times New Roman"/>
            <w:sz w:val="24"/>
            <w:szCs w:val="24"/>
            <w:lang w:val="en-US"/>
          </w:rPr>
          <w:delText xml:space="preserve">ensitivity </w:delText>
        </w:r>
      </w:del>
      <w:del w:id="24" w:author="Ilja van Beest" w:date="2014-01-28T10:30:00Z">
        <w:r w:rsidR="00263D89" w:rsidDel="00DE620F">
          <w:rPr>
            <w:rStyle w:val="Verwijzingopmerking"/>
            <w:rFonts w:ascii="Times New Roman" w:hAnsi="Times New Roman" w:cs="Times New Roman"/>
            <w:sz w:val="24"/>
            <w:szCs w:val="24"/>
            <w:lang w:val="en-US"/>
          </w:rPr>
          <w:delText xml:space="preserve">analyses revealed that </w:delText>
        </w:r>
      </w:del>
      <w:del w:id="25" w:author="Ilja van Beest" w:date="2014-01-28T09:30:00Z">
        <w:r w:rsidR="00263D89" w:rsidDel="0032721D">
          <w:rPr>
            <w:rStyle w:val="Verwijzingopmerking"/>
            <w:rFonts w:ascii="Times New Roman" w:hAnsi="Times New Roman" w:cs="Times New Roman"/>
            <w:sz w:val="24"/>
            <w:szCs w:val="24"/>
            <w:lang w:val="en-US"/>
          </w:rPr>
          <w:delText xml:space="preserve">the overall pattern of findings was observed for </w:delText>
        </w:r>
      </w:del>
      <w:del w:id="26" w:author="Ilja van Beest" w:date="2014-01-28T09:19:00Z">
        <w:r w:rsidR="00263D89" w:rsidDel="0032721D">
          <w:rPr>
            <w:rStyle w:val="Verwijzingopmerking"/>
            <w:rFonts w:ascii="Times New Roman" w:hAnsi="Times New Roman" w:cs="Times New Roman"/>
            <w:sz w:val="24"/>
            <w:szCs w:val="24"/>
            <w:lang w:val="en-US"/>
          </w:rPr>
          <w:delText xml:space="preserve">need satisfaction, </w:delText>
        </w:r>
      </w:del>
      <w:del w:id="27" w:author="Ilja van Beest" w:date="2014-01-28T09:30:00Z">
        <w:r w:rsidR="00263D89" w:rsidDel="0032721D">
          <w:rPr>
            <w:rStyle w:val="Verwijzingopmerking"/>
            <w:rFonts w:ascii="Times New Roman" w:hAnsi="Times New Roman" w:cs="Times New Roman"/>
            <w:sz w:val="24"/>
            <w:szCs w:val="24"/>
            <w:lang w:val="en-US"/>
          </w:rPr>
          <w:delText>intrapersonal measures</w:delText>
        </w:r>
        <w:r w:rsidR="00405018" w:rsidDel="0032721D">
          <w:rPr>
            <w:rStyle w:val="Verwijzingopmerking"/>
            <w:rFonts w:ascii="Times New Roman" w:hAnsi="Times New Roman" w:cs="Times New Roman"/>
            <w:sz w:val="24"/>
            <w:szCs w:val="24"/>
            <w:lang w:val="en-US"/>
          </w:rPr>
          <w:delText>,</w:delText>
        </w:r>
        <w:r w:rsidR="00263D89" w:rsidDel="0032721D">
          <w:rPr>
            <w:rStyle w:val="Verwijzingopmerking"/>
            <w:rFonts w:ascii="Times New Roman" w:hAnsi="Times New Roman" w:cs="Times New Roman"/>
            <w:sz w:val="24"/>
            <w:szCs w:val="24"/>
            <w:lang w:val="en-US"/>
          </w:rPr>
          <w:delText xml:space="preserve"> </w:delText>
        </w:r>
      </w:del>
      <w:del w:id="28" w:author="Ilja van Beest" w:date="2014-01-28T09:20:00Z">
        <w:r w:rsidR="00263D89" w:rsidDel="0032721D">
          <w:rPr>
            <w:rStyle w:val="Verwijzingopmerking"/>
            <w:rFonts w:ascii="Times New Roman" w:hAnsi="Times New Roman" w:cs="Times New Roman"/>
            <w:sz w:val="24"/>
            <w:szCs w:val="24"/>
            <w:lang w:val="en-US"/>
          </w:rPr>
          <w:delText xml:space="preserve">and </w:delText>
        </w:r>
      </w:del>
      <w:del w:id="29" w:author="Ilja van Beest" w:date="2014-01-28T09:30:00Z">
        <w:r w:rsidR="00263D89" w:rsidDel="0032721D">
          <w:rPr>
            <w:rStyle w:val="Verwijzingopmerking"/>
            <w:rFonts w:ascii="Times New Roman" w:hAnsi="Times New Roman" w:cs="Times New Roman"/>
            <w:sz w:val="24"/>
            <w:szCs w:val="24"/>
            <w:lang w:val="en-US"/>
          </w:rPr>
          <w:delText>interpersonal measures</w:delText>
        </w:r>
        <w:r w:rsidR="00134C8B" w:rsidDel="0032721D">
          <w:rPr>
            <w:rStyle w:val="Verwijzingopmerking"/>
            <w:rFonts w:ascii="Times New Roman" w:hAnsi="Times New Roman" w:cs="Times New Roman"/>
            <w:sz w:val="24"/>
            <w:szCs w:val="24"/>
            <w:lang w:val="en-US"/>
          </w:rPr>
          <w:delText xml:space="preserve">, with </w:delText>
        </w:r>
        <w:r w:rsidR="00405018" w:rsidDel="0032721D">
          <w:rPr>
            <w:rStyle w:val="Verwijzingopmerking"/>
            <w:rFonts w:ascii="Times New Roman" w:hAnsi="Times New Roman" w:cs="Times New Roman"/>
            <w:sz w:val="24"/>
            <w:szCs w:val="24"/>
            <w:lang w:val="en-US"/>
          </w:rPr>
          <w:delText>some variation</w:delText>
        </w:r>
        <w:r w:rsidR="003E0E89" w:rsidDel="0032721D">
          <w:rPr>
            <w:rStyle w:val="Verwijzingopmerking"/>
            <w:rFonts w:ascii="Times New Roman" w:hAnsi="Times New Roman" w:cs="Times New Roman"/>
            <w:sz w:val="24"/>
            <w:szCs w:val="24"/>
            <w:lang w:val="en-US"/>
          </w:rPr>
          <w:delText>.</w:delText>
        </w:r>
      </w:del>
      <w:ins w:id="30" w:author="Ilja van Beest" w:date="2014-01-28T10:30:00Z">
        <w:r w:rsidR="00DE620F">
          <w:rPr>
            <w:rStyle w:val="Verwijzingopmerking"/>
            <w:rFonts w:ascii="Times New Roman" w:hAnsi="Times New Roman" w:cs="Times New Roman"/>
            <w:sz w:val="24"/>
            <w:szCs w:val="24"/>
            <w:lang w:val="en-US"/>
          </w:rPr>
          <w:t>s</w:t>
        </w:r>
      </w:ins>
      <w:del w:id="31" w:author="Ilja van Beest" w:date="2014-01-28T09:30:00Z">
        <w:r w:rsidR="00405018" w:rsidDel="0032721D">
          <w:rPr>
            <w:rStyle w:val="Verwijzingopmerking"/>
            <w:rFonts w:ascii="Times New Roman" w:hAnsi="Times New Roman" w:cs="Times New Roman"/>
            <w:sz w:val="24"/>
            <w:szCs w:val="24"/>
            <w:lang w:val="en-US"/>
          </w:rPr>
          <w:delText xml:space="preserve"> </w:delText>
        </w:r>
      </w:del>
      <w:del w:id="32" w:author="Ilja van Beest" w:date="2014-01-28T10:30:00Z">
        <w:r w:rsidR="00405018" w:rsidDel="00DE620F">
          <w:rPr>
            <w:rStyle w:val="Verwijzingopmerking"/>
            <w:rFonts w:ascii="Times New Roman" w:hAnsi="Times New Roman" w:cs="Times New Roman"/>
            <w:sz w:val="24"/>
            <w:szCs w:val="24"/>
            <w:lang w:val="en-US"/>
          </w:rPr>
          <w:delText>S</w:delText>
        </w:r>
      </w:del>
      <w:r w:rsidR="00263D89">
        <w:rPr>
          <w:rStyle w:val="Verwijzingopmerking"/>
          <w:rFonts w:ascii="Times New Roman" w:hAnsi="Times New Roman" w:cs="Times New Roman"/>
          <w:sz w:val="24"/>
          <w:szCs w:val="24"/>
          <w:lang w:val="en-US"/>
        </w:rPr>
        <w:t xml:space="preserve">tructural aspects of the </w:t>
      </w:r>
      <w:proofErr w:type="spellStart"/>
      <w:r w:rsidR="003E0E89">
        <w:rPr>
          <w:rStyle w:val="Verwijzingopmerking"/>
          <w:rFonts w:ascii="Times New Roman" w:hAnsi="Times New Roman" w:cs="Times New Roman"/>
          <w:sz w:val="24"/>
          <w:szCs w:val="24"/>
          <w:lang w:val="en-US"/>
        </w:rPr>
        <w:t>C</w:t>
      </w:r>
      <w:r w:rsidR="00263D89">
        <w:rPr>
          <w:rStyle w:val="Verwijzingopmerking"/>
          <w:rFonts w:ascii="Times New Roman" w:hAnsi="Times New Roman" w:cs="Times New Roman"/>
          <w:sz w:val="24"/>
          <w:szCs w:val="24"/>
          <w:lang w:val="en-US"/>
        </w:rPr>
        <w:t>yberball</w:t>
      </w:r>
      <w:proofErr w:type="spellEnd"/>
      <w:r w:rsidR="00263D89">
        <w:rPr>
          <w:rStyle w:val="Verwijzingopmerking"/>
          <w:rFonts w:ascii="Times New Roman" w:hAnsi="Times New Roman" w:cs="Times New Roman"/>
          <w:sz w:val="24"/>
          <w:szCs w:val="24"/>
          <w:lang w:val="en-US"/>
        </w:rPr>
        <w:t xml:space="preserve"> game (</w:t>
      </w:r>
      <w:ins w:id="33" w:author="Ilja van Beest" w:date="2014-01-28T09:31:00Z">
        <w:r w:rsidR="0032721D">
          <w:rPr>
            <w:rStyle w:val="Verwijzingopmerking"/>
            <w:rFonts w:ascii="Times New Roman" w:hAnsi="Times New Roman" w:cs="Times New Roman"/>
            <w:sz w:val="24"/>
            <w:szCs w:val="24"/>
            <w:lang w:val="en-US"/>
          </w:rPr>
          <w:t>i.e.</w:t>
        </w:r>
      </w:ins>
      <w:del w:id="34" w:author="Ilja van Beest" w:date="2014-01-28T09:31:00Z">
        <w:r w:rsidR="00263D89" w:rsidDel="0032721D">
          <w:rPr>
            <w:rStyle w:val="Verwijzingopmerking"/>
            <w:rFonts w:ascii="Times New Roman" w:hAnsi="Times New Roman" w:cs="Times New Roman"/>
            <w:sz w:val="24"/>
            <w:szCs w:val="24"/>
            <w:lang w:val="en-US"/>
          </w:rPr>
          <w:delText>e.g.</w:delText>
        </w:r>
      </w:del>
      <w:r w:rsidR="00263D89">
        <w:rPr>
          <w:rStyle w:val="Verwijzingopmerking"/>
          <w:rFonts w:ascii="Times New Roman" w:hAnsi="Times New Roman" w:cs="Times New Roman"/>
          <w:sz w:val="24"/>
          <w:szCs w:val="24"/>
          <w:lang w:val="en-US"/>
        </w:rPr>
        <w:t>, number of players</w:t>
      </w:r>
      <w:r w:rsidR="00405018">
        <w:rPr>
          <w:rStyle w:val="Verwijzingopmerking"/>
          <w:rFonts w:ascii="Times New Roman" w:hAnsi="Times New Roman" w:cs="Times New Roman"/>
          <w:sz w:val="24"/>
          <w:szCs w:val="24"/>
          <w:lang w:val="en-US"/>
        </w:rPr>
        <w:t>, gender composition of sample</w:t>
      </w:r>
      <w:ins w:id="35" w:author="Ilja van Beest" w:date="2014-01-28T09:31:00Z">
        <w:r w:rsidR="0032721D">
          <w:rPr>
            <w:rStyle w:val="Verwijzingopmerking"/>
            <w:rFonts w:ascii="Times New Roman" w:hAnsi="Times New Roman" w:cs="Times New Roman"/>
            <w:sz w:val="24"/>
            <w:szCs w:val="24"/>
            <w:lang w:val="en-US"/>
          </w:rPr>
          <w:t>, origin of study, sample age, duration of ostracism</w:t>
        </w:r>
      </w:ins>
      <w:ins w:id="36" w:author="Ilja van Beest" w:date="2014-01-28T09:33:00Z">
        <w:r w:rsidR="00F53751">
          <w:rPr>
            <w:rStyle w:val="Verwijzingopmerking"/>
            <w:rFonts w:ascii="Times New Roman" w:hAnsi="Times New Roman" w:cs="Times New Roman"/>
            <w:sz w:val="24"/>
            <w:szCs w:val="24"/>
            <w:lang w:val="en-US"/>
          </w:rPr>
          <w:t>, type of needs scale</w:t>
        </w:r>
      </w:ins>
      <w:r w:rsidR="00263D89">
        <w:rPr>
          <w:rStyle w:val="Verwijzingopmerking"/>
          <w:rFonts w:ascii="Times New Roman" w:hAnsi="Times New Roman" w:cs="Times New Roman"/>
          <w:sz w:val="24"/>
          <w:szCs w:val="24"/>
          <w:lang w:val="en-US"/>
        </w:rPr>
        <w:t>)</w:t>
      </w:r>
      <w:r w:rsidR="00E66E16">
        <w:rPr>
          <w:rStyle w:val="Verwijzingopmerking"/>
          <w:rFonts w:ascii="Times New Roman" w:hAnsi="Times New Roman" w:cs="Times New Roman"/>
          <w:sz w:val="24"/>
          <w:szCs w:val="24"/>
          <w:lang w:val="en-US"/>
        </w:rPr>
        <w:t xml:space="preserve"> did not </w:t>
      </w:r>
      <w:ins w:id="37" w:author="Ilja van Beest" w:date="2014-01-28T10:20:00Z">
        <w:r w:rsidR="0002415B">
          <w:rPr>
            <w:rStyle w:val="Verwijzingopmerking"/>
            <w:rFonts w:ascii="Times New Roman" w:hAnsi="Times New Roman" w:cs="Times New Roman"/>
            <w:sz w:val="24"/>
            <w:szCs w:val="24"/>
            <w:lang w:val="en-US"/>
          </w:rPr>
          <w:t>predict</w:t>
        </w:r>
      </w:ins>
      <w:ins w:id="38" w:author="Ilja van Beest" w:date="2014-01-28T09:36:00Z">
        <w:r w:rsidR="00F53751">
          <w:rPr>
            <w:rStyle w:val="Verwijzingopmerking"/>
            <w:rFonts w:ascii="Times New Roman" w:hAnsi="Times New Roman" w:cs="Times New Roman"/>
            <w:sz w:val="24"/>
            <w:szCs w:val="24"/>
            <w:lang w:val="en-US"/>
          </w:rPr>
          <w:t xml:space="preserve"> the average ostracism effect</w:t>
        </w:r>
      </w:ins>
      <w:del w:id="39" w:author="Ilja van Beest" w:date="2014-01-28T09:36:00Z">
        <w:r w:rsidR="00E66E16" w:rsidDel="00F53751">
          <w:rPr>
            <w:rStyle w:val="Verwijzingopmerking"/>
            <w:rFonts w:ascii="Times New Roman" w:hAnsi="Times New Roman" w:cs="Times New Roman"/>
            <w:sz w:val="24"/>
            <w:szCs w:val="24"/>
            <w:lang w:val="en-US"/>
          </w:rPr>
          <w:delText xml:space="preserve">predict </w:delText>
        </w:r>
      </w:del>
      <w:del w:id="40" w:author="Ilja van Beest" w:date="2014-01-28T09:35:00Z">
        <w:r w:rsidR="00E66E16" w:rsidDel="00F53751">
          <w:rPr>
            <w:rStyle w:val="Verwijzingopmerking"/>
            <w:rFonts w:ascii="Times New Roman" w:hAnsi="Times New Roman" w:cs="Times New Roman"/>
            <w:sz w:val="24"/>
            <w:szCs w:val="24"/>
            <w:lang w:val="en-US"/>
          </w:rPr>
          <w:delText>effect sizes</w:delText>
        </w:r>
      </w:del>
      <w:r w:rsidR="00263D89">
        <w:rPr>
          <w:rStyle w:val="Verwijzingopmerking"/>
          <w:rFonts w:ascii="Times New Roman" w:hAnsi="Times New Roman" w:cs="Times New Roman"/>
          <w:sz w:val="24"/>
          <w:szCs w:val="24"/>
          <w:lang w:val="en-US"/>
        </w:rPr>
        <w:t xml:space="preserve">. </w:t>
      </w:r>
      <w:ins w:id="41" w:author="Ilja van Beest" w:date="2014-01-28T10:31:00Z">
        <w:r w:rsidR="00DE620F">
          <w:rPr>
            <w:rStyle w:val="Verwijzingopmerking"/>
            <w:rFonts w:ascii="Times New Roman" w:hAnsi="Times New Roman" w:cs="Times New Roman"/>
            <w:sz w:val="24"/>
            <w:szCs w:val="24"/>
            <w:lang w:val="en-US"/>
          </w:rPr>
          <w:t xml:space="preserve">Third, </w:t>
        </w:r>
      </w:ins>
      <w:ins w:id="42" w:author="Ilja van Beest" w:date="2014-01-28T10:30:00Z">
        <w:r w:rsidR="00DE620F">
          <w:rPr>
            <w:rStyle w:val="Verwijzingopmerking"/>
            <w:rFonts w:ascii="Times New Roman" w:hAnsi="Times New Roman" w:cs="Times New Roman"/>
            <w:sz w:val="24"/>
            <w:szCs w:val="24"/>
            <w:lang w:val="en-US"/>
          </w:rPr>
          <w:t>sensitivity analyses using different dependent variables revealed that the average effect was most pronounced for immediate fundamental needs and least pronounced for interpersonal measures.</w:t>
        </w:r>
      </w:ins>
      <w:ins w:id="43" w:author="Ilja van Beest" w:date="2014-01-28T10:31:00Z">
        <w:r w:rsidR="00DE620F">
          <w:rPr>
            <w:rStyle w:val="Verwijzingopmerking"/>
            <w:rFonts w:ascii="Times New Roman" w:hAnsi="Times New Roman" w:cs="Times New Roman"/>
            <w:sz w:val="24"/>
            <w:szCs w:val="24"/>
            <w:lang w:val="en-US"/>
          </w:rPr>
          <w:t xml:space="preserve"> </w:t>
        </w:r>
        <w:commentRangeStart w:id="44"/>
        <w:r w:rsidR="00DE620F">
          <w:rPr>
            <w:rStyle w:val="Verwijzingopmerking"/>
            <w:rFonts w:ascii="Times New Roman" w:hAnsi="Times New Roman" w:cs="Times New Roman"/>
            <w:sz w:val="24"/>
            <w:szCs w:val="24"/>
            <w:lang w:val="en-US"/>
          </w:rPr>
          <w:t>Finally</w:t>
        </w:r>
      </w:ins>
      <w:del w:id="45" w:author="Ilja van Beest" w:date="2014-01-28T10:31:00Z">
        <w:r w:rsidR="00263D89" w:rsidDel="00DE620F">
          <w:rPr>
            <w:rFonts w:ascii="Times New Roman" w:hAnsi="Times New Roman" w:cs="Times New Roman"/>
            <w:sz w:val="24"/>
            <w:szCs w:val="24"/>
            <w:lang w:val="en-US"/>
          </w:rPr>
          <w:delText>Finally</w:delText>
        </w:r>
      </w:del>
      <w:r w:rsidR="00263D89" w:rsidRPr="00F70F0A">
        <w:rPr>
          <w:rFonts w:ascii="Times New Roman" w:hAnsi="Times New Roman" w:cs="Times New Roman"/>
          <w:sz w:val="24"/>
          <w:szCs w:val="24"/>
          <w:lang w:val="en-US"/>
        </w:rPr>
        <w:t xml:space="preserve">, </w:t>
      </w:r>
      <w:ins w:id="46" w:author="Ilja van Beest" w:date="2014-01-28T09:37:00Z">
        <w:r w:rsidR="00F53751">
          <w:rPr>
            <w:rFonts w:ascii="Times New Roman" w:hAnsi="Times New Roman" w:cs="Times New Roman"/>
            <w:sz w:val="24"/>
            <w:szCs w:val="24"/>
            <w:lang w:val="en-US"/>
          </w:rPr>
          <w:t xml:space="preserve">an analysis of </w:t>
        </w:r>
      </w:ins>
      <w:ins w:id="47" w:author="Ilja van Beest" w:date="2014-01-28T09:41:00Z">
        <w:r w:rsidR="00F53751">
          <w:rPr>
            <w:rFonts w:ascii="Times New Roman" w:hAnsi="Times New Roman" w:cs="Times New Roman"/>
            <w:sz w:val="24"/>
            <w:szCs w:val="24"/>
            <w:lang w:val="en-US"/>
          </w:rPr>
          <w:t>19</w:t>
        </w:r>
      </w:ins>
      <w:ins w:id="48" w:author="Ilja van Beest" w:date="2014-01-28T09:37:00Z">
        <w:r w:rsidR="00F53751">
          <w:rPr>
            <w:rFonts w:ascii="Times New Roman" w:hAnsi="Times New Roman" w:cs="Times New Roman"/>
            <w:sz w:val="24"/>
            <w:szCs w:val="24"/>
            <w:lang w:val="en-US"/>
          </w:rPr>
          <w:t xml:space="preserve"> studies using a three-player </w:t>
        </w:r>
        <w:proofErr w:type="spellStart"/>
        <w:r w:rsidR="00F53751">
          <w:rPr>
            <w:rFonts w:ascii="Times New Roman" w:hAnsi="Times New Roman" w:cs="Times New Roman"/>
            <w:sz w:val="24"/>
            <w:szCs w:val="24"/>
            <w:lang w:val="en-US"/>
          </w:rPr>
          <w:t>cyberball</w:t>
        </w:r>
        <w:proofErr w:type="spellEnd"/>
        <w:r w:rsidR="00F53751">
          <w:rPr>
            <w:rFonts w:ascii="Times New Roman" w:hAnsi="Times New Roman" w:cs="Times New Roman"/>
            <w:sz w:val="24"/>
            <w:szCs w:val="24"/>
            <w:lang w:val="en-US"/>
          </w:rPr>
          <w:t xml:space="preserve"> game with 30 ball tosses on immediate need satisfaction </w:t>
        </w:r>
      </w:ins>
      <w:del w:id="49" w:author="Ilja van Beest" w:date="2014-01-28T09:36:00Z">
        <w:r w:rsidR="00263D89" w:rsidDel="00F53751">
          <w:rPr>
            <w:rFonts w:ascii="Times New Roman" w:hAnsi="Times New Roman" w:cs="Times New Roman"/>
            <w:sz w:val="24"/>
            <w:szCs w:val="24"/>
            <w:lang w:val="en-US"/>
          </w:rPr>
          <w:delText xml:space="preserve">analyses </w:delText>
        </w:r>
      </w:del>
      <w:del w:id="50" w:author="Ilja van Beest" w:date="2014-01-28T09:37:00Z">
        <w:r w:rsidR="00263D89" w:rsidDel="00F53751">
          <w:rPr>
            <w:rFonts w:ascii="Times New Roman" w:hAnsi="Times New Roman" w:cs="Times New Roman"/>
            <w:sz w:val="24"/>
            <w:szCs w:val="24"/>
            <w:lang w:val="en-US"/>
          </w:rPr>
          <w:delText>revealed</w:delText>
        </w:r>
        <w:r w:rsidR="00263D89" w:rsidRPr="00F70F0A" w:rsidDel="00F53751">
          <w:rPr>
            <w:rFonts w:ascii="Times New Roman" w:hAnsi="Times New Roman" w:cs="Times New Roman"/>
            <w:sz w:val="24"/>
            <w:szCs w:val="24"/>
            <w:lang w:val="en-US"/>
          </w:rPr>
          <w:delText xml:space="preserve"> tha</w:delText>
        </w:r>
      </w:del>
      <w:del w:id="51" w:author="Ilja van Beest" w:date="2014-01-28T09:39:00Z">
        <w:r w:rsidR="00263D89" w:rsidRPr="00F70F0A" w:rsidDel="00F53751">
          <w:rPr>
            <w:rFonts w:ascii="Times New Roman" w:hAnsi="Times New Roman" w:cs="Times New Roman"/>
            <w:sz w:val="24"/>
            <w:szCs w:val="24"/>
            <w:lang w:val="en-US"/>
          </w:rPr>
          <w:delText>t</w:delText>
        </w:r>
        <w:r w:rsidR="00263D89" w:rsidDel="00F53751">
          <w:rPr>
            <w:rFonts w:ascii="Times New Roman" w:hAnsi="Times New Roman" w:cs="Times New Roman"/>
            <w:sz w:val="24"/>
            <w:szCs w:val="24"/>
            <w:lang w:val="en-US"/>
          </w:rPr>
          <w:delText xml:space="preserve"> </w:delText>
        </w:r>
        <w:r w:rsidR="00263D89" w:rsidRPr="00F70F0A" w:rsidDel="00F53751">
          <w:rPr>
            <w:rFonts w:ascii="Times New Roman" w:hAnsi="Times New Roman" w:cs="Times New Roman"/>
            <w:sz w:val="24"/>
            <w:szCs w:val="24"/>
            <w:lang w:val="en-US"/>
          </w:rPr>
          <w:delText xml:space="preserve">methodologically similar studies </w:delText>
        </w:r>
      </w:del>
      <w:r w:rsidR="00263D89" w:rsidRPr="00F70F0A">
        <w:rPr>
          <w:rFonts w:ascii="Times New Roman" w:hAnsi="Times New Roman" w:cs="Times New Roman"/>
          <w:sz w:val="24"/>
          <w:szCs w:val="24"/>
          <w:lang w:val="en-US"/>
        </w:rPr>
        <w:t xml:space="preserve">showed considerable </w:t>
      </w:r>
      <w:r w:rsidR="00263D89" w:rsidRPr="0008327B">
        <w:rPr>
          <w:rFonts w:ascii="Times New Roman" w:hAnsi="Times New Roman" w:cs="Times New Roman"/>
          <w:sz w:val="24"/>
          <w:szCs w:val="24"/>
          <w:lang w:val="en-US"/>
        </w:rPr>
        <w:t xml:space="preserve">heterogeneity in </w:t>
      </w:r>
      <w:del w:id="52" w:author="Ilja van Beest" w:date="2014-01-28T09:42:00Z">
        <w:r w:rsidR="00263D89" w:rsidRPr="0008327B" w:rsidDel="00070978">
          <w:rPr>
            <w:rFonts w:ascii="Times New Roman" w:hAnsi="Times New Roman" w:cs="Times New Roman"/>
            <w:sz w:val="24"/>
            <w:szCs w:val="24"/>
            <w:lang w:val="en-US"/>
          </w:rPr>
          <w:delText xml:space="preserve">outcomes </w:delText>
        </w:r>
      </w:del>
      <w:ins w:id="53" w:author="Ilja van Beest" w:date="2014-01-28T09:42:00Z">
        <w:r w:rsidR="00070978">
          <w:rPr>
            <w:rFonts w:ascii="Times New Roman" w:hAnsi="Times New Roman" w:cs="Times New Roman"/>
            <w:sz w:val="24"/>
            <w:szCs w:val="24"/>
            <w:lang w:val="en-US"/>
          </w:rPr>
          <w:t>the average ostracism effect</w:t>
        </w:r>
        <w:r w:rsidR="00070978" w:rsidRPr="0008327B">
          <w:rPr>
            <w:rFonts w:ascii="Times New Roman" w:hAnsi="Times New Roman" w:cs="Times New Roman"/>
            <w:sz w:val="24"/>
            <w:szCs w:val="24"/>
            <w:lang w:val="en-US"/>
          </w:rPr>
          <w:t xml:space="preserve"> </w:t>
        </w:r>
      </w:ins>
      <w:r w:rsidR="00263D89" w:rsidRPr="0008327B">
        <w:rPr>
          <w:rFonts w:ascii="Times New Roman" w:hAnsi="Times New Roman" w:cs="Times New Roman"/>
          <w:sz w:val="24"/>
          <w:szCs w:val="24"/>
          <w:lang w:val="en-US"/>
        </w:rPr>
        <w:t>(I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w:t>
      </w:r>
      <w:ins w:id="54" w:author="Ilja van Beest" w:date="2014-01-28T09:42:00Z">
        <w:r w:rsidR="00F53751">
          <w:rPr>
            <w:rFonts w:ascii="Times New Roman" w:hAnsi="Times New Roman" w:cs="Times New Roman"/>
            <w:sz w:val="24"/>
            <w:szCs w:val="24"/>
            <w:lang w:val="en-US"/>
          </w:rPr>
          <w:t>83</w:t>
        </w:r>
      </w:ins>
      <w:del w:id="55" w:author="Ilja van Beest" w:date="2014-01-28T09:42:00Z">
        <w:r w:rsidR="00263D89" w:rsidRPr="0008327B" w:rsidDel="00F53751">
          <w:rPr>
            <w:rFonts w:ascii="Times New Roman" w:hAnsi="Times New Roman" w:cs="Times New Roman"/>
            <w:sz w:val="24"/>
            <w:szCs w:val="24"/>
            <w:lang w:val="en-US"/>
          </w:rPr>
          <w:delText>92</w:delText>
        </w:r>
      </w:del>
      <w:r w:rsidR="00263D89" w:rsidRPr="0008327B">
        <w:rPr>
          <w:rFonts w:ascii="Times New Roman" w:hAnsi="Times New Roman" w:cs="Times New Roman"/>
          <w:sz w:val="24"/>
          <w:szCs w:val="24"/>
          <w:lang w:val="en-US"/>
        </w:rPr>
        <w:t>%)</w:t>
      </w:r>
      <w:r w:rsidR="00263D89" w:rsidRPr="0008327B">
        <w:rPr>
          <w:rStyle w:val="Verwijzingopmerking"/>
          <w:rFonts w:ascii="Times New Roman" w:hAnsi="Times New Roman" w:cs="Times New Roman"/>
          <w:sz w:val="24"/>
          <w:szCs w:val="24"/>
          <w:lang w:val="en-US"/>
        </w:rPr>
        <w:t>.</w:t>
      </w:r>
      <w:r w:rsidR="00C30555">
        <w:rPr>
          <w:rStyle w:val="Verwijzingopmerking"/>
          <w:rFonts w:ascii="Times New Roman" w:hAnsi="Times New Roman" w:cs="Times New Roman"/>
          <w:sz w:val="24"/>
          <w:szCs w:val="24"/>
          <w:lang w:val="en-US"/>
        </w:rPr>
        <w:t xml:space="preserve"> </w:t>
      </w:r>
      <w:commentRangeEnd w:id="44"/>
      <w:r w:rsidR="00487D04">
        <w:rPr>
          <w:rStyle w:val="Verwijzingopmerking"/>
        </w:rPr>
        <w:commentReference w:id="44"/>
      </w:r>
      <w:r w:rsidR="00DA390D">
        <w:rPr>
          <w:rStyle w:val="Verwijzingopmerking"/>
          <w:rFonts w:ascii="Times New Roman" w:hAnsi="Times New Roman" w:cs="Times New Roman"/>
          <w:sz w:val="24"/>
          <w:szCs w:val="24"/>
          <w:lang w:val="en-US"/>
        </w:rPr>
        <w:t>Results corroborate</w:t>
      </w:r>
      <w:r w:rsidR="00C30555">
        <w:rPr>
          <w:rStyle w:val="Verwijzingopmerking"/>
          <w:rFonts w:ascii="Times New Roman" w:hAnsi="Times New Roman" w:cs="Times New Roman"/>
          <w:sz w:val="24"/>
          <w:szCs w:val="24"/>
          <w:lang w:val="en-US"/>
        </w:rPr>
        <w:t xml:space="preserve"> theorizing that ostracism has a </w:t>
      </w:r>
      <w:r w:rsidR="00DA390D">
        <w:rPr>
          <w:rStyle w:val="Verwijzingopmerking"/>
          <w:rFonts w:ascii="Times New Roman" w:hAnsi="Times New Roman" w:cs="Times New Roman"/>
          <w:sz w:val="24"/>
          <w:szCs w:val="24"/>
          <w:lang w:val="en-US"/>
        </w:rPr>
        <w:t xml:space="preserve">large psychological </w:t>
      </w:r>
      <w:r w:rsidR="00C30555">
        <w:rPr>
          <w:rStyle w:val="Verwijzingopmerking"/>
          <w:rFonts w:ascii="Times New Roman" w:hAnsi="Times New Roman" w:cs="Times New Roman"/>
          <w:sz w:val="24"/>
          <w:szCs w:val="24"/>
          <w:lang w:val="en-US"/>
        </w:rPr>
        <w:t>impact</w:t>
      </w:r>
      <w:ins w:id="56" w:author="Ilja van Beest" w:date="2014-01-28T09:43:00Z">
        <w:r w:rsidR="00070978">
          <w:rPr>
            <w:rStyle w:val="Verwijzingopmerking"/>
            <w:rFonts w:ascii="Times New Roman" w:hAnsi="Times New Roman" w:cs="Times New Roman"/>
            <w:sz w:val="24"/>
            <w:szCs w:val="24"/>
            <w:lang w:val="en-US"/>
          </w:rPr>
          <w:t xml:space="preserve">. However, the fact that first measures can be moderated and that the average effect has a large </w:t>
        </w:r>
      </w:ins>
      <w:ins w:id="57" w:author="Ilja van Beest" w:date="2014-01-28T09:44:00Z">
        <w:r w:rsidR="00070978">
          <w:rPr>
            <w:rStyle w:val="Verwijzingopmerking"/>
            <w:rFonts w:ascii="Times New Roman" w:hAnsi="Times New Roman" w:cs="Times New Roman"/>
            <w:sz w:val="24"/>
            <w:szCs w:val="24"/>
            <w:lang w:val="en-US"/>
          </w:rPr>
          <w:t>heterogeneity</w:t>
        </w:r>
      </w:ins>
      <w:ins w:id="58" w:author="Ilja van Beest" w:date="2014-01-28T09:43:00Z">
        <w:r w:rsidR="00070978">
          <w:rPr>
            <w:rStyle w:val="Verwijzingopmerking"/>
            <w:rFonts w:ascii="Times New Roman" w:hAnsi="Times New Roman" w:cs="Times New Roman"/>
            <w:sz w:val="24"/>
            <w:szCs w:val="24"/>
            <w:lang w:val="en-US"/>
          </w:rPr>
          <w:t xml:space="preserve"> </w:t>
        </w:r>
      </w:ins>
      <w:ins w:id="59" w:author="Ilja van Beest" w:date="2014-01-28T09:44:00Z">
        <w:r w:rsidR="00070978">
          <w:rPr>
            <w:rStyle w:val="Verwijzingopmerking"/>
            <w:rFonts w:ascii="Times New Roman" w:hAnsi="Times New Roman" w:cs="Times New Roman"/>
            <w:sz w:val="24"/>
            <w:szCs w:val="24"/>
            <w:lang w:val="en-US"/>
          </w:rPr>
          <w:t>adds</w:t>
        </w:r>
      </w:ins>
      <w:del w:id="60" w:author="Ilja van Beest" w:date="2014-01-28T09:43:00Z">
        <w:r w:rsidR="00C30555" w:rsidDel="00070978">
          <w:rPr>
            <w:rStyle w:val="Verwijzingopmerking"/>
            <w:rFonts w:ascii="Times New Roman" w:hAnsi="Times New Roman" w:cs="Times New Roman"/>
            <w:sz w:val="24"/>
            <w:szCs w:val="24"/>
            <w:lang w:val="en-US"/>
          </w:rPr>
          <w:delText xml:space="preserve">, </w:delText>
        </w:r>
      </w:del>
      <w:del w:id="61" w:author="Ilja van Beest" w:date="2014-01-28T09:44:00Z">
        <w:r w:rsidR="0035369A" w:rsidDel="00070978">
          <w:rPr>
            <w:rStyle w:val="Verwijzingopmerking"/>
            <w:rFonts w:ascii="Times New Roman" w:hAnsi="Times New Roman" w:cs="Times New Roman"/>
            <w:sz w:val="24"/>
            <w:szCs w:val="24"/>
            <w:lang w:val="en-US"/>
          </w:rPr>
          <w:delText xml:space="preserve">but </w:delText>
        </w:r>
        <w:r w:rsidR="00C30555" w:rsidDel="00070978">
          <w:rPr>
            <w:rStyle w:val="Verwijzingopmerking"/>
            <w:rFonts w:ascii="Times New Roman" w:hAnsi="Times New Roman" w:cs="Times New Roman"/>
            <w:sz w:val="24"/>
            <w:szCs w:val="24"/>
            <w:lang w:val="en-US"/>
          </w:rPr>
          <w:delText>add</w:delText>
        </w:r>
      </w:del>
      <w:r w:rsidR="00C30555">
        <w:rPr>
          <w:rStyle w:val="Verwijzingopmerking"/>
          <w:rFonts w:ascii="Times New Roman" w:hAnsi="Times New Roman" w:cs="Times New Roman"/>
          <w:sz w:val="24"/>
          <w:szCs w:val="24"/>
          <w:lang w:val="en-US"/>
        </w:rPr>
        <w:t xml:space="preserve"> that</w:t>
      </w:r>
      <w:r w:rsidR="002F101B">
        <w:rPr>
          <w:rStyle w:val="Verwijzingopmerking"/>
          <w:rFonts w:ascii="Times New Roman" w:hAnsi="Times New Roman" w:cs="Times New Roman"/>
          <w:sz w:val="24"/>
          <w:szCs w:val="24"/>
          <w:lang w:val="en-US"/>
        </w:rPr>
        <w:t xml:space="preserve"> immediate</w:t>
      </w:r>
      <w:r w:rsidR="00C30555">
        <w:rPr>
          <w:rStyle w:val="Verwijzingopmerking"/>
          <w:rFonts w:ascii="Times New Roman" w:hAnsi="Times New Roman" w:cs="Times New Roman"/>
          <w:sz w:val="24"/>
          <w:szCs w:val="24"/>
          <w:lang w:val="en-US"/>
        </w:rPr>
        <w:t xml:space="preserve"> responses are more flexible</w:t>
      </w:r>
      <w:r w:rsidR="002F101B">
        <w:rPr>
          <w:rStyle w:val="Verwijzingopmerking"/>
          <w:rFonts w:ascii="Times New Roman" w:hAnsi="Times New Roman" w:cs="Times New Roman"/>
          <w:sz w:val="24"/>
          <w:szCs w:val="24"/>
          <w:lang w:val="en-US"/>
        </w:rPr>
        <w:t xml:space="preserve"> and </w:t>
      </w:r>
      <w:ins w:id="62" w:author="Ilja van Beest" w:date="2014-01-28T09:43:00Z">
        <w:r w:rsidR="00070978">
          <w:rPr>
            <w:rStyle w:val="Verwijzingopmerking"/>
            <w:rFonts w:ascii="Times New Roman" w:hAnsi="Times New Roman" w:cs="Times New Roman"/>
            <w:sz w:val="24"/>
            <w:szCs w:val="24"/>
            <w:lang w:val="en-US"/>
          </w:rPr>
          <w:t xml:space="preserve">perhaps </w:t>
        </w:r>
      </w:ins>
      <w:r w:rsidR="002F101B">
        <w:rPr>
          <w:rStyle w:val="Verwijzingopmerking"/>
          <w:rFonts w:ascii="Times New Roman" w:hAnsi="Times New Roman" w:cs="Times New Roman"/>
          <w:sz w:val="24"/>
          <w:szCs w:val="24"/>
          <w:lang w:val="en-US"/>
        </w:rPr>
        <w:t xml:space="preserve">less reflexive </w:t>
      </w:r>
      <w:r w:rsidR="00C30555">
        <w:rPr>
          <w:rStyle w:val="Verwijzingopmerking"/>
          <w:rFonts w:ascii="Times New Roman" w:hAnsi="Times New Roman" w:cs="Times New Roman"/>
          <w:sz w:val="24"/>
          <w:szCs w:val="24"/>
          <w:lang w:val="en-US"/>
        </w:rPr>
        <w:t xml:space="preserve">than previously assumed. </w:t>
      </w:r>
    </w:p>
    <w:p w14:paraId="50B1FABF"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Keywords: </w:t>
      </w:r>
      <w:proofErr w:type="spellStart"/>
      <w:r w:rsidRPr="00F70F0A">
        <w:rPr>
          <w:rFonts w:ascii="Times New Roman" w:hAnsi="Times New Roman" w:cs="Times New Roman"/>
          <w:i/>
          <w:sz w:val="24"/>
          <w:szCs w:val="24"/>
          <w:lang w:val="en-US"/>
        </w:rPr>
        <w:t>Cyberball</w:t>
      </w:r>
      <w:proofErr w:type="spellEnd"/>
      <w:r w:rsidRPr="00F70F0A">
        <w:rPr>
          <w:rFonts w:ascii="Times New Roman" w:hAnsi="Times New Roman" w:cs="Times New Roman"/>
          <w:i/>
          <w:sz w:val="24"/>
          <w:szCs w:val="24"/>
          <w:lang w:val="en-US"/>
        </w:rPr>
        <w:t>, meta-analysis, temporal, ostracism</w:t>
      </w:r>
      <w:r w:rsidRPr="00F70F0A">
        <w:rPr>
          <w:rFonts w:ascii="Times New Roman" w:hAnsi="Times New Roman" w:cs="Times New Roman"/>
          <w:sz w:val="24"/>
          <w:szCs w:val="24"/>
          <w:lang w:val="en-US"/>
        </w:rPr>
        <w:br w:type="page"/>
      </w:r>
    </w:p>
    <w:p w14:paraId="56ED5497"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Meta-Analysis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w:t>
      </w:r>
      <w:r w:rsidRPr="00F70F0A">
        <w:rPr>
          <w:rFonts w:ascii="Times New Roman" w:hAnsi="Times New Roman" w:cs="Times New Roman"/>
          <w:sz w:val="24"/>
          <w:szCs w:val="24"/>
          <w:lang w:val="en-US"/>
        </w:rPr>
        <w:t>tudies.</w:t>
      </w:r>
    </w:p>
    <w:p w14:paraId="69D31193" w14:textId="77777777" w:rsidR="00C30555" w:rsidRDefault="00C30555" w:rsidP="00444A89">
      <w:pPr>
        <w:spacing w:after="0"/>
        <w:jc w:val="center"/>
        <w:rPr>
          <w:rFonts w:ascii="Times New Roman" w:hAnsi="Times New Roman" w:cs="Times New Roman"/>
          <w:sz w:val="24"/>
          <w:szCs w:val="24"/>
          <w:lang w:val="en-US"/>
        </w:rPr>
      </w:pPr>
    </w:p>
    <w:p w14:paraId="615623BE" w14:textId="540F0F91"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&amp; Choi", "previouslyFormattedCitation" : "(K D Williams, Cheung, &amp; Choi, 2000)"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593A23" w:rsidRPr="00F70F0A">
        <w:rPr>
          <w:rFonts w:ascii="Times New Roman" w:hAnsi="Times New Roman" w:cs="Times New Roman"/>
          <w:sz w:val="24"/>
          <w:szCs w:val="24"/>
          <w:lang w:val="en-US"/>
        </w:rPr>
        <w:fldChar w:fldCharType="end"/>
      </w:r>
      <w:r w:rsidR="000B48A1">
        <w:rPr>
          <w:rFonts w:ascii="Times New Roman" w:hAnsi="Times New Roman" w:cs="Times New Roman"/>
          <w:sz w:val="24"/>
          <w:szCs w:val="24"/>
          <w:lang w:val="en-US"/>
        </w:rPr>
        <w:t xml:space="preserve">, 2000)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The program varies the degree to which participants are being passed the ball by the other players;</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 xml:space="preserve">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593A23"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w:t>
      </w:r>
      <w:proofErr w:type="spellStart"/>
      <w:r>
        <w:rPr>
          <w:rFonts w:ascii="Times New Roman" w:hAnsi="Times New Roman" w:cs="Times New Roman"/>
          <w:sz w:val="24"/>
          <w:szCs w:val="24"/>
          <w:lang w:val="en-US"/>
        </w:rPr>
        <w:t>Nezlek</w:t>
      </w:r>
      <w:proofErr w:type="spellEnd"/>
      <w:r>
        <w:rPr>
          <w:rFonts w:ascii="Times New Roman" w:hAnsi="Times New Roman" w:cs="Times New Roman"/>
          <w:sz w:val="24"/>
          <w:szCs w:val="24"/>
          <w:lang w:val="en-US"/>
        </w:rPr>
        <w:t xml:space="preserve">, Kowalski, Leary, </w:t>
      </w:r>
      <w:proofErr w:type="spellStart"/>
      <w:r>
        <w:rPr>
          <w:rFonts w:ascii="Times New Roman" w:hAnsi="Times New Roman" w:cs="Times New Roman"/>
          <w:sz w:val="24"/>
          <w:szCs w:val="24"/>
          <w:lang w:val="en-US"/>
        </w:rPr>
        <w:t>Blevings</w:t>
      </w:r>
      <w:proofErr w:type="spellEnd"/>
      <w:r>
        <w:rPr>
          <w:rFonts w:ascii="Times New Roman" w:hAnsi="Times New Roman" w:cs="Times New Roman"/>
          <w:sz w:val="24"/>
          <w:szCs w:val="24"/>
          <w:lang w:val="en-US"/>
        </w:rPr>
        <w:t>,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has received much traction in experimental work</w:t>
      </w:r>
      <w:r w:rsidR="006A1BD6">
        <w:rPr>
          <w:rFonts w:ascii="Times New Roman" w:hAnsi="Times New Roman" w:cs="Times New Roman"/>
          <w:sz w:val="24"/>
          <w:szCs w:val="24"/>
          <w:lang w:val="en-US"/>
        </w:rPr>
        <w:t xml:space="preserve"> in the field of social ostracism</w:t>
      </w:r>
      <w:r w:rsidRPr="00F70F0A">
        <w:rPr>
          <w:rFonts w:ascii="Times New Roman" w:hAnsi="Times New Roman" w:cs="Times New Roman"/>
          <w:sz w:val="24"/>
          <w:szCs w:val="24"/>
          <w:lang w:val="en-US"/>
        </w:rPr>
        <w:t>.</w:t>
      </w:r>
    </w:p>
    <w:p w14:paraId="40A62D14"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421C382D" w14:textId="4E411A8E"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(i.e.</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has been 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&amp; Jarvis, 2006)</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 xml:space="preserve">s,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Leary, Kowalski, Smith, &amp; Phillips, 2003)</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mood;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Lustenberger &amp; Jagacinski, 2010</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Van Beest, Carter-Sowell, Van Dijk, &amp; Williams, 2012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 xml:space="preserve">These experiments have </w:t>
      </w:r>
      <w:r w:rsidR="00901224">
        <w:rPr>
          <w:rFonts w:ascii="Times New Roman" w:hAnsi="Times New Roman" w:cs="Times New Roman"/>
          <w:sz w:val="24"/>
          <w:szCs w:val="24"/>
          <w:lang w:val="en-US"/>
        </w:rPr>
        <w:lastRenderedPageBreak/>
        <w:t>highlighted the (mostly negative) impact of ostracism on</w:t>
      </w:r>
      <w:r w:rsidR="00822478">
        <w:rPr>
          <w:rFonts w:ascii="Times New Roman" w:hAnsi="Times New Roman" w:cs="Times New Roman"/>
          <w:sz w:val="24"/>
          <w:szCs w:val="24"/>
          <w:lang w:val="en-US"/>
        </w:rPr>
        <w:t xml:space="preserve"> fundamental needs (e.g., belonging; </w:t>
      </w:r>
      <w:proofErr w:type="spellStart"/>
      <w:r w:rsidR="00822478">
        <w:rPr>
          <w:rFonts w:ascii="Times New Roman" w:hAnsi="Times New Roman" w:cs="Times New Roman"/>
          <w:sz w:val="24"/>
          <w:szCs w:val="24"/>
          <w:lang w:val="en-US"/>
        </w:rPr>
        <w:t>Baumeister</w:t>
      </w:r>
      <w:proofErr w:type="spellEnd"/>
      <w:r w:rsidR="00822478">
        <w:rPr>
          <w:rFonts w:ascii="Times New Roman" w:hAnsi="Times New Roman" w:cs="Times New Roman"/>
          <w:sz w:val="24"/>
          <w:szCs w:val="24"/>
          <w:lang w:val="en-US"/>
        </w:rPr>
        <w:t>, &amp; Leary, 1995), mood</w:t>
      </w:r>
      <w:r w:rsidR="00E06E83">
        <w:rPr>
          <w:rFonts w:ascii="Times New Roman" w:hAnsi="Times New Roman" w:cs="Times New Roman"/>
          <w:sz w:val="24"/>
          <w:szCs w:val="24"/>
          <w:lang w:val="en-US"/>
        </w:rPr>
        <w:t xml:space="preserve">, physiology (e.g., body temperature; </w:t>
      </w:r>
      <w:proofErr w:type="spellStart"/>
      <w:r w:rsidR="00E06E83">
        <w:rPr>
          <w:rFonts w:ascii="Times New Roman" w:hAnsi="Times New Roman" w:cs="Times New Roman"/>
          <w:sz w:val="24"/>
          <w:szCs w:val="24"/>
          <w:lang w:val="en-US"/>
        </w:rPr>
        <w:t>Ijzerman</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Galucci</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Pouw</w:t>
      </w:r>
      <w:proofErr w:type="spellEnd"/>
      <w:r w:rsidR="00E06E83">
        <w:rPr>
          <w:rFonts w:ascii="Times New Roman" w:hAnsi="Times New Roman" w:cs="Times New Roman"/>
          <w:sz w:val="24"/>
          <w:szCs w:val="24"/>
          <w:lang w:val="en-US"/>
        </w:rPr>
        <w:t>, Wei</w:t>
      </w:r>
      <w:r w:rsidR="00E06E83" w:rsidRPr="00F70F0A">
        <w:rPr>
          <w:rFonts w:ascii="Times New Roman" w:eastAsia="Times New Roman" w:hAnsi="Times New Roman" w:cs="Times New Roman"/>
          <w:sz w:val="24"/>
          <w:szCs w:val="24"/>
          <w:lang w:val="en-US"/>
        </w:rPr>
        <w:t>β</w:t>
      </w:r>
      <w:proofErr w:type="spellStart"/>
      <w:r w:rsidR="00E06E83" w:rsidRPr="00F70F0A">
        <w:rPr>
          <w:rFonts w:ascii="Times New Roman" w:eastAsia="Times New Roman" w:hAnsi="Times New Roman" w:cs="Times New Roman"/>
          <w:sz w:val="24"/>
          <w:szCs w:val="24"/>
          <w:lang w:val="en-US"/>
        </w:rPr>
        <w:t>gerber</w:t>
      </w:r>
      <w:proofErr w:type="spellEnd"/>
      <w:r w:rsidR="00E06E83">
        <w:rPr>
          <w:rFonts w:ascii="Times New Roman" w:eastAsia="Times New Roman" w:hAnsi="Times New Roman" w:cs="Times New Roman"/>
          <w:sz w:val="24"/>
          <w:szCs w:val="24"/>
          <w:lang w:val="en-US"/>
        </w:rPr>
        <w:t xml:space="preserve">, Van </w:t>
      </w:r>
      <w:proofErr w:type="spellStart"/>
      <w:r w:rsidR="00E06E83">
        <w:rPr>
          <w:rFonts w:ascii="Times New Roman" w:eastAsia="Times New Roman" w:hAnsi="Times New Roman" w:cs="Times New Roman"/>
          <w:sz w:val="24"/>
          <w:szCs w:val="24"/>
          <w:lang w:val="en-US"/>
        </w:rPr>
        <w:t>Doesum</w:t>
      </w:r>
      <w:proofErr w:type="spellEnd"/>
      <w:r w:rsidR="00E06E83">
        <w:rPr>
          <w:rFonts w:ascii="Times New Roman" w:eastAsia="Times New Roman" w:hAnsi="Times New Roman" w:cs="Times New Roman"/>
          <w:sz w:val="24"/>
          <w:szCs w:val="24"/>
          <w:lang w:val="en-US"/>
        </w:rPr>
        <w:t>,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w:t>
      </w:r>
      <w:ins w:id="63" w:author="Ilja van Beest" w:date="2014-01-28T10:36:00Z">
        <w:r w:rsidR="00EC5428">
          <w:rPr>
            <w:rFonts w:ascii="Times New Roman" w:hAnsi="Times New Roman" w:cs="Times New Roman"/>
            <w:sz w:val="24"/>
            <w:szCs w:val="24"/>
            <w:lang w:val="en-US"/>
          </w:rPr>
          <w:t xml:space="preserve">compared to being included in </w:t>
        </w:r>
        <w:proofErr w:type="spellStart"/>
        <w:r w:rsidR="00EC5428">
          <w:rPr>
            <w:rFonts w:ascii="Times New Roman" w:hAnsi="Times New Roman" w:cs="Times New Roman"/>
            <w:sz w:val="24"/>
            <w:szCs w:val="24"/>
            <w:lang w:val="en-US"/>
          </w:rPr>
          <w:t>Cyberball</w:t>
        </w:r>
        <w:proofErr w:type="spellEnd"/>
        <w:r w:rsidR="00EC5428">
          <w:rPr>
            <w:rFonts w:ascii="Times New Roman" w:hAnsi="Times New Roman" w:cs="Times New Roman"/>
            <w:sz w:val="24"/>
            <w:szCs w:val="24"/>
            <w:lang w:val="en-US"/>
          </w:rPr>
          <w:t xml:space="preserve"> </w:t>
        </w:r>
      </w:ins>
      <w:r w:rsidR="00731737" w:rsidRPr="00F70F0A">
        <w:rPr>
          <w:rFonts w:ascii="Times New Roman" w:hAnsi="Times New Roman" w:cs="Times New Roman"/>
          <w:sz w:val="24"/>
          <w:szCs w:val="24"/>
          <w:lang w:val="en-US"/>
        </w:rPr>
        <w:t xml:space="preserve">as the ‘ostracism effect.’ </w:t>
      </w:r>
    </w:p>
    <w:p w14:paraId="4FA3DD01" w14:textId="30A9F4CC" w:rsidR="00E76D2C" w:rsidRPr="00F70F0A" w:rsidRDefault="00593A23"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 (2) a reflective stage</w:t>
      </w:r>
      <w:r w:rsidR="00772345">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00731737"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Baumeister</w:t>
      </w:r>
      <w:proofErr w:type="spellEnd"/>
      <w:r w:rsidR="00E661C6">
        <w:rPr>
          <w:rFonts w:ascii="Times New Roman" w:hAnsi="Times New Roman" w:cs="Times New Roman"/>
          <w:sz w:val="24"/>
          <w:szCs w:val="24"/>
          <w:lang w:val="en-US"/>
        </w:rPr>
        <w:t xml:space="preserve">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Haselton</w:t>
      </w:r>
      <w:proofErr w:type="spellEnd"/>
      <w:r w:rsidR="00E661C6">
        <w:rPr>
          <w:rFonts w:ascii="Times New Roman" w:hAnsi="Times New Roman" w:cs="Times New Roman"/>
          <w:sz w:val="24"/>
          <w:szCs w:val="24"/>
          <w:lang w:val="en-US"/>
        </w:rPr>
        <w:t>,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w:t>
      </w:r>
      <w:r w:rsidR="00270A66">
        <w:rPr>
          <w:rFonts w:ascii="Times New Roman" w:hAnsi="Times New Roman" w:cs="Times New Roman"/>
          <w:sz w:val="24"/>
          <w:szCs w:val="24"/>
          <w:lang w:val="en-US"/>
        </w:rPr>
        <w:t xml:space="preserve"> (or ‘delayed’)</w:t>
      </w:r>
      <w:r w:rsidR="00731737" w:rsidRPr="00F70F0A">
        <w:rPr>
          <w:rFonts w:ascii="Times New Roman" w:hAnsi="Times New Roman" w:cs="Times New Roman"/>
          <w:sz w:val="24"/>
          <w:szCs w:val="24"/>
          <w:lang w:val="en-US"/>
        </w:rPr>
        <w:t xml:space="preser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alienation, depression, and unworthiness. In this paper we concern ourselves with 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sidR="00731737">
        <w:rPr>
          <w:rFonts w:ascii="Times New Roman" w:hAnsi="Times New Roman" w:cs="Times New Roman"/>
          <w:sz w:val="24"/>
          <w:szCs w:val="24"/>
          <w:lang w:val="en-US"/>
        </w:rPr>
        <w:t xml:space="preserve">Williams’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00731737" w:rsidRPr="00F70F0A">
        <w:rPr>
          <w:rFonts w:ascii="Times New Roman" w:hAnsi="Times New Roman" w:cs="Times New Roman"/>
          <w:sz w:val="24"/>
          <w:szCs w:val="24"/>
          <w:lang w:val="en-US"/>
        </w:rPr>
        <w:t xml:space="preserve">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5C625437" w14:textId="3373BF5A"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r w:rsidR="00FE7235">
        <w:rPr>
          <w:rFonts w:ascii="Times New Roman" w:hAnsi="Times New Roman" w:cs="Times New Roman"/>
          <w:sz w:val="24"/>
          <w:szCs w:val="24"/>
          <w:lang w:val="en-US"/>
        </w:rPr>
        <w:t xml:space="preserve">neurophysiological </w:t>
      </w:r>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proofErr w:type="spellStart"/>
      <w:r w:rsidRPr="00F70F0A">
        <w:rPr>
          <w:rFonts w:ascii="Times New Roman" w:hAnsi="Times New Roman" w:cs="Times New Roman"/>
          <w:sz w:val="24"/>
          <w:szCs w:val="24"/>
          <w:lang w:val="en-US"/>
        </w:rPr>
        <w:t>Blackhart</w:t>
      </w:r>
      <w:proofErr w:type="spellEnd"/>
      <w:r w:rsidRPr="00F70F0A">
        <w:rPr>
          <w:rFonts w:ascii="Times New Roman" w:hAnsi="Times New Roman" w:cs="Times New Roman"/>
          <w:sz w:val="24"/>
          <w:szCs w:val="24"/>
          <w:lang w:val="en-US"/>
        </w:rPr>
        <w:t xml:space="preserve">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w:t>
      </w:r>
      <w:proofErr w:type="spellStart"/>
      <w:r w:rsidR="00462C12">
        <w:rPr>
          <w:rFonts w:ascii="Times New Roman" w:hAnsi="Times New Roman" w:cs="Times New Roman"/>
          <w:sz w:val="24"/>
          <w:szCs w:val="24"/>
          <w:lang w:val="en-US"/>
        </w:rPr>
        <w:t>Cacioppo</w:t>
      </w:r>
      <w:proofErr w:type="spellEnd"/>
      <w:r w:rsidR="00462C12">
        <w:rPr>
          <w:rFonts w:ascii="Times New Roman" w:hAnsi="Times New Roman" w:cs="Times New Roman"/>
          <w:sz w:val="24"/>
          <w:szCs w:val="24"/>
          <w:lang w:val="en-US"/>
        </w:rPr>
        <w:t xml:space="preserve">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F96AEC">
        <w:rPr>
          <w:rFonts w:ascii="Times New Roman" w:hAnsi="Times New Roman" w:cs="Times New Roman"/>
          <w:sz w:val="24"/>
          <w:szCs w:val="24"/>
          <w:lang w:val="en-US"/>
        </w:rPr>
        <w:t xml:space="preserve">did </w:t>
      </w:r>
      <w:r w:rsidR="00462C12">
        <w:rPr>
          <w:rFonts w:ascii="Times New Roman" w:hAnsi="Times New Roman" w:cs="Times New Roman"/>
          <w:sz w:val="24"/>
          <w:szCs w:val="24"/>
          <w:lang w:val="en-US"/>
        </w:rPr>
        <w:t xml:space="preserve">not find support for the claim that pain due to ostracism is similar to physical pain, as suggested by </w:t>
      </w:r>
      <w:proofErr w:type="spellStart"/>
      <w:r w:rsidR="00462C12">
        <w:rPr>
          <w:rFonts w:ascii="Times New Roman" w:hAnsi="Times New Roman" w:cs="Times New Roman"/>
          <w:sz w:val="24"/>
          <w:szCs w:val="24"/>
          <w:lang w:val="en-US"/>
        </w:rPr>
        <w:t>Eisenberger</w:t>
      </w:r>
      <w:proofErr w:type="spellEnd"/>
      <w:r w:rsidR="00462C12">
        <w:rPr>
          <w:rFonts w:ascii="Times New Roman" w:hAnsi="Times New Roman" w:cs="Times New Roman"/>
          <w:sz w:val="24"/>
          <w:szCs w:val="24"/>
          <w:lang w:val="en-US"/>
        </w:rPr>
        <w:t xml:space="preserve">, Lieberman, and Williams (2003). </w:t>
      </w:r>
    </w:p>
    <w:p w14:paraId="4345AE8D" w14:textId="7777777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different constructs,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 xml:space="preserve">We included only randomized experiments with between-subjects designs that involved the use of the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paradigm. The main reasons for these inclusion criteria are (1) to encompass the typical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experiment, (2) to assure study quality, and (3) to remove the need for within-subjects correction of effect sizes. These criteria were also used to ensure broad enough criteria to include as many studies as possible to test our hypotheses</w:t>
      </w:r>
      <w:del w:id="64" w:author="Ilja van Beest" w:date="2014-01-28T10:39:00Z">
        <w:r w:rsidR="000522A2" w:rsidRPr="000A7802" w:rsidDel="00EC5428">
          <w:rPr>
            <w:rFonts w:ascii="Times New Roman" w:hAnsi="Times New Roman" w:cs="Times New Roman"/>
            <w:sz w:val="24"/>
            <w:szCs w:val="24"/>
            <w:lang w:val="en-US"/>
          </w:rPr>
          <w:delText>, while maintaining study quality</w:delText>
        </w:r>
      </w:del>
      <w:r w:rsidR="000522A2" w:rsidRPr="00F70F0A">
        <w:rPr>
          <w:rFonts w:ascii="Times New Roman" w:hAnsi="Times New Roman" w:cs="Times New Roman"/>
          <w:sz w:val="24"/>
          <w:szCs w:val="24"/>
          <w:lang w:val="en-US"/>
        </w:rPr>
        <w:t xml:space="preserve">. </w:t>
      </w:r>
    </w:p>
    <w:p w14:paraId="634638A1"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17F7576D" w14:textId="00F996EE"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affect the average </w:t>
      </w:r>
      <w:r w:rsidRPr="00F70F0A">
        <w:rPr>
          <w:rFonts w:ascii="Times New Roman" w:hAnsi="Times New Roman" w:cs="Times New Roman"/>
          <w:sz w:val="24"/>
          <w:szCs w:val="24"/>
          <w:lang w:val="en-US"/>
        </w:rPr>
        <w:lastRenderedPageBreak/>
        <w:t xml:space="preserve">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06E1A966"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1A2C5565" w14:textId="190C3178"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6E6DC698" w14:textId="3322EE1B" w:rsidR="003B0002" w:rsidRDefault="00731737" w:rsidP="00C30555">
      <w:pPr>
        <w:spacing w:after="0" w:line="480" w:lineRule="auto"/>
        <w:rPr>
          <w:ins w:id="65" w:author="Ilja van Beest" w:date="2014-01-28T10:46:00Z"/>
          <w:rFonts w:ascii="Times New Roman" w:hAnsi="Times New Roman" w:cs="Times New Roman"/>
          <w:sz w:val="24"/>
          <w:szCs w:val="24"/>
          <w:lang w:val="en-US"/>
        </w:rPr>
      </w:pPr>
      <w:r w:rsidRPr="00F70F0A">
        <w:rPr>
          <w:rFonts w:ascii="Times New Roman" w:hAnsi="Times New Roman" w:cs="Times New Roman"/>
          <w:i/>
          <w:sz w:val="24"/>
          <w:szCs w:val="24"/>
          <w:lang w:val="en-US"/>
        </w:rPr>
        <w:tab/>
      </w:r>
      <w:commentRangeStart w:id="66"/>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commentRangeEnd w:id="66"/>
      <w:r w:rsidR="003B19FD">
        <w:rPr>
          <w:rStyle w:val="Verwijzingopmerking"/>
        </w:rPr>
        <w:commentReference w:id="66"/>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ins w:id="67" w:author="Ilja van Beest" w:date="2014-01-28T10:46:00Z">
        <w:r w:rsidR="003B0002">
          <w:rPr>
            <w:rFonts w:ascii="Times New Roman" w:hAnsi="Times New Roman" w:cs="Times New Roman"/>
            <w:sz w:val="24"/>
            <w:szCs w:val="24"/>
            <w:lang w:val="en-US"/>
          </w:rPr>
          <w:t xml:space="preserve">In addition, we assessed how structural aspects of </w:t>
        </w:r>
        <w:proofErr w:type="spellStart"/>
        <w:r w:rsidR="003B0002">
          <w:rPr>
            <w:rFonts w:ascii="Times New Roman" w:hAnsi="Times New Roman" w:cs="Times New Roman"/>
            <w:sz w:val="24"/>
            <w:szCs w:val="24"/>
            <w:lang w:val="en-US"/>
          </w:rPr>
          <w:t>Cyberball</w:t>
        </w:r>
        <w:proofErr w:type="spellEnd"/>
        <w:r w:rsidR="003B0002">
          <w:rPr>
            <w:rFonts w:ascii="Times New Roman" w:hAnsi="Times New Roman" w:cs="Times New Roman"/>
            <w:sz w:val="24"/>
            <w:szCs w:val="24"/>
            <w:lang w:val="en-US"/>
          </w:rPr>
          <w:t xml:space="preserve"> studies affect first and last measures. We …. </w:t>
        </w:r>
      </w:ins>
    </w:p>
    <w:p w14:paraId="40411F31" w14:textId="77777777" w:rsidR="003B0002" w:rsidRDefault="003B0002" w:rsidP="00C30555">
      <w:pPr>
        <w:spacing w:after="0" w:line="480" w:lineRule="auto"/>
        <w:rPr>
          <w:ins w:id="68" w:author="Ilja van Beest" w:date="2014-01-28T10:46:00Z"/>
          <w:rFonts w:ascii="Times New Roman" w:hAnsi="Times New Roman" w:cs="Times New Roman"/>
          <w:sz w:val="24"/>
          <w:szCs w:val="24"/>
          <w:lang w:val="en-US"/>
        </w:rPr>
      </w:pPr>
    </w:p>
    <w:p w14:paraId="31D4C508" w14:textId="0468B700" w:rsidR="0066375E" w:rsidRDefault="00130F58" w:rsidP="00C30555">
      <w:pPr>
        <w:spacing w:after="0" w:line="480" w:lineRule="auto"/>
        <w:rPr>
          <w:rFonts w:ascii="Times New Roman" w:hAnsi="Times New Roman" w:cs="Times New Roman"/>
          <w:sz w:val="24"/>
          <w:szCs w:val="24"/>
          <w:lang w:val="en-US"/>
        </w:rPr>
      </w:pPr>
      <w:r w:rsidRPr="00130F58">
        <w:rPr>
          <w:rFonts w:ascii="Times New Roman" w:hAnsi="Times New Roman" w:cs="Times New Roman"/>
          <w:sz w:val="24"/>
          <w:szCs w:val="24"/>
          <w:lang w:val="en-US"/>
        </w:rPr>
        <w:t xml:space="preserve">We consider structural aspects associated with </w:t>
      </w:r>
      <w:proofErr w:type="spellStart"/>
      <w:r>
        <w:rPr>
          <w:rFonts w:ascii="Times New Roman" w:hAnsi="Times New Roman" w:cs="Times New Roman"/>
          <w:sz w:val="24"/>
          <w:szCs w:val="24"/>
          <w:lang w:val="en-US"/>
        </w:rPr>
        <w:t>C</w:t>
      </w:r>
      <w:r w:rsidRPr="00130F58">
        <w:rPr>
          <w:rFonts w:ascii="Times New Roman" w:hAnsi="Times New Roman" w:cs="Times New Roman"/>
          <w:sz w:val="24"/>
          <w:szCs w:val="24"/>
          <w:lang w:val="en-US"/>
        </w:rPr>
        <w:t>yberball</w:t>
      </w:r>
      <w:proofErr w:type="spellEnd"/>
      <w:ins w:id="69" w:author="Ilja van Beest" w:date="2014-01-28T10:40:00Z">
        <w:r w:rsidR="003B19FD">
          <w:rPr>
            <w:rFonts w:ascii="Times New Roman" w:hAnsi="Times New Roman" w:cs="Times New Roman"/>
            <w:sz w:val="24"/>
            <w:szCs w:val="24"/>
            <w:lang w:val="en-US"/>
          </w:rPr>
          <w:t xml:space="preserve">. We assessed whether it country of origin in which the study was conducted would impact </w:t>
        </w:r>
        <w:proofErr w:type="spellStart"/>
        <w:r w:rsidR="003B19FD">
          <w:rPr>
            <w:rFonts w:ascii="Times New Roman" w:hAnsi="Times New Roman" w:cs="Times New Roman"/>
            <w:sz w:val="24"/>
            <w:szCs w:val="24"/>
            <w:lang w:val="en-US"/>
          </w:rPr>
          <w:t>cyberball</w:t>
        </w:r>
        <w:proofErr w:type="spellEnd"/>
        <w:r w:rsidR="003B19FD">
          <w:rPr>
            <w:rFonts w:ascii="Times New Roman" w:hAnsi="Times New Roman" w:cs="Times New Roman"/>
            <w:sz w:val="24"/>
            <w:szCs w:val="24"/>
            <w:lang w:val="en-US"/>
          </w:rPr>
          <w:t xml:space="preserve"> experience. We assessed. </w:t>
        </w:r>
      </w:ins>
      <w:del w:id="70" w:author="Ilja van Beest" w:date="2014-01-28T10:40:00Z">
        <w:r w:rsidRPr="00130F58" w:rsidDel="003B19FD">
          <w:rPr>
            <w:rFonts w:ascii="Times New Roman" w:hAnsi="Times New Roman" w:cs="Times New Roman"/>
            <w:sz w:val="24"/>
            <w:szCs w:val="24"/>
            <w:lang w:val="en-US"/>
          </w:rPr>
          <w:delText xml:space="preserve"> </w:delText>
        </w:r>
      </w:del>
      <w:r w:rsidRPr="00130F58">
        <w:rPr>
          <w:rFonts w:ascii="Times New Roman" w:hAnsi="Times New Roman" w:cs="Times New Roman"/>
          <w:sz w:val="24"/>
          <w:szCs w:val="24"/>
          <w:lang w:val="en-US"/>
        </w:rPr>
        <w:t>(</w:t>
      </w:r>
      <w:r w:rsidR="0066375E">
        <w:rPr>
          <w:rFonts w:ascii="Times New Roman" w:hAnsi="Times New Roman" w:cs="Times New Roman"/>
          <w:sz w:val="24"/>
          <w:szCs w:val="24"/>
          <w:lang w:val="en-US"/>
        </w:rPr>
        <w:t>e.g</w:t>
      </w:r>
      <w:r w:rsidRPr="00130F58">
        <w:rPr>
          <w:rFonts w:ascii="Times New Roman" w:hAnsi="Times New Roman" w:cs="Times New Roman"/>
          <w:sz w:val="24"/>
          <w:szCs w:val="24"/>
          <w:lang w:val="en-US"/>
        </w:rPr>
        <w:t xml:space="preserve">., number of ball tosses, number of </w:t>
      </w:r>
      <w:proofErr w:type="spellStart"/>
      <w:r>
        <w:rPr>
          <w:rFonts w:ascii="Times New Roman" w:hAnsi="Times New Roman" w:cs="Times New Roman"/>
          <w:sz w:val="24"/>
          <w:szCs w:val="24"/>
          <w:lang w:val="en-US"/>
        </w:rPr>
        <w:t>C</w:t>
      </w:r>
      <w:r w:rsidRPr="00130F58">
        <w:rPr>
          <w:rFonts w:ascii="Times New Roman" w:hAnsi="Times New Roman" w:cs="Times New Roman"/>
          <w:sz w:val="24"/>
          <w:szCs w:val="24"/>
          <w:lang w:val="en-US"/>
        </w:rPr>
        <w:t>yberball</w:t>
      </w:r>
      <w:proofErr w:type="spellEnd"/>
      <w:r w:rsidRPr="00130F58">
        <w:rPr>
          <w:rFonts w:ascii="Times New Roman" w:hAnsi="Times New Roman" w:cs="Times New Roman"/>
          <w:sz w:val="24"/>
          <w:szCs w:val="24"/>
          <w:lang w:val="en-US"/>
        </w:rPr>
        <w:t xml:space="preserve"> players, gender of participant</w:t>
      </w:r>
      <w:r w:rsidR="00817422">
        <w:rPr>
          <w:rFonts w:ascii="Times New Roman" w:hAnsi="Times New Roman" w:cs="Times New Roman"/>
          <w:sz w:val="24"/>
          <w:szCs w:val="24"/>
          <w:lang w:val="en-US"/>
        </w:rPr>
        <w:t>s</w:t>
      </w:r>
      <w:r w:rsidRPr="00130F58">
        <w:rPr>
          <w:rFonts w:ascii="Times New Roman" w:hAnsi="Times New Roman" w:cs="Times New Roman"/>
          <w:sz w:val="24"/>
          <w:szCs w:val="24"/>
          <w:lang w:val="en-US"/>
        </w:rPr>
        <w:t>, etc</w:t>
      </w:r>
      <w:r>
        <w:rPr>
          <w:rFonts w:ascii="Times New Roman" w:hAnsi="Times New Roman" w:cs="Times New Roman"/>
          <w:sz w:val="24"/>
          <w:szCs w:val="24"/>
          <w:lang w:val="en-US"/>
        </w:rPr>
        <w:t>.</w:t>
      </w:r>
      <w:r w:rsidRPr="00130F58">
        <w:rPr>
          <w:rFonts w:ascii="Times New Roman" w:hAnsi="Times New Roman" w:cs="Times New Roman"/>
          <w:sz w:val="24"/>
          <w:szCs w:val="24"/>
          <w:lang w:val="en-US"/>
        </w:rPr>
        <w:t xml:space="preserve">) and </w:t>
      </w:r>
      <w:r w:rsidRPr="00130F58">
        <w:rPr>
          <w:rFonts w:ascii="Times New Roman" w:hAnsi="Times New Roman" w:cs="Times New Roman"/>
          <w:sz w:val="24"/>
          <w:szCs w:val="24"/>
          <w:lang w:val="en-US"/>
        </w:rPr>
        <w:lastRenderedPageBreak/>
        <w:t>differences between dependent variables</w:t>
      </w:r>
      <w:r w:rsidR="0066375E">
        <w:rPr>
          <w:rFonts w:ascii="Times New Roman" w:hAnsi="Times New Roman" w:cs="Times New Roman"/>
          <w:sz w:val="24"/>
          <w:szCs w:val="24"/>
          <w:lang w:val="en-US"/>
        </w:rPr>
        <w:t xml:space="preserve"> for moderation and robustness, respectively</w:t>
      </w:r>
      <w:r w:rsidRPr="00130F5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p>
    <w:p w14:paraId="4A97865E" w14:textId="03D29177"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we include</w:t>
      </w:r>
      <w:r w:rsidR="00AA61E5">
        <w:rPr>
          <w:rFonts w:ascii="Times New Roman" w:hAnsi="Times New Roman" w:cs="Times New Roman"/>
          <w:sz w:val="24"/>
          <w:szCs w:val="24"/>
          <w:lang w:val="en-US"/>
        </w:rPr>
        <w:t>d</w:t>
      </w:r>
      <w:r w:rsidR="00063027">
        <w:rPr>
          <w:rFonts w:ascii="Times New Roman" w:hAnsi="Times New Roman" w:cs="Times New Roman"/>
          <w:sz w:val="24"/>
          <w:szCs w:val="24"/>
          <w:lang w:val="en-US"/>
        </w:rPr>
        <w:t xml:space="preserve"> </w:t>
      </w:r>
      <w:r w:rsidR="0001626A">
        <w:rPr>
          <w:rFonts w:ascii="Times New Roman" w:hAnsi="Times New Roman" w:cs="Times New Roman"/>
          <w:sz w:val="24"/>
          <w:szCs w:val="24"/>
          <w:lang w:val="en-US"/>
        </w:rPr>
        <w:t>a variable which gives a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excluded,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320AA269" w14:textId="2909F309"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w:t>
      </w:r>
      <w:commentRangeStart w:id="71"/>
      <w:r w:rsidRPr="00F70F0A">
        <w:rPr>
          <w:rFonts w:ascii="Times New Roman" w:hAnsi="Times New Roman" w:cs="Times New Roman"/>
          <w:sz w:val="24"/>
          <w:szCs w:val="24"/>
          <w:lang w:val="en-US"/>
        </w:rPr>
        <w:t>measures</w:t>
      </w:r>
      <w:commentRangeEnd w:id="71"/>
      <w:r w:rsidR="003B0002">
        <w:rPr>
          <w:rStyle w:val="Verwijzingopmerking"/>
        </w:rPr>
        <w:commentReference w:id="71"/>
      </w:r>
      <w:r w:rsidRPr="00F70F0A">
        <w:rPr>
          <w:rFonts w:ascii="Times New Roman" w:hAnsi="Times New Roman" w:cs="Times New Roman"/>
          <w:sz w:val="24"/>
          <w:szCs w:val="24"/>
          <w:lang w:val="en-US"/>
        </w:rPr>
        <w:t xml:space="preserve">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(see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&amp; Williams, 2006; Williams et al., 2000; Zadro, Williams, &amp; Richardson, 2004)</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w:t>
      </w:r>
      <w:r>
        <w:rPr>
          <w:rFonts w:ascii="Times New Roman" w:hAnsi="Times New Roman" w:cs="Times New Roman"/>
          <w:sz w:val="24"/>
          <w:szCs w:val="24"/>
          <w:lang w:val="en-US"/>
        </w:rPr>
        <w:lastRenderedPageBreak/>
        <w:t>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are self-reported hostile feelings and donation behavior, respectively.</w:t>
      </w:r>
      <w:r w:rsidRPr="00F70F0A">
        <w:rPr>
          <w:rFonts w:ascii="Times New Roman" w:hAnsi="Times New Roman" w:cs="Times New Roman"/>
          <w:sz w:val="24"/>
          <w:szCs w:val="24"/>
          <w:lang w:val="en-US"/>
        </w:rPr>
        <w:t xml:space="preserve"> </w:t>
      </w:r>
      <w:r w:rsidR="00480E89">
        <w:rPr>
          <w:rFonts w:ascii="Times New Roman" w:hAnsi="Times New Roman" w:cs="Times New Roman"/>
          <w:sz w:val="24"/>
          <w:szCs w:val="24"/>
          <w:lang w:val="en-US"/>
        </w:rPr>
        <w:t>So</w:t>
      </w:r>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5D055CF3" w14:textId="64AFA7A2"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coded whether the first- and last measure included was immediate (i.e., questions relating to during the game) or delayed (i.e., questions relating to after the game).</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delayed.</w:t>
      </w:r>
      <w:r w:rsidR="009E759C">
        <w:rPr>
          <w:rFonts w:ascii="Times New Roman" w:hAnsi="Times New Roman" w:cs="Times New Roman"/>
          <w:sz w:val="24"/>
          <w:szCs w:val="24"/>
          <w:lang w:val="en-US"/>
        </w:rPr>
        <w:t xml:space="preserve"> </w:t>
      </w:r>
    </w:p>
    <w:p w14:paraId="31CBC912" w14:textId="41BED90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71ED7581"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3DC1B805"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4BBD6FDB" w14:textId="77777777" w:rsidR="00F961BE" w:rsidRDefault="006D3CB4" w:rsidP="00F961BE">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3800A3">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only considered experiments </w:t>
      </w:r>
      <w:r w:rsidR="00731737"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sidR="00731737">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 xml:space="preserve">Within-subject designs were excluded, </w:t>
      </w:r>
      <w:r>
        <w:rPr>
          <w:rFonts w:ascii="Times New Roman" w:hAnsi="Times New Roman" w:cs="Times New Roman"/>
          <w:sz w:val="24"/>
          <w:szCs w:val="24"/>
          <w:lang w:val="en-US"/>
        </w:rPr>
        <w:t xml:space="preserve">because </w:t>
      </w:r>
      <w:r w:rsidR="00F961BE" w:rsidRPr="00F70F0A">
        <w:rPr>
          <w:rFonts w:ascii="Times New Roman" w:hAnsi="Times New Roman" w:cs="Times New Roman"/>
          <w:sz w:val="24"/>
          <w:szCs w:val="24"/>
          <w:lang w:val="en-US"/>
        </w:rPr>
        <w:t>most within-subjects 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neuro</w:t>
      </w:r>
      <w:r w:rsidR="00F961BE" w:rsidRPr="00F70F0A">
        <w:rPr>
          <w:rFonts w:ascii="Times New Roman" w:hAnsi="Times New Roman" w:cs="Times New Roman"/>
          <w:sz w:val="24"/>
          <w:szCs w:val="24"/>
          <w:lang w:val="en-US"/>
        </w:rPr>
        <w:t>physiological measurements such as fMRI that</w:t>
      </w:r>
      <w:r w:rsidR="00F961BE">
        <w:rPr>
          <w:rFonts w:ascii="Times New Roman" w:hAnsi="Times New Roman" w:cs="Times New Roman"/>
          <w:sz w:val="24"/>
          <w:szCs w:val="24"/>
          <w:lang w:val="en-US"/>
        </w:rPr>
        <w:t xml:space="preserve"> are beyond the scope of this meta-analysis (see </w:t>
      </w:r>
      <w:proofErr w:type="spellStart"/>
      <w:r w:rsidR="00F961BE" w:rsidRPr="00F70F0A">
        <w:rPr>
          <w:rFonts w:ascii="Times New Roman" w:hAnsi="Times New Roman" w:cs="Times New Roman"/>
          <w:sz w:val="24"/>
          <w:szCs w:val="24"/>
          <w:lang w:val="en-US"/>
        </w:rPr>
        <w:t>Cacioppo</w:t>
      </w:r>
      <w:proofErr w:type="spellEnd"/>
      <w:r w:rsidR="00F961BE" w:rsidRPr="00F70F0A">
        <w:rPr>
          <w:rFonts w:ascii="Times New Roman" w:hAnsi="Times New Roman" w:cs="Times New Roman"/>
          <w:sz w:val="24"/>
          <w:szCs w:val="24"/>
          <w:lang w:val="en-US"/>
        </w:rPr>
        <w:t>, et. al, 2013)</w:t>
      </w:r>
      <w:r w:rsidR="00F961BE">
        <w:rPr>
          <w:rFonts w:ascii="Times New Roman" w:hAnsi="Times New Roman" w:cs="Times New Roman"/>
          <w:sz w:val="24"/>
          <w:szCs w:val="24"/>
          <w:lang w:val="en-US"/>
        </w:rPr>
        <w:t xml:space="preserve">. </w:t>
      </w:r>
      <w:r>
        <w:rPr>
          <w:rFonts w:ascii="Times New Roman" w:hAnsi="Times New Roman" w:cs="Times New Roman"/>
          <w:sz w:val="24"/>
          <w:szCs w:val="24"/>
          <w:lang w:val="en-US"/>
        </w:rPr>
        <w:t>Also</w:t>
      </w:r>
      <w:r w:rsidR="00F961BE">
        <w:rPr>
          <w:rFonts w:ascii="Times New Roman" w:hAnsi="Times New Roman" w:cs="Times New Roman"/>
          <w:sz w:val="24"/>
          <w:szCs w:val="24"/>
          <w:lang w:val="en-US"/>
        </w:rPr>
        <w:t xml:space="preserve">, meta-analyses of </w:t>
      </w:r>
      <w:r w:rsidR="00F961BE">
        <w:rPr>
          <w:rFonts w:ascii="Times New Roman" w:hAnsi="Times New Roman" w:cs="Times New Roman"/>
          <w:sz w:val="24"/>
          <w:szCs w:val="24"/>
          <w:lang w:val="en-US"/>
        </w:rPr>
        <w:lastRenderedPageBreak/>
        <w:t>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3D790ECF" w14:textId="1A2A0428"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F961BE">
        <w:rPr>
          <w:rFonts w:ascii="Times New Roman" w:hAnsi="Times New Roman" w:cs="Times New Roman"/>
          <w:sz w:val="24"/>
          <w:szCs w:val="24"/>
          <w:lang w:val="en-US"/>
        </w:rPr>
        <w:t xml:space="preserve">experiments </w:t>
      </w:r>
      <w:r w:rsidR="00731737">
        <w:rPr>
          <w:rFonts w:ascii="Times New Roman" w:hAnsi="Times New Roman" w:cs="Times New Roman"/>
          <w:sz w:val="24"/>
          <w:szCs w:val="24"/>
          <w:lang w:val="en-US"/>
        </w:rPr>
        <w:t xml:space="preserve">were required to have a factor that manipulated number of </w:t>
      </w:r>
      <w:r w:rsidR="00151D65">
        <w:rPr>
          <w:rFonts w:ascii="Times New Roman" w:hAnsi="Times New Roman" w:cs="Times New Roman"/>
          <w:sz w:val="24"/>
          <w:szCs w:val="24"/>
          <w:lang w:val="en-US"/>
        </w:rPr>
        <w:t xml:space="preserve">virtual </w:t>
      </w:r>
      <w:r w:rsidR="00731737">
        <w:rPr>
          <w:rFonts w:ascii="Times New Roman" w:hAnsi="Times New Roman" w:cs="Times New Roman"/>
          <w:sz w:val="24"/>
          <w:szCs w:val="24"/>
          <w:lang w:val="en-US"/>
        </w:rPr>
        <w:t>ball tosses obtained by the participants. For this ostracism factor we only considered the condition in which participants were ostracized by all other participants</w:t>
      </w:r>
      <w:r w:rsidR="00DC4FBB">
        <w:rPr>
          <w:rFonts w:ascii="Times New Roman" w:hAnsi="Times New Roman" w:cs="Times New Roman"/>
          <w:sz w:val="24"/>
          <w:szCs w:val="24"/>
          <w:lang w:val="en-US"/>
        </w:rPr>
        <w:t xml:space="preserve"> and</w:t>
      </w:r>
      <w:r w:rsidR="00731737">
        <w:rPr>
          <w:rFonts w:ascii="Times New Roman" w:hAnsi="Times New Roman" w:cs="Times New Roman"/>
          <w:sz w:val="24"/>
          <w:szCs w:val="24"/>
          <w:lang w:val="en-US"/>
        </w:rPr>
        <w:t xml:space="preserve">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sidR="00F961BE">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sidR="00F961BE">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sidR="00F961BE">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when</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participants</w:t>
      </w:r>
      <w:r>
        <w:rPr>
          <w:rFonts w:ascii="Times New Roman" w:hAnsi="Times New Roman" w:cs="Times New Roman"/>
          <w:sz w:val="24"/>
          <w:szCs w:val="24"/>
          <w:lang w:val="en-US"/>
        </w:rPr>
        <w:t xml:space="preserve"> were grouped</w:t>
      </w:r>
      <w:r w:rsidR="00731737" w:rsidRPr="00F70F0A">
        <w:rPr>
          <w:rFonts w:ascii="Times New Roman" w:hAnsi="Times New Roman" w:cs="Times New Roman"/>
          <w:sz w:val="24"/>
          <w:szCs w:val="24"/>
          <w:lang w:val="en-US"/>
        </w:rPr>
        <w:t xml:space="preserve"> into high- and low neuroticism groups based on a continuous measure of neuroticism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593A23"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we used pooled means and standard deviations across these two groups, reducing the design to an ostracism/inclusion design.</w:t>
      </w:r>
    </w:p>
    <w:p w14:paraId="6839E467" w14:textId="5198BFF4"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proofErr w:type="spellStart"/>
      <w:r w:rsidR="0004634D" w:rsidRPr="00F70F0A">
        <w:rPr>
          <w:rFonts w:ascii="Times New Roman" w:hAnsi="Times New Roman" w:cs="Times New Roman"/>
          <w:sz w:val="24"/>
          <w:szCs w:val="24"/>
          <w:lang w:val="en-US"/>
        </w:rPr>
        <w:t>Cyberball</w:t>
      </w:r>
      <w:proofErr w:type="spellEnd"/>
      <w:r w:rsidR="0004634D" w:rsidRPr="00F70F0A">
        <w:rPr>
          <w:rFonts w:ascii="Times New Roman" w:hAnsi="Times New Roman" w:cs="Times New Roman"/>
          <w:sz w:val="24"/>
          <w:szCs w:val="24"/>
          <w:lang w:val="en-US"/>
        </w:rPr>
        <w:t xml:space="preserve">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w:t>
      </w:r>
      <w:r w:rsidR="001D140B">
        <w:rPr>
          <w:rFonts w:ascii="Times New Roman" w:hAnsi="Times New Roman" w:cs="Times New Roman"/>
          <w:sz w:val="24"/>
          <w:szCs w:val="24"/>
          <w:lang w:val="en-US"/>
        </w:rPr>
        <w:lastRenderedPageBreak/>
        <w:t xml:space="preserve">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0FFC2F05"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58A47FFF" w14:textId="10A2EB95"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 xml:space="preserve">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39CF47C8" w14:textId="40A5954E"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w:t>
      </w:r>
      <w:proofErr w:type="spellStart"/>
      <w:r w:rsidRPr="00F70F0A">
        <w:rPr>
          <w:rFonts w:ascii="Times New Roman" w:hAnsi="Times New Roman" w:cs="Times New Roman"/>
          <w:sz w:val="24"/>
          <w:szCs w:val="24"/>
          <w:lang w:val="en-US"/>
        </w:rPr>
        <w:t>ScienceDirect</w:t>
      </w:r>
      <w:proofErr w:type="spellEnd"/>
      <w:r w:rsidRPr="00F70F0A">
        <w:rPr>
          <w:rFonts w:ascii="Times New Roman" w:hAnsi="Times New Roman" w:cs="Times New Roman"/>
          <w:sz w:val="24"/>
          <w:szCs w:val="24"/>
          <w:lang w:val="en-US"/>
        </w:rPr>
        <w:t xml:space="preserve"> and </w:t>
      </w:r>
      <w:proofErr w:type="spellStart"/>
      <w:r w:rsidRPr="00F70F0A">
        <w:rPr>
          <w:rFonts w:ascii="Times New Roman" w:hAnsi="Times New Roman" w:cs="Times New Roman"/>
          <w:sz w:val="24"/>
          <w:szCs w:val="24"/>
          <w:lang w:val="en-US"/>
        </w:rPr>
        <w:t>Worldcat</w:t>
      </w:r>
      <w:proofErr w:type="spellEnd"/>
      <w:r w:rsidR="009E05F5">
        <w:rPr>
          <w:rFonts w:ascii="Times New Roman" w:hAnsi="Times New Roman" w:cs="Times New Roman"/>
          <w:sz w:val="24"/>
          <w:szCs w:val="24"/>
          <w:lang w:val="en-US"/>
        </w:rPr>
        <w:t xml:space="preserve"> using the sources from Tilburg University</w:t>
      </w:r>
      <w:r w:rsidRPr="00F70F0A">
        <w:rPr>
          <w:rFonts w:ascii="Times New Roman" w:hAnsi="Times New Roman" w:cs="Times New Roman"/>
          <w:sz w:val="24"/>
          <w:szCs w:val="24"/>
          <w:lang w:val="en-US"/>
        </w:rPr>
        <w:t xml:space="preserve">. The first three cover only published articles, whereas </w:t>
      </w:r>
      <w:proofErr w:type="spellStart"/>
      <w:r w:rsidRPr="00F70F0A">
        <w:rPr>
          <w:rFonts w:ascii="Times New Roman" w:hAnsi="Times New Roman" w:cs="Times New Roman"/>
          <w:sz w:val="24"/>
          <w:szCs w:val="24"/>
          <w:lang w:val="en-US"/>
        </w:rPr>
        <w:t>Worldcat</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w:t>
      </w:r>
      <w:proofErr w:type="spellStart"/>
      <w:r w:rsidR="009E05F5">
        <w:rPr>
          <w:rFonts w:ascii="Times New Roman" w:hAnsi="Times New Roman" w:cs="Times New Roman"/>
          <w:sz w:val="24"/>
          <w:szCs w:val="24"/>
          <w:lang w:val="en-US"/>
        </w:rPr>
        <w:t>PsycINFO</w:t>
      </w:r>
      <w:proofErr w:type="spellEnd"/>
      <w:r w:rsidR="009E05F5">
        <w:rPr>
          <w:rFonts w:ascii="Times New Roman" w:hAnsi="Times New Roman" w:cs="Times New Roman"/>
          <w:sz w:val="24"/>
          <w:szCs w:val="24"/>
          <w:lang w:val="en-US"/>
        </w:rPr>
        <w:t xml:space="preserve"> database</w:t>
      </w:r>
      <w:r w:rsidRPr="00F70F0A">
        <w:rPr>
          <w:rFonts w:ascii="Times New Roman" w:hAnsi="Times New Roman" w:cs="Times New Roman"/>
          <w:sz w:val="24"/>
          <w:szCs w:val="24"/>
          <w:lang w:val="en-US"/>
        </w:rPr>
        <w:t>. All these databases were searched with the keywords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“ball-tossing” and “ball AND </w:t>
      </w:r>
      <w:proofErr w:type="spellStart"/>
      <w:r w:rsidRPr="00F70F0A">
        <w:rPr>
          <w:rFonts w:ascii="Times New Roman" w:hAnsi="Times New Roman" w:cs="Times New Roman"/>
          <w:sz w:val="24"/>
          <w:szCs w:val="24"/>
          <w:lang w:val="en-US"/>
        </w:rPr>
        <w:t>ostraci</w:t>
      </w:r>
      <w:proofErr w:type="spellEnd"/>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w:t>
      </w:r>
      <w:proofErr w:type="spellStart"/>
      <w:r w:rsidRPr="00F70F0A">
        <w:rPr>
          <w:rFonts w:ascii="Times New Roman" w:hAnsi="Times New Roman" w:cs="Times New Roman"/>
          <w:sz w:val="24"/>
          <w:szCs w:val="24"/>
          <w:lang w:val="en-US"/>
        </w:rPr>
        <w:t>exclu</w:t>
      </w:r>
      <w:proofErr w:type="spellEnd"/>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This 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60019DF1" w14:textId="2A8A1D09"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39152209" w14:textId="437CAF0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Kip Williams keeps a 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r w:rsidR="0025295A">
        <w:rPr>
          <w:rFonts w:ascii="Times New Roman" w:hAnsi="Times New Roman" w:cs="Times New Roman"/>
          <w:sz w:val="24"/>
          <w:szCs w:val="24"/>
          <w:lang w:val="en-US"/>
        </w:rPr>
        <w:t>2013</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AC773EE" w14:textId="59105AD6"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“ball-tossing”, which yielded 85 hits of which 25 were saved for coding. SPSP conference abstracts from 2006 through 2013 were searched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additional studies. Pooled, the personal communication and the conference abstracts yielded 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50B7684C" w14:textId="23C377A3"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272908B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6C4158C2" w14:textId="13BFFD02" w:rsidR="00E76D2C" w:rsidRPr="00F70F0A" w:rsidRDefault="00731737" w:rsidP="00F84C5C">
      <w:pPr>
        <w:spacing w:after="0" w:line="480" w:lineRule="auto"/>
        <w:ind w:firstLine="708"/>
        <w:rPr>
          <w:rFonts w:ascii="Times New Roman" w:hAnsi="Times New Roman" w:cs="Times New Roman"/>
          <w:sz w:val="24"/>
          <w:szCs w:val="24"/>
          <w:lang w:val="en-US"/>
        </w:rPr>
        <w:pPrChange w:id="72" w:author="Ilja van Beest" w:date="2014-01-28T11:02:00Z">
          <w:pPr>
            <w:spacing w:after="0" w:line="480" w:lineRule="auto"/>
            <w:ind w:firstLine="708"/>
          </w:pPr>
        </w:pPrChange>
      </w:pPr>
      <w:r w:rsidRPr="00F70F0A">
        <w:rPr>
          <w:rFonts w:ascii="Times New Roman" w:hAnsi="Times New Roman" w:cs="Times New Roman"/>
          <w:sz w:val="24"/>
          <w:szCs w:val="24"/>
          <w:lang w:val="en-US"/>
        </w:rPr>
        <w:t>The first author coded all the studies</w:t>
      </w:r>
      <w:ins w:id="73" w:author="Ilja van Beest" w:date="2014-01-28T11:01:00Z">
        <w:r w:rsidR="009A1674">
          <w:rPr>
            <w:rFonts w:ascii="Times New Roman" w:hAnsi="Times New Roman" w:cs="Times New Roman"/>
            <w:sz w:val="24"/>
            <w:szCs w:val="24"/>
            <w:lang w:val="en-US"/>
          </w:rPr>
          <w:t xml:space="preserve"> and conducted all the </w:t>
        </w:r>
        <w:proofErr w:type="spellStart"/>
        <w:r w:rsidR="009A1674">
          <w:rPr>
            <w:rFonts w:ascii="Times New Roman" w:hAnsi="Times New Roman" w:cs="Times New Roman"/>
            <w:sz w:val="24"/>
            <w:szCs w:val="24"/>
            <w:lang w:val="en-US"/>
          </w:rPr>
          <w:t>analyes</w:t>
        </w:r>
      </w:ins>
      <w:proofErr w:type="spellEnd"/>
      <w:r w:rsidR="009638AE">
        <w:rPr>
          <w:rFonts w:ascii="Times New Roman" w:hAnsi="Times New Roman" w:cs="Times New Roman"/>
          <w:sz w:val="24"/>
          <w:szCs w:val="24"/>
          <w:lang w:val="en-US"/>
        </w:rPr>
        <w:t xml:space="preserve">. </w:t>
      </w:r>
      <w:moveFromRangeStart w:id="74" w:author="Ilja van Beest" w:date="2014-01-28T10:59:00Z" w:name="move252526072"/>
      <w:moveFrom w:id="75" w:author="Ilja van Beest" w:date="2014-01-28T10:59:00Z">
        <w:r w:rsidR="009638AE" w:rsidDel="009A1674">
          <w:rPr>
            <w:rFonts w:ascii="Times New Roman" w:hAnsi="Times New Roman" w:cs="Times New Roman"/>
            <w:sz w:val="24"/>
            <w:szCs w:val="24"/>
            <w:lang w:val="en-US"/>
          </w:rPr>
          <w:t>T</w:t>
        </w:r>
        <w:r w:rsidRPr="00F70F0A" w:rsidDel="009A1674">
          <w:rPr>
            <w:rFonts w:ascii="Times New Roman" w:hAnsi="Times New Roman" w:cs="Times New Roman"/>
            <w:sz w:val="24"/>
            <w:szCs w:val="24"/>
            <w:lang w:val="en-US"/>
          </w:rPr>
          <w:t xml:space="preserve">he second- and third author checked the coding for a subsample of studies. </w:t>
        </w:r>
      </w:moveFrom>
      <w:moveFromRangeEnd w:id="74"/>
      <w:r w:rsidR="007B79EA">
        <w:rPr>
          <w:rFonts w:ascii="Times New Roman" w:hAnsi="Times New Roman" w:cs="Times New Roman"/>
          <w:sz w:val="24"/>
          <w:szCs w:val="24"/>
          <w:lang w:val="en-US"/>
        </w:rPr>
        <w:t xml:space="preserve">The </w:t>
      </w:r>
      <w:ins w:id="76" w:author="Ilja van Beest" w:date="2014-01-28T10:59:00Z">
        <w:r w:rsidR="009A1674">
          <w:rPr>
            <w:rFonts w:ascii="Times New Roman" w:hAnsi="Times New Roman" w:cs="Times New Roman"/>
            <w:sz w:val="24"/>
            <w:szCs w:val="24"/>
            <w:lang w:val="en-US"/>
          </w:rPr>
          <w:t xml:space="preserve">third author double-checked a subset of all studies, the </w:t>
        </w:r>
      </w:ins>
      <w:r w:rsidR="007B79EA">
        <w:rPr>
          <w:rFonts w:ascii="Times New Roman" w:hAnsi="Times New Roman" w:cs="Times New Roman"/>
          <w:sz w:val="24"/>
          <w:szCs w:val="24"/>
          <w:lang w:val="en-US"/>
        </w:rPr>
        <w:t xml:space="preserve">second </w:t>
      </w:r>
      <w:r w:rsidR="00114AA5">
        <w:rPr>
          <w:rFonts w:ascii="Times New Roman" w:hAnsi="Times New Roman" w:cs="Times New Roman"/>
          <w:sz w:val="24"/>
          <w:szCs w:val="24"/>
          <w:lang w:val="en-US"/>
        </w:rPr>
        <w:t xml:space="preserve">author double-checked all 52 studies that entailed a </w:t>
      </w:r>
      <w:r w:rsidR="00114AA5">
        <w:rPr>
          <w:rFonts w:ascii="Times New Roman" w:hAnsi="Times New Roman" w:cs="Times New Roman"/>
          <w:sz w:val="24"/>
          <w:szCs w:val="24"/>
          <w:lang w:val="en-US"/>
        </w:rPr>
        <w:lastRenderedPageBreak/>
        <w:t xml:space="preserve">full two-by-two design. </w:t>
      </w:r>
      <w:ins w:id="77" w:author="Ilja van Beest" w:date="2014-01-28T11:01:00Z">
        <w:r w:rsidR="009A1674">
          <w:rPr>
            <w:rFonts w:ascii="Times New Roman" w:hAnsi="Times New Roman" w:cs="Times New Roman"/>
            <w:sz w:val="24"/>
            <w:szCs w:val="24"/>
            <w:lang w:val="en-US"/>
          </w:rPr>
          <w:t xml:space="preserve">The </w:t>
        </w:r>
      </w:ins>
      <w:moveToRangeStart w:id="78" w:author="Ilja van Beest" w:date="2014-01-28T10:59:00Z" w:name="move252526072"/>
      <w:moveTo w:id="79" w:author="Ilja van Beest" w:date="2014-01-28T10:59:00Z">
        <w:del w:id="80" w:author="Ilja van Beest" w:date="2014-01-28T11:01:00Z">
          <w:r w:rsidR="009A1674" w:rsidDel="009A1674">
            <w:rPr>
              <w:rFonts w:ascii="Times New Roman" w:hAnsi="Times New Roman" w:cs="Times New Roman"/>
              <w:sz w:val="24"/>
              <w:szCs w:val="24"/>
              <w:lang w:val="en-US"/>
            </w:rPr>
            <w:delText>T</w:delText>
          </w:r>
          <w:r w:rsidR="009A1674" w:rsidRPr="00F70F0A" w:rsidDel="009A1674">
            <w:rPr>
              <w:rFonts w:ascii="Times New Roman" w:hAnsi="Times New Roman" w:cs="Times New Roman"/>
              <w:sz w:val="24"/>
              <w:szCs w:val="24"/>
              <w:lang w:val="en-US"/>
            </w:rPr>
            <w:delText xml:space="preserve">he second- and </w:delText>
          </w:r>
        </w:del>
        <w:r w:rsidR="009A1674" w:rsidRPr="00F70F0A">
          <w:rPr>
            <w:rFonts w:ascii="Times New Roman" w:hAnsi="Times New Roman" w:cs="Times New Roman"/>
            <w:sz w:val="24"/>
            <w:szCs w:val="24"/>
            <w:lang w:val="en-US"/>
          </w:rPr>
          <w:t xml:space="preserve">third author checked </w:t>
        </w:r>
        <w:del w:id="81" w:author="Ilja van Beest" w:date="2014-01-28T11:01:00Z">
          <w:r w:rsidR="009A1674" w:rsidRPr="00F70F0A" w:rsidDel="009A1674">
            <w:rPr>
              <w:rFonts w:ascii="Times New Roman" w:hAnsi="Times New Roman" w:cs="Times New Roman"/>
              <w:sz w:val="24"/>
              <w:szCs w:val="24"/>
              <w:lang w:val="en-US"/>
            </w:rPr>
            <w:delText>the coding for</w:delText>
          </w:r>
        </w:del>
      </w:moveTo>
      <w:ins w:id="82" w:author="Ilja van Beest" w:date="2014-01-28T11:01:00Z">
        <w:r w:rsidR="009A1674">
          <w:rPr>
            <w:rFonts w:ascii="Times New Roman" w:hAnsi="Times New Roman" w:cs="Times New Roman"/>
            <w:sz w:val="24"/>
            <w:szCs w:val="24"/>
            <w:lang w:val="en-US"/>
          </w:rPr>
          <w:t>and reran the R-code of all analyses</w:t>
        </w:r>
      </w:ins>
      <w:moveTo w:id="83" w:author="Ilja van Beest" w:date="2014-01-28T10:59:00Z">
        <w:del w:id="84" w:author="Ilja van Beest" w:date="2014-01-28T11:01:00Z">
          <w:r w:rsidR="009A1674" w:rsidRPr="00F70F0A" w:rsidDel="009A1674">
            <w:rPr>
              <w:rFonts w:ascii="Times New Roman" w:hAnsi="Times New Roman" w:cs="Times New Roman"/>
              <w:sz w:val="24"/>
              <w:szCs w:val="24"/>
              <w:lang w:val="en-US"/>
            </w:rPr>
            <w:delText xml:space="preserve"> a subsample of studies</w:delText>
          </w:r>
        </w:del>
        <w:r w:rsidR="009A1674" w:rsidRPr="00F70F0A">
          <w:rPr>
            <w:rFonts w:ascii="Times New Roman" w:hAnsi="Times New Roman" w:cs="Times New Roman"/>
            <w:sz w:val="24"/>
            <w:szCs w:val="24"/>
            <w:lang w:val="en-US"/>
          </w:rPr>
          <w:t>.</w:t>
        </w:r>
      </w:moveTo>
      <w:moveToRangeEnd w:id="78"/>
      <w:del w:id="85" w:author="Ilja van Beest" w:date="2014-01-28T11:02:00Z">
        <w:r w:rsidRPr="00F70F0A" w:rsidDel="00F84C5C">
          <w:rPr>
            <w:rFonts w:ascii="Times New Roman" w:hAnsi="Times New Roman" w:cs="Times New Roman"/>
            <w:sz w:val="24"/>
            <w:szCs w:val="24"/>
            <w:lang w:val="en-US"/>
          </w:rPr>
          <w:delText>For reproducibility purposes</w:delText>
        </w:r>
      </w:del>
      <w:ins w:id="86" w:author="Ilja van Beest" w:date="2014-01-28T11:02:00Z">
        <w:r w:rsidR="00F84C5C">
          <w:rPr>
            <w:rFonts w:ascii="Times New Roman" w:hAnsi="Times New Roman" w:cs="Times New Roman"/>
            <w:sz w:val="24"/>
            <w:szCs w:val="24"/>
            <w:lang w:val="en-US"/>
          </w:rPr>
          <w:t xml:space="preserve"> Finally</w:t>
        </w:r>
      </w:ins>
      <w:r w:rsidRPr="00F70F0A">
        <w:rPr>
          <w:rFonts w:ascii="Times New Roman" w:hAnsi="Times New Roman" w:cs="Times New Roman"/>
          <w:sz w:val="24"/>
          <w:szCs w:val="24"/>
          <w:lang w:val="en-US"/>
        </w:rPr>
        <w:t xml:space="preserve">, an extensive account </w:t>
      </w:r>
      <w:del w:id="87" w:author="Ilja van Beest" w:date="2014-01-28T11:02:00Z">
        <w:r w:rsidRPr="00F70F0A" w:rsidDel="00F84C5C">
          <w:rPr>
            <w:rFonts w:ascii="Times New Roman" w:hAnsi="Times New Roman" w:cs="Times New Roman"/>
            <w:sz w:val="24"/>
            <w:szCs w:val="24"/>
            <w:lang w:val="en-US"/>
          </w:rPr>
          <w:delText>was kept of the decisions made during the coding</w:delText>
        </w:r>
      </w:del>
      <w:ins w:id="88" w:author="Ilja van Beest" w:date="2014-01-28T11:02:00Z">
        <w:r w:rsidR="00F84C5C">
          <w:rPr>
            <w:rFonts w:ascii="Times New Roman" w:hAnsi="Times New Roman" w:cs="Times New Roman"/>
            <w:sz w:val="24"/>
            <w:szCs w:val="24"/>
            <w:lang w:val="en-US"/>
          </w:rPr>
          <w:t>of all coding deci</w:t>
        </w:r>
      </w:ins>
      <w:ins w:id="89" w:author="Ilja van Beest" w:date="2014-01-28T11:03:00Z">
        <w:r w:rsidR="00F84C5C">
          <w:rPr>
            <w:rFonts w:ascii="Times New Roman" w:hAnsi="Times New Roman" w:cs="Times New Roman"/>
            <w:sz w:val="24"/>
            <w:szCs w:val="24"/>
            <w:lang w:val="en-US"/>
          </w:rPr>
          <w:t>si</w:t>
        </w:r>
      </w:ins>
      <w:ins w:id="90" w:author="Ilja van Beest" w:date="2014-01-28T11:02:00Z">
        <w:r w:rsidR="00F84C5C">
          <w:rPr>
            <w:rFonts w:ascii="Times New Roman" w:hAnsi="Times New Roman" w:cs="Times New Roman"/>
            <w:sz w:val="24"/>
            <w:szCs w:val="24"/>
            <w:lang w:val="en-US"/>
          </w:rPr>
          <w:t xml:space="preserve">ons is </w:t>
        </w:r>
      </w:ins>
      <w:del w:id="91" w:author="Ilja van Beest" w:date="2014-01-28T11:02:00Z">
        <w:r w:rsidRPr="00F70F0A" w:rsidDel="00F84C5C">
          <w:rPr>
            <w:rFonts w:ascii="Times New Roman" w:hAnsi="Times New Roman" w:cs="Times New Roman"/>
            <w:sz w:val="24"/>
            <w:szCs w:val="24"/>
            <w:lang w:val="en-US"/>
          </w:rPr>
          <w:delText xml:space="preserve">, which is </w:delText>
        </w:r>
      </w:del>
      <w:r w:rsidRPr="00F70F0A">
        <w:rPr>
          <w:rFonts w:ascii="Times New Roman" w:hAnsi="Times New Roman" w:cs="Times New Roman"/>
          <w:sz w:val="24"/>
          <w:szCs w:val="24"/>
          <w:lang w:val="en-US"/>
        </w:rPr>
        <w:t>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21F6EE5C" w14:textId="21532C35"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Smits, Dolan, Horst, Wicherts,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1922F7D8" w14:textId="2D0C6788" w:rsidR="00E76D2C" w:rsidRPr="00F70F0A" w:rsidRDefault="00731737" w:rsidP="00A71977">
      <w:pPr>
        <w:spacing w:after="0" w:line="480" w:lineRule="auto"/>
        <w:ind w:firstLine="708"/>
        <w:rPr>
          <w:rFonts w:ascii="Times New Roman" w:hAnsi="Times New Roman" w:cs="Times New Roman"/>
          <w:sz w:val="24"/>
          <w:szCs w:val="24"/>
          <w:lang w:val="en-US"/>
        </w:rPr>
        <w:pPrChange w:id="92" w:author="Ilja van Beest" w:date="2014-01-28T11:06:00Z">
          <w:pPr>
            <w:spacing w:after="0" w:line="480" w:lineRule="auto"/>
            <w:ind w:firstLine="708"/>
          </w:pPr>
        </w:pPrChange>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w:t>
      </w:r>
      <w:ins w:id="93" w:author="Ilja van Beest" w:date="2014-01-28T11:04:00Z">
        <w:r w:rsidR="00A71977">
          <w:rPr>
            <w:rFonts w:ascii="Times New Roman" w:hAnsi="Times New Roman" w:cs="Times New Roman"/>
            <w:sz w:val="24"/>
            <w:szCs w:val="24"/>
            <w:lang w:val="en-US"/>
          </w:rPr>
          <w:t>, physiological measures, etc.</w:t>
        </w:r>
      </w:ins>
      <w:r w:rsidRPr="00F70F0A">
        <w:rPr>
          <w:rFonts w:ascii="Times New Roman" w:hAnsi="Times New Roman" w:cs="Times New Roman"/>
          <w:sz w:val="24"/>
          <w:szCs w:val="24"/>
          <w:lang w:val="en-US"/>
        </w:rPr>
        <w:t>).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ins w:id="94" w:author="Ilja van Beest" w:date="2014-01-28T11:05:00Z">
        <w:r w:rsidR="00A71977">
          <w:rPr>
            <w:rFonts w:ascii="Times New Roman" w:hAnsi="Times New Roman" w:cs="Times New Roman"/>
            <w:sz w:val="24"/>
            <w:szCs w:val="24"/>
            <w:lang w:val="en-US"/>
          </w:rPr>
          <w:t>, donations to charity, etc.</w:t>
        </w:r>
      </w:ins>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6D8AEAB0" w14:textId="4C20EF74"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w:t>
      </w:r>
      <w:proofErr w:type="spellStart"/>
      <w:r w:rsidRPr="00F70F0A">
        <w:rPr>
          <w:rFonts w:ascii="Times New Roman" w:hAnsi="Times New Roman" w:cs="Times New Roman"/>
          <w:sz w:val="24"/>
          <w:szCs w:val="24"/>
          <w:lang w:val="en-US"/>
        </w:rPr>
        <w:t>bidirectionality</w:t>
      </w:r>
      <w:proofErr w:type="spellEnd"/>
      <w:r w:rsidRPr="00F70F0A">
        <w:rPr>
          <w:rFonts w:ascii="Times New Roman" w:hAnsi="Times New Roman" w:cs="Times New Roman"/>
          <w:sz w:val="24"/>
          <w:szCs w:val="24"/>
          <w:lang w:val="en-US"/>
        </w:rPr>
        <w:t xml:space="preserve">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(as in Williams et al., 2000)</w:t>
      </w:r>
      <w:r w:rsidR="005E1E88">
        <w:rPr>
          <w:rStyle w:val="Verwijzingopmerking"/>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593A23">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w:t>
      </w:r>
      <w:r>
        <w:rPr>
          <w:rFonts w:ascii="Times New Roman" w:hAnsi="Times New Roman" w:cs="Times New Roman"/>
          <w:sz w:val="24"/>
          <w:szCs w:val="24"/>
          <w:lang w:val="en-US"/>
        </w:rPr>
        <w:lastRenderedPageBreak/>
        <w:t xml:space="preserve">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w:t>
      </w:r>
      <w:proofErr w:type="spellStart"/>
      <w:r>
        <w:rPr>
          <w:rFonts w:ascii="Times New Roman" w:hAnsi="Times New Roman" w:cs="Times New Roman"/>
          <w:sz w:val="24"/>
          <w:szCs w:val="24"/>
          <w:lang w:val="en-US"/>
        </w:rPr>
        <w:t>Cyberb</w:t>
      </w:r>
      <w:r w:rsidR="008E78E3">
        <w:rPr>
          <w:rFonts w:ascii="Times New Roman" w:hAnsi="Times New Roman" w:cs="Times New Roman"/>
          <w:sz w:val="24"/>
          <w:szCs w:val="24"/>
          <w:lang w:val="en-US"/>
        </w:rPr>
        <w:t>all</w:t>
      </w:r>
      <w:proofErr w:type="spellEnd"/>
      <w:r w:rsidR="008E78E3">
        <w:rPr>
          <w:rFonts w:ascii="Times New Roman" w:hAnsi="Times New Roman" w:cs="Times New Roman"/>
          <w:sz w:val="24"/>
          <w:szCs w:val="24"/>
          <w:lang w:val="en-US"/>
        </w:rPr>
        <w:t xml:space="preserve">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593A2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055A5E3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76DE578C"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4AD18CB2" w14:textId="719965FF"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metafor</w:t>
      </w:r>
      <w:proofErr w:type="spellEnd"/>
      <w:r w:rsidRPr="00F70F0A">
        <w:rPr>
          <w:rFonts w:ascii="Times New Roman" w:hAnsi="Times New Roman" w:cs="Times New Roman"/>
          <w:sz w:val="24"/>
          <w:szCs w:val="24"/>
          <w:lang w:val="en-US"/>
        </w:rPr>
        <w:t xml:space="preserve">” package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640F65CC" w14:textId="3FC8552A"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w:t>
      </w:r>
      <w:r w:rsidRPr="00F70F0A">
        <w:rPr>
          <w:rFonts w:ascii="Times New Roman" w:hAnsi="Times New Roman" w:cs="Times New Roman"/>
          <w:sz w:val="24"/>
          <w:szCs w:val="24"/>
          <w:lang w:val="en-US"/>
        </w:rPr>
        <w:lastRenderedPageBreak/>
        <w:t xml:space="preserve">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DC13AD8" w14:textId="11F2EE5B"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(residual) variance), as recommended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38FB5459" w14:textId="2FAEC36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w:t>
      </w:r>
      <w:proofErr w:type="spellStart"/>
      <w:r>
        <w:rPr>
          <w:rFonts w:ascii="Times New Roman" w:hAnsi="Times New Roman" w:cs="Times New Roman"/>
          <w:sz w:val="24"/>
          <w:szCs w:val="24"/>
          <w:lang w:val="en-US"/>
        </w:rPr>
        <w:t>studentized</w:t>
      </w:r>
      <w:proofErr w:type="spellEnd"/>
      <w:r>
        <w:rPr>
          <w:rFonts w:ascii="Times New Roman" w:hAnsi="Times New Roman" w:cs="Times New Roman"/>
          <w:sz w:val="24"/>
          <w:szCs w:val="24"/>
          <w:lang w:val="en-US"/>
        </w:rPr>
        <w:t xml:space="preserve">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1CDFB90B" w14:textId="55C96F4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w:t>
      </w:r>
      <w:proofErr w:type="spellStart"/>
      <w:r>
        <w:rPr>
          <w:rFonts w:ascii="Times New Roman" w:hAnsi="Times New Roman" w:cs="Times New Roman"/>
          <w:sz w:val="24"/>
          <w:szCs w:val="24"/>
          <w:lang w:val="en-US"/>
        </w:rPr>
        <w:t>Pillemer</w:t>
      </w:r>
      <w:proofErr w:type="spellEnd"/>
      <w:r>
        <w:rPr>
          <w:rFonts w:ascii="Times New Roman" w:hAnsi="Times New Roman" w:cs="Times New Roman"/>
          <w:sz w:val="24"/>
          <w:szCs w:val="24"/>
          <w:lang w:val="en-US"/>
        </w:rPr>
        <w:t>,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Smith, Schneider, &amp; Minder, 1997)</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This tests </w:t>
      </w:r>
      <w:r w:rsidRPr="00F70F0A">
        <w:rPr>
          <w:rFonts w:ascii="Times New Roman" w:hAnsi="Times New Roman" w:cs="Times New Roman"/>
          <w:sz w:val="24"/>
          <w:szCs w:val="24"/>
          <w:lang w:val="en-US"/>
        </w:rPr>
        <w:lastRenderedPageBreak/>
        <w:t>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4DCAA54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72326250"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d indicates a main effect and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 freely inspected via the files available on OSF).</w:t>
      </w:r>
    </w:p>
    <w:p w14:paraId="11F27DA4" w14:textId="1B74970A"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1ECAC9AF" w14:textId="47E8727A"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z = -6.14</w:t>
      </w:r>
      <w:r w:rsidRPr="00F70F0A">
        <w:rPr>
          <w:rFonts w:ascii="Times New Roman" w:hAnsi="Times New Roman" w:cs="Times New Roman"/>
          <w:sz w:val="24"/>
          <w:szCs w:val="24"/>
          <w:lang w:val="en-US"/>
        </w:rPr>
        <w:t>, p &lt; .0001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64A7EE87" w14:textId="6DC7843F"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 xml:space="preserve">completing the </w:t>
      </w:r>
      <w:proofErr w:type="spellStart"/>
      <w:r w:rsidR="003375A0">
        <w:rPr>
          <w:rFonts w:ascii="Times New Roman" w:hAnsi="Times New Roman" w:cs="Times New Roman"/>
          <w:sz w:val="24"/>
          <w:szCs w:val="24"/>
          <w:lang w:val="en-US"/>
        </w:rPr>
        <w:t>Cyberball</w:t>
      </w:r>
      <w:proofErr w:type="spellEnd"/>
      <w:r w:rsidR="003375A0">
        <w:rPr>
          <w:rFonts w:ascii="Times New Roman" w:hAnsi="Times New Roman" w:cs="Times New Roman"/>
          <w:sz w:val="24"/>
          <w:szCs w:val="24"/>
          <w:lang w:val="en-US"/>
        </w:rPr>
        <w:t xml:space="preserve">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lastRenderedPageBreak/>
        <w:t>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proofErr w:type="spellStart"/>
      <w:r w:rsidRPr="00F70F0A">
        <w:rPr>
          <w:rFonts w:ascii="Times New Roman" w:hAnsi="Times New Roman" w:cs="Times New Roman"/>
          <w:sz w:val="24"/>
          <w:szCs w:val="24"/>
          <w:lang w:val="en-US"/>
        </w:rPr>
        <w:t>M</w:t>
      </w:r>
      <w:r w:rsidRPr="00F70F0A">
        <w:rPr>
          <w:rFonts w:ascii="Times New Roman" w:hAnsi="Times New Roman" w:cs="Times New Roman"/>
          <w:sz w:val="24"/>
          <w:szCs w:val="24"/>
          <w:vertAlign w:val="subscript"/>
          <w:lang w:val="en-US"/>
        </w:rPr>
        <w:t>time</w:t>
      </w:r>
      <w:proofErr w:type="spellEnd"/>
      <w:r w:rsidRPr="00F70F0A">
        <w:rPr>
          <w:rFonts w:ascii="Times New Roman" w:hAnsi="Times New Roman" w:cs="Times New Roman"/>
          <w:sz w:val="24"/>
          <w:szCs w:val="24"/>
          <w:lang w:val="en-US"/>
        </w:rPr>
        <w:t xml:space="preserve"> = 291.18 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1976947A" w14:textId="23A4E004"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time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as operationalized </w:t>
      </w:r>
      <w:r w:rsidR="00731737">
        <w:rPr>
          <w:rFonts w:ascii="Times New Roman" w:hAnsi="Times New Roman" w:cs="Times New Roman"/>
          <w:sz w:val="24"/>
          <w:szCs w:val="24"/>
          <w:lang w:val="en-US"/>
        </w:rPr>
        <w:t>in our analysis</w:t>
      </w:r>
      <w:r w:rsidR="00731737" w:rsidRPr="00F70F0A">
        <w:rPr>
          <w:rFonts w:ascii="Times New Roman" w:hAnsi="Times New Roman" w:cs="Times New Roman"/>
          <w:sz w:val="24"/>
          <w:szCs w:val="24"/>
          <w:lang w:val="en-US"/>
        </w:rPr>
        <w:t xml:space="preserv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interaction effects for first and last measures, the comparison of CIs is likely to be conservative  (</w:t>
      </w:r>
      <w:proofErr w:type="spellStart"/>
      <w:r w:rsidR="00A37527">
        <w:rPr>
          <w:rFonts w:ascii="Times New Roman" w:hAnsi="Times New Roman" w:cs="Times New Roman"/>
          <w:sz w:val="24"/>
          <w:szCs w:val="24"/>
          <w:lang w:val="en-US"/>
        </w:rPr>
        <w:t>Schenker</w:t>
      </w:r>
      <w:proofErr w:type="spellEnd"/>
      <w:r w:rsidR="00A37527">
        <w:rPr>
          <w:rFonts w:ascii="Times New Roman" w:hAnsi="Times New Roman" w:cs="Times New Roman"/>
          <w:sz w:val="24"/>
          <w:szCs w:val="24"/>
          <w:lang w:val="en-US"/>
        </w:rPr>
        <w:t xml:space="preserve"> &amp; Gentleman, 2001), and hence we conclude that the average ostracism effects are different between first and last measures.</w:t>
      </w:r>
    </w:p>
    <w:p w14:paraId="752AC137" w14:textId="3B7C9F6B"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w:t>
      </w:r>
      <w:r w:rsidR="000B1401">
        <w:rPr>
          <w:rFonts w:ascii="Times New Roman" w:hAnsi="Times New Roman" w:cs="Times New Roman"/>
          <w:sz w:val="24"/>
          <w:szCs w:val="24"/>
          <w:lang w:val="en-US"/>
        </w:rPr>
        <w:lastRenderedPageBreak/>
        <w:t>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proofErr w:type="spellStart"/>
      <w:r w:rsidRPr="00F70F0A">
        <w:rPr>
          <w:rFonts w:ascii="Times New Roman" w:hAnsi="Times New Roman" w:cs="Times New Roman"/>
          <w:sz w:val="24"/>
          <w:szCs w:val="24"/>
          <w:lang w:val="en-US"/>
        </w:rPr>
        <w:t>Δd</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04436454" w14:textId="196F6B3C"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w:t>
      </w:r>
      <w:proofErr w:type="spellStart"/>
      <w:r w:rsidR="00A95997">
        <w:rPr>
          <w:rFonts w:ascii="Times New Roman" w:hAnsi="Times New Roman" w:cs="Times New Roman"/>
          <w:sz w:val="24"/>
          <w:szCs w:val="24"/>
          <w:lang w:val="en-US"/>
        </w:rPr>
        <w:t>studentized</w:t>
      </w:r>
      <w:proofErr w:type="spellEnd"/>
      <w:r w:rsidR="00A95997">
        <w:rPr>
          <w:rFonts w:ascii="Times New Roman" w:hAnsi="Times New Roman" w:cs="Times New Roman"/>
          <w:sz w:val="24"/>
          <w:szCs w:val="24"/>
          <w:lang w:val="en-US"/>
        </w:rPr>
        <w:t xml:space="preserve"> residuals, </w:t>
      </w:r>
      <w:r w:rsidR="00A95997" w:rsidRPr="00F70F0A">
        <w:rPr>
          <w:rFonts w:ascii="Times New Roman" w:hAnsi="Times New Roman" w:cs="Times New Roman"/>
          <w:sz w:val="24"/>
          <w:szCs w:val="24"/>
        </w:rPr>
        <w:t>Δ</w:t>
      </w:r>
      <w:proofErr w:type="spellStart"/>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proofErr w:type="spellEnd"/>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286C9C0C" w14:textId="35FB6C8A"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lastRenderedPageBreak/>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69AB2E4E" w14:textId="667F7100"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Estimating the</w:t>
      </w:r>
      <w:r w:rsidR="00457942">
        <w:rPr>
          <w:rFonts w:ascii="Times New Roman" w:hAnsi="Times New Roman" w:cs="Times New Roman"/>
          <w:sz w:val="24"/>
          <w:szCs w:val="24"/>
          <w:lang w:val="en-US"/>
        </w:rPr>
        <w:t xml:space="preserve"> mean</w:t>
      </w:r>
      <w:r w:rsidR="00C012C6">
        <w:rPr>
          <w:rFonts w:ascii="Times New Roman" w:hAnsi="Times New Roman" w:cs="Times New Roman"/>
          <w:sz w:val="24"/>
          <w:szCs w:val="24"/>
          <w:lang w:val="en-US"/>
        </w:rPr>
        <w:t xml:space="preserve"> simple effect of ostracism within the moderated level </w:t>
      </w:r>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t>
      </w:r>
      <w:r w:rsidR="00D26CD9">
        <w:rPr>
          <w:rFonts w:ascii="Times New Roman" w:hAnsi="Times New Roman" w:cs="Times New Roman"/>
          <w:sz w:val="24"/>
          <w:szCs w:val="24"/>
          <w:lang w:val="en-US"/>
        </w:rPr>
        <w:t>under a</w:t>
      </w:r>
      <w:r w:rsidR="000073B5">
        <w:rPr>
          <w:rFonts w:ascii="Times New Roman" w:hAnsi="Times New Roman" w:cs="Times New Roman"/>
          <w:sz w:val="24"/>
          <w:szCs w:val="24"/>
          <w:lang w:val="en-US"/>
        </w:rPr>
        <w:t xml:space="preserve"> physical pain manipulation; Riva et al., 2011</w:t>
      </w:r>
      <w:r w:rsidR="00B40354">
        <w:rPr>
          <w:rFonts w:ascii="Times New Roman" w:hAnsi="Times New Roman" w:cs="Times New Roman"/>
          <w:sz w:val="24"/>
          <w:szCs w:val="24"/>
          <w:lang w:val="en-US"/>
        </w:rPr>
        <w:t>)</w:t>
      </w:r>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show</w:t>
      </w:r>
      <w:r w:rsidR="00230F31">
        <w:rPr>
          <w:rFonts w:ascii="Times New Roman" w:hAnsi="Times New Roman" w:cs="Times New Roman"/>
          <w:sz w:val="24"/>
          <w:szCs w:val="24"/>
          <w:lang w:val="en-US"/>
        </w:rPr>
        <w:t xml:space="preserve">ed </w:t>
      </w:r>
      <w:r w:rsidR="00C012C6">
        <w:rPr>
          <w:rFonts w:ascii="Times New Roman" w:hAnsi="Times New Roman" w:cs="Times New Roman"/>
          <w:sz w:val="24"/>
          <w:szCs w:val="24"/>
          <w:lang w:val="en-US"/>
        </w:rPr>
        <w:t>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w:t>
      </w:r>
      <w:r w:rsidR="009D5863">
        <w:rPr>
          <w:rFonts w:ascii="Times New Roman" w:hAnsi="Times New Roman" w:cs="Times New Roman"/>
          <w:sz w:val="24"/>
          <w:szCs w:val="24"/>
          <w:lang w:val="en-US"/>
        </w:rPr>
        <w:t xml:space="preserve">average </w:t>
      </w:r>
      <w:r w:rsidR="00AA7236">
        <w:rPr>
          <w:rFonts w:ascii="Times New Roman" w:hAnsi="Times New Roman" w:cs="Times New Roman"/>
          <w:sz w:val="24"/>
          <w:szCs w:val="24"/>
          <w:lang w:val="en-US"/>
        </w:rPr>
        <w:t xml:space="preserve">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F5059F">
        <w:rPr>
          <w:rFonts w:ascii="Times New Roman" w:hAnsi="Times New Roman" w:cs="Times New Roman"/>
          <w:sz w:val="24"/>
          <w:szCs w:val="24"/>
          <w:lang w:val="en-US"/>
        </w:rPr>
        <w:t xml:space="preserve"> in the primary studies</w:t>
      </w:r>
      <w:r w:rsidR="00D26CD9">
        <w:rPr>
          <w:rFonts w:ascii="Times New Roman" w:hAnsi="Times New Roman" w:cs="Times New Roman"/>
          <w:sz w:val="24"/>
          <w:szCs w:val="24"/>
          <w:lang w:val="en-US"/>
        </w:rPr>
        <w:t xml:space="preserve">. That is, </w:t>
      </w:r>
      <w:r w:rsidR="00132DA6">
        <w:rPr>
          <w:rFonts w:ascii="Times New Roman" w:hAnsi="Times New Roman" w:cs="Times New Roman"/>
          <w:sz w:val="24"/>
          <w:szCs w:val="24"/>
          <w:lang w:val="en-US"/>
        </w:rPr>
        <w:t>they are not visible on the basis of comparisons of means across the studies</w:t>
      </w:r>
      <w:r w:rsidR="00D26CD9">
        <w:rPr>
          <w:rFonts w:ascii="Times New Roman" w:hAnsi="Times New Roman" w:cs="Times New Roman"/>
          <w:sz w:val="24"/>
          <w:szCs w:val="24"/>
          <w:lang w:val="en-US"/>
        </w:rPr>
        <w:t xml:space="preserve"> because of </w:t>
      </w:r>
      <w:commentRangeStart w:id="95"/>
      <w:r w:rsidR="00D26CD9">
        <w:rPr>
          <w:rFonts w:ascii="Times New Roman" w:hAnsi="Times New Roman" w:cs="Times New Roman"/>
          <w:sz w:val="24"/>
          <w:szCs w:val="24"/>
          <w:lang w:val="en-US"/>
        </w:rPr>
        <w:t xml:space="preserve">Simpson’s </w:t>
      </w:r>
      <w:commentRangeEnd w:id="95"/>
      <w:r w:rsidR="00D26CD9">
        <w:rPr>
          <w:rStyle w:val="Verwijzingopmerking"/>
        </w:rPr>
        <w:commentReference w:id="95"/>
      </w:r>
      <w:r w:rsidR="00D26CD9">
        <w:rPr>
          <w:rFonts w:ascii="Times New Roman" w:hAnsi="Times New Roman" w:cs="Times New Roman"/>
          <w:sz w:val="24"/>
          <w:szCs w:val="24"/>
          <w:lang w:val="en-US"/>
        </w:rPr>
        <w:t xml:space="preserve">paradox (see </w:t>
      </w:r>
      <w:proofErr w:type="spellStart"/>
      <w:r w:rsidR="00D26CD9">
        <w:rPr>
          <w:rFonts w:ascii="Times New Roman" w:hAnsi="Times New Roman" w:cs="Times New Roman"/>
          <w:sz w:val="24"/>
          <w:szCs w:val="24"/>
          <w:lang w:val="en-US"/>
        </w:rPr>
        <w:t>Borenstein</w:t>
      </w:r>
      <w:proofErr w:type="spellEnd"/>
      <w:r w:rsidR="00D26CD9">
        <w:rPr>
          <w:rFonts w:ascii="Times New Roman" w:hAnsi="Times New Roman" w:cs="Times New Roman"/>
          <w:sz w:val="24"/>
          <w:szCs w:val="24"/>
          <w:lang w:val="en-US"/>
        </w:rPr>
        <w:t xml:space="preserve"> et al., 2009, Chapter 33</w:t>
      </w:r>
      <w:r w:rsidR="00132DA6">
        <w:rPr>
          <w:rFonts w:ascii="Times New Roman" w:hAnsi="Times New Roman" w:cs="Times New Roman"/>
          <w:sz w:val="24"/>
          <w:szCs w:val="24"/>
          <w:lang w:val="en-US"/>
        </w:rPr>
        <w:t>)</w:t>
      </w:r>
      <w:r w:rsidR="00AA7236">
        <w:rPr>
          <w:rFonts w:ascii="Times New Roman" w:hAnsi="Times New Roman" w:cs="Times New Roman"/>
          <w:sz w:val="24"/>
          <w:szCs w:val="24"/>
          <w:lang w:val="en-US"/>
        </w:rPr>
        <w:t>.</w:t>
      </w:r>
    </w:p>
    <w:p w14:paraId="671C5E25" w14:textId="5DE03DD7" w:rsidR="00AA7236" w:rsidRPr="00C012C6" w:rsidRDefault="005C127B" w:rsidP="000E524A">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An inspection of </w:t>
      </w:r>
      <w:r w:rsidR="0076527D">
        <w:rPr>
          <w:rFonts w:ascii="Times New Roman" w:hAnsi="Times New Roman" w:cs="Times New Roman"/>
          <w:sz w:val="24"/>
          <w:szCs w:val="24"/>
          <w:lang w:val="en-US"/>
        </w:rPr>
        <w:t xml:space="preserve">the moderator effect </w:t>
      </w:r>
      <w:r w:rsidR="0076527D" w:rsidRPr="00D36BCB">
        <w:rPr>
          <w:rFonts w:ascii="Times New Roman" w:hAnsi="Times New Roman" w:cs="Times New Roman"/>
          <w:i/>
          <w:sz w:val="24"/>
          <w:szCs w:val="24"/>
          <w:lang w:val="en-US"/>
        </w:rPr>
        <w:t>within</w:t>
      </w:r>
      <w:r w:rsidR="0076527D">
        <w:rPr>
          <w:rFonts w:ascii="Times New Roman" w:hAnsi="Times New Roman" w:cs="Times New Roman"/>
          <w:sz w:val="24"/>
          <w:szCs w:val="24"/>
          <w:lang w:val="en-US"/>
        </w:rPr>
        <w:t xml:space="preserve"> the levels of the ostracism factor</w:t>
      </w:r>
      <w:r>
        <w:rPr>
          <w:rFonts w:ascii="Times New Roman" w:hAnsi="Times New Roman" w:cs="Times New Roman"/>
          <w:sz w:val="24"/>
          <w:szCs w:val="24"/>
          <w:lang w:val="en-US"/>
        </w:rPr>
        <w:t xml:space="preserve"> showed </w:t>
      </w:r>
      <w:r w:rsidR="0068468E">
        <w:rPr>
          <w:rFonts w:ascii="Times New Roman" w:hAnsi="Times New Roman" w:cs="Times New Roman"/>
          <w:sz w:val="24"/>
          <w:szCs w:val="24"/>
          <w:lang w:val="en-US"/>
        </w:rPr>
        <w:t>the following</w:t>
      </w:r>
      <w:r w:rsidR="0076527D">
        <w:rPr>
          <w:rFonts w:ascii="Times New Roman" w:hAnsi="Times New Roman" w:cs="Times New Roman"/>
          <w:sz w:val="24"/>
          <w:szCs w:val="24"/>
          <w:lang w:val="en-US"/>
        </w:rPr>
        <w:t xml:space="preserve">. Within the ostracism level, the </w:t>
      </w:r>
      <w:r w:rsidR="009D5863">
        <w:rPr>
          <w:rFonts w:ascii="Times New Roman" w:hAnsi="Times New Roman" w:cs="Times New Roman"/>
          <w:sz w:val="24"/>
          <w:szCs w:val="24"/>
          <w:lang w:val="en-US"/>
        </w:rPr>
        <w:t xml:space="preserve">mean </w:t>
      </w:r>
      <w:r w:rsidR="0076527D">
        <w:rPr>
          <w:rFonts w:ascii="Times New Roman" w:hAnsi="Times New Roman" w:cs="Times New Roman"/>
          <w:sz w:val="24"/>
          <w:szCs w:val="24"/>
          <w:lang w:val="en-US"/>
        </w:rPr>
        <w:t>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sidR="0076527D">
        <w:rPr>
          <w:rFonts w:ascii="Times New Roman" w:hAnsi="Times New Roman" w:cs="Times New Roman"/>
          <w:sz w:val="24"/>
          <w:szCs w:val="24"/>
          <w:lang w:val="en-US"/>
        </w:rPr>
        <w:t xml:space="preserve">), and </w:t>
      </w:r>
      <w:r w:rsidR="0068468E">
        <w:rPr>
          <w:rFonts w:ascii="Times New Roman" w:hAnsi="Times New Roman" w:cs="Times New Roman"/>
          <w:sz w:val="24"/>
          <w:szCs w:val="24"/>
          <w:lang w:val="en-US"/>
        </w:rPr>
        <w:t xml:space="preserve">at </w:t>
      </w:r>
      <w:r w:rsidR="0076527D">
        <w:rPr>
          <w:rFonts w:ascii="Times New Roman" w:hAnsi="Times New Roman" w:cs="Times New Roman"/>
          <w:sz w:val="24"/>
          <w:szCs w:val="24"/>
          <w:lang w:val="en-US"/>
        </w:rPr>
        <w:t>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sidR="0076527D">
        <w:rPr>
          <w:rFonts w:ascii="Times New Roman" w:hAnsi="Times New Roman" w:cs="Times New Roman"/>
          <w:sz w:val="24"/>
          <w:szCs w:val="24"/>
          <w:lang w:val="en-US"/>
        </w:rPr>
        <w:t>). This indicates that there is an effect of the moderator on the first measure</w:t>
      </w:r>
      <w:r w:rsidR="00256F12">
        <w:rPr>
          <w:rFonts w:ascii="Times New Roman" w:hAnsi="Times New Roman" w:cs="Times New Roman"/>
          <w:sz w:val="24"/>
          <w:szCs w:val="24"/>
          <w:lang w:val="en-US"/>
        </w:rPr>
        <w:t>,</w:t>
      </w:r>
      <w:r w:rsidR="0076527D">
        <w:rPr>
          <w:rFonts w:ascii="Times New Roman" w:hAnsi="Times New Roman" w:cs="Times New Roman"/>
          <w:sz w:val="24"/>
          <w:szCs w:val="24"/>
          <w:lang w:val="en-US"/>
        </w:rPr>
        <w:t xml:space="preserve"> which can be qualified as the moderated group scoring higher than the non-moderated group</w:t>
      </w:r>
      <w:r w:rsidR="00132DA6">
        <w:rPr>
          <w:rFonts w:ascii="Times New Roman" w:hAnsi="Times New Roman" w:cs="Times New Roman"/>
          <w:sz w:val="24"/>
          <w:szCs w:val="24"/>
          <w:lang w:val="en-US"/>
        </w:rPr>
        <w:t xml:space="preserve"> (e.g., </w:t>
      </w:r>
      <w:r w:rsidR="006C1200">
        <w:rPr>
          <w:rFonts w:ascii="Times New Roman" w:hAnsi="Times New Roman" w:cs="Times New Roman"/>
          <w:sz w:val="24"/>
          <w:szCs w:val="24"/>
          <w:lang w:val="en-US"/>
        </w:rPr>
        <w:t xml:space="preserve">not mentally visualizing the </w:t>
      </w:r>
      <w:proofErr w:type="spellStart"/>
      <w:r w:rsidR="006C1200">
        <w:rPr>
          <w:rFonts w:ascii="Times New Roman" w:hAnsi="Times New Roman" w:cs="Times New Roman"/>
          <w:sz w:val="24"/>
          <w:szCs w:val="24"/>
          <w:lang w:val="en-US"/>
        </w:rPr>
        <w:t>Cyberball</w:t>
      </w:r>
      <w:proofErr w:type="spellEnd"/>
      <w:r w:rsidR="006C1200">
        <w:rPr>
          <w:rFonts w:ascii="Times New Roman" w:hAnsi="Times New Roman" w:cs="Times New Roman"/>
          <w:sz w:val="24"/>
          <w:szCs w:val="24"/>
          <w:lang w:val="en-US"/>
        </w:rPr>
        <w:t xml:space="preserve"> game versus visualizing it; </w:t>
      </w:r>
      <w:proofErr w:type="spellStart"/>
      <w:r w:rsidR="006C1200">
        <w:rPr>
          <w:rFonts w:ascii="Times New Roman" w:hAnsi="Times New Roman" w:cs="Times New Roman"/>
          <w:sz w:val="24"/>
          <w:szCs w:val="24"/>
          <w:lang w:val="en-US"/>
        </w:rPr>
        <w:t>Kassner</w:t>
      </w:r>
      <w:proofErr w:type="spellEnd"/>
      <w:r w:rsidR="006C1200">
        <w:rPr>
          <w:rFonts w:ascii="Times New Roman" w:hAnsi="Times New Roman" w:cs="Times New Roman"/>
          <w:sz w:val="24"/>
          <w:szCs w:val="24"/>
          <w:lang w:val="en-US"/>
        </w:rPr>
        <w:t xml:space="preserve">, </w:t>
      </w:r>
      <w:proofErr w:type="spellStart"/>
      <w:r w:rsidR="006C1200">
        <w:rPr>
          <w:rFonts w:ascii="Times New Roman" w:hAnsi="Times New Roman" w:cs="Times New Roman"/>
          <w:sz w:val="24"/>
          <w:szCs w:val="24"/>
          <w:lang w:val="en-US"/>
        </w:rPr>
        <w:t>Dongning</w:t>
      </w:r>
      <w:proofErr w:type="spellEnd"/>
      <w:r w:rsidR="006C1200">
        <w:rPr>
          <w:rFonts w:ascii="Times New Roman" w:hAnsi="Times New Roman" w:cs="Times New Roman"/>
          <w:sz w:val="24"/>
          <w:szCs w:val="24"/>
          <w:lang w:val="en-US"/>
        </w:rPr>
        <w:t xml:space="preserve">, Law, &amp; Williams, </w:t>
      </w:r>
      <w:proofErr w:type="spellStart"/>
      <w:r w:rsidR="006C1200">
        <w:rPr>
          <w:rFonts w:ascii="Times New Roman" w:hAnsi="Times New Roman" w:cs="Times New Roman"/>
          <w:sz w:val="24"/>
          <w:szCs w:val="24"/>
          <w:lang w:val="en-US"/>
        </w:rPr>
        <w:t>n.d.</w:t>
      </w:r>
      <w:proofErr w:type="spellEnd"/>
      <w:r w:rsidR="00132DA6">
        <w:rPr>
          <w:rFonts w:ascii="Times New Roman" w:hAnsi="Times New Roman" w:cs="Times New Roman"/>
          <w:sz w:val="24"/>
          <w:szCs w:val="24"/>
          <w:lang w:val="en-US"/>
        </w:rPr>
        <w:t>)</w:t>
      </w:r>
      <w:r w:rsidR="0076527D">
        <w:rPr>
          <w:rFonts w:ascii="Times New Roman" w:hAnsi="Times New Roman" w:cs="Times New Roman"/>
          <w:sz w:val="24"/>
          <w:szCs w:val="24"/>
          <w:lang w:val="en-US"/>
        </w:rPr>
        <w:t>.</w:t>
      </w:r>
      <w:r w:rsidR="00911603">
        <w:rPr>
          <w:rFonts w:ascii="Times New Roman" w:hAnsi="Times New Roman" w:cs="Times New Roman"/>
          <w:sz w:val="24"/>
          <w:szCs w:val="24"/>
          <w:lang w:val="en-US"/>
        </w:rPr>
        <w:t xml:space="preserve"> For the inclusion level, the simple moderator 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-0.04</w:t>
      </w:r>
      <w:r w:rsidR="00457942">
        <w:rPr>
          <w:rFonts w:ascii="Times New Roman" w:hAnsi="Times New Roman" w:cs="Times New Roman"/>
          <w:sz w:val="24"/>
          <w:szCs w:val="24"/>
          <w:lang w:val="en-US"/>
        </w:rPr>
        <w:t xml:space="preserve">]). This indicates </w:t>
      </w:r>
      <w:r w:rsidR="004A7CA5">
        <w:rPr>
          <w:rFonts w:ascii="Times New Roman" w:hAnsi="Times New Roman" w:cs="Times New Roman"/>
          <w:sz w:val="24"/>
          <w:szCs w:val="24"/>
          <w:lang w:val="en-US"/>
        </w:rPr>
        <w:t xml:space="preserve">that the </w:t>
      </w:r>
      <w:r w:rsidR="000F5363">
        <w:rPr>
          <w:rFonts w:ascii="Times New Roman" w:hAnsi="Times New Roman" w:cs="Times New Roman"/>
          <w:sz w:val="24"/>
          <w:szCs w:val="24"/>
          <w:lang w:val="en-US"/>
        </w:rPr>
        <w:t>(</w:t>
      </w:r>
      <w:r w:rsidR="00457942">
        <w:rPr>
          <w:rFonts w:ascii="Times New Roman" w:hAnsi="Times New Roman" w:cs="Times New Roman"/>
          <w:sz w:val="24"/>
          <w:szCs w:val="24"/>
          <w:lang w:val="en-US"/>
        </w:rPr>
        <w:t>simple</w:t>
      </w:r>
      <w:r w:rsidR="000F5363">
        <w:rPr>
          <w:rFonts w:ascii="Times New Roman" w:hAnsi="Times New Roman" w:cs="Times New Roman"/>
          <w:sz w:val="24"/>
          <w:szCs w:val="24"/>
          <w:lang w:val="en-US"/>
        </w:rPr>
        <w:t>)</w:t>
      </w:r>
      <w:r w:rsidR="00457942">
        <w:rPr>
          <w:rFonts w:ascii="Times New Roman" w:hAnsi="Times New Roman" w:cs="Times New Roman"/>
          <w:sz w:val="24"/>
          <w:szCs w:val="24"/>
          <w:lang w:val="en-US"/>
        </w:rPr>
        <w:t xml:space="preserve"> </w:t>
      </w:r>
      <w:r w:rsidR="000F5363">
        <w:rPr>
          <w:rFonts w:ascii="Times New Roman" w:hAnsi="Times New Roman" w:cs="Times New Roman"/>
          <w:sz w:val="24"/>
          <w:szCs w:val="24"/>
          <w:lang w:val="en-US"/>
        </w:rPr>
        <w:t xml:space="preserve">effect of the moderator is itself moderated by the ostracism effect. </w:t>
      </w:r>
      <w:r w:rsidR="000F5363">
        <w:rPr>
          <w:rFonts w:ascii="Times New Roman" w:hAnsi="Times New Roman" w:cs="Times New Roman"/>
          <w:sz w:val="24"/>
          <w:szCs w:val="24"/>
          <w:lang w:val="en-US"/>
        </w:rPr>
        <w:lastRenderedPageBreak/>
        <w:t xml:space="preserve">Specifically, </w:t>
      </w:r>
      <w:r w:rsidR="004A7CA5">
        <w:rPr>
          <w:rFonts w:ascii="Times New Roman" w:hAnsi="Times New Roman" w:cs="Times New Roman"/>
          <w:sz w:val="24"/>
          <w:szCs w:val="24"/>
          <w:lang w:val="en-US"/>
        </w:rPr>
        <w:t xml:space="preserve">on the included level, </w:t>
      </w:r>
      <w:r w:rsidR="000F5363">
        <w:rPr>
          <w:rFonts w:ascii="Times New Roman" w:hAnsi="Times New Roman" w:cs="Times New Roman"/>
          <w:sz w:val="24"/>
          <w:szCs w:val="24"/>
          <w:lang w:val="en-US"/>
        </w:rPr>
        <w:t xml:space="preserve">the moderator has a negative mean effect  (e.g., self-affirmation present or absent; Webb, Harris, &amp; </w:t>
      </w:r>
      <w:proofErr w:type="spellStart"/>
      <w:r w:rsidR="000F5363">
        <w:rPr>
          <w:rFonts w:ascii="Times New Roman" w:hAnsi="Times New Roman" w:cs="Times New Roman"/>
          <w:sz w:val="24"/>
          <w:szCs w:val="24"/>
          <w:lang w:val="en-US"/>
        </w:rPr>
        <w:t>McAtamney</w:t>
      </w:r>
      <w:proofErr w:type="spellEnd"/>
      <w:r w:rsidR="000F5363">
        <w:rPr>
          <w:rFonts w:ascii="Times New Roman" w:hAnsi="Times New Roman" w:cs="Times New Roman"/>
          <w:sz w:val="24"/>
          <w:szCs w:val="24"/>
          <w:lang w:val="en-US"/>
        </w:rPr>
        <w:t xml:space="preserve">, </w:t>
      </w:r>
      <w:proofErr w:type="spellStart"/>
      <w:r w:rsidR="000F5363">
        <w:rPr>
          <w:rFonts w:ascii="Times New Roman" w:hAnsi="Times New Roman" w:cs="Times New Roman"/>
          <w:sz w:val="24"/>
          <w:szCs w:val="24"/>
          <w:lang w:val="en-US"/>
        </w:rPr>
        <w:t>n.d.</w:t>
      </w:r>
      <w:proofErr w:type="spellEnd"/>
      <w:r w:rsidR="000F5363">
        <w:rPr>
          <w:rFonts w:ascii="Times New Roman" w:hAnsi="Times New Roman" w:cs="Times New Roman"/>
          <w:sz w:val="24"/>
          <w:szCs w:val="24"/>
          <w:lang w:val="en-US"/>
        </w:rPr>
        <w:t xml:space="preserve">) as opposed to a mean positive effect for those who were ostracized. </w:t>
      </w:r>
      <w:r w:rsidR="00C36012">
        <w:rPr>
          <w:rFonts w:ascii="Times New Roman" w:hAnsi="Times New Roman" w:cs="Times New Roman"/>
          <w:sz w:val="24"/>
          <w:szCs w:val="24"/>
          <w:lang w:val="en-US"/>
        </w:rPr>
        <w:t>These analyses thus indicate the significant impact the moderator level has on the first measure for the ostracism level, and on both measures for the inclusion level.</w:t>
      </w:r>
      <w:r>
        <w:rPr>
          <w:rFonts w:ascii="Times New Roman" w:hAnsi="Times New Roman" w:cs="Times New Roman"/>
          <w:sz w:val="24"/>
          <w:szCs w:val="24"/>
          <w:lang w:val="en-US"/>
        </w:rPr>
        <w:t xml:space="preserve">  </w:t>
      </w:r>
    </w:p>
    <w:p w14:paraId="46549C4A" w14:textId="26747CDB"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Cyberball</w:t>
      </w:r>
      <w:proofErr w:type="spellEnd"/>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6FC9D79" w14:textId="30D529C6"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1431F597" w14:textId="72140452"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the 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lang w:val="en-US"/>
        </w:rPr>
        <w:t xml:space="preserve">This </w:t>
      </w:r>
      <w:r w:rsidR="001724F0">
        <w:rPr>
          <w:rFonts w:ascii="Times New Roman" w:hAnsi="Times New Roman" w:cs="Times New Roman"/>
          <w:sz w:val="24"/>
          <w:szCs w:val="24"/>
          <w:lang w:val="en-US"/>
        </w:rPr>
        <w:lastRenderedPageBreak/>
        <w:t xml:space="preserve">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p>
    <w:p w14:paraId="5BA75208" w14:textId="578E6FBA"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would be largest in this setting and the highest number of studies could be included in this analysis.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p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proofErr w:type="spellStart"/>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proofErr w:type="spellEnd"/>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"(e.g., Van Beest &amp; Williams, 2006; Williams, 2009; Zadro et al., 2004)", "previouslyFormattedCitation" : "(Van Beest &amp; Williams, 2006; K.D. Williams, 2009; Zadro et al., 2004)"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593A23">
        <w:rPr>
          <w:rFonts w:ascii="Times New Roman" w:hAnsi="Times New Roman" w:cs="Times New Roman"/>
          <w:sz w:val="24"/>
          <w:szCs w:val="24"/>
          <w:lang w:val="en-US"/>
        </w:rPr>
        <w:fldChar w:fldCharType="end"/>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w:t>
      </w:r>
      <w:commentRangeStart w:id="96"/>
      <w:r w:rsidR="009657C1">
        <w:rPr>
          <w:rFonts w:ascii="Times New Roman" w:hAnsi="Times New Roman" w:cs="Times New Roman"/>
          <w:sz w:val="24"/>
          <w:szCs w:val="24"/>
          <w:lang w:val="en-US"/>
        </w:rPr>
        <w:t xml:space="preserve">(but not necessarily validity). </w:t>
      </w:r>
      <w:commentRangeEnd w:id="96"/>
      <w:r w:rsidR="00DE704D">
        <w:rPr>
          <w:rStyle w:val="Verwijzingopmerking"/>
        </w:rPr>
        <w:commentReference w:id="96"/>
      </w:r>
      <w:r w:rsidRPr="00F70F0A">
        <w:rPr>
          <w:rFonts w:ascii="Times New Roman" w:hAnsi="Times New Roman" w:cs="Times New Roman"/>
          <w:sz w:val="24"/>
          <w:szCs w:val="24"/>
          <w:lang w:val="en-US"/>
        </w:rPr>
        <w:t xml:space="preserve">These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D02F53E" w14:textId="5DE69AEC"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 xml:space="preserve">typical </w:t>
      </w:r>
      <w:proofErr w:type="spellStart"/>
      <w:r w:rsidR="00731737" w:rsidRPr="00F70F0A">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players in the </w:t>
      </w:r>
      <w:r w:rsidR="00731737" w:rsidRPr="00F70F0A">
        <w:rPr>
          <w:rFonts w:ascii="Times New Roman" w:hAnsi="Times New Roman" w:cs="Times New Roman"/>
          <w:sz w:val="24"/>
          <w:szCs w:val="24"/>
          <w:lang w:val="en-US"/>
        </w:rPr>
        <w:lastRenderedPageBreak/>
        <w:t>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w:t>
      </w:r>
      <w:proofErr w:type="spellStart"/>
      <w:r w:rsidR="00A57D26">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 only involved measures of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that 92%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37 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artefact </w:t>
      </w:r>
      <w:r w:rsidR="00731737" w:rsidRPr="00F70F0A">
        <w:rPr>
          <w:rFonts w:ascii="Times New Roman" w:hAnsi="Times New Roman" w:cs="Times New Roman"/>
          <w:sz w:val="24"/>
          <w:szCs w:val="24"/>
          <w:lang w:val="en-US"/>
        </w:rPr>
        <w:t xml:space="preserve">from the inclusion of different measures and the use of alternative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setups. </w:t>
      </w:r>
    </w:p>
    <w:p w14:paraId="35871A6D" w14:textId="58008392"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w:t>
      </w:r>
      <w:r w:rsidR="008D683E">
        <w:rPr>
          <w:rFonts w:ascii="Times New Roman" w:hAnsi="Times New Roman" w:cs="Times New Roman"/>
          <w:sz w:val="24"/>
          <w:szCs w:val="24"/>
          <w:lang w:val="en-US"/>
        </w:rPr>
        <w:t xml:space="preserve">were somewhat </w:t>
      </w:r>
      <w:r w:rsidR="00BB049C">
        <w:rPr>
          <w:rFonts w:ascii="Times New Roman" w:hAnsi="Times New Roman" w:cs="Times New Roman"/>
          <w:sz w:val="24"/>
          <w:szCs w:val="24"/>
          <w:lang w:val="en-US"/>
        </w:rPr>
        <w:t>larger if there are more males present</w:t>
      </w:r>
      <w:r w:rsidR="00DF78D0">
        <w:rPr>
          <w:rFonts w:ascii="Times New Roman" w:hAnsi="Times New Roman" w:cs="Times New Roman"/>
          <w:sz w:val="24"/>
          <w:szCs w:val="24"/>
          <w:lang w:val="en-US"/>
        </w:rPr>
        <w:t>, although the exact size of the moderation was hard to establish given the residual heterogeneity in this analysis.</w:t>
      </w:r>
      <w:r w:rsidRPr="00F70F0A">
        <w:rPr>
          <w:rFonts w:ascii="Times New Roman" w:hAnsi="Times New Roman" w:cs="Times New Roman"/>
          <w:sz w:val="24"/>
          <w:szCs w:val="24"/>
          <w:lang w:val="en-US"/>
        </w:rPr>
        <w:t xml:space="preserve"> Third, 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proofErr w:type="spellStart"/>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yberball</w:t>
      </w:r>
      <w:proofErr w:type="spellEnd"/>
      <w:r w:rsidR="00DF78D0">
        <w:rPr>
          <w:rFonts w:ascii="Times New Roman" w:hAnsi="Times New Roman" w:cs="Times New Roman"/>
          <w:sz w:val="24"/>
          <w:szCs w:val="24"/>
          <w:lang w:val="en-US"/>
        </w:rPr>
        <w:t xml:space="preserve">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1B0D8557"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3D22E0D0" w14:textId="76E5EEED" w:rsidR="0084114C" w:rsidRDefault="006D04E4" w:rsidP="006D04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ostracism studies with the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2) “does the average moderation of ostracism increase over time?” The results show</w:t>
      </w:r>
      <w:r>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that there is indication for a </w:t>
      </w:r>
      <w:r w:rsidR="00731737" w:rsidRPr="00F70F0A">
        <w:rPr>
          <w:rFonts w:ascii="Times New Roman" w:hAnsi="Times New Roman" w:cs="Times New Roman"/>
          <w:sz w:val="24"/>
          <w:szCs w:val="24"/>
          <w:lang w:val="en-US"/>
        </w:rPr>
        <w:lastRenderedPageBreak/>
        <w:t>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w:t>
      </w:r>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reflexes are expected to be fairly homogeneous</w:t>
      </w:r>
      <w:r w:rsidR="00947A6B">
        <w:rPr>
          <w:rFonts w:ascii="Times New Roman" w:hAnsi="Times New Roman" w:cs="Times New Roman"/>
          <w:sz w:val="24"/>
          <w:szCs w:val="24"/>
          <w:lang w:val="en-US"/>
        </w:rPr>
        <w:t>, 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r w:rsidR="00947A6B">
        <w:rPr>
          <w:rFonts w:ascii="Times New Roman" w:hAnsi="Times New Roman" w:cs="Times New Roman"/>
          <w:sz w:val="24"/>
          <w:szCs w:val="24"/>
          <w:lang w:val="en-US"/>
        </w:rPr>
        <w:t>. 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7E1766E6" w14:textId="16205E46"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w:t>
      </w:r>
      <w:r w:rsidR="00FD0516">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interaction effect was present 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ins w:id="97" w:author="Ilja van Beest" w:date="2014-01-28T11:15:00Z">
        <w:r w:rsidR="00421505">
          <w:rPr>
            <w:rFonts w:ascii="Times New Roman" w:hAnsi="Times New Roman" w:cs="Times New Roman"/>
            <w:sz w:val="24"/>
            <w:szCs w:val="24"/>
            <w:lang w:val="en-US"/>
          </w:rPr>
          <w:t>, but on both occasions the effect was relatively weak</w:t>
        </w:r>
      </w:ins>
      <w:del w:id="98" w:author="Ilja van Beest" w:date="2014-01-28T11:16:00Z">
        <w:r w:rsidR="000B0FFB" w:rsidDel="00421505">
          <w:rPr>
            <w:rFonts w:ascii="Times New Roman" w:hAnsi="Times New Roman" w:cs="Times New Roman"/>
            <w:sz w:val="24"/>
            <w:szCs w:val="24"/>
            <w:lang w:val="en-US"/>
          </w:rPr>
          <w:delText xml:space="preserve"> </w:delText>
        </w:r>
      </w:del>
      <w:del w:id="99" w:author="Ilja van Beest" w:date="2014-01-28T11:14:00Z">
        <w:r w:rsidR="00153A5A" w:rsidDel="00421505">
          <w:rPr>
            <w:rFonts w:ascii="Times New Roman" w:hAnsi="Times New Roman" w:cs="Times New Roman"/>
            <w:sz w:val="24"/>
            <w:szCs w:val="24"/>
            <w:lang w:val="en-US"/>
          </w:rPr>
          <w:delText>(</w:delText>
        </w:r>
        <w:r w:rsidR="000B0FFB" w:rsidDel="00421505">
          <w:rPr>
            <w:rFonts w:ascii="Times New Roman" w:hAnsi="Times New Roman" w:cs="Times New Roman"/>
            <w:sz w:val="24"/>
            <w:szCs w:val="24"/>
            <w:lang w:val="en-US"/>
          </w:rPr>
          <w:delText>when three outliers were excluded</w:delText>
        </w:r>
        <w:r w:rsidR="00153A5A" w:rsidDel="00421505">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w:t>
      </w:r>
      <w:del w:id="100" w:author="Ilja van Beest" w:date="2014-01-28T11:16:00Z">
        <w:r w:rsidR="000B0FFB" w:rsidDel="00421505">
          <w:rPr>
            <w:rFonts w:ascii="Times New Roman" w:hAnsi="Times New Roman" w:cs="Times New Roman"/>
            <w:sz w:val="24"/>
            <w:szCs w:val="24"/>
            <w:lang w:val="en-US"/>
          </w:rPr>
          <w:delText xml:space="preserve"> </w:delText>
        </w:r>
        <w:r w:rsidRPr="00F70F0A" w:rsidDel="00421505">
          <w:rPr>
            <w:rFonts w:ascii="Times New Roman" w:hAnsi="Times New Roman" w:cs="Times New Roman"/>
            <w:sz w:val="24"/>
            <w:szCs w:val="24"/>
            <w:lang w:val="en-US"/>
          </w:rPr>
          <w:delText xml:space="preserve">In other words, </w:delText>
        </w:r>
        <w:r w:rsidR="00153A5A" w:rsidDel="00421505">
          <w:rPr>
            <w:rFonts w:ascii="Times New Roman" w:hAnsi="Times New Roman" w:cs="Times New Roman"/>
            <w:sz w:val="24"/>
            <w:szCs w:val="24"/>
            <w:lang w:val="en-US"/>
          </w:rPr>
          <w:delText>our</w:delText>
        </w:r>
        <w:r w:rsidR="00153A5A" w:rsidRPr="00F70F0A" w:rsidDel="00421505">
          <w:rPr>
            <w:rFonts w:ascii="Times New Roman" w:hAnsi="Times New Roman" w:cs="Times New Roman"/>
            <w:sz w:val="24"/>
            <w:szCs w:val="24"/>
            <w:lang w:val="en-US"/>
          </w:rPr>
          <w:delText xml:space="preserve"> </w:delText>
        </w:r>
        <w:r w:rsidRPr="00F70F0A" w:rsidDel="00421505">
          <w:rPr>
            <w:rFonts w:ascii="Times New Roman" w:hAnsi="Times New Roman" w:cs="Times New Roman"/>
            <w:sz w:val="24"/>
            <w:szCs w:val="24"/>
            <w:lang w:val="en-US"/>
          </w:rPr>
          <w:delText xml:space="preserve">results indicate that the ostracism effect can be moderated </w:delText>
        </w:r>
        <w:r w:rsidDel="00421505">
          <w:rPr>
            <w:rFonts w:ascii="Times New Roman" w:hAnsi="Times New Roman" w:cs="Times New Roman"/>
            <w:sz w:val="24"/>
            <w:szCs w:val="24"/>
            <w:lang w:val="en-US"/>
          </w:rPr>
          <w:delText xml:space="preserve">by other </w:delText>
        </w:r>
        <w:r w:rsidR="00B244B9" w:rsidDel="00421505">
          <w:rPr>
            <w:rFonts w:ascii="Times New Roman" w:hAnsi="Times New Roman" w:cs="Times New Roman"/>
            <w:sz w:val="24"/>
            <w:szCs w:val="24"/>
            <w:lang w:val="en-US"/>
          </w:rPr>
          <w:delText xml:space="preserve">factors on </w:delText>
        </w:r>
        <w:r w:rsidR="00BB2C66" w:rsidDel="00421505">
          <w:rPr>
            <w:rFonts w:ascii="Times New Roman" w:hAnsi="Times New Roman" w:cs="Times New Roman"/>
            <w:sz w:val="24"/>
            <w:szCs w:val="24"/>
            <w:lang w:val="en-US"/>
          </w:rPr>
          <w:delText>the first measure and a</w:delText>
        </w:r>
        <w:r w:rsidR="00F2747E" w:rsidDel="00421505">
          <w:rPr>
            <w:rFonts w:ascii="Times New Roman" w:hAnsi="Times New Roman" w:cs="Times New Roman"/>
            <w:sz w:val="24"/>
            <w:szCs w:val="24"/>
            <w:lang w:val="en-US"/>
          </w:rPr>
          <w:delText>lso on the last measure</w:delText>
        </w:r>
        <w:r w:rsidR="00BB2C66" w:rsidDel="00421505">
          <w:rPr>
            <w:rFonts w:ascii="Times New Roman" w:hAnsi="Times New Roman" w:cs="Times New Roman"/>
            <w:sz w:val="24"/>
            <w:szCs w:val="24"/>
            <w:lang w:val="en-US"/>
          </w:rPr>
          <w:delText xml:space="preserve"> </w:delText>
        </w:r>
        <w:r w:rsidR="00F2747E" w:rsidDel="00421505">
          <w:rPr>
            <w:rFonts w:ascii="Times New Roman" w:hAnsi="Times New Roman" w:cs="Times New Roman"/>
            <w:sz w:val="24"/>
            <w:szCs w:val="24"/>
            <w:lang w:val="en-US"/>
          </w:rPr>
          <w:delText>(</w:delText>
        </w:r>
        <w:r w:rsidR="00BB2C66" w:rsidDel="00421505">
          <w:rPr>
            <w:rFonts w:ascii="Times New Roman" w:hAnsi="Times New Roman" w:cs="Times New Roman"/>
            <w:sz w:val="24"/>
            <w:szCs w:val="24"/>
            <w:lang w:val="en-US"/>
          </w:rPr>
          <w:delText>albeit less clearly so</w:delText>
        </w:r>
        <w:r w:rsidR="00F2747E" w:rsidDel="00421505">
          <w:rPr>
            <w:rFonts w:ascii="Times New Roman" w:hAnsi="Times New Roman" w:cs="Times New Roman"/>
            <w:sz w:val="24"/>
            <w:szCs w:val="24"/>
            <w:lang w:val="en-US"/>
          </w:rPr>
          <w:delText>)</w:delText>
        </w:r>
        <w:r w:rsidR="00BB2C66" w:rsidDel="00421505">
          <w:rPr>
            <w:rFonts w:ascii="Times New Roman" w:hAnsi="Times New Roman" w:cs="Times New Roman"/>
            <w:sz w:val="24"/>
            <w:szCs w:val="24"/>
            <w:lang w:val="en-US"/>
          </w:rPr>
          <w:delText>.</w:delText>
        </w:r>
      </w:del>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w:t>
      </w:r>
      <w:commentRangeStart w:id="101"/>
      <w:r w:rsidR="00B244B9">
        <w:rPr>
          <w:rFonts w:ascii="Times New Roman" w:hAnsi="Times New Roman" w:cs="Times New Roman"/>
          <w:sz w:val="24"/>
          <w:szCs w:val="24"/>
          <w:lang w:val="en-US"/>
        </w:rPr>
        <w:t>ostracism</w:t>
      </w:r>
      <w:commentRangeEnd w:id="101"/>
      <w:r w:rsidR="00421505">
        <w:rPr>
          <w:rStyle w:val="Verwijzingopmerking"/>
        </w:rPr>
        <w:commentReference w:id="101"/>
      </w:r>
      <w:r w:rsidR="00B244B9">
        <w:rPr>
          <w:rFonts w:ascii="Times New Roman" w:hAnsi="Times New Roman" w:cs="Times New Roman"/>
          <w:sz w:val="24"/>
          <w:szCs w:val="24"/>
          <w:lang w:val="en-US"/>
        </w:rPr>
        <w:t xml:space="preserve">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ins w:id="102" w:author="Ilja van Beest" w:date="2014-01-28T11:17:00Z">
        <w:r w:rsidR="00421505">
          <w:rPr>
            <w:rFonts w:ascii="Times New Roman" w:hAnsi="Times New Roman" w:cs="Times New Roman"/>
            <w:sz w:val="24"/>
            <w:szCs w:val="24"/>
            <w:lang w:val="en-US"/>
          </w:rPr>
          <w:t xml:space="preserve"> and that both effects are relatively large</w:t>
        </w:r>
      </w:ins>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ins w:id="103" w:author="Ilja van Beest" w:date="2014-01-28T11:18:00Z">
        <w:r w:rsidR="00421505">
          <w:rPr>
            <w:rFonts w:ascii="Times New Roman" w:hAnsi="Times New Roman" w:cs="Times New Roman"/>
            <w:sz w:val="24"/>
            <w:szCs w:val="24"/>
            <w:lang w:val="en-US"/>
          </w:rPr>
          <w:t>Both theses effects were relatively weak (d = ??)</w:t>
        </w:r>
      </w:ins>
      <w:r w:rsidR="00EE5EA4">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For example,</w:t>
      </w:r>
      <w:r w:rsidR="00FB237B">
        <w:rPr>
          <w:rFonts w:ascii="Times New Roman" w:hAnsi="Times New Roman" w:cs="Times New Roman"/>
          <w:sz w:val="24"/>
          <w:szCs w:val="24"/>
          <w:lang w:val="en-US"/>
        </w:rPr>
        <w:t xml:space="preserve"> if we </w:t>
      </w:r>
      <w:r w:rsidR="00FD0516">
        <w:rPr>
          <w:rFonts w:ascii="Times New Roman" w:hAnsi="Times New Roman" w:cs="Times New Roman"/>
          <w:sz w:val="24"/>
          <w:szCs w:val="24"/>
          <w:lang w:val="en-US"/>
        </w:rPr>
        <w:t xml:space="preserve">apply </w:t>
      </w:r>
      <w:r w:rsidR="00FB237B">
        <w:rPr>
          <w:rFonts w:ascii="Times New Roman" w:hAnsi="Times New Roman" w:cs="Times New Roman"/>
          <w:sz w:val="24"/>
          <w:szCs w:val="24"/>
          <w:lang w:val="en-US"/>
        </w:rPr>
        <w:t xml:space="preserve">the findings to the factors of </w:t>
      </w:r>
      <w:r w:rsidR="00243F20">
        <w:rPr>
          <w:rFonts w:ascii="Times New Roman" w:hAnsi="Times New Roman" w:cs="Times New Roman"/>
          <w:sz w:val="24"/>
          <w:szCs w:val="24"/>
          <w:lang w:val="en-US"/>
        </w:rPr>
        <w:t>Bernstein, Sacco, and Young (2010)</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the </w:t>
      </w:r>
      <w:r w:rsidR="00FB237B">
        <w:rPr>
          <w:rFonts w:ascii="Times New Roman" w:hAnsi="Times New Roman" w:cs="Times New Roman"/>
          <w:sz w:val="24"/>
          <w:szCs w:val="24"/>
          <w:lang w:val="en-US"/>
        </w:rPr>
        <w:t xml:space="preserve">relative between-subjects </w:t>
      </w:r>
      <w:r w:rsidR="00AD2DBE">
        <w:rPr>
          <w:rFonts w:ascii="Times New Roman" w:hAnsi="Times New Roman" w:cs="Times New Roman"/>
          <w:sz w:val="24"/>
          <w:szCs w:val="24"/>
          <w:lang w:val="en-US"/>
        </w:rPr>
        <w:t>effect of ostracism</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compared to inclusion</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w:t>
      </w:r>
      <w:r w:rsidR="00FB237B">
        <w:rPr>
          <w:rFonts w:ascii="Times New Roman" w:hAnsi="Times New Roman" w:cs="Times New Roman"/>
          <w:sz w:val="24"/>
          <w:szCs w:val="24"/>
          <w:lang w:val="en-US"/>
        </w:rPr>
        <w:t xml:space="preserve">is similar </w:t>
      </w:r>
      <w:r w:rsidR="00243F20">
        <w:rPr>
          <w:rFonts w:ascii="Times New Roman" w:hAnsi="Times New Roman" w:cs="Times New Roman"/>
          <w:sz w:val="24"/>
          <w:szCs w:val="24"/>
          <w:lang w:val="en-US"/>
        </w:rPr>
        <w:t xml:space="preserve">for both being ostracized by the </w:t>
      </w:r>
      <w:proofErr w:type="spellStart"/>
      <w:r w:rsidR="00243F20">
        <w:rPr>
          <w:rFonts w:ascii="Times New Roman" w:hAnsi="Times New Roman" w:cs="Times New Roman"/>
          <w:sz w:val="24"/>
          <w:szCs w:val="24"/>
          <w:lang w:val="en-US"/>
        </w:rPr>
        <w:t>outgroup</w:t>
      </w:r>
      <w:proofErr w:type="spellEnd"/>
      <w:r w:rsidR="00243F20">
        <w:rPr>
          <w:rFonts w:ascii="Times New Roman" w:hAnsi="Times New Roman" w:cs="Times New Roman"/>
          <w:sz w:val="24"/>
          <w:szCs w:val="24"/>
          <w:lang w:val="en-US"/>
        </w:rPr>
        <w:t xml:space="preserve"> </w:t>
      </w:r>
      <w:r w:rsidR="00243F20" w:rsidRPr="00243F20">
        <w:rPr>
          <w:rFonts w:ascii="Times New Roman" w:hAnsi="Times New Roman" w:cs="Times New Roman"/>
          <w:i/>
          <w:sz w:val="24"/>
          <w:szCs w:val="24"/>
          <w:lang w:val="en-US"/>
        </w:rPr>
        <w:t>and</w:t>
      </w:r>
      <w:r w:rsidR="00243F20">
        <w:rPr>
          <w:rFonts w:ascii="Times New Roman" w:hAnsi="Times New Roman" w:cs="Times New Roman"/>
          <w:sz w:val="24"/>
          <w:szCs w:val="24"/>
          <w:lang w:val="en-US"/>
        </w:rPr>
        <w:t xml:space="preserve"> the </w:t>
      </w:r>
      <w:commentRangeStart w:id="104"/>
      <w:proofErr w:type="spellStart"/>
      <w:r w:rsidR="00243F20">
        <w:rPr>
          <w:rFonts w:ascii="Times New Roman" w:hAnsi="Times New Roman" w:cs="Times New Roman"/>
          <w:sz w:val="24"/>
          <w:szCs w:val="24"/>
          <w:lang w:val="en-US"/>
        </w:rPr>
        <w:t>ingroup</w:t>
      </w:r>
      <w:commentRangeEnd w:id="104"/>
      <w:proofErr w:type="spellEnd"/>
      <w:r w:rsidR="00421505">
        <w:rPr>
          <w:rStyle w:val="Verwijzingopmerking"/>
        </w:rPr>
        <w:commentReference w:id="104"/>
      </w:r>
      <w:r w:rsidR="00243F20">
        <w:rPr>
          <w:rFonts w:ascii="Times New Roman" w:hAnsi="Times New Roman" w:cs="Times New Roman"/>
          <w:sz w:val="24"/>
          <w:szCs w:val="24"/>
          <w:lang w:val="en-US"/>
        </w:rPr>
        <w:t>, on the dependent measure need for control</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However, </w:t>
      </w:r>
      <w:r w:rsidR="00243F20">
        <w:rPr>
          <w:rFonts w:ascii="Times New Roman" w:hAnsi="Times New Roman" w:cs="Times New Roman"/>
          <w:sz w:val="24"/>
          <w:szCs w:val="24"/>
          <w:lang w:val="en-US"/>
        </w:rPr>
        <w:t xml:space="preserve">those </w:t>
      </w:r>
      <w:r w:rsidR="00AD2DBE">
        <w:rPr>
          <w:rFonts w:ascii="Times New Roman" w:hAnsi="Times New Roman" w:cs="Times New Roman"/>
          <w:sz w:val="24"/>
          <w:szCs w:val="24"/>
          <w:lang w:val="en-US"/>
        </w:rPr>
        <w:t xml:space="preserve">ostracized </w:t>
      </w:r>
      <w:r w:rsidR="00243F20">
        <w:rPr>
          <w:rFonts w:ascii="Times New Roman" w:hAnsi="Times New Roman" w:cs="Times New Roman"/>
          <w:sz w:val="24"/>
          <w:szCs w:val="24"/>
          <w:lang w:val="en-US"/>
        </w:rPr>
        <w:t xml:space="preserve">by the </w:t>
      </w:r>
      <w:proofErr w:type="spellStart"/>
      <w:r w:rsidR="00243F20">
        <w:rPr>
          <w:rFonts w:ascii="Times New Roman" w:hAnsi="Times New Roman" w:cs="Times New Roman"/>
          <w:sz w:val="24"/>
          <w:szCs w:val="24"/>
          <w:lang w:val="en-US"/>
        </w:rPr>
        <w:t>outgroup</w:t>
      </w:r>
      <w:proofErr w:type="spellEnd"/>
      <w:r w:rsidR="00243F20">
        <w:rPr>
          <w:rFonts w:ascii="Times New Roman" w:hAnsi="Times New Roman" w:cs="Times New Roman"/>
          <w:sz w:val="24"/>
          <w:szCs w:val="24"/>
          <w:lang w:val="en-US"/>
        </w:rPr>
        <w:t xml:space="preserve">, </w:t>
      </w:r>
      <w:r w:rsidR="004C638C">
        <w:rPr>
          <w:rFonts w:ascii="Times New Roman" w:hAnsi="Times New Roman" w:cs="Times New Roman"/>
          <w:sz w:val="24"/>
          <w:szCs w:val="24"/>
          <w:lang w:val="en-US"/>
        </w:rPr>
        <w:t>out</w:t>
      </w:r>
      <w:r w:rsidR="00AD2DBE">
        <w:rPr>
          <w:rFonts w:ascii="Times New Roman" w:hAnsi="Times New Roman" w:cs="Times New Roman"/>
          <w:sz w:val="24"/>
          <w:szCs w:val="24"/>
          <w:lang w:val="en-US"/>
        </w:rPr>
        <w:t xml:space="preserve">score </w:t>
      </w:r>
      <w:r w:rsidR="00243F20">
        <w:rPr>
          <w:rFonts w:ascii="Times New Roman" w:hAnsi="Times New Roman" w:cs="Times New Roman"/>
          <w:sz w:val="24"/>
          <w:szCs w:val="24"/>
          <w:lang w:val="en-US"/>
        </w:rPr>
        <w:t xml:space="preserve">those </w:t>
      </w:r>
      <w:r w:rsidR="00AD2DBE">
        <w:rPr>
          <w:rFonts w:ascii="Times New Roman" w:hAnsi="Times New Roman" w:cs="Times New Roman"/>
          <w:sz w:val="24"/>
          <w:szCs w:val="24"/>
          <w:lang w:val="en-US"/>
        </w:rPr>
        <w:t xml:space="preserve">ostracized </w:t>
      </w:r>
      <w:r w:rsidR="00243F20">
        <w:rPr>
          <w:rFonts w:ascii="Times New Roman" w:hAnsi="Times New Roman" w:cs="Times New Roman"/>
          <w:sz w:val="24"/>
          <w:szCs w:val="24"/>
          <w:lang w:val="en-US"/>
        </w:rPr>
        <w:t xml:space="preserve">by the </w:t>
      </w:r>
      <w:proofErr w:type="spellStart"/>
      <w:r w:rsidR="00243F20">
        <w:rPr>
          <w:rFonts w:ascii="Times New Roman" w:hAnsi="Times New Roman" w:cs="Times New Roman"/>
          <w:sz w:val="24"/>
          <w:szCs w:val="24"/>
          <w:lang w:val="en-US"/>
        </w:rPr>
        <w:t>ingroup</w:t>
      </w:r>
      <w:proofErr w:type="spellEnd"/>
      <w:r w:rsidR="004C638C">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 xml:space="preserve">(and vice versa for the included). </w:t>
      </w:r>
      <w:r w:rsidR="00EE5EA4">
        <w:rPr>
          <w:rFonts w:ascii="Times New Roman" w:hAnsi="Times New Roman" w:cs="Times New Roman"/>
          <w:sz w:val="24"/>
          <w:szCs w:val="24"/>
          <w:lang w:val="en-US"/>
        </w:rPr>
        <w:t xml:space="preserve">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an effect which 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suggests that a moderator decreases negative </w:t>
      </w:r>
      <w:r w:rsidR="000D3458">
        <w:rPr>
          <w:rFonts w:ascii="Times New Roman" w:hAnsi="Times New Roman" w:cs="Times New Roman"/>
          <w:sz w:val="24"/>
          <w:szCs w:val="24"/>
          <w:lang w:val="en-US"/>
        </w:rPr>
        <w:lastRenderedPageBreak/>
        <w:t>feelings in the ostracism conditions, but makes these feelings worse in the inclusion conditions. Substantively, this suggests that what makes the bad feel good, makes the good feel bad.</w:t>
      </w:r>
    </w:p>
    <w:p w14:paraId="62D36F80" w14:textId="608CA66F" w:rsidR="00F2747E" w:rsidRPr="008634A5" w:rsidRDefault="007B2FE5" w:rsidP="00C16978">
      <w:pPr>
        <w:spacing w:after="0" w:line="480" w:lineRule="auto"/>
        <w:ind w:firstLine="708"/>
        <w:rPr>
          <w:rFonts w:ascii="Times New Roman" w:hAnsi="Times New Roman" w:cs="Times New Roman"/>
          <w:sz w:val="24"/>
          <w:szCs w:val="24"/>
          <w:lang w:val="en-US"/>
        </w:rPr>
      </w:pPr>
      <w:ins w:id="105" w:author="Ilja van Beest" w:date="2014-01-28T11:25:00Z">
        <w:r>
          <w:rPr>
            <w:rFonts w:ascii="Times New Roman" w:hAnsi="Times New Roman" w:cs="Times New Roman"/>
            <w:sz w:val="24"/>
            <w:szCs w:val="24"/>
            <w:lang w:val="en-US"/>
          </w:rPr>
          <w:t xml:space="preserve">The exploratory analyses focused on…. These analyses revealed … </w:t>
        </w:r>
      </w:ins>
      <w:r w:rsidR="00731737">
        <w:rPr>
          <w:rFonts w:ascii="Times New Roman" w:hAnsi="Times New Roman" w:cs="Times New Roman"/>
          <w:sz w:val="24"/>
          <w:szCs w:val="24"/>
          <w:lang w:val="en-US"/>
        </w:rPr>
        <w:t>We also ran exploratory analyses to study</w:t>
      </w:r>
      <w:r w:rsidR="00731737"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00731737" w:rsidRPr="00F70F0A">
        <w:rPr>
          <w:rFonts w:ascii="Times New Roman" w:hAnsi="Times New Roman" w:cs="Times New Roman"/>
          <w:sz w:val="24"/>
          <w:szCs w:val="24"/>
          <w:lang w:val="en-US"/>
        </w:rPr>
        <w:t>effect sizes. The analyses showed that this was the case</w:t>
      </w:r>
      <w:r w:rsidR="00153A5A">
        <w:rPr>
          <w:rFonts w:ascii="Times New Roman" w:hAnsi="Times New Roman" w:cs="Times New Roman"/>
          <w:sz w:val="24"/>
          <w:szCs w:val="24"/>
          <w:lang w:val="en-US"/>
        </w:rPr>
        <w:t xml:space="preserve"> neither</w:t>
      </w:r>
      <w:r w:rsidR="00731737" w:rsidRPr="00F70F0A">
        <w:rPr>
          <w:rFonts w:ascii="Times New Roman" w:hAnsi="Times New Roman" w:cs="Times New Roman"/>
          <w:sz w:val="24"/>
          <w:szCs w:val="24"/>
          <w:lang w:val="en-US"/>
        </w:rPr>
        <w:t xml:space="preserve"> for mean age of the participants, </w:t>
      </w:r>
      <w:r w:rsidR="00153A5A">
        <w:rPr>
          <w:rFonts w:ascii="Times New Roman" w:hAnsi="Times New Roman" w:cs="Times New Roman"/>
          <w:sz w:val="24"/>
          <w:szCs w:val="24"/>
          <w:lang w:val="en-US"/>
        </w:rPr>
        <w:t>nor</w:t>
      </w:r>
      <w:r w:rsidR="00153A5A"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w:t>
      </w:r>
      <w:r w:rsidR="00731737">
        <w:rPr>
          <w:rFonts w:ascii="Times New Roman" w:hAnsi="Times New Roman" w:cs="Times New Roman"/>
          <w:sz w:val="24"/>
          <w:szCs w:val="24"/>
          <w:lang w:val="en-US"/>
        </w:rPr>
        <w:t>setup</w:t>
      </w:r>
      <w:r w:rsidR="00731737" w:rsidRPr="00F70F0A">
        <w:rPr>
          <w:rFonts w:ascii="Times New Roman" w:hAnsi="Times New Roman" w:cs="Times New Roman"/>
          <w:sz w:val="24"/>
          <w:szCs w:val="24"/>
          <w:lang w:val="en-US"/>
        </w:rPr>
        <w:t xml:space="preserve"> of the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manipulation</w:t>
      </w:r>
      <w:r w:rsidR="00153A5A">
        <w:rPr>
          <w:rFonts w:ascii="Times New Roman" w:hAnsi="Times New Roman" w:cs="Times New Roman"/>
          <w:sz w:val="24"/>
          <w:szCs w:val="24"/>
          <w:lang w:val="en-US"/>
        </w:rPr>
        <w:t xml:space="preserve">. </w:t>
      </w:r>
      <w:r w:rsidR="00E57305">
        <w:rPr>
          <w:rFonts w:ascii="Times New Roman" w:hAnsi="Times New Roman" w:cs="Times New Roman"/>
          <w:sz w:val="24"/>
          <w:szCs w:val="24"/>
          <w:lang w:val="en-US"/>
        </w:rPr>
        <w:t>Additionally</w:t>
      </w:r>
      <w:r w:rsidR="009E406E">
        <w:rPr>
          <w:rFonts w:ascii="Times New Roman" w:hAnsi="Times New Roman" w:cs="Times New Roman"/>
          <w:sz w:val="24"/>
          <w:szCs w:val="24"/>
          <w:lang w:val="en-US"/>
        </w:rPr>
        <w:t xml:space="preserve">, the gender distribution in the sample did not </w:t>
      </w:r>
      <w:r w:rsidR="00E57305">
        <w:rPr>
          <w:rFonts w:ascii="Times New Roman" w:hAnsi="Times New Roman" w:cs="Times New Roman"/>
          <w:sz w:val="24"/>
          <w:szCs w:val="24"/>
          <w:lang w:val="en-US"/>
        </w:rPr>
        <w:t xml:space="preserve">influence the effect size found, counter to what has been hypothesized before </w:t>
      </w:r>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8634A5">
        <w:rPr>
          <w:rFonts w:ascii="Times New Roman" w:hAnsi="Times New Roman" w:cs="Times New Roman"/>
          <w:noProof/>
          <w:sz w:val="24"/>
          <w:szCs w:val="24"/>
          <w:lang w:val="en-US"/>
        </w:rPr>
        <w:t>(</w:t>
      </w:r>
      <w:r w:rsidR="00E57305">
        <w:rPr>
          <w:rFonts w:ascii="Times New Roman" w:hAnsi="Times New Roman" w:cs="Times New Roman"/>
          <w:noProof/>
          <w:sz w:val="24"/>
          <w:szCs w:val="24"/>
          <w:lang w:val="en-US"/>
        </w:rPr>
        <w:t xml:space="preserve">e.g., </w:t>
      </w:r>
      <w:r w:rsidR="00E57305" w:rsidRPr="008634A5">
        <w:rPr>
          <w:rFonts w:ascii="Times New Roman" w:hAnsi="Times New Roman" w:cs="Times New Roman"/>
          <w:noProof/>
          <w:sz w:val="24"/>
          <w:szCs w:val="24"/>
          <w:lang w:val="en-US"/>
        </w:rPr>
        <w:t>Hawes et al., 2012)</w:t>
      </w:r>
      <w:r w:rsidR="00E57305">
        <w:rPr>
          <w:rFonts w:ascii="Times New Roman" w:hAnsi="Times New Roman" w:cs="Times New Roman"/>
          <w:sz w:val="24"/>
          <w:szCs w:val="24"/>
          <w:lang w:val="en-US"/>
        </w:rPr>
        <w:fldChar w:fldCharType="end"/>
      </w:r>
      <w:r w:rsidR="00E57305">
        <w:rPr>
          <w:rFonts w:ascii="Times New Roman" w:hAnsi="Times New Roman" w:cs="Times New Roman"/>
          <w:sz w:val="24"/>
          <w:szCs w:val="24"/>
          <w:lang w:val="en-US"/>
        </w:rPr>
        <w:t>.</w:t>
      </w:r>
      <w:r w:rsidR="00F2747E">
        <w:rPr>
          <w:rFonts w:ascii="Times New Roman" w:hAnsi="Times New Roman" w:cs="Times New Roman"/>
          <w:sz w:val="24"/>
          <w:szCs w:val="24"/>
          <w:lang w:val="en-US"/>
        </w:rPr>
        <w:t xml:space="preserve"> </w:t>
      </w:r>
    </w:p>
    <w:p w14:paraId="64697BB5" w14:textId="13B2013D"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interpersonal measures showed 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3DBBB269" w14:textId="27E0BD36" w:rsidR="00E76D2C" w:rsidRPr="00F70F0A" w:rsidRDefault="004C2069" w:rsidP="004C2069">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meta-analyses</w:t>
      </w:r>
      <w:r w:rsidR="00E57305">
        <w:rPr>
          <w:rFonts w:ascii="Times New Roman" w:hAnsi="Times New Roman" w:cs="Times New Roman"/>
          <w:sz w:val="24"/>
          <w:szCs w:val="24"/>
          <w:lang w:val="en-US"/>
        </w:rPr>
        <w:t xml:space="preserve"> </w:t>
      </w:r>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"id" : "ITEM-2",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"ITEM-2",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"mendeley" : { "manualFormatting" : "(Blackhart et al., 2009; Cacioppo et al., 2013; Gerber &amp; Wheeler, 2009)", "previouslyFormattedCitation" : "(Blackhart et al., 2009; Gerber &amp; Wheeler, 2009)"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E57305">
        <w:rPr>
          <w:rFonts w:ascii="Times New Roman" w:hAnsi="Times New Roman" w:cs="Times New Roman"/>
          <w:noProof/>
          <w:sz w:val="24"/>
          <w:szCs w:val="24"/>
          <w:lang w:val="en-US"/>
        </w:rPr>
        <w:t xml:space="preserve">(Blackhart et al., 2009; </w:t>
      </w:r>
      <w:r w:rsidR="00E57305">
        <w:rPr>
          <w:rFonts w:ascii="Times New Roman" w:hAnsi="Times New Roman" w:cs="Times New Roman"/>
          <w:noProof/>
          <w:sz w:val="24"/>
          <w:szCs w:val="24"/>
          <w:lang w:val="en-US"/>
        </w:rPr>
        <w:t xml:space="preserve">Cacioppo et al., 2013; </w:t>
      </w:r>
      <w:r w:rsidR="00E57305" w:rsidRPr="00E57305">
        <w:rPr>
          <w:rFonts w:ascii="Times New Roman" w:hAnsi="Times New Roman" w:cs="Times New Roman"/>
          <w:noProof/>
          <w:sz w:val="24"/>
          <w:szCs w:val="24"/>
          <w:lang w:val="en-US"/>
        </w:rPr>
        <w:t>Gerber &amp; Wheeler, 2009)</w:t>
      </w:r>
      <w:r w:rsidR="00E57305">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091453E6" w14:textId="1204D14B" w:rsidR="00204DDD" w:rsidRDefault="00731737">
      <w:pPr>
        <w:tabs>
          <w:tab w:val="left" w:pos="2506"/>
        </w:tabs>
        <w:spacing w:after="0" w:line="480" w:lineRule="auto"/>
        <w:rPr>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w:t>
      </w:r>
      <w:r w:rsidRPr="00F70F0A">
        <w:rPr>
          <w:rFonts w:ascii="Times New Roman" w:hAnsi="Times New Roman" w:cs="Times New Roman"/>
          <w:sz w:val="24"/>
          <w:szCs w:val="24"/>
          <w:lang w:val="en-US"/>
        </w:rPr>
        <w:lastRenderedPageBreak/>
        <w:t xml:space="preserve">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6BE35121" w14:textId="2EE6400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0AAC5022"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w:t>
      </w:r>
      <w:proofErr w:type="spellStart"/>
      <w:r w:rsidR="00831180">
        <w:rPr>
          <w:rFonts w:ascii="Times New Roman" w:hAnsi="Times New Roman" w:cs="Times New Roman"/>
          <w:sz w:val="24"/>
          <w:szCs w:val="24"/>
          <w:lang w:val="en-US"/>
        </w:rPr>
        <w:t>Cyberball</w:t>
      </w:r>
      <w:proofErr w:type="spellEnd"/>
      <w:r w:rsidR="0083118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This indicates that the effects are very variable to begin with, and makes it unlikely that the effects are misrepresented.</w:t>
      </w:r>
    </w:p>
    <w:p w14:paraId="0F8AE69F" w14:textId="1C83E3FA"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(2)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LeBel</w:t>
      </w:r>
      <w:proofErr w:type="spellEnd"/>
      <w:r>
        <w:rPr>
          <w:rFonts w:ascii="Times New Roman" w:hAnsi="Times New Roman" w:cs="Times New Roman"/>
          <w:sz w:val="24"/>
          <w:szCs w:val="24"/>
          <w:lang w:val="en-US"/>
        </w:rPr>
        <w:t xml:space="preserve">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w:t>
      </w:r>
      <w:proofErr w:type="spellStart"/>
      <w:r w:rsidR="000138B8">
        <w:rPr>
          <w:rFonts w:ascii="Times New Roman" w:hAnsi="Times New Roman" w:cs="Times New Roman"/>
          <w:sz w:val="24"/>
          <w:szCs w:val="24"/>
          <w:lang w:val="en-US"/>
        </w:rPr>
        <w:t>timepoints</w:t>
      </w:r>
      <w:proofErr w:type="spellEnd"/>
      <w:r w:rsidR="000138B8">
        <w:rPr>
          <w:rFonts w:ascii="Times New Roman" w:hAnsi="Times New Roman" w:cs="Times New Roman"/>
          <w:sz w:val="24"/>
          <w:szCs w:val="24"/>
          <w:lang w:val="en-US"/>
        </w:rPr>
        <w:t xml:space="preserve"> (maximum discrepancy of 4.9 percentage points). Substantive differences in proportions of measures across time points are minimal, and form an unlikely driving force for our findings. In sum, we conclude that the findings are not an artefact of selecting the first and last measures. </w:t>
      </w:r>
    </w:p>
    <w:p w14:paraId="5EBE1310"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xml:space="preserve"> and colleagues (2013) within the physiological </w:t>
      </w:r>
      <w:r w:rsidRPr="00F70F0A">
        <w:rPr>
          <w:rFonts w:ascii="Times New Roman" w:hAnsi="Times New Roman" w:cs="Times New Roman"/>
          <w:sz w:val="24"/>
          <w:szCs w:val="24"/>
          <w:lang w:val="en-US"/>
        </w:rPr>
        <w:lastRenderedPageBreak/>
        <w:t>framework. These references can easily be retrieved from the database of examined papers, as is available on the OSF page of this paper.</w:t>
      </w:r>
    </w:p>
    <w:p w14:paraId="3CEE3A95" w14:textId="7EC77EFD" w:rsidR="00B5508E" w:rsidRDefault="00731737" w:rsidP="00B5508E">
      <w:pPr>
        <w:numPr>
          <w:ins w:id="106" w:author="I van Beest" w:date="2013-10-07T23:51:00Z"/>
        </w:numPr>
        <w:spacing w:after="0" w:line="480" w:lineRule="auto"/>
        <w:ind w:firstLine="708"/>
        <w:rPr>
          <w:ins w:id="107" w:author="Ilja van Beest" w:date="2014-01-28T11:41:00Z"/>
          <w:rFonts w:ascii="Times New Roman" w:hAnsi="Times New Roman" w:cs="Times New Roman"/>
          <w:sz w:val="24"/>
          <w:szCs w:val="24"/>
          <w:lang w:val="en-US"/>
        </w:rPr>
      </w:pPr>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"10.1002/ab.20066", "ISSN" : "0096-140X", "author" : [ { "dropping-particle" : "", "family" : "Ritter", "given" : "Dominik", "non-dropping-particle" : "", "parse-names" : false, "suffix" : "" }, { "dropping-particle" : "", "family" : "Eslea", "given" : "Mike", "non-dropping-particle" : "", "parse-names" : false, "suffix" : "" } ], "container-title" : "Aggressive Behavior", "id" : "ITEM-1", "issue" : "5", "issued" : { "date-parts" : [ [ "2005", "10" ] ] }, "note" : "not interesting", "page" : "407-419", "title" : "Hot Sauce, toy guns, and graffiti: A critical account of current laboratory aggression paradigms", "type" : "article-journal", "volume" : "31" }, "uris" : [ "http://www.mendeley.com/documents/?uuid=09dc6fa7-78f2-416c-840a-69823c06c1be" ] } ], "mendeley" : { "manualFormatting" : "Ritter &amp; Eslea, 2005)", "previouslyFormattedCitation" : "(Ritter &amp; Eslea, 2005)" }, "properties" : { "noteIndex" : 0 }, "schema" : "https://github.com/citation-style-language/schema/raw/master/csl-citation.json" }</w:instrText>
      </w:r>
      <w:r w:rsidR="009B54BE">
        <w:rPr>
          <w:rFonts w:ascii="Times New Roman" w:hAnsi="Times New Roman" w:cs="Times New Roman"/>
          <w:sz w:val="24"/>
          <w:szCs w:val="24"/>
          <w:lang w:val="en-US"/>
        </w:rPr>
        <w:fldChar w:fldCharType="separate"/>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fldChar w:fldCharType="end"/>
      </w:r>
      <w:r w:rsidR="009B54BE">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Considering this lack of</w:t>
      </w:r>
      <w:r w:rsidR="00B5508E">
        <w:rPr>
          <w:rFonts w:ascii="Times New Roman" w:hAnsi="Times New Roman" w:cs="Times New Roman"/>
          <w:sz w:val="24"/>
          <w:szCs w:val="24"/>
          <w:lang w:val="en-US"/>
        </w:rPr>
        <w:t xml:space="preserve"> validation</w:t>
      </w:r>
      <w:r w:rsidR="009B54BE">
        <w:rPr>
          <w:rFonts w:ascii="Times New Roman" w:hAnsi="Times New Roman" w:cs="Times New Roman"/>
          <w:sz w:val="24"/>
          <w:szCs w:val="24"/>
          <w:lang w:val="en-US"/>
        </w:rPr>
        <w:t xml:space="preserve"> or even questionable validity</w:t>
      </w:r>
      <w:r w:rsidR="00A15DA2">
        <w:rPr>
          <w:rFonts w:ascii="Times New Roman" w:hAnsi="Times New Roman" w:cs="Times New Roman"/>
          <w:sz w:val="24"/>
          <w:szCs w:val="24"/>
          <w:lang w:val="en-US"/>
        </w:rPr>
        <w:t xml:space="preserve">, we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3696F3A6" w14:textId="77777777" w:rsidR="00D95882" w:rsidRDefault="00D95882" w:rsidP="00B5508E">
      <w:pPr>
        <w:numPr>
          <w:ins w:id="108" w:author="I van Beest" w:date="2013-10-07T23:51:00Z"/>
        </w:numPr>
        <w:spacing w:after="0" w:line="480" w:lineRule="auto"/>
        <w:ind w:firstLine="708"/>
        <w:rPr>
          <w:ins w:id="109" w:author="Ilja van Beest" w:date="2014-01-28T11:41:00Z"/>
          <w:rFonts w:ascii="Times New Roman" w:hAnsi="Times New Roman" w:cs="Times New Roman"/>
          <w:sz w:val="24"/>
          <w:szCs w:val="24"/>
          <w:lang w:val="en-US"/>
        </w:rPr>
      </w:pPr>
    </w:p>
    <w:p w14:paraId="580DECB0" w14:textId="294B14EE" w:rsidR="00D95882" w:rsidRDefault="00D95882" w:rsidP="00B5508E">
      <w:pPr>
        <w:numPr>
          <w:ins w:id="110" w:author="I van Beest" w:date="2013-10-07T23:51:00Z"/>
        </w:numPr>
        <w:spacing w:after="0" w:line="480" w:lineRule="auto"/>
        <w:ind w:firstLine="708"/>
        <w:rPr>
          <w:ins w:id="111" w:author="Ilja van Beest" w:date="2014-01-28T11:41:00Z"/>
          <w:rFonts w:ascii="Times New Roman" w:hAnsi="Times New Roman" w:cs="Times New Roman"/>
          <w:sz w:val="24"/>
          <w:szCs w:val="24"/>
          <w:lang w:val="en-US"/>
        </w:rPr>
      </w:pPr>
      <w:proofErr w:type="spellStart"/>
      <w:ins w:id="112" w:author="Ilja van Beest" w:date="2014-01-28T11:41:00Z">
        <w:r w:rsidRPr="00D95882">
          <w:rPr>
            <w:rFonts w:ascii="Times New Roman" w:hAnsi="Times New Roman" w:cs="Times New Roman"/>
            <w:sz w:val="24"/>
            <w:szCs w:val="24"/>
            <w:highlight w:val="yellow"/>
            <w:lang w:val="en-US"/>
            <w:rPrChange w:id="113" w:author="Ilja van Beest" w:date="2014-01-28T11:47:00Z">
              <w:rPr>
                <w:rFonts w:ascii="Times New Roman" w:hAnsi="Times New Roman" w:cs="Times New Roman"/>
                <w:sz w:val="24"/>
                <w:szCs w:val="24"/>
                <w:highlight w:val="yellow"/>
                <w:lang w:val="en-US"/>
              </w:rPr>
            </w:rPrChange>
          </w:rPr>
          <w:t>Mff</w:t>
        </w:r>
        <w:proofErr w:type="spellEnd"/>
        <w:r w:rsidRPr="00D95882">
          <w:rPr>
            <w:rFonts w:ascii="Times New Roman" w:hAnsi="Times New Roman" w:cs="Times New Roman"/>
            <w:sz w:val="24"/>
            <w:szCs w:val="24"/>
            <w:highlight w:val="yellow"/>
            <w:lang w:val="en-US"/>
            <w:rPrChange w:id="114" w:author="Ilja van Beest" w:date="2014-01-28T11:47:00Z">
              <w:rPr>
                <w:rFonts w:ascii="Times New Roman" w:hAnsi="Times New Roman" w:cs="Times New Roman"/>
                <w:sz w:val="24"/>
                <w:szCs w:val="24"/>
                <w:lang w:val="en-US"/>
              </w:rPr>
            </w:rPrChange>
          </w:rPr>
          <w:t xml:space="preserve">  We coded the articles in a specific way. In each article we only </w:t>
        </w:r>
        <w:proofErr w:type="spellStart"/>
        <w:r w:rsidRPr="00D95882">
          <w:rPr>
            <w:rFonts w:ascii="Times New Roman" w:hAnsi="Times New Roman" w:cs="Times New Roman"/>
            <w:sz w:val="24"/>
            <w:szCs w:val="24"/>
            <w:highlight w:val="yellow"/>
            <w:lang w:val="en-US"/>
            <w:rPrChange w:id="115" w:author="Ilja van Beest" w:date="2014-01-28T11:47:00Z">
              <w:rPr>
                <w:rFonts w:ascii="Times New Roman" w:hAnsi="Times New Roman" w:cs="Times New Roman"/>
                <w:sz w:val="24"/>
                <w:szCs w:val="24"/>
                <w:lang w:val="en-US"/>
              </w:rPr>
            </w:rPrChange>
          </w:rPr>
          <w:t>condired</w:t>
        </w:r>
        <w:proofErr w:type="spellEnd"/>
        <w:r w:rsidRPr="00D95882">
          <w:rPr>
            <w:rFonts w:ascii="Times New Roman" w:hAnsi="Times New Roman" w:cs="Times New Roman"/>
            <w:sz w:val="24"/>
            <w:szCs w:val="24"/>
            <w:highlight w:val="yellow"/>
            <w:lang w:val="en-US"/>
            <w:rPrChange w:id="116" w:author="Ilja van Beest" w:date="2014-01-28T11:47:00Z">
              <w:rPr>
                <w:rFonts w:ascii="Times New Roman" w:hAnsi="Times New Roman" w:cs="Times New Roman"/>
                <w:sz w:val="24"/>
                <w:szCs w:val="24"/>
                <w:lang w:val="en-US"/>
              </w:rPr>
            </w:rPrChange>
          </w:rPr>
          <w:t xml:space="preserve"> the first and last measures that was subsequently coded as being an interpersonal, intrapersonal or need </w:t>
        </w:r>
      </w:ins>
      <w:ins w:id="117" w:author="Ilja van Beest" w:date="2014-01-28T11:42:00Z">
        <w:r w:rsidRPr="00D95882">
          <w:rPr>
            <w:rFonts w:ascii="Times New Roman" w:hAnsi="Times New Roman" w:cs="Times New Roman"/>
            <w:sz w:val="24"/>
            <w:szCs w:val="24"/>
            <w:highlight w:val="yellow"/>
            <w:lang w:val="en-US"/>
            <w:rPrChange w:id="118" w:author="Ilja van Beest" w:date="2014-01-28T11:47:00Z">
              <w:rPr>
                <w:rFonts w:ascii="Times New Roman" w:hAnsi="Times New Roman" w:cs="Times New Roman"/>
                <w:sz w:val="24"/>
                <w:szCs w:val="24"/>
                <w:lang w:val="en-US"/>
              </w:rPr>
            </w:rPrChange>
          </w:rPr>
          <w:t>satisfaction</w:t>
        </w:r>
      </w:ins>
      <w:ins w:id="119" w:author="Ilja van Beest" w:date="2014-01-28T11:41:00Z">
        <w:r w:rsidRPr="00D95882">
          <w:rPr>
            <w:rFonts w:ascii="Times New Roman" w:hAnsi="Times New Roman" w:cs="Times New Roman"/>
            <w:sz w:val="24"/>
            <w:szCs w:val="24"/>
            <w:highlight w:val="yellow"/>
            <w:lang w:val="en-US"/>
            <w:rPrChange w:id="120" w:author="Ilja van Beest" w:date="2014-01-28T11:47:00Z">
              <w:rPr>
                <w:rFonts w:ascii="Times New Roman" w:hAnsi="Times New Roman" w:cs="Times New Roman"/>
                <w:sz w:val="24"/>
                <w:szCs w:val="24"/>
                <w:lang w:val="en-US"/>
              </w:rPr>
            </w:rPrChange>
          </w:rPr>
          <w:t xml:space="preserve"> </w:t>
        </w:r>
      </w:ins>
      <w:proofErr w:type="spellStart"/>
      <w:ins w:id="121" w:author="Ilja van Beest" w:date="2014-01-28T11:42:00Z">
        <w:r w:rsidRPr="00D95882">
          <w:rPr>
            <w:rFonts w:ascii="Times New Roman" w:hAnsi="Times New Roman" w:cs="Times New Roman"/>
            <w:sz w:val="24"/>
            <w:szCs w:val="24"/>
            <w:highlight w:val="yellow"/>
            <w:lang w:val="en-US"/>
            <w:rPrChange w:id="122" w:author="Ilja van Beest" w:date="2014-01-28T11:47:00Z">
              <w:rPr>
                <w:rFonts w:ascii="Times New Roman" w:hAnsi="Times New Roman" w:cs="Times New Roman"/>
                <w:sz w:val="24"/>
                <w:szCs w:val="24"/>
                <w:lang w:val="en-US"/>
              </w:rPr>
            </w:rPrChange>
          </w:rPr>
          <w:t>meausure</w:t>
        </w:r>
        <w:proofErr w:type="spellEnd"/>
        <w:r w:rsidRPr="00D95882">
          <w:rPr>
            <w:rFonts w:ascii="Times New Roman" w:hAnsi="Times New Roman" w:cs="Times New Roman"/>
            <w:sz w:val="24"/>
            <w:szCs w:val="24"/>
            <w:highlight w:val="yellow"/>
            <w:lang w:val="en-US"/>
            <w:rPrChange w:id="123" w:author="Ilja van Beest" w:date="2014-01-28T11:47:00Z">
              <w:rPr>
                <w:rFonts w:ascii="Times New Roman" w:hAnsi="Times New Roman" w:cs="Times New Roman"/>
                <w:sz w:val="24"/>
                <w:szCs w:val="24"/>
                <w:lang w:val="en-US"/>
              </w:rPr>
            </w:rPrChange>
          </w:rPr>
          <w:t xml:space="preserve">. An alternative method for coding would be to check in each article whether it contains an </w:t>
        </w:r>
        <w:proofErr w:type="spellStart"/>
        <w:r w:rsidRPr="00D95882">
          <w:rPr>
            <w:rFonts w:ascii="Times New Roman" w:hAnsi="Times New Roman" w:cs="Times New Roman"/>
            <w:sz w:val="24"/>
            <w:szCs w:val="24"/>
            <w:highlight w:val="yellow"/>
            <w:lang w:val="en-US"/>
            <w:rPrChange w:id="124" w:author="Ilja van Beest" w:date="2014-01-28T11:47:00Z">
              <w:rPr>
                <w:rFonts w:ascii="Times New Roman" w:hAnsi="Times New Roman" w:cs="Times New Roman"/>
                <w:sz w:val="24"/>
                <w:szCs w:val="24"/>
                <w:lang w:val="en-US"/>
              </w:rPr>
            </w:rPrChange>
          </w:rPr>
          <w:t>interpsonal</w:t>
        </w:r>
        <w:proofErr w:type="spellEnd"/>
        <w:r w:rsidRPr="00D95882">
          <w:rPr>
            <w:rFonts w:ascii="Times New Roman" w:hAnsi="Times New Roman" w:cs="Times New Roman"/>
            <w:sz w:val="24"/>
            <w:szCs w:val="24"/>
            <w:highlight w:val="yellow"/>
            <w:lang w:val="en-US"/>
            <w:rPrChange w:id="125" w:author="Ilja van Beest" w:date="2014-01-28T11:47:00Z">
              <w:rPr>
                <w:rFonts w:ascii="Times New Roman" w:hAnsi="Times New Roman" w:cs="Times New Roman"/>
                <w:sz w:val="24"/>
                <w:szCs w:val="24"/>
                <w:lang w:val="en-US"/>
              </w:rPr>
            </w:rPrChange>
          </w:rPr>
          <w:t xml:space="preserve">, intrapersonal or needs satisfaction measures, and then code for each of these measures </w:t>
        </w:r>
        <w:proofErr w:type="spellStart"/>
        <w:r w:rsidRPr="00D95882">
          <w:rPr>
            <w:rFonts w:ascii="Times New Roman" w:hAnsi="Times New Roman" w:cs="Times New Roman"/>
            <w:sz w:val="24"/>
            <w:szCs w:val="24"/>
            <w:highlight w:val="yellow"/>
            <w:lang w:val="en-US"/>
            <w:rPrChange w:id="126" w:author="Ilja van Beest" w:date="2014-01-28T11:47:00Z">
              <w:rPr>
                <w:rFonts w:ascii="Times New Roman" w:hAnsi="Times New Roman" w:cs="Times New Roman"/>
                <w:sz w:val="24"/>
                <w:szCs w:val="24"/>
                <w:lang w:val="en-US"/>
              </w:rPr>
            </w:rPrChange>
          </w:rPr>
          <w:t>whehther</w:t>
        </w:r>
        <w:proofErr w:type="spellEnd"/>
        <w:r w:rsidRPr="00D95882">
          <w:rPr>
            <w:rFonts w:ascii="Times New Roman" w:hAnsi="Times New Roman" w:cs="Times New Roman"/>
            <w:sz w:val="24"/>
            <w:szCs w:val="24"/>
            <w:highlight w:val="yellow"/>
            <w:lang w:val="en-US"/>
            <w:rPrChange w:id="127" w:author="Ilja van Beest" w:date="2014-01-28T11:47:00Z">
              <w:rPr>
                <w:rFonts w:ascii="Times New Roman" w:hAnsi="Times New Roman" w:cs="Times New Roman"/>
                <w:sz w:val="24"/>
                <w:szCs w:val="24"/>
                <w:lang w:val="en-US"/>
              </w:rPr>
            </w:rPrChange>
          </w:rPr>
          <w:t xml:space="preserve"> it is first or last. In our coding we only have two means for every article. In </w:t>
        </w:r>
      </w:ins>
      <w:ins w:id="128" w:author="Ilja van Beest" w:date="2014-01-28T11:44:00Z">
        <w:r w:rsidRPr="00D95882">
          <w:rPr>
            <w:rFonts w:ascii="Times New Roman" w:hAnsi="Times New Roman" w:cs="Times New Roman"/>
            <w:sz w:val="24"/>
            <w:szCs w:val="24"/>
            <w:highlight w:val="yellow"/>
            <w:lang w:val="en-US"/>
            <w:rPrChange w:id="129" w:author="Ilja van Beest" w:date="2014-01-28T11:47:00Z">
              <w:rPr>
                <w:rFonts w:ascii="Times New Roman" w:hAnsi="Times New Roman" w:cs="Times New Roman"/>
                <w:sz w:val="24"/>
                <w:szCs w:val="24"/>
                <w:lang w:val="en-US"/>
              </w:rPr>
            </w:rPrChange>
          </w:rPr>
          <w:t xml:space="preserve">the second coding it would be possible to have 6 means for every article. The consequence is that we can state whether T1 differs from T2, and see how different measures change this relations. But, can not directly test how a specific measure is affected by </w:t>
        </w:r>
        <w:proofErr w:type="spellStart"/>
        <w:r w:rsidRPr="00D95882">
          <w:rPr>
            <w:rFonts w:ascii="Times New Roman" w:hAnsi="Times New Roman" w:cs="Times New Roman"/>
            <w:sz w:val="24"/>
            <w:szCs w:val="24"/>
            <w:highlight w:val="yellow"/>
            <w:lang w:val="en-US"/>
            <w:rPrChange w:id="130" w:author="Ilja van Beest" w:date="2014-01-28T11:47:00Z">
              <w:rPr>
                <w:rFonts w:ascii="Times New Roman" w:hAnsi="Times New Roman" w:cs="Times New Roman"/>
                <w:sz w:val="24"/>
                <w:szCs w:val="24"/>
                <w:lang w:val="en-US"/>
              </w:rPr>
            </w:rPrChange>
          </w:rPr>
          <w:t>temperoal</w:t>
        </w:r>
        <w:proofErr w:type="spellEnd"/>
        <w:r w:rsidRPr="00D95882">
          <w:rPr>
            <w:rFonts w:ascii="Times New Roman" w:hAnsi="Times New Roman" w:cs="Times New Roman"/>
            <w:sz w:val="24"/>
            <w:szCs w:val="24"/>
            <w:highlight w:val="yellow"/>
            <w:lang w:val="en-US"/>
            <w:rPrChange w:id="131" w:author="Ilja van Beest" w:date="2014-01-28T11:47:00Z">
              <w:rPr>
                <w:rFonts w:ascii="Times New Roman" w:hAnsi="Times New Roman" w:cs="Times New Roman"/>
                <w:sz w:val="24"/>
                <w:szCs w:val="24"/>
                <w:lang w:val="en-US"/>
              </w:rPr>
            </w:rPrChange>
          </w:rPr>
          <w:t xml:space="preserve"> changes.</w:t>
        </w:r>
        <w:bookmarkStart w:id="132" w:name="_GoBack"/>
        <w:bookmarkEnd w:id="132"/>
        <w:r>
          <w:rPr>
            <w:rFonts w:ascii="Times New Roman" w:hAnsi="Times New Roman" w:cs="Times New Roman"/>
            <w:sz w:val="24"/>
            <w:szCs w:val="24"/>
            <w:lang w:val="en-US"/>
          </w:rPr>
          <w:t xml:space="preserve"> </w:t>
        </w:r>
      </w:ins>
    </w:p>
    <w:p w14:paraId="293DFD6C" w14:textId="77777777" w:rsidR="00D95882" w:rsidRDefault="00D95882" w:rsidP="00B5508E">
      <w:pPr>
        <w:numPr>
          <w:ins w:id="133" w:author="I van Beest" w:date="2013-10-07T23:51:00Z"/>
        </w:numPr>
        <w:spacing w:after="0" w:line="480" w:lineRule="auto"/>
        <w:ind w:firstLine="708"/>
        <w:rPr>
          <w:rFonts w:ascii="Times New Roman" w:hAnsi="Times New Roman" w:cs="Times New Roman"/>
          <w:sz w:val="24"/>
          <w:szCs w:val="24"/>
          <w:lang w:val="en-US"/>
        </w:rPr>
      </w:pPr>
    </w:p>
    <w:p w14:paraId="1A4A43F1" w14:textId="27059AB5" w:rsidR="00A15DA2" w:rsidRDefault="0014060B" w:rsidP="00B5508E">
      <w:pPr>
        <w:spacing w:after="0" w:line="480" w:lineRule="auto"/>
        <w:rPr>
          <w:ins w:id="134" w:author="Jelte Wicherts" w:date="2013-12-24T11:43:00Z"/>
          <w:rFonts w:ascii="Times New Roman" w:hAnsi="Times New Roman" w:cs="Times New Roman"/>
          <w:sz w:val="24"/>
          <w:szCs w:val="24"/>
          <w:lang w:val="en-US"/>
        </w:rPr>
      </w:pPr>
      <w:r>
        <w:rPr>
          <w:rFonts w:ascii="Times New Roman" w:hAnsi="Times New Roman" w:cs="Times New Roman"/>
          <w:b/>
          <w:sz w:val="24"/>
          <w:szCs w:val="24"/>
          <w:lang w:val="en-US"/>
        </w:rPr>
        <w:t xml:space="preserve">Conclusion. </w:t>
      </w:r>
      <w:r w:rsidR="00731737" w:rsidRPr="00F70F0A">
        <w:rPr>
          <w:rFonts w:ascii="Times New Roman" w:hAnsi="Times New Roman" w:cs="Times New Roman"/>
          <w:sz w:val="24"/>
          <w:szCs w:val="24"/>
          <w:lang w:val="en-US"/>
        </w:rPr>
        <w:t xml:space="preserve">Despite these limitations, the meta-analysis provides </w:t>
      </w:r>
      <w:r w:rsidR="00A62BCA">
        <w:rPr>
          <w:rFonts w:ascii="Times New Roman" w:hAnsi="Times New Roman" w:cs="Times New Roman"/>
          <w:sz w:val="24"/>
          <w:szCs w:val="24"/>
          <w:lang w:val="en-US"/>
        </w:rPr>
        <w:t>robust</w:t>
      </w:r>
      <w:r w:rsidR="00731737" w:rsidRPr="00F70F0A">
        <w:rPr>
          <w:rFonts w:ascii="Times New Roman" w:hAnsi="Times New Roman" w:cs="Times New Roman"/>
          <w:sz w:val="24"/>
          <w:szCs w:val="24"/>
          <w:lang w:val="en-US"/>
        </w:rPr>
        <w:t xml:space="preserve"> findings with regards to the workings of ostracism, and subsequently also poses new questions.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studies</w:t>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 that there are more potentially relevant moderators of ostracism in need of further study</w:t>
      </w:r>
      <w:r w:rsidR="00731737" w:rsidRPr="00F70F0A">
        <w:rPr>
          <w:rFonts w:ascii="Times New Roman" w:hAnsi="Times New Roman" w:cs="Times New Roman"/>
          <w:sz w:val="24"/>
          <w:szCs w:val="24"/>
          <w:lang w:val="en-US"/>
        </w:rPr>
        <w:t>. T</w:t>
      </w:r>
      <w:r w:rsidR="00A15DA2">
        <w:rPr>
          <w:rFonts w:ascii="Times New Roman" w:hAnsi="Times New Roman" w:cs="Times New Roman"/>
          <w:sz w:val="24"/>
          <w:szCs w:val="24"/>
          <w:lang w:val="en-US"/>
        </w:rPr>
        <w:t>he large heterogeneity of effects also</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question whether the ostracism effect is actually as reflexive as has been proposed previously</w:t>
      </w:r>
      <w:r w:rsidR="00731737">
        <w:rPr>
          <w:rFonts w:ascii="Times New Roman" w:hAnsi="Times New Roman" w:cs="Times New Roman"/>
          <w:sz w:val="24"/>
          <w:szCs w:val="24"/>
          <w:lang w:val="en-US"/>
        </w:rPr>
        <w:t>, or whether it taps on different cognitive processes</w:t>
      </w:r>
      <w:r w:rsidR="00731737" w:rsidRPr="00F70F0A">
        <w:rPr>
          <w:rFonts w:ascii="Times New Roman" w:hAnsi="Times New Roman" w:cs="Times New Roman"/>
          <w:sz w:val="24"/>
          <w:szCs w:val="24"/>
          <w:lang w:val="en-US"/>
        </w:rPr>
        <w:t>. These findings extend the need-threat model (Williams, 2009), which has played a major role in ostracism research until now. We invite fellow researchers to think and test ideas that might provide some explanation for these findings.</w:t>
      </w:r>
    </w:p>
    <w:p w14:paraId="2E1D37EA" w14:textId="77777777" w:rsidR="00E76D2C" w:rsidRDefault="00731737" w:rsidP="00B5508E">
      <w:pPr>
        <w:spacing w:after="0" w:line="480" w:lineRule="auto"/>
        <w:rPr>
          <w:ins w:id="135" w:author="Ilja van Beest" w:date="2013-12-27T12:01:00Z"/>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2ACF27A4" w14:textId="77777777" w:rsidR="00215DA4" w:rsidRDefault="00215DA4" w:rsidP="00215DA4">
      <w:pPr>
        <w:jc w:val="center"/>
        <w:rPr>
          <w:rFonts w:ascii="Times New Roman" w:hAnsi="Times New Roman" w:cs="Times New Roman"/>
          <w:sz w:val="24"/>
          <w:szCs w:val="24"/>
          <w:lang w:val="en-US"/>
        </w:rPr>
      </w:pPr>
      <w:commentRangeStart w:id="136"/>
      <w:r>
        <w:rPr>
          <w:rFonts w:ascii="Times New Roman" w:hAnsi="Times New Roman" w:cs="Times New Roman"/>
          <w:sz w:val="24"/>
          <w:szCs w:val="24"/>
          <w:lang w:val="en-US"/>
        </w:rPr>
        <w:lastRenderedPageBreak/>
        <w:t>References</w:t>
      </w:r>
      <w:commentRangeEnd w:id="136"/>
      <w:r w:rsidR="00CD43F4">
        <w:rPr>
          <w:rStyle w:val="Verwijzingopmerking"/>
        </w:rPr>
        <w:commentReference w:id="136"/>
      </w:r>
    </w:p>
    <w:p w14:paraId="68308FA6"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2A03C1AD"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xml:space="preserve">, 543-554.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 10.1177/1745691612459060</w:t>
      </w:r>
    </w:p>
    <w:p w14:paraId="6D29D2AD" w14:textId="77777777"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R. F., &amp; Leary, M. R. (1995). The need to belong: desire for interpersonal attachments as a fundamental human motivation. </w:t>
      </w:r>
      <w:r>
        <w:rPr>
          <w:rFonts w:ascii="Times New Roman" w:eastAsia="Times New Roman" w:hAnsi="Times New Roman" w:cs="Times New Roman"/>
          <w:i/>
          <w:iCs/>
          <w:sz w:val="24"/>
          <w:szCs w:val="24"/>
        </w:rPr>
        <w:t>Psychological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0BAA9A78" w14:textId="526A9ECE" w:rsidR="009B54BE" w:rsidRPr="009B54BE" w:rsidRDefault="00593A23">
      <w:pPr>
        <w:pStyle w:val="Normaalweb"/>
        <w:ind w:left="480" w:hanging="480"/>
        <w:divId w:val="1425105130"/>
        <w:rPr>
          <w:noProof/>
        </w:rPr>
      </w:pPr>
      <w:r>
        <w:fldChar w:fldCharType="begin" w:fldLock="1"/>
      </w:r>
      <w:r w:rsidR="00215DA4">
        <w:rPr>
          <w:lang w:val="nl-NL"/>
        </w:rPr>
        <w:instrText xml:space="preserve">ADDIN Mendeley Bibliography CSL_BIBLIOGRAPHY </w:instrText>
      </w:r>
      <w:r>
        <w:fldChar w:fldCharType="separate"/>
      </w:r>
      <w:r w:rsidR="009B54BE" w:rsidRPr="002321C9">
        <w:rPr>
          <w:noProof/>
          <w:lang w:val="nl-NL"/>
          <w:rPrChange w:id="137" w:author="Chris Hartgerink" w:date="2014-01-19T08:32:00Z">
            <w:rPr>
              <w:noProof/>
            </w:rPr>
          </w:rPrChange>
        </w:rPr>
        <w:t xml:space="preserve">Baumeister, R. F., Twenge, J. M., &amp; Nuss, C. K. (2002). </w:t>
      </w:r>
      <w:r w:rsidR="009B54BE" w:rsidRPr="009B54BE">
        <w:rPr>
          <w:noProof/>
        </w:rPr>
        <w:t xml:space="preserve">Effects of social exclusion on cognitive processes: Anticipated aloneness reduces intelligent thought. </w:t>
      </w:r>
      <w:r w:rsidR="009B54BE" w:rsidRPr="009B54BE">
        <w:rPr>
          <w:i/>
          <w:iCs/>
          <w:noProof/>
        </w:rPr>
        <w:t>Journal of Personality and Social Psychology</w:t>
      </w:r>
      <w:r w:rsidR="009B54BE" w:rsidRPr="009B54BE">
        <w:rPr>
          <w:noProof/>
        </w:rPr>
        <w:t xml:space="preserve">, </w:t>
      </w:r>
      <w:r w:rsidR="009B54BE" w:rsidRPr="009B54BE">
        <w:rPr>
          <w:i/>
          <w:iCs/>
          <w:noProof/>
        </w:rPr>
        <w:t>83</w:t>
      </w:r>
      <w:r w:rsidR="009B54BE" w:rsidRPr="009B54BE">
        <w:rPr>
          <w:noProof/>
        </w:rPr>
        <w:t>(4), 817–827. doi:10.1037//0022-3514.83.4.817</w:t>
      </w:r>
    </w:p>
    <w:p w14:paraId="2AF493F5" w14:textId="77777777" w:rsidR="009B54BE" w:rsidRPr="009B54BE" w:rsidRDefault="009B54BE">
      <w:pPr>
        <w:pStyle w:val="Normaalweb"/>
        <w:ind w:left="480" w:hanging="480"/>
        <w:divId w:val="1425105130"/>
        <w:rPr>
          <w:noProof/>
        </w:rPr>
      </w:pPr>
      <w:r w:rsidRPr="009B54BE">
        <w:rPr>
          <w:noProof/>
        </w:rPr>
        <w:t xml:space="preserve">Blackhart, G. C., Nelson, B. C., Knowles, M. L., &amp; Baumeister, R. F. (2009). Rejection elicits emotional reactions but neither causes immediate distress nor lowers self-esteem: a meta-analytic review of 192 studies on social exclusion. </w:t>
      </w:r>
      <w:r w:rsidRPr="009B54BE">
        <w:rPr>
          <w:i/>
          <w:iCs/>
          <w:noProof/>
        </w:rPr>
        <w:t>Personality and social psychology review : an official journal of the Society for Personality and Social Psychology, Inc</w:t>
      </w:r>
      <w:r w:rsidRPr="009B54BE">
        <w:rPr>
          <w:noProof/>
        </w:rPr>
        <w:t xml:space="preserve">, </w:t>
      </w:r>
      <w:r w:rsidRPr="009B54BE">
        <w:rPr>
          <w:i/>
          <w:iCs/>
          <w:noProof/>
        </w:rPr>
        <w:t>13</w:t>
      </w:r>
      <w:r w:rsidRPr="009B54BE">
        <w:rPr>
          <w:noProof/>
        </w:rPr>
        <w:t>(4), 269–309. doi:10.1177/1088868309346065</w:t>
      </w:r>
    </w:p>
    <w:p w14:paraId="03DCF7D9" w14:textId="77777777" w:rsidR="009B54BE" w:rsidRPr="009B54BE" w:rsidRDefault="009B54BE">
      <w:pPr>
        <w:pStyle w:val="Normaalweb"/>
        <w:ind w:left="480" w:hanging="480"/>
        <w:divId w:val="1425105130"/>
        <w:rPr>
          <w:noProof/>
        </w:rPr>
      </w:pPr>
      <w:r w:rsidRPr="009B54BE">
        <w:rPr>
          <w:noProof/>
        </w:rPr>
        <w:t xml:space="preserve">Borenstein, M. (2009). Effect sizes for continuous data. In H. Cooper, L. V. Hedges, &amp; J. C. Valentine (Eds.), </w:t>
      </w:r>
      <w:r w:rsidRPr="009B54BE">
        <w:rPr>
          <w:i/>
          <w:iCs/>
          <w:noProof/>
        </w:rPr>
        <w:t>The handbook of research synthesis and meta-analysis</w:t>
      </w:r>
      <w:r w:rsidRPr="009B54BE">
        <w:rPr>
          <w:noProof/>
        </w:rPr>
        <w:t xml:space="preserve"> (2nd ed.). New York, NY: Russell Sage Foundation.</w:t>
      </w:r>
    </w:p>
    <w:p w14:paraId="4F1CEB24" w14:textId="77777777" w:rsidR="009B54BE" w:rsidRPr="009B54BE" w:rsidRDefault="009B54BE">
      <w:pPr>
        <w:pStyle w:val="Normaalweb"/>
        <w:ind w:left="480" w:hanging="480"/>
        <w:divId w:val="1425105130"/>
        <w:rPr>
          <w:noProof/>
        </w:rPr>
      </w:pPr>
      <w:r w:rsidRPr="009B54BE">
        <w:rPr>
          <w:noProof/>
        </w:rPr>
        <w:t xml:space="preserve">Boyes, M. E., &amp; French, D. J. (2009). Having a Cyberball: Using a ball-throwing game as an experimental social stressor to examine the relationship between neuroticism and coping. </w:t>
      </w:r>
      <w:r w:rsidRPr="009B54BE">
        <w:rPr>
          <w:i/>
          <w:iCs/>
          <w:noProof/>
        </w:rPr>
        <w:t>Personality and Individual Differences</w:t>
      </w:r>
      <w:r w:rsidRPr="009B54BE">
        <w:rPr>
          <w:noProof/>
        </w:rPr>
        <w:t xml:space="preserve">, </w:t>
      </w:r>
      <w:r w:rsidRPr="009B54BE">
        <w:rPr>
          <w:i/>
          <w:iCs/>
          <w:noProof/>
        </w:rPr>
        <w:t>47</w:t>
      </w:r>
      <w:r w:rsidRPr="009B54BE">
        <w:rPr>
          <w:noProof/>
        </w:rPr>
        <w:t>(5), 396–401. doi:10.1016/j.paid.2009.04.005</w:t>
      </w:r>
    </w:p>
    <w:p w14:paraId="23759D78" w14:textId="77777777" w:rsidR="009B54BE" w:rsidRPr="009B54BE" w:rsidRDefault="009B54BE">
      <w:pPr>
        <w:pStyle w:val="Normaalweb"/>
        <w:ind w:left="480" w:hanging="480"/>
        <w:divId w:val="1425105130"/>
        <w:rPr>
          <w:noProof/>
        </w:rPr>
      </w:pPr>
      <w:r w:rsidRPr="009B54BE">
        <w:rPr>
          <w:noProof/>
        </w:rPr>
        <w:t xml:space="preserve">Egger, M., Smith, G. D., Schneider, M., &amp; Minder, C. (1997). Bias in meta-analysis detected by a simple, graphical test. </w:t>
      </w:r>
      <w:r w:rsidRPr="009B54BE">
        <w:rPr>
          <w:i/>
          <w:iCs/>
          <w:noProof/>
        </w:rPr>
        <w:t>BMJ</w:t>
      </w:r>
      <w:r w:rsidRPr="009B54BE">
        <w:rPr>
          <w:noProof/>
        </w:rPr>
        <w:t xml:space="preserve">, </w:t>
      </w:r>
      <w:r w:rsidRPr="009B54BE">
        <w:rPr>
          <w:i/>
          <w:iCs/>
          <w:noProof/>
        </w:rPr>
        <w:t>315</w:t>
      </w:r>
      <w:r w:rsidRPr="009B54BE">
        <w:rPr>
          <w:noProof/>
        </w:rPr>
        <w:t>(7109), 629–634. doi:10.1136/bmj.315.7109.629</w:t>
      </w:r>
    </w:p>
    <w:p w14:paraId="7226D2D1" w14:textId="77777777" w:rsidR="009B54BE" w:rsidRPr="009B54BE" w:rsidRDefault="009B54BE">
      <w:pPr>
        <w:pStyle w:val="Normaalweb"/>
        <w:ind w:left="480" w:hanging="480"/>
        <w:divId w:val="1425105130"/>
        <w:rPr>
          <w:noProof/>
        </w:rPr>
      </w:pPr>
      <w:r w:rsidRPr="009B54BE">
        <w:rPr>
          <w:noProof/>
        </w:rPr>
        <w:t xml:space="preserve">Gerber, J., &amp; Wheeler, L. (2009). On Being Rejected: A Meta-Analysis of Experimental Research on Rejection. </w:t>
      </w:r>
      <w:r w:rsidRPr="009B54BE">
        <w:rPr>
          <w:i/>
          <w:iCs/>
          <w:noProof/>
        </w:rPr>
        <w:t>Perspectives on Psychological Science</w:t>
      </w:r>
      <w:r w:rsidRPr="009B54BE">
        <w:rPr>
          <w:noProof/>
        </w:rPr>
        <w:t xml:space="preserve">, </w:t>
      </w:r>
      <w:r w:rsidRPr="009B54BE">
        <w:rPr>
          <w:i/>
          <w:iCs/>
          <w:noProof/>
        </w:rPr>
        <w:t>4</w:t>
      </w:r>
      <w:r w:rsidRPr="009B54BE">
        <w:rPr>
          <w:noProof/>
        </w:rPr>
        <w:t>(5), 468–488. doi:10.1111/j.1745-6924.2009.01158.x</w:t>
      </w:r>
    </w:p>
    <w:p w14:paraId="56728E0A" w14:textId="77777777" w:rsidR="009B54BE" w:rsidRPr="009B54BE" w:rsidRDefault="009B54BE">
      <w:pPr>
        <w:pStyle w:val="Normaalweb"/>
        <w:ind w:left="480" w:hanging="480"/>
        <w:divId w:val="1425105130"/>
        <w:rPr>
          <w:noProof/>
        </w:rPr>
      </w:pPr>
      <w:r w:rsidRPr="009B54BE">
        <w:rPr>
          <w:noProof/>
        </w:rPr>
        <w:t xml:space="preserve">Gonsalkorale, K., &amp; Williams, K. D. (2007). The KKK won’t let me play: ostracism even by a despised outgroup hurts. </w:t>
      </w:r>
      <w:r w:rsidRPr="009B54BE">
        <w:rPr>
          <w:i/>
          <w:iCs/>
          <w:noProof/>
        </w:rPr>
        <w:t>European Journal of Social Psychology</w:t>
      </w:r>
      <w:r w:rsidRPr="009B54BE">
        <w:rPr>
          <w:noProof/>
        </w:rPr>
        <w:t xml:space="preserve">, </w:t>
      </w:r>
      <w:r w:rsidRPr="009B54BE">
        <w:rPr>
          <w:i/>
          <w:iCs/>
          <w:noProof/>
        </w:rPr>
        <w:t>37</w:t>
      </w:r>
      <w:r w:rsidRPr="009B54BE">
        <w:rPr>
          <w:noProof/>
        </w:rPr>
        <w:t>(6), 1176–1186. doi:10.1002/ejsp.392</w:t>
      </w:r>
    </w:p>
    <w:p w14:paraId="03C0080D" w14:textId="77777777" w:rsidR="009B54BE" w:rsidRPr="009B54BE" w:rsidRDefault="009B54BE">
      <w:pPr>
        <w:pStyle w:val="Normaalweb"/>
        <w:ind w:left="480" w:hanging="480"/>
        <w:divId w:val="1425105130"/>
        <w:rPr>
          <w:noProof/>
        </w:rPr>
      </w:pPr>
      <w:r w:rsidRPr="009B54BE">
        <w:rPr>
          <w:noProof/>
        </w:rPr>
        <w:t xml:space="preserve">Hawes, D. J., Zadro, L., Fink, E., Richardson, R., O’Moore, K., Griffiths, B., … Williams, K. D. (2012). The effects of peer ostracism on children’s cognitive processes. </w:t>
      </w:r>
      <w:r w:rsidRPr="009B54BE">
        <w:rPr>
          <w:i/>
          <w:iCs/>
          <w:noProof/>
        </w:rPr>
        <w:t>European Journal of Developmental Psychology</w:t>
      </w:r>
      <w:r w:rsidRPr="009B54BE">
        <w:rPr>
          <w:noProof/>
        </w:rPr>
        <w:t xml:space="preserve">, </w:t>
      </w:r>
      <w:r w:rsidRPr="009B54BE">
        <w:rPr>
          <w:i/>
          <w:iCs/>
          <w:noProof/>
        </w:rPr>
        <w:t>9</w:t>
      </w:r>
      <w:r w:rsidRPr="009B54BE">
        <w:rPr>
          <w:noProof/>
        </w:rPr>
        <w:t>(5), 599–613. doi:10.1080/17405629.2011.638815</w:t>
      </w:r>
    </w:p>
    <w:p w14:paraId="79019C35" w14:textId="77777777" w:rsidR="009B54BE" w:rsidRPr="009B54BE" w:rsidRDefault="009B54BE">
      <w:pPr>
        <w:pStyle w:val="Normaalweb"/>
        <w:ind w:left="480" w:hanging="480"/>
        <w:divId w:val="1425105130"/>
        <w:rPr>
          <w:noProof/>
        </w:rPr>
      </w:pPr>
      <w:r w:rsidRPr="009B54BE">
        <w:rPr>
          <w:noProof/>
        </w:rPr>
        <w:t xml:space="preserve">Hunter, J. E., &amp; Schmidt, F. L. (1990). Dichotomization of Continuous Variables: The Implications for Meta-Anafysis. </w:t>
      </w:r>
      <w:r w:rsidRPr="009B54BE">
        <w:rPr>
          <w:i/>
          <w:iCs/>
          <w:noProof/>
        </w:rPr>
        <w:t>Journal of Applied Psychology</w:t>
      </w:r>
      <w:r w:rsidRPr="009B54BE">
        <w:rPr>
          <w:noProof/>
        </w:rPr>
        <w:t xml:space="preserve">, </w:t>
      </w:r>
      <w:r w:rsidRPr="009B54BE">
        <w:rPr>
          <w:i/>
          <w:iCs/>
          <w:noProof/>
        </w:rPr>
        <w:t>75</w:t>
      </w:r>
      <w:r w:rsidRPr="009B54BE">
        <w:rPr>
          <w:noProof/>
        </w:rPr>
        <w:t>(3), 334–349.</w:t>
      </w:r>
    </w:p>
    <w:p w14:paraId="4DD29404" w14:textId="77777777" w:rsidR="009B54BE" w:rsidRPr="009B54BE" w:rsidRDefault="009B54BE">
      <w:pPr>
        <w:pStyle w:val="Normaalweb"/>
        <w:ind w:left="480" w:hanging="480"/>
        <w:divId w:val="1425105130"/>
        <w:rPr>
          <w:noProof/>
        </w:rPr>
      </w:pPr>
      <w:r w:rsidRPr="009B54BE">
        <w:rPr>
          <w:noProof/>
        </w:rPr>
        <w:t xml:space="preserve">Larry V. Hedges. (1981). Distribution theory for Glass’s estimator of effect size and related estimators, </w:t>
      </w:r>
      <w:r w:rsidRPr="009B54BE">
        <w:rPr>
          <w:i/>
          <w:iCs/>
          <w:noProof/>
        </w:rPr>
        <w:t>6</w:t>
      </w:r>
      <w:r w:rsidRPr="009B54BE">
        <w:rPr>
          <w:noProof/>
        </w:rPr>
        <w:t>(2), 107–128.</w:t>
      </w:r>
    </w:p>
    <w:p w14:paraId="2285338C" w14:textId="77777777" w:rsidR="009B54BE" w:rsidRPr="009B54BE" w:rsidRDefault="009B54BE">
      <w:pPr>
        <w:pStyle w:val="Normaalweb"/>
        <w:ind w:left="480" w:hanging="480"/>
        <w:divId w:val="1425105130"/>
        <w:rPr>
          <w:noProof/>
        </w:rPr>
      </w:pPr>
      <w:r w:rsidRPr="009B54BE">
        <w:rPr>
          <w:noProof/>
        </w:rPr>
        <w:lastRenderedPageBreak/>
        <w:t xml:space="preserve">Leary, M. R., Kowalski, R. M., Smith, L., &amp; Phillips, S. (2003). Teasing, rejection, and violence: Case studies of the school shootings. </w:t>
      </w:r>
      <w:r w:rsidRPr="009B54BE">
        <w:rPr>
          <w:i/>
          <w:iCs/>
          <w:noProof/>
        </w:rPr>
        <w:t>Aggressive Behavior</w:t>
      </w:r>
      <w:r w:rsidRPr="009B54BE">
        <w:rPr>
          <w:noProof/>
        </w:rPr>
        <w:t xml:space="preserve">, </w:t>
      </w:r>
      <w:r w:rsidRPr="009B54BE">
        <w:rPr>
          <w:i/>
          <w:iCs/>
          <w:noProof/>
        </w:rPr>
        <w:t>29</w:t>
      </w:r>
      <w:r w:rsidRPr="009B54BE">
        <w:rPr>
          <w:noProof/>
        </w:rPr>
        <w:t>(3), 202–214. doi:10.1002/ab.10061</w:t>
      </w:r>
    </w:p>
    <w:p w14:paraId="6B175062" w14:textId="77777777" w:rsidR="009B54BE" w:rsidRPr="009B54BE" w:rsidRDefault="009B54BE">
      <w:pPr>
        <w:pStyle w:val="Normaalweb"/>
        <w:ind w:left="480" w:hanging="480"/>
        <w:divId w:val="1425105130"/>
        <w:rPr>
          <w:noProof/>
        </w:rPr>
      </w:pPr>
      <w:r w:rsidRPr="009B54BE">
        <w:rPr>
          <w:noProof/>
        </w:rPr>
        <w:t xml:space="preserve">Lustenberger, D. E., &amp; Jagacinski, C. M. (2010). Exploring the Effects of Ostracism on Performance and Intrinsic Motivation. </w:t>
      </w:r>
      <w:r w:rsidRPr="009B54BE">
        <w:rPr>
          <w:i/>
          <w:iCs/>
          <w:noProof/>
        </w:rPr>
        <w:t>Human Performance</w:t>
      </w:r>
      <w:r w:rsidRPr="009B54BE">
        <w:rPr>
          <w:noProof/>
        </w:rPr>
        <w:t xml:space="preserve">, </w:t>
      </w:r>
      <w:r w:rsidRPr="009B54BE">
        <w:rPr>
          <w:i/>
          <w:iCs/>
          <w:noProof/>
        </w:rPr>
        <w:t>23</w:t>
      </w:r>
      <w:r w:rsidRPr="009B54BE">
        <w:rPr>
          <w:noProof/>
        </w:rPr>
        <w:t>(4), 283–304. doi:10.1080/08959285.2010.501046</w:t>
      </w:r>
    </w:p>
    <w:p w14:paraId="7873A739" w14:textId="77777777" w:rsidR="009B54BE" w:rsidRPr="009B54BE" w:rsidRDefault="009B54BE">
      <w:pPr>
        <w:pStyle w:val="Normaalweb"/>
        <w:ind w:left="480" w:hanging="480"/>
        <w:divId w:val="1425105130"/>
        <w:rPr>
          <w:noProof/>
        </w:rPr>
      </w:pPr>
      <w:r w:rsidRPr="009B54BE">
        <w:rPr>
          <w:noProof/>
        </w:rPr>
        <w:t xml:space="preserve">MacCallum, R. C., Zhang, S., Preacher, K. J., &amp; Rucker, D. D. (2002). On the practice of dichotomization of quantitative variables. </w:t>
      </w:r>
      <w:r w:rsidRPr="009B54BE">
        <w:rPr>
          <w:i/>
          <w:iCs/>
          <w:noProof/>
        </w:rPr>
        <w:t>Psychological Methods</w:t>
      </w:r>
      <w:r w:rsidRPr="009B54BE">
        <w:rPr>
          <w:noProof/>
        </w:rPr>
        <w:t xml:space="preserve">, </w:t>
      </w:r>
      <w:r w:rsidRPr="009B54BE">
        <w:rPr>
          <w:i/>
          <w:iCs/>
          <w:noProof/>
        </w:rPr>
        <w:t>7</w:t>
      </w:r>
      <w:r w:rsidRPr="009B54BE">
        <w:rPr>
          <w:noProof/>
        </w:rPr>
        <w:t>(1), 19–40. doi:10.1037//1082-989X.7.1.19</w:t>
      </w:r>
    </w:p>
    <w:p w14:paraId="07E33E01" w14:textId="77777777" w:rsidR="009B54BE" w:rsidRPr="009B54BE" w:rsidRDefault="009B54BE">
      <w:pPr>
        <w:pStyle w:val="Normaalweb"/>
        <w:ind w:left="480" w:hanging="480"/>
        <w:divId w:val="1425105130"/>
        <w:rPr>
          <w:noProof/>
        </w:rPr>
      </w:pPr>
      <w:r w:rsidRPr="009B54BE">
        <w:rPr>
          <w:noProof/>
        </w:rPr>
        <w:t xml:space="preserve">Oaten, M., Williams, K. D., Jones, A., &amp; Zadro, L. (2008). The effects of ostracism on self-regulation in the socially anxious. </w:t>
      </w:r>
      <w:r w:rsidRPr="009B54BE">
        <w:rPr>
          <w:i/>
          <w:iCs/>
          <w:noProof/>
        </w:rPr>
        <w:t>Journal of Social and Clinical Psychology</w:t>
      </w:r>
      <w:r w:rsidRPr="009B54BE">
        <w:rPr>
          <w:noProof/>
        </w:rPr>
        <w:t xml:space="preserve">, </w:t>
      </w:r>
      <w:r w:rsidRPr="009B54BE">
        <w:rPr>
          <w:i/>
          <w:iCs/>
          <w:noProof/>
        </w:rPr>
        <w:t>27</w:t>
      </w:r>
      <w:r w:rsidRPr="009B54BE">
        <w:rPr>
          <w:noProof/>
        </w:rPr>
        <w:t>(5), 471–504.</w:t>
      </w:r>
    </w:p>
    <w:p w14:paraId="33CE6F6D" w14:textId="77777777" w:rsidR="009B54BE" w:rsidRPr="009B54BE" w:rsidRDefault="009B54BE">
      <w:pPr>
        <w:pStyle w:val="Normaalweb"/>
        <w:ind w:left="480" w:hanging="480"/>
        <w:divId w:val="1425105130"/>
        <w:rPr>
          <w:noProof/>
        </w:rPr>
      </w:pPr>
      <w:r w:rsidRPr="009B54BE">
        <w:rPr>
          <w:noProof/>
        </w:rPr>
        <w:t xml:space="preserve">Pharo, H., Gross, J., Richardson, R., &amp; Hayne, H. (2011). Age-related changes in the effect of ostracism. </w:t>
      </w:r>
      <w:r w:rsidRPr="009B54BE">
        <w:rPr>
          <w:i/>
          <w:iCs/>
          <w:noProof/>
        </w:rPr>
        <w:t>Social Influence</w:t>
      </w:r>
      <w:r w:rsidRPr="009B54BE">
        <w:rPr>
          <w:noProof/>
        </w:rPr>
        <w:t xml:space="preserve">, </w:t>
      </w:r>
      <w:r w:rsidRPr="009B54BE">
        <w:rPr>
          <w:i/>
          <w:iCs/>
          <w:noProof/>
        </w:rPr>
        <w:t>6</w:t>
      </w:r>
      <w:r w:rsidRPr="009B54BE">
        <w:rPr>
          <w:noProof/>
        </w:rPr>
        <w:t>(1), 22–38. doi:10.1080/15534510.2010.525852</w:t>
      </w:r>
    </w:p>
    <w:p w14:paraId="119571E1" w14:textId="77777777" w:rsidR="009B54BE" w:rsidRPr="009B54BE" w:rsidRDefault="009B54BE">
      <w:pPr>
        <w:pStyle w:val="Normaalweb"/>
        <w:ind w:left="480" w:hanging="480"/>
        <w:divId w:val="1425105130"/>
        <w:rPr>
          <w:noProof/>
        </w:rPr>
      </w:pPr>
      <w:r w:rsidRPr="009B54BE">
        <w:rPr>
          <w:noProof/>
        </w:rPr>
        <w:t>R Core Team. (2013). R: A Language and Environment for Statistical Computing. Vienna, Austria. Retrieved from http://www.r-project.org/</w:t>
      </w:r>
    </w:p>
    <w:p w14:paraId="2D3E90F1" w14:textId="77777777" w:rsidR="009B54BE" w:rsidRPr="009B54BE" w:rsidRDefault="009B54BE">
      <w:pPr>
        <w:pStyle w:val="Normaalweb"/>
        <w:ind w:left="480" w:hanging="480"/>
        <w:divId w:val="1425105130"/>
        <w:rPr>
          <w:noProof/>
        </w:rPr>
      </w:pPr>
      <w:r w:rsidRPr="009B54BE">
        <w:rPr>
          <w:noProof/>
        </w:rPr>
        <w:t xml:space="preserve">Ritter, D., &amp; Eslea, M. (2005). Hot Sauce, toy guns, and graffiti: A critical account of current laboratory aggression paradigms. </w:t>
      </w:r>
      <w:r w:rsidRPr="009B54BE">
        <w:rPr>
          <w:i/>
          <w:iCs/>
          <w:noProof/>
        </w:rPr>
        <w:t>Aggressive Behavior</w:t>
      </w:r>
      <w:r w:rsidRPr="009B54BE">
        <w:rPr>
          <w:noProof/>
        </w:rPr>
        <w:t xml:space="preserve">, </w:t>
      </w:r>
      <w:r w:rsidRPr="009B54BE">
        <w:rPr>
          <w:i/>
          <w:iCs/>
          <w:noProof/>
        </w:rPr>
        <w:t>31</w:t>
      </w:r>
      <w:r w:rsidRPr="009B54BE">
        <w:rPr>
          <w:noProof/>
        </w:rPr>
        <w:t>(5), 407–419. doi:10.1002/ab.20066</w:t>
      </w:r>
    </w:p>
    <w:p w14:paraId="544B3CF9" w14:textId="77777777" w:rsidR="009B54BE" w:rsidRPr="009B54BE" w:rsidRDefault="009B54BE">
      <w:pPr>
        <w:pStyle w:val="Normaalweb"/>
        <w:ind w:left="480" w:hanging="480"/>
        <w:divId w:val="1425105130"/>
        <w:rPr>
          <w:noProof/>
        </w:rPr>
      </w:pPr>
      <w:r w:rsidRPr="009B54BE">
        <w:rPr>
          <w:noProof/>
        </w:rPr>
        <w:t xml:space="preserve">Sterne, J. A. C., &amp; Egger, M. (2005). Regression Methods to Detect Publication and Other Bias in Meta-Analysis. In H. R. Rothstein, A. J. Sutton, &amp; M. Borenstein (Eds.), </w:t>
      </w:r>
      <w:r w:rsidRPr="009B54BE">
        <w:rPr>
          <w:i/>
          <w:iCs/>
          <w:noProof/>
        </w:rPr>
        <w:t>Publication bias in meta-analysis</w:t>
      </w:r>
      <w:r w:rsidRPr="009B54BE">
        <w:rPr>
          <w:noProof/>
        </w:rPr>
        <w:t>. Chichester: John Wiley &amp; Sons.</w:t>
      </w:r>
    </w:p>
    <w:p w14:paraId="656F0AF9" w14:textId="77777777" w:rsidR="009B54BE" w:rsidRPr="009B54BE" w:rsidRDefault="009B54BE">
      <w:pPr>
        <w:pStyle w:val="Normaalweb"/>
        <w:ind w:left="480" w:hanging="480"/>
        <w:divId w:val="1425105130"/>
        <w:rPr>
          <w:noProof/>
        </w:rPr>
      </w:pPr>
      <w:r w:rsidRPr="002321C9">
        <w:rPr>
          <w:noProof/>
          <w:lang w:val="nl-NL"/>
          <w:rPrChange w:id="138" w:author="Chris Hartgerink" w:date="2014-01-19T08:32:00Z">
            <w:rPr>
              <w:noProof/>
            </w:rPr>
          </w:rPrChange>
        </w:rPr>
        <w:t xml:space="preserve">Van Beest, I., Carter-Sowell, A. R., van Dijk, E., &amp; Williams, K. D. (2012). </w:t>
      </w:r>
      <w:r w:rsidRPr="009B54BE">
        <w:rPr>
          <w:noProof/>
        </w:rPr>
        <w:t xml:space="preserve">Groups being ostracized by groups: Is the pain shared, is recovery quicker, and are groups more likely to be aggressive? </w:t>
      </w:r>
      <w:r w:rsidRPr="009B54BE">
        <w:rPr>
          <w:i/>
          <w:iCs/>
          <w:noProof/>
        </w:rPr>
        <w:t>Group Dynamics: Theory, Research, and Practice</w:t>
      </w:r>
      <w:r w:rsidRPr="009B54BE">
        <w:rPr>
          <w:noProof/>
        </w:rPr>
        <w:t xml:space="preserve">, </w:t>
      </w:r>
      <w:r w:rsidRPr="009B54BE">
        <w:rPr>
          <w:i/>
          <w:iCs/>
          <w:noProof/>
        </w:rPr>
        <w:t>16</w:t>
      </w:r>
      <w:r w:rsidRPr="009B54BE">
        <w:rPr>
          <w:noProof/>
        </w:rPr>
        <w:t>(4), 241–254. doi:10.1037/a0030104</w:t>
      </w:r>
    </w:p>
    <w:p w14:paraId="7004EF96" w14:textId="77777777" w:rsidR="009B54BE" w:rsidRPr="009B54BE" w:rsidRDefault="009B54BE">
      <w:pPr>
        <w:pStyle w:val="Normaalweb"/>
        <w:ind w:left="480" w:hanging="480"/>
        <w:divId w:val="1425105130"/>
        <w:rPr>
          <w:noProof/>
        </w:rPr>
      </w:pPr>
      <w:r w:rsidRPr="009B54BE">
        <w:rPr>
          <w:noProof/>
        </w:rPr>
        <w:t xml:space="preserve">Van Beest, I., &amp; Williams, K. D. (2006). When inclusion costs and ostracism pays, ostracism still hurts. </w:t>
      </w:r>
      <w:r w:rsidRPr="009B54BE">
        <w:rPr>
          <w:i/>
          <w:iCs/>
          <w:noProof/>
        </w:rPr>
        <w:t>Journal of personality and social psychology</w:t>
      </w:r>
      <w:r w:rsidRPr="009B54BE">
        <w:rPr>
          <w:noProof/>
        </w:rPr>
        <w:t xml:space="preserve">, </w:t>
      </w:r>
      <w:r w:rsidRPr="009B54BE">
        <w:rPr>
          <w:i/>
          <w:iCs/>
          <w:noProof/>
        </w:rPr>
        <w:t>91</w:t>
      </w:r>
      <w:r w:rsidRPr="009B54BE">
        <w:rPr>
          <w:noProof/>
        </w:rPr>
        <w:t>(5), 918–928. doi:10.1037/0022-3514.91.5.918</w:t>
      </w:r>
    </w:p>
    <w:p w14:paraId="0868345F" w14:textId="77777777" w:rsidR="009B54BE" w:rsidRPr="009B54BE" w:rsidRDefault="009B54BE">
      <w:pPr>
        <w:pStyle w:val="Normaalweb"/>
        <w:ind w:left="480" w:hanging="480"/>
        <w:divId w:val="1425105130"/>
        <w:rPr>
          <w:noProof/>
        </w:rPr>
      </w:pPr>
      <w:r w:rsidRPr="009B54BE">
        <w:rPr>
          <w:noProof/>
        </w:rPr>
        <w:t xml:space="preserve">Viechtbauer, W. (2005). Bias and Efficiency of Meta-Analytic Variance Estimators in the Random-Effects Model. </w:t>
      </w:r>
      <w:r w:rsidRPr="009B54BE">
        <w:rPr>
          <w:i/>
          <w:iCs/>
          <w:noProof/>
        </w:rPr>
        <w:t>Journal of Educational and Behavioral Statistics</w:t>
      </w:r>
      <w:r w:rsidRPr="009B54BE">
        <w:rPr>
          <w:noProof/>
        </w:rPr>
        <w:t xml:space="preserve">, </w:t>
      </w:r>
      <w:r w:rsidRPr="009B54BE">
        <w:rPr>
          <w:i/>
          <w:iCs/>
          <w:noProof/>
        </w:rPr>
        <w:t>30</w:t>
      </w:r>
      <w:r w:rsidRPr="009B54BE">
        <w:rPr>
          <w:noProof/>
        </w:rPr>
        <w:t>(3), 261–293. doi:10.3102/10769986030003261</w:t>
      </w:r>
    </w:p>
    <w:p w14:paraId="20ADE320" w14:textId="77777777" w:rsidR="009B54BE" w:rsidRDefault="009B54BE">
      <w:pPr>
        <w:pStyle w:val="Normaalweb"/>
        <w:ind w:left="480" w:hanging="480"/>
        <w:divId w:val="1425105130"/>
        <w:rPr>
          <w:noProof/>
        </w:rPr>
      </w:pPr>
      <w:r w:rsidRPr="009B54BE">
        <w:rPr>
          <w:noProof/>
        </w:rPr>
        <w:t xml:space="preserve">Viechtbauer, Wolfgang. (2010). Conducting meta-analyses in R with the metafor package. </w:t>
      </w:r>
      <w:r w:rsidRPr="009B54BE">
        <w:rPr>
          <w:i/>
          <w:iCs/>
          <w:noProof/>
        </w:rPr>
        <w:t>Journal of Statistical Software</w:t>
      </w:r>
      <w:r w:rsidRPr="009B54BE">
        <w:rPr>
          <w:noProof/>
        </w:rPr>
        <w:t xml:space="preserve">, </w:t>
      </w:r>
      <w:r w:rsidRPr="009B54BE">
        <w:rPr>
          <w:i/>
          <w:iCs/>
          <w:noProof/>
        </w:rPr>
        <w:t>36</w:t>
      </w:r>
      <w:r w:rsidRPr="009B54BE">
        <w:rPr>
          <w:noProof/>
        </w:rPr>
        <w:t>(3), 1–48. Retrieved from http://onlinelibrary.wiley.com/doi/10.1002/wics.10/full</w:t>
      </w:r>
    </w:p>
    <w:p w14:paraId="49082D9E" w14:textId="66E729F7" w:rsidR="00AD2DBE" w:rsidRPr="00AD2DBE" w:rsidRDefault="00AD2DBE" w:rsidP="00AD2DBE">
      <w:pPr>
        <w:spacing w:before="100" w:beforeAutospacing="1" w:after="100" w:afterAutospacing="1" w:line="240" w:lineRule="auto"/>
        <w:ind w:left="480" w:hanging="480"/>
        <w:divId w:val="142510513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p>
    <w:p w14:paraId="49EF0875" w14:textId="77777777" w:rsidR="009B54BE" w:rsidRPr="009B54BE" w:rsidRDefault="009B54BE">
      <w:pPr>
        <w:pStyle w:val="Normaalweb"/>
        <w:ind w:left="480" w:hanging="480"/>
        <w:divId w:val="1425105130"/>
        <w:rPr>
          <w:noProof/>
        </w:rPr>
      </w:pPr>
      <w:r w:rsidRPr="009B54BE">
        <w:rPr>
          <w:noProof/>
        </w:rPr>
        <w:lastRenderedPageBreak/>
        <w:t xml:space="preserve">Wicherts, J. M., Borsboom, D., Kats, J., &amp; Molenaar, D. (2006). The poor availability of psychological research data for reanalysis. </w:t>
      </w:r>
      <w:r w:rsidRPr="009B54BE">
        <w:rPr>
          <w:i/>
          <w:iCs/>
          <w:noProof/>
        </w:rPr>
        <w:t>The American psychologist</w:t>
      </w:r>
      <w:r w:rsidRPr="009B54BE">
        <w:rPr>
          <w:noProof/>
        </w:rPr>
        <w:t xml:space="preserve">, </w:t>
      </w:r>
      <w:r w:rsidRPr="009B54BE">
        <w:rPr>
          <w:i/>
          <w:iCs/>
          <w:noProof/>
        </w:rPr>
        <w:t>61</w:t>
      </w:r>
      <w:r w:rsidRPr="009B54BE">
        <w:rPr>
          <w:noProof/>
        </w:rPr>
        <w:t>(7), 726–8. doi:10.1037/0003-066X.61.7.726</w:t>
      </w:r>
    </w:p>
    <w:p w14:paraId="7224556E" w14:textId="77777777" w:rsidR="009B54BE" w:rsidRPr="009B54BE" w:rsidRDefault="009B54BE">
      <w:pPr>
        <w:pStyle w:val="Normaalweb"/>
        <w:ind w:left="480" w:hanging="480"/>
        <w:divId w:val="1425105130"/>
        <w:rPr>
          <w:noProof/>
        </w:rPr>
      </w:pPr>
      <w:r w:rsidRPr="009B54BE">
        <w:rPr>
          <w:noProof/>
        </w:rPr>
        <w:t xml:space="preserve">Williams, K D, Cheung, C. K., &amp; Choi, W. (2000). Cyberostracism: effects of being ignored over the Internet. </w:t>
      </w:r>
      <w:r w:rsidRPr="009B54BE">
        <w:rPr>
          <w:i/>
          <w:iCs/>
          <w:noProof/>
        </w:rPr>
        <w:t>Journal of personality and social psychology</w:t>
      </w:r>
      <w:r w:rsidRPr="009B54BE">
        <w:rPr>
          <w:noProof/>
        </w:rPr>
        <w:t xml:space="preserve">, </w:t>
      </w:r>
      <w:r w:rsidRPr="009B54BE">
        <w:rPr>
          <w:i/>
          <w:iCs/>
          <w:noProof/>
        </w:rPr>
        <w:t>79</w:t>
      </w:r>
      <w:r w:rsidRPr="009B54BE">
        <w:rPr>
          <w:noProof/>
        </w:rPr>
        <w:t>(5), 748–62. Retrieved from http://www.ncbi.nlm.nih.gov/pubmed/11079239</w:t>
      </w:r>
    </w:p>
    <w:p w14:paraId="76EE507F" w14:textId="77777777" w:rsidR="009B54BE" w:rsidRPr="009B54BE" w:rsidRDefault="009B54BE">
      <w:pPr>
        <w:pStyle w:val="Normaalweb"/>
        <w:ind w:left="480" w:hanging="480"/>
        <w:divId w:val="1425105130"/>
        <w:rPr>
          <w:noProof/>
        </w:rPr>
      </w:pPr>
      <w:r w:rsidRPr="009B54BE">
        <w:rPr>
          <w:noProof/>
        </w:rPr>
        <w:t xml:space="preserve">Williams, K.D. (2009). Ostracism: a temporal need-threat model. </w:t>
      </w:r>
      <w:r w:rsidRPr="009B54BE">
        <w:rPr>
          <w:i/>
          <w:iCs/>
          <w:noProof/>
        </w:rPr>
        <w:t>Advances in Experimental Social Psychology</w:t>
      </w:r>
      <w:r w:rsidRPr="009B54BE">
        <w:rPr>
          <w:noProof/>
        </w:rPr>
        <w:t xml:space="preserve">, </w:t>
      </w:r>
      <w:r w:rsidRPr="009B54BE">
        <w:rPr>
          <w:i/>
          <w:iCs/>
          <w:noProof/>
        </w:rPr>
        <w:t>41</w:t>
      </w:r>
      <w:r w:rsidRPr="009B54BE">
        <w:rPr>
          <w:noProof/>
        </w:rPr>
        <w:t>, 275–314. doi:10.1016/S0065-2601(08)00406-1</w:t>
      </w:r>
    </w:p>
    <w:p w14:paraId="2F931BF0" w14:textId="77777777" w:rsidR="009B54BE" w:rsidRPr="009B54BE" w:rsidRDefault="009B54BE">
      <w:pPr>
        <w:pStyle w:val="Normaalweb"/>
        <w:ind w:left="480" w:hanging="480"/>
        <w:divId w:val="1425105130"/>
        <w:rPr>
          <w:noProof/>
        </w:rPr>
      </w:pPr>
      <w:r w:rsidRPr="009B54BE">
        <w:rPr>
          <w:noProof/>
        </w:rPr>
        <w:t xml:space="preserve">Williams, Kipling D., &amp; Jarvis, B. (2006). Cyberball: A program for use in research on interpersonal ostracism and acceptance. </w:t>
      </w:r>
      <w:r w:rsidRPr="009B54BE">
        <w:rPr>
          <w:i/>
          <w:iCs/>
          <w:noProof/>
        </w:rPr>
        <w:t>Behavior Research Methods</w:t>
      </w:r>
      <w:r w:rsidRPr="009B54BE">
        <w:rPr>
          <w:noProof/>
        </w:rPr>
        <w:t xml:space="preserve">, </w:t>
      </w:r>
      <w:r w:rsidRPr="009B54BE">
        <w:rPr>
          <w:i/>
          <w:iCs/>
          <w:noProof/>
        </w:rPr>
        <w:t>38</w:t>
      </w:r>
      <w:r w:rsidRPr="009B54BE">
        <w:rPr>
          <w:noProof/>
        </w:rPr>
        <w:t>(1), 174–180. doi:10.3758/BF03192765</w:t>
      </w:r>
    </w:p>
    <w:p w14:paraId="39A38D25" w14:textId="77777777" w:rsidR="009B54BE" w:rsidRPr="009B54BE" w:rsidRDefault="009B54BE">
      <w:pPr>
        <w:pStyle w:val="Normaalweb"/>
        <w:ind w:left="480" w:hanging="480"/>
        <w:divId w:val="1425105130"/>
        <w:rPr>
          <w:noProof/>
        </w:rPr>
      </w:pPr>
      <w:r w:rsidRPr="009B54BE">
        <w:rPr>
          <w:noProof/>
        </w:rPr>
        <w:t xml:space="preserve">Zadro, L., Williams, K. D., &amp; Richardson, R. (2004). How low can you go? Ostracism by a computer is sufficient to lower self-reported levels of belonging, control, self-esteem, and meaningful existence. </w:t>
      </w:r>
      <w:r w:rsidRPr="009B54BE">
        <w:rPr>
          <w:i/>
          <w:iCs/>
          <w:noProof/>
        </w:rPr>
        <w:t>Journal of Experimental Social Psychology</w:t>
      </w:r>
      <w:r w:rsidRPr="009B54BE">
        <w:rPr>
          <w:noProof/>
        </w:rPr>
        <w:t xml:space="preserve">, </w:t>
      </w:r>
      <w:r w:rsidRPr="009B54BE">
        <w:rPr>
          <w:i/>
          <w:iCs/>
          <w:noProof/>
        </w:rPr>
        <w:t>40</w:t>
      </w:r>
      <w:r w:rsidRPr="009B54BE">
        <w:rPr>
          <w:noProof/>
        </w:rPr>
        <w:t>(4), 560–567. doi:10.1016/j.jesp.2003.11.006</w:t>
      </w:r>
    </w:p>
    <w:p w14:paraId="2E114973" w14:textId="77777777" w:rsidR="00B35841" w:rsidRDefault="00593A23" w:rsidP="009618D3">
      <w:pPr>
        <w:pStyle w:val="Normaalweb"/>
        <w:spacing w:before="0" w:beforeAutospacing="0" w:after="0" w:afterAutospacing="0"/>
        <w:divId w:val="785346477"/>
      </w:pPr>
      <w:r>
        <w:fldChar w:fldCharType="end"/>
      </w:r>
    </w:p>
    <w:p w14:paraId="16FCC839" w14:textId="77777777" w:rsidR="00CE5252" w:rsidRDefault="00CE5252">
      <w:pPr>
        <w:rPr>
          <w:rFonts w:ascii="Times New Roman" w:eastAsiaTheme="minorEastAsia" w:hAnsi="Times New Roman" w:cs="Times New Roman"/>
          <w:b/>
          <w:sz w:val="24"/>
          <w:szCs w:val="24"/>
          <w:lang w:val="en-US"/>
        </w:rPr>
      </w:pPr>
      <w:r>
        <w:rPr>
          <w:b/>
        </w:rPr>
        <w:br w:type="page"/>
      </w:r>
    </w:p>
    <w:p w14:paraId="683B8662" w14:textId="6BE3A34E" w:rsidR="006623EF" w:rsidRDefault="006623EF" w:rsidP="009618D3">
      <w:pPr>
        <w:pStyle w:val="Normaalweb"/>
        <w:divId w:val="785346477"/>
      </w:pPr>
      <w:r>
        <w:rPr>
          <w:b/>
        </w:rPr>
        <w:lastRenderedPageBreak/>
        <w:t>Footnotes</w:t>
      </w:r>
    </w:p>
    <w:p w14:paraId="4E9F53FD" w14:textId="77777777" w:rsidR="006623EF" w:rsidRDefault="005A3837"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5165EA73" w14:textId="77777777" w:rsidR="006623EF" w:rsidRDefault="006623EF" w:rsidP="006623EF">
      <w:pPr>
        <w:pStyle w:val="Lijstalinea"/>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2321C9">
        <w:fldChar w:fldCharType="begin"/>
      </w:r>
      <w:r w:rsidR="002321C9" w:rsidRPr="002321C9">
        <w:rPr>
          <w:lang w:val="en-US"/>
          <w:rPrChange w:id="139" w:author="Chris Hartgerink" w:date="2014-01-19T08:31:00Z">
            <w:rPr/>
          </w:rPrChange>
        </w:rPr>
        <w:instrText xml:space="preserve"> HYPERLINK "http://openscienceframework.org/project/HT25n/" </w:instrText>
      </w:r>
      <w:r w:rsidR="002321C9">
        <w:fldChar w:fldCharType="separate"/>
      </w:r>
      <w:r>
        <w:rPr>
          <w:rStyle w:val="Hyperlink"/>
          <w:rFonts w:ascii="Times New Roman" w:hAnsi="Times New Roman" w:cs="Times New Roman"/>
          <w:sz w:val="24"/>
          <w:szCs w:val="24"/>
          <w:lang w:val="en-US"/>
        </w:rPr>
        <w:t>http://openscienceframework.org/project/HT25n/</w:t>
      </w:r>
      <w:r w:rsidR="002321C9">
        <w:rPr>
          <w:rStyle w:val="Hyperlink"/>
          <w:rFonts w:ascii="Times New Roman" w:hAnsi="Times New Roman" w:cs="Times New Roman"/>
          <w:sz w:val="24"/>
          <w:szCs w:val="24"/>
          <w:lang w:val="en-US"/>
        </w:rPr>
        <w:fldChar w:fldCharType="end"/>
      </w:r>
    </w:p>
    <w:p w14:paraId="4DE019F0" w14:textId="77777777" w:rsidR="006623EF" w:rsidRDefault="006623EF"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294FF610" w14:textId="1A826424" w:rsidR="006623EF" w:rsidRDefault="00593A23"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w:t>
      </w:r>
      <w:proofErr w:type="spellStart"/>
      <w:r w:rsidR="006623EF">
        <w:rPr>
          <w:rFonts w:ascii="Times New Roman" w:hAnsi="Times New Roman" w:cs="Times New Roman"/>
          <w:i/>
          <w:sz w:val="24"/>
          <w:szCs w:val="24"/>
          <w:lang w:val="en-US"/>
        </w:rPr>
        <w:t>Zadro</w:t>
      </w:r>
      <w:proofErr w:type="spellEnd"/>
      <w:r w:rsidR="006623EF">
        <w:rPr>
          <w:rFonts w:ascii="Times New Roman" w:hAnsi="Times New Roman" w:cs="Times New Roman"/>
          <w:i/>
          <w:sz w:val="24"/>
          <w:szCs w:val="24"/>
          <w:lang w:val="en-US"/>
        </w:rPr>
        <w:t xml:space="preserve">,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7B9F9089" w14:textId="77777777" w:rsidR="006623EF" w:rsidRDefault="00A13277"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3378D7F9" w14:textId="77777777" w:rsidR="006623EF" w:rsidRDefault="006623EF"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w:t>
      </w:r>
      <w:proofErr w:type="spellStart"/>
      <w:r>
        <w:rPr>
          <w:rFonts w:ascii="Times New Roman" w:hAnsi="Times New Roman" w:cs="Times New Roman"/>
          <w:sz w:val="24"/>
          <w:szCs w:val="24"/>
          <w:lang w:val="en-US"/>
        </w:rPr>
        <w:t>unvalidated</w:t>
      </w:r>
      <w:proofErr w:type="spellEnd"/>
      <w:r>
        <w:rPr>
          <w:rFonts w:ascii="Times New Roman" w:hAnsi="Times New Roman" w:cs="Times New Roman"/>
          <w:sz w:val="24"/>
          <w:szCs w:val="24"/>
          <w:lang w:val="en-US"/>
        </w:rPr>
        <w:t xml:space="preserve"> scales over validated scales. </w:t>
      </w:r>
    </w:p>
    <w:p w14:paraId="3E023D34"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76F2D43F"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2321C9" w14:paraId="2DDEFB45"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5CC565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1BCE204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4DB879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9241C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3960CC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5186345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491C9F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07FDC79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2321C9" w14:paraId="5C032AE5"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5E5A52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A29E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45D4290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7737D7D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346090E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77A3A52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2381433" w14:textId="77777777" w:rsidTr="00C105FC">
        <w:trPr>
          <w:trHeight w:val="765"/>
        </w:trPr>
        <w:tc>
          <w:tcPr>
            <w:tcW w:w="957" w:type="dxa"/>
            <w:tcBorders>
              <w:top w:val="nil"/>
              <w:left w:val="nil"/>
              <w:bottom w:val="nil"/>
              <w:right w:val="nil"/>
            </w:tcBorders>
            <w:shd w:val="clear" w:color="auto" w:fill="auto"/>
            <w:vAlign w:val="center"/>
            <w:hideMark/>
          </w:tcPr>
          <w:p w14:paraId="009184B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9CF4B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4564C5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5FDA8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2F2E2F0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19CFA51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DFE4DD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FFDC23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3510BB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5DEC8F7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5747D2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95B64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65753088" w14:textId="77777777" w:rsidTr="00C105FC">
        <w:trPr>
          <w:trHeight w:val="510"/>
        </w:trPr>
        <w:tc>
          <w:tcPr>
            <w:tcW w:w="957" w:type="dxa"/>
            <w:tcBorders>
              <w:top w:val="nil"/>
              <w:left w:val="nil"/>
              <w:bottom w:val="nil"/>
              <w:right w:val="nil"/>
            </w:tcBorders>
            <w:shd w:val="clear" w:color="auto" w:fill="auto"/>
            <w:vAlign w:val="center"/>
            <w:hideMark/>
          </w:tcPr>
          <w:p w14:paraId="7C6BB3A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AD8FB2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287C4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0933CF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23A9BEE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20D60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63330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44C6C0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17CA68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4B1931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20862A0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606FF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49D782E2" w14:textId="77777777" w:rsidTr="00C105FC">
        <w:trPr>
          <w:trHeight w:val="255"/>
        </w:trPr>
        <w:tc>
          <w:tcPr>
            <w:tcW w:w="957" w:type="dxa"/>
            <w:tcBorders>
              <w:top w:val="nil"/>
              <w:left w:val="nil"/>
              <w:bottom w:val="single" w:sz="4" w:space="0" w:color="auto"/>
              <w:right w:val="nil"/>
            </w:tcBorders>
            <w:shd w:val="clear" w:color="auto" w:fill="auto"/>
            <w:hideMark/>
          </w:tcPr>
          <w:p w14:paraId="5BD3B21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362F5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667C286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4264E4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C9604B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3F8AD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0ABD3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1938229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19934EA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33D09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17A9F83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6EA4F8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631F2800" w14:textId="77777777" w:rsidTr="00C105FC">
        <w:trPr>
          <w:trHeight w:val="255"/>
        </w:trPr>
        <w:tc>
          <w:tcPr>
            <w:tcW w:w="957" w:type="dxa"/>
            <w:tcBorders>
              <w:top w:val="nil"/>
              <w:left w:val="nil"/>
              <w:bottom w:val="nil"/>
              <w:right w:val="nil"/>
            </w:tcBorders>
            <w:shd w:val="clear" w:color="auto" w:fill="auto"/>
            <w:noWrap/>
            <w:vAlign w:val="bottom"/>
            <w:hideMark/>
          </w:tcPr>
          <w:p w14:paraId="6BC5065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09059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3CB4F28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04C834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0F877F1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C22704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03A9AC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35195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D1A5C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4D1273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6D97EA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0DCD6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A691AB1" w14:textId="77777777" w:rsidTr="00C105FC">
        <w:trPr>
          <w:trHeight w:val="255"/>
        </w:trPr>
        <w:tc>
          <w:tcPr>
            <w:tcW w:w="957" w:type="dxa"/>
            <w:tcBorders>
              <w:top w:val="nil"/>
              <w:left w:val="nil"/>
              <w:bottom w:val="nil"/>
              <w:right w:val="nil"/>
            </w:tcBorders>
            <w:shd w:val="clear" w:color="auto" w:fill="auto"/>
            <w:noWrap/>
            <w:vAlign w:val="bottom"/>
            <w:hideMark/>
          </w:tcPr>
          <w:p w14:paraId="3D4E66E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3CFBDF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53B83A3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5D9F6A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7C8E5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11232B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22F50B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C397B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244FCA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24144F2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3A2E13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4B2621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69413169" w14:textId="77777777" w:rsidTr="00C105FC">
        <w:trPr>
          <w:trHeight w:val="255"/>
        </w:trPr>
        <w:tc>
          <w:tcPr>
            <w:tcW w:w="957" w:type="dxa"/>
            <w:tcBorders>
              <w:top w:val="nil"/>
              <w:left w:val="nil"/>
              <w:bottom w:val="nil"/>
              <w:right w:val="nil"/>
            </w:tcBorders>
            <w:shd w:val="clear" w:color="auto" w:fill="auto"/>
            <w:noWrap/>
            <w:vAlign w:val="bottom"/>
            <w:hideMark/>
          </w:tcPr>
          <w:p w14:paraId="4D31BD16"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82FC51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2BA8E3D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093A6D5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2180F36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067F9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35AE25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0AAB6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303A0FF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3E82BE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8D46A4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7FDA8C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2321C9" w14:paraId="3536D9A0"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051175C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9E0AE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B9D234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265FAD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3F8CAC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2B141D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5849AA1" w14:textId="77777777" w:rsidTr="00C105FC">
        <w:trPr>
          <w:trHeight w:val="765"/>
        </w:trPr>
        <w:tc>
          <w:tcPr>
            <w:tcW w:w="957" w:type="dxa"/>
            <w:tcBorders>
              <w:top w:val="nil"/>
              <w:left w:val="nil"/>
              <w:bottom w:val="nil"/>
              <w:right w:val="nil"/>
            </w:tcBorders>
            <w:shd w:val="clear" w:color="auto" w:fill="auto"/>
            <w:vAlign w:val="center"/>
            <w:hideMark/>
          </w:tcPr>
          <w:p w14:paraId="14479BC8"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1A2FF42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3CB6C5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AB25CB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379C906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0C5CC62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5E2A1D2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10AE603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0CAD73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752EE9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23C4DC1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523B3C4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460C4E24" w14:textId="77777777" w:rsidTr="00C105FC">
        <w:trPr>
          <w:trHeight w:val="510"/>
        </w:trPr>
        <w:tc>
          <w:tcPr>
            <w:tcW w:w="957" w:type="dxa"/>
            <w:tcBorders>
              <w:top w:val="nil"/>
              <w:left w:val="nil"/>
              <w:bottom w:val="nil"/>
              <w:right w:val="nil"/>
            </w:tcBorders>
            <w:shd w:val="clear" w:color="auto" w:fill="auto"/>
            <w:vAlign w:val="center"/>
            <w:hideMark/>
          </w:tcPr>
          <w:p w14:paraId="0B2CF1B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56421A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410DE6F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4D6207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44D39D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55B400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8B4679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5BF61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C06E6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7FCD1BE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7AB4FDB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C76D66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2AA2C974" w14:textId="77777777" w:rsidTr="00C105FC">
        <w:trPr>
          <w:trHeight w:val="255"/>
        </w:trPr>
        <w:tc>
          <w:tcPr>
            <w:tcW w:w="957" w:type="dxa"/>
            <w:tcBorders>
              <w:top w:val="nil"/>
              <w:left w:val="nil"/>
              <w:bottom w:val="single" w:sz="4" w:space="0" w:color="auto"/>
              <w:right w:val="nil"/>
            </w:tcBorders>
            <w:shd w:val="clear" w:color="auto" w:fill="auto"/>
            <w:hideMark/>
          </w:tcPr>
          <w:p w14:paraId="611E864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B13464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D7B4F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EADA4C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69822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556A43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68AFC57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37E0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0CA92F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18E530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5C13FDD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5FF350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0B30399E" w14:textId="77777777" w:rsidTr="00C105FC">
        <w:trPr>
          <w:trHeight w:val="255"/>
        </w:trPr>
        <w:tc>
          <w:tcPr>
            <w:tcW w:w="957" w:type="dxa"/>
            <w:tcBorders>
              <w:top w:val="nil"/>
              <w:left w:val="nil"/>
              <w:bottom w:val="nil"/>
              <w:right w:val="nil"/>
            </w:tcBorders>
            <w:shd w:val="clear" w:color="auto" w:fill="auto"/>
            <w:noWrap/>
            <w:vAlign w:val="bottom"/>
            <w:hideMark/>
          </w:tcPr>
          <w:p w14:paraId="4217348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F47845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5AC37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ACA96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909B1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3E60E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BD996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5823F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0D0B81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234378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8442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9D4FE6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4BDD9832"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541F1C7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4893F8A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FB7802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6DBB3A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42CC53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339AB5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127189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63E6F3E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2E27D4B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4918244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3E33BF2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623950C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2321C9" w14:paraId="0A3C3673"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0F249A3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43019BCA" w14:textId="77777777" w:rsidR="00C010BB" w:rsidRDefault="00C010BB">
      <w:pPr>
        <w:rPr>
          <w:lang w:val="en-US"/>
        </w:rPr>
      </w:pPr>
      <w:r>
        <w:rPr>
          <w:lang w:val="en-US"/>
        </w:rPr>
        <w:br w:type="page"/>
      </w:r>
    </w:p>
    <w:p w14:paraId="2FC26F3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2321C9" w14:paraId="53F78D35"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5130B0B2"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56E7CD7B"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AF0FD59"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6A342A0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6E3D418E"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3F08DDD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5232973B"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79E0996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38693478"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370EC0C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4C065C5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2B10A150"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380946A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6DA8BAA1" w14:textId="77777777">
        <w:trPr>
          <w:trHeight w:val="300"/>
        </w:trPr>
        <w:tc>
          <w:tcPr>
            <w:tcW w:w="1796" w:type="dxa"/>
            <w:tcBorders>
              <w:top w:val="nil"/>
              <w:left w:val="nil"/>
              <w:bottom w:val="nil"/>
              <w:right w:val="nil"/>
            </w:tcBorders>
            <w:shd w:val="clear" w:color="auto" w:fill="auto"/>
            <w:noWrap/>
            <w:vAlign w:val="bottom"/>
          </w:tcPr>
          <w:p w14:paraId="15C2C1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B89E3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3DED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36EA0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4A97C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CCE9C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D602E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DF3C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B8EF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665AF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6198F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5502A2B6" w14:textId="77777777">
        <w:trPr>
          <w:trHeight w:val="300"/>
        </w:trPr>
        <w:tc>
          <w:tcPr>
            <w:tcW w:w="1796" w:type="dxa"/>
            <w:tcBorders>
              <w:top w:val="nil"/>
              <w:left w:val="nil"/>
              <w:bottom w:val="nil"/>
              <w:right w:val="nil"/>
            </w:tcBorders>
            <w:shd w:val="clear" w:color="auto" w:fill="auto"/>
            <w:noWrap/>
            <w:vAlign w:val="bottom"/>
          </w:tcPr>
          <w:p w14:paraId="7D0C9ED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683644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4EAA9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97AAE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29781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581B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4427BF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3F537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6297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4EE5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C844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641729" w14:textId="77777777">
        <w:trPr>
          <w:trHeight w:val="300"/>
        </w:trPr>
        <w:tc>
          <w:tcPr>
            <w:tcW w:w="1796" w:type="dxa"/>
            <w:tcBorders>
              <w:top w:val="nil"/>
              <w:left w:val="nil"/>
              <w:bottom w:val="nil"/>
              <w:right w:val="nil"/>
            </w:tcBorders>
            <w:shd w:val="clear" w:color="auto" w:fill="auto"/>
            <w:noWrap/>
            <w:vAlign w:val="bottom"/>
          </w:tcPr>
          <w:p w14:paraId="612910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7F7C75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C6AB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4B4B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135C39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540385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615F0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2BBA8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4B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670F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11C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9DF5D9" w14:textId="77777777">
        <w:trPr>
          <w:trHeight w:val="300"/>
        </w:trPr>
        <w:tc>
          <w:tcPr>
            <w:tcW w:w="1796" w:type="dxa"/>
            <w:tcBorders>
              <w:top w:val="nil"/>
              <w:left w:val="nil"/>
              <w:bottom w:val="nil"/>
              <w:right w:val="nil"/>
            </w:tcBorders>
            <w:shd w:val="clear" w:color="auto" w:fill="auto"/>
            <w:noWrap/>
            <w:vAlign w:val="bottom"/>
          </w:tcPr>
          <w:p w14:paraId="13D96E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175F4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E89E5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4B43C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01A532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982EB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E98F5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7D0DA7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DE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4E5D8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74909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FB8252F" w14:textId="77777777">
        <w:trPr>
          <w:trHeight w:val="300"/>
        </w:trPr>
        <w:tc>
          <w:tcPr>
            <w:tcW w:w="1796" w:type="dxa"/>
            <w:tcBorders>
              <w:top w:val="nil"/>
              <w:left w:val="nil"/>
              <w:bottom w:val="nil"/>
              <w:right w:val="nil"/>
            </w:tcBorders>
            <w:shd w:val="clear" w:color="auto" w:fill="auto"/>
            <w:noWrap/>
            <w:vAlign w:val="bottom"/>
          </w:tcPr>
          <w:p w14:paraId="6BED6F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0EE33F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F072B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11D85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3491A7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2C3C5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B71C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609A8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0B8128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4F51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79DC33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056997EF" w14:textId="77777777">
        <w:trPr>
          <w:trHeight w:val="300"/>
        </w:trPr>
        <w:tc>
          <w:tcPr>
            <w:tcW w:w="1796" w:type="dxa"/>
            <w:tcBorders>
              <w:top w:val="nil"/>
              <w:left w:val="nil"/>
              <w:bottom w:val="nil"/>
              <w:right w:val="nil"/>
            </w:tcBorders>
            <w:shd w:val="clear" w:color="auto" w:fill="auto"/>
            <w:noWrap/>
            <w:vAlign w:val="bottom"/>
          </w:tcPr>
          <w:p w14:paraId="267736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467BF9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1EB1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3D7C64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68349F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5CD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7C224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C46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F9D0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C7F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A203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3C41E8" w14:textId="77777777">
        <w:trPr>
          <w:trHeight w:val="300"/>
        </w:trPr>
        <w:tc>
          <w:tcPr>
            <w:tcW w:w="1796" w:type="dxa"/>
            <w:tcBorders>
              <w:top w:val="nil"/>
              <w:left w:val="nil"/>
              <w:bottom w:val="nil"/>
              <w:right w:val="nil"/>
            </w:tcBorders>
            <w:shd w:val="clear" w:color="auto" w:fill="auto"/>
            <w:noWrap/>
            <w:vAlign w:val="bottom"/>
          </w:tcPr>
          <w:p w14:paraId="3EF65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0B42EF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1DF47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0DC026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1F8468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5A347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53F1D2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F384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7C5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2958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34D78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29FA79" w14:textId="77777777">
        <w:trPr>
          <w:trHeight w:val="300"/>
        </w:trPr>
        <w:tc>
          <w:tcPr>
            <w:tcW w:w="1796" w:type="dxa"/>
            <w:tcBorders>
              <w:top w:val="nil"/>
              <w:left w:val="nil"/>
              <w:bottom w:val="nil"/>
              <w:right w:val="nil"/>
            </w:tcBorders>
            <w:shd w:val="clear" w:color="auto" w:fill="auto"/>
            <w:noWrap/>
            <w:vAlign w:val="bottom"/>
          </w:tcPr>
          <w:p w14:paraId="3BB95D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1454A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A507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2BE93C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DB1D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9F019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0F0A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2523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E17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71104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B2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71CE14" w14:textId="77777777">
        <w:trPr>
          <w:trHeight w:val="300"/>
        </w:trPr>
        <w:tc>
          <w:tcPr>
            <w:tcW w:w="1796" w:type="dxa"/>
            <w:tcBorders>
              <w:top w:val="nil"/>
              <w:left w:val="nil"/>
              <w:bottom w:val="nil"/>
              <w:right w:val="nil"/>
            </w:tcBorders>
            <w:shd w:val="clear" w:color="auto" w:fill="auto"/>
            <w:noWrap/>
            <w:vAlign w:val="bottom"/>
          </w:tcPr>
          <w:p w14:paraId="6F7AAF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0BB0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217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3E045B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4844BC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FEEE9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8F4E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C574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208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FD2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C29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35AD7B" w14:textId="77777777">
        <w:trPr>
          <w:trHeight w:val="300"/>
        </w:trPr>
        <w:tc>
          <w:tcPr>
            <w:tcW w:w="1796" w:type="dxa"/>
            <w:tcBorders>
              <w:top w:val="nil"/>
              <w:left w:val="nil"/>
              <w:bottom w:val="nil"/>
              <w:right w:val="nil"/>
            </w:tcBorders>
            <w:shd w:val="clear" w:color="auto" w:fill="auto"/>
            <w:noWrap/>
            <w:vAlign w:val="bottom"/>
          </w:tcPr>
          <w:p w14:paraId="1DFBCE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01F7B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2BF16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7D5DC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128ABB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F4FEF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8A914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398D4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7BC0F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35356F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5E027B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383EE57C" w14:textId="77777777">
        <w:trPr>
          <w:trHeight w:val="300"/>
        </w:trPr>
        <w:tc>
          <w:tcPr>
            <w:tcW w:w="1796" w:type="dxa"/>
            <w:tcBorders>
              <w:top w:val="nil"/>
              <w:left w:val="nil"/>
              <w:bottom w:val="nil"/>
              <w:right w:val="nil"/>
            </w:tcBorders>
            <w:shd w:val="clear" w:color="auto" w:fill="auto"/>
            <w:noWrap/>
            <w:vAlign w:val="bottom"/>
          </w:tcPr>
          <w:p w14:paraId="464D12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CCF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41B12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4DB2E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63E15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6922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3F000F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05D2E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11D862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53984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A8AC1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10B67D9C" w14:textId="77777777">
        <w:trPr>
          <w:trHeight w:val="300"/>
        </w:trPr>
        <w:tc>
          <w:tcPr>
            <w:tcW w:w="1796" w:type="dxa"/>
            <w:tcBorders>
              <w:top w:val="nil"/>
              <w:left w:val="nil"/>
              <w:bottom w:val="nil"/>
              <w:right w:val="nil"/>
            </w:tcBorders>
            <w:shd w:val="clear" w:color="auto" w:fill="auto"/>
            <w:noWrap/>
            <w:vAlign w:val="bottom"/>
          </w:tcPr>
          <w:p w14:paraId="5FF6A3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3D95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36D0C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5985DB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7F4481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229A8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3279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94B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135A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31FC3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3334E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18A91896" w14:textId="77777777">
        <w:trPr>
          <w:trHeight w:val="300"/>
        </w:trPr>
        <w:tc>
          <w:tcPr>
            <w:tcW w:w="1796" w:type="dxa"/>
            <w:tcBorders>
              <w:top w:val="nil"/>
              <w:left w:val="nil"/>
              <w:bottom w:val="nil"/>
              <w:right w:val="nil"/>
            </w:tcBorders>
            <w:shd w:val="clear" w:color="auto" w:fill="auto"/>
            <w:noWrap/>
            <w:vAlign w:val="bottom"/>
          </w:tcPr>
          <w:p w14:paraId="43FD7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D4CBC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2BF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02A8E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243AA4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78B634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116F4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B65E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658E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05C0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A6F2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B3C3918" w14:textId="77777777">
        <w:trPr>
          <w:trHeight w:val="300"/>
        </w:trPr>
        <w:tc>
          <w:tcPr>
            <w:tcW w:w="1796" w:type="dxa"/>
            <w:tcBorders>
              <w:top w:val="nil"/>
              <w:left w:val="nil"/>
              <w:bottom w:val="nil"/>
              <w:right w:val="nil"/>
            </w:tcBorders>
            <w:shd w:val="clear" w:color="auto" w:fill="auto"/>
            <w:noWrap/>
            <w:vAlign w:val="bottom"/>
          </w:tcPr>
          <w:p w14:paraId="2A20E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C092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57A4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0FBC89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4EFA23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D37E4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14370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E809C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0755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582E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0426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18725E5" w14:textId="77777777">
        <w:trPr>
          <w:trHeight w:val="300"/>
        </w:trPr>
        <w:tc>
          <w:tcPr>
            <w:tcW w:w="1796" w:type="dxa"/>
            <w:tcBorders>
              <w:top w:val="nil"/>
              <w:left w:val="nil"/>
              <w:bottom w:val="nil"/>
              <w:right w:val="nil"/>
            </w:tcBorders>
            <w:shd w:val="clear" w:color="auto" w:fill="auto"/>
            <w:noWrap/>
            <w:vAlign w:val="bottom"/>
          </w:tcPr>
          <w:p w14:paraId="106731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61E0D9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06C8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14F1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1C530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D518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0E0829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A30B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E8CA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B3FC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E126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648E1A6" w14:textId="77777777">
        <w:trPr>
          <w:trHeight w:val="300"/>
        </w:trPr>
        <w:tc>
          <w:tcPr>
            <w:tcW w:w="1796" w:type="dxa"/>
            <w:tcBorders>
              <w:top w:val="nil"/>
              <w:left w:val="nil"/>
              <w:bottom w:val="nil"/>
              <w:right w:val="nil"/>
            </w:tcBorders>
            <w:shd w:val="clear" w:color="auto" w:fill="auto"/>
            <w:noWrap/>
            <w:vAlign w:val="bottom"/>
          </w:tcPr>
          <w:p w14:paraId="68C5B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053574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C8C4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271F4F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77429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05044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56B9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416EE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1AB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BE09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8DC1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8CEA32" w14:textId="77777777">
        <w:trPr>
          <w:trHeight w:val="300"/>
        </w:trPr>
        <w:tc>
          <w:tcPr>
            <w:tcW w:w="1796" w:type="dxa"/>
            <w:tcBorders>
              <w:top w:val="nil"/>
              <w:left w:val="nil"/>
              <w:bottom w:val="nil"/>
              <w:right w:val="nil"/>
            </w:tcBorders>
            <w:shd w:val="clear" w:color="auto" w:fill="auto"/>
            <w:noWrap/>
            <w:vAlign w:val="bottom"/>
          </w:tcPr>
          <w:p w14:paraId="15057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0E2013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F974D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6A97BE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5A78C0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6571D6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4DC0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DBAF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EF3B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C73A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29CC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2C9554" w14:textId="77777777">
        <w:trPr>
          <w:trHeight w:val="300"/>
        </w:trPr>
        <w:tc>
          <w:tcPr>
            <w:tcW w:w="1796" w:type="dxa"/>
            <w:tcBorders>
              <w:top w:val="nil"/>
              <w:left w:val="nil"/>
              <w:bottom w:val="nil"/>
              <w:right w:val="nil"/>
            </w:tcBorders>
            <w:shd w:val="clear" w:color="auto" w:fill="auto"/>
            <w:noWrap/>
            <w:vAlign w:val="bottom"/>
          </w:tcPr>
          <w:p w14:paraId="3F0156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315410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10EDC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3223C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223A4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103BB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773196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446BE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7AEE86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BAE95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63B829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8E8149A" w14:textId="77777777">
        <w:trPr>
          <w:trHeight w:val="300"/>
        </w:trPr>
        <w:tc>
          <w:tcPr>
            <w:tcW w:w="1796" w:type="dxa"/>
            <w:tcBorders>
              <w:top w:val="nil"/>
              <w:left w:val="nil"/>
              <w:bottom w:val="nil"/>
              <w:right w:val="nil"/>
            </w:tcBorders>
            <w:shd w:val="clear" w:color="auto" w:fill="auto"/>
            <w:noWrap/>
            <w:vAlign w:val="bottom"/>
          </w:tcPr>
          <w:p w14:paraId="68698E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48CE6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792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6E7942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3CFF9E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5826B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67718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E6ED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392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21D3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B856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4A5FAA" w14:textId="77777777">
        <w:trPr>
          <w:trHeight w:val="300"/>
        </w:trPr>
        <w:tc>
          <w:tcPr>
            <w:tcW w:w="1796" w:type="dxa"/>
            <w:tcBorders>
              <w:top w:val="nil"/>
              <w:left w:val="nil"/>
              <w:bottom w:val="nil"/>
              <w:right w:val="nil"/>
            </w:tcBorders>
            <w:shd w:val="clear" w:color="auto" w:fill="auto"/>
            <w:noWrap/>
            <w:vAlign w:val="bottom"/>
          </w:tcPr>
          <w:p w14:paraId="5A6B2F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5CF762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89BA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3CDA5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1340B2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3FEF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582B6F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5544B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5DEA7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6A36E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46C8A4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545C89B1" w14:textId="77777777">
        <w:trPr>
          <w:trHeight w:val="300"/>
        </w:trPr>
        <w:tc>
          <w:tcPr>
            <w:tcW w:w="1796" w:type="dxa"/>
            <w:tcBorders>
              <w:top w:val="nil"/>
              <w:left w:val="nil"/>
              <w:bottom w:val="nil"/>
              <w:right w:val="nil"/>
            </w:tcBorders>
            <w:shd w:val="clear" w:color="auto" w:fill="auto"/>
            <w:noWrap/>
            <w:vAlign w:val="bottom"/>
          </w:tcPr>
          <w:p w14:paraId="3244C7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13A7B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42DD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0E5CFB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2035F7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1627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91A6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60039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21A76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2DE569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5519A8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70705F4" w14:textId="77777777">
        <w:trPr>
          <w:trHeight w:val="300"/>
        </w:trPr>
        <w:tc>
          <w:tcPr>
            <w:tcW w:w="1796" w:type="dxa"/>
            <w:tcBorders>
              <w:top w:val="nil"/>
              <w:left w:val="nil"/>
              <w:bottom w:val="nil"/>
              <w:right w:val="nil"/>
            </w:tcBorders>
            <w:shd w:val="clear" w:color="auto" w:fill="auto"/>
            <w:noWrap/>
            <w:vAlign w:val="bottom"/>
          </w:tcPr>
          <w:p w14:paraId="7D1B34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17CB2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759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14E0F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AC709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0D13C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62C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AB5B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77D62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6D72B3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63E2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50173C" w14:textId="77777777">
        <w:trPr>
          <w:trHeight w:val="300"/>
        </w:trPr>
        <w:tc>
          <w:tcPr>
            <w:tcW w:w="1796" w:type="dxa"/>
            <w:tcBorders>
              <w:top w:val="nil"/>
              <w:left w:val="nil"/>
              <w:bottom w:val="nil"/>
              <w:right w:val="nil"/>
            </w:tcBorders>
            <w:shd w:val="clear" w:color="auto" w:fill="auto"/>
            <w:noWrap/>
            <w:vAlign w:val="bottom"/>
          </w:tcPr>
          <w:p w14:paraId="137C5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23D123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4C48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6E81B1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008C8D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B11F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AFFB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C4ADF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5F751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2B2CC9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4620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46D8AB" w14:textId="77777777">
        <w:trPr>
          <w:trHeight w:val="300"/>
        </w:trPr>
        <w:tc>
          <w:tcPr>
            <w:tcW w:w="1796" w:type="dxa"/>
            <w:tcBorders>
              <w:top w:val="nil"/>
              <w:left w:val="nil"/>
              <w:bottom w:val="nil"/>
              <w:right w:val="nil"/>
            </w:tcBorders>
            <w:shd w:val="clear" w:color="auto" w:fill="auto"/>
            <w:noWrap/>
            <w:vAlign w:val="bottom"/>
          </w:tcPr>
          <w:p w14:paraId="149826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2C09BD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CC4A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EC3CF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690CF0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308633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764B1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79E2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AA09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24A4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6D0B8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8E0F65" w14:textId="77777777">
        <w:trPr>
          <w:trHeight w:val="300"/>
        </w:trPr>
        <w:tc>
          <w:tcPr>
            <w:tcW w:w="1796" w:type="dxa"/>
            <w:tcBorders>
              <w:top w:val="nil"/>
              <w:left w:val="nil"/>
              <w:bottom w:val="nil"/>
              <w:right w:val="nil"/>
            </w:tcBorders>
            <w:shd w:val="clear" w:color="auto" w:fill="auto"/>
            <w:noWrap/>
            <w:vAlign w:val="bottom"/>
          </w:tcPr>
          <w:p w14:paraId="58F2E1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78B279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1DE13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FA3A7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46888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94CAF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DFEF0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8578E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101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9F3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028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050AD" w14:textId="77777777">
        <w:trPr>
          <w:trHeight w:val="300"/>
        </w:trPr>
        <w:tc>
          <w:tcPr>
            <w:tcW w:w="1796" w:type="dxa"/>
            <w:tcBorders>
              <w:top w:val="nil"/>
              <w:left w:val="nil"/>
              <w:bottom w:val="nil"/>
              <w:right w:val="nil"/>
            </w:tcBorders>
            <w:shd w:val="clear" w:color="auto" w:fill="auto"/>
            <w:noWrap/>
            <w:vAlign w:val="bottom"/>
          </w:tcPr>
          <w:p w14:paraId="2EF170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7F7BA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554BB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E975C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FBCB3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53601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3E4AE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7174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FC89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3FD5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EB30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2B167BB" w14:textId="77777777">
        <w:trPr>
          <w:trHeight w:val="300"/>
        </w:trPr>
        <w:tc>
          <w:tcPr>
            <w:tcW w:w="1796" w:type="dxa"/>
            <w:tcBorders>
              <w:top w:val="nil"/>
              <w:left w:val="nil"/>
              <w:bottom w:val="nil"/>
              <w:right w:val="nil"/>
            </w:tcBorders>
            <w:shd w:val="clear" w:color="auto" w:fill="auto"/>
            <w:noWrap/>
            <w:vAlign w:val="bottom"/>
          </w:tcPr>
          <w:p w14:paraId="2B43B5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F93A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C865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EED3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6D21DC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716EB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54BB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96EF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78E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A8A5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F2B9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7BDBE" w14:textId="77777777">
        <w:trPr>
          <w:trHeight w:val="300"/>
        </w:trPr>
        <w:tc>
          <w:tcPr>
            <w:tcW w:w="1796" w:type="dxa"/>
            <w:tcBorders>
              <w:top w:val="nil"/>
              <w:left w:val="nil"/>
              <w:bottom w:val="nil"/>
              <w:right w:val="nil"/>
            </w:tcBorders>
            <w:shd w:val="clear" w:color="auto" w:fill="auto"/>
            <w:noWrap/>
            <w:vAlign w:val="bottom"/>
          </w:tcPr>
          <w:p w14:paraId="1AE56C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E7FE5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B9373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2AFC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4C62E8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8209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5CB63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67521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668778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635BB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65729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4523FD8" w14:textId="77777777">
        <w:trPr>
          <w:trHeight w:val="300"/>
        </w:trPr>
        <w:tc>
          <w:tcPr>
            <w:tcW w:w="1796" w:type="dxa"/>
            <w:tcBorders>
              <w:top w:val="nil"/>
              <w:left w:val="nil"/>
              <w:bottom w:val="nil"/>
              <w:right w:val="nil"/>
            </w:tcBorders>
            <w:shd w:val="clear" w:color="auto" w:fill="auto"/>
            <w:noWrap/>
            <w:vAlign w:val="bottom"/>
          </w:tcPr>
          <w:p w14:paraId="679715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2A179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73A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221A0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5B0B0B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51BA05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6880A5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A4E06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0E5A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51B14C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19DA3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320891C6" w14:textId="77777777">
        <w:trPr>
          <w:trHeight w:val="300"/>
        </w:trPr>
        <w:tc>
          <w:tcPr>
            <w:tcW w:w="1796" w:type="dxa"/>
            <w:tcBorders>
              <w:top w:val="nil"/>
              <w:left w:val="nil"/>
              <w:bottom w:val="nil"/>
              <w:right w:val="nil"/>
            </w:tcBorders>
            <w:shd w:val="clear" w:color="auto" w:fill="auto"/>
            <w:noWrap/>
            <w:vAlign w:val="bottom"/>
          </w:tcPr>
          <w:p w14:paraId="426832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32537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603A5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4FB69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C0E4C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B8671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FC85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2F57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6DF995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1AF696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00F0D4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303589EE" w14:textId="77777777">
        <w:trPr>
          <w:trHeight w:val="300"/>
        </w:trPr>
        <w:tc>
          <w:tcPr>
            <w:tcW w:w="1796" w:type="dxa"/>
            <w:tcBorders>
              <w:top w:val="nil"/>
              <w:left w:val="nil"/>
              <w:bottom w:val="nil"/>
              <w:right w:val="nil"/>
            </w:tcBorders>
            <w:shd w:val="clear" w:color="auto" w:fill="auto"/>
            <w:noWrap/>
            <w:vAlign w:val="bottom"/>
          </w:tcPr>
          <w:p w14:paraId="0DCD21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117B2B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D3778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1416AF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5639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7ACA6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582D2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6C7C8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095CD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98C3F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2460CA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70A66CDB" w14:textId="77777777">
        <w:trPr>
          <w:trHeight w:val="300"/>
        </w:trPr>
        <w:tc>
          <w:tcPr>
            <w:tcW w:w="1796" w:type="dxa"/>
            <w:tcBorders>
              <w:top w:val="nil"/>
              <w:left w:val="nil"/>
              <w:bottom w:val="nil"/>
              <w:right w:val="nil"/>
            </w:tcBorders>
            <w:shd w:val="clear" w:color="auto" w:fill="auto"/>
            <w:noWrap/>
            <w:vAlign w:val="bottom"/>
          </w:tcPr>
          <w:p w14:paraId="10F944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45C309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63F10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C6674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21A072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35860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75F6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8870B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97C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259CEC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24D9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28BC7F" w14:textId="77777777">
        <w:trPr>
          <w:trHeight w:val="300"/>
        </w:trPr>
        <w:tc>
          <w:tcPr>
            <w:tcW w:w="1796" w:type="dxa"/>
            <w:tcBorders>
              <w:top w:val="nil"/>
              <w:left w:val="nil"/>
              <w:bottom w:val="nil"/>
              <w:right w:val="nil"/>
            </w:tcBorders>
            <w:shd w:val="clear" w:color="auto" w:fill="auto"/>
            <w:noWrap/>
            <w:vAlign w:val="bottom"/>
          </w:tcPr>
          <w:p w14:paraId="3BAAF7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28F18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36DF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3532E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7BE621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69401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1168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F2F1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18B5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E5E9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379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11C2D6" w14:textId="77777777">
        <w:trPr>
          <w:trHeight w:val="300"/>
        </w:trPr>
        <w:tc>
          <w:tcPr>
            <w:tcW w:w="1796" w:type="dxa"/>
            <w:tcBorders>
              <w:top w:val="nil"/>
              <w:left w:val="nil"/>
              <w:bottom w:val="nil"/>
              <w:right w:val="nil"/>
            </w:tcBorders>
            <w:shd w:val="clear" w:color="auto" w:fill="auto"/>
            <w:noWrap/>
            <w:vAlign w:val="bottom"/>
          </w:tcPr>
          <w:p w14:paraId="02D413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1CEF8F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6C2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28935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38D2B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6E989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481C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7E8C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E97F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EC5B4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BC5B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E09746" w14:textId="77777777">
        <w:trPr>
          <w:trHeight w:val="300"/>
        </w:trPr>
        <w:tc>
          <w:tcPr>
            <w:tcW w:w="1796" w:type="dxa"/>
            <w:tcBorders>
              <w:top w:val="nil"/>
              <w:left w:val="nil"/>
              <w:bottom w:val="nil"/>
              <w:right w:val="nil"/>
            </w:tcBorders>
            <w:shd w:val="clear" w:color="auto" w:fill="auto"/>
            <w:noWrap/>
            <w:vAlign w:val="bottom"/>
          </w:tcPr>
          <w:p w14:paraId="0E6C5A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6DDB49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0AB81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1EA49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7C4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C69D4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03094D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6EEE0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2DF0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7693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131A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8585F2" w14:textId="77777777">
        <w:trPr>
          <w:trHeight w:val="300"/>
        </w:trPr>
        <w:tc>
          <w:tcPr>
            <w:tcW w:w="1796" w:type="dxa"/>
            <w:tcBorders>
              <w:top w:val="nil"/>
              <w:left w:val="nil"/>
              <w:bottom w:val="nil"/>
              <w:right w:val="nil"/>
            </w:tcBorders>
            <w:shd w:val="clear" w:color="auto" w:fill="auto"/>
            <w:noWrap/>
            <w:vAlign w:val="bottom"/>
          </w:tcPr>
          <w:p w14:paraId="441851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3FED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67B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AC7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2D5B14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A2D41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55290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19CB2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13687E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2ABF9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13F289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5A549F8D" w14:textId="77777777">
        <w:trPr>
          <w:trHeight w:val="300"/>
        </w:trPr>
        <w:tc>
          <w:tcPr>
            <w:tcW w:w="1796" w:type="dxa"/>
            <w:tcBorders>
              <w:top w:val="nil"/>
              <w:left w:val="nil"/>
              <w:bottom w:val="nil"/>
              <w:right w:val="nil"/>
            </w:tcBorders>
            <w:shd w:val="clear" w:color="auto" w:fill="auto"/>
            <w:noWrap/>
            <w:vAlign w:val="bottom"/>
          </w:tcPr>
          <w:p w14:paraId="4F708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2AC82C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5C4FF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037D5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7B30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149875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37F21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DA61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46FA4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9B487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6DAE7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8FA1773" w14:textId="77777777">
        <w:trPr>
          <w:trHeight w:val="300"/>
        </w:trPr>
        <w:tc>
          <w:tcPr>
            <w:tcW w:w="1796" w:type="dxa"/>
            <w:tcBorders>
              <w:top w:val="nil"/>
              <w:left w:val="nil"/>
              <w:bottom w:val="nil"/>
              <w:right w:val="nil"/>
            </w:tcBorders>
            <w:shd w:val="clear" w:color="auto" w:fill="auto"/>
            <w:noWrap/>
            <w:vAlign w:val="bottom"/>
          </w:tcPr>
          <w:p w14:paraId="7B79D4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0BD0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91707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37CE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3AB6C2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05AA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B37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F802B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731C0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145D7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6051B0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13E602AA" w14:textId="77777777">
        <w:trPr>
          <w:trHeight w:val="300"/>
        </w:trPr>
        <w:tc>
          <w:tcPr>
            <w:tcW w:w="1796" w:type="dxa"/>
            <w:tcBorders>
              <w:top w:val="nil"/>
              <w:left w:val="nil"/>
              <w:bottom w:val="nil"/>
              <w:right w:val="nil"/>
            </w:tcBorders>
            <w:shd w:val="clear" w:color="auto" w:fill="auto"/>
            <w:noWrap/>
            <w:vAlign w:val="bottom"/>
          </w:tcPr>
          <w:p w14:paraId="6D626D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740E7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9983F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10C9B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25615C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2315AF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11EB3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6D2A4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5A0F77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E5C5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575C88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2C3F8592" w14:textId="77777777">
        <w:trPr>
          <w:trHeight w:val="300"/>
        </w:trPr>
        <w:tc>
          <w:tcPr>
            <w:tcW w:w="1796" w:type="dxa"/>
            <w:tcBorders>
              <w:top w:val="nil"/>
              <w:left w:val="nil"/>
              <w:bottom w:val="nil"/>
              <w:right w:val="nil"/>
            </w:tcBorders>
            <w:shd w:val="clear" w:color="auto" w:fill="auto"/>
            <w:noWrap/>
            <w:vAlign w:val="bottom"/>
          </w:tcPr>
          <w:p w14:paraId="7A00D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0E40EB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6B8A0B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29DB15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4D41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88EB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452260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2DEC9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47D7C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3BBC8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499D2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04DD185" w14:textId="77777777">
        <w:trPr>
          <w:trHeight w:val="300"/>
        </w:trPr>
        <w:tc>
          <w:tcPr>
            <w:tcW w:w="1796" w:type="dxa"/>
            <w:tcBorders>
              <w:top w:val="nil"/>
              <w:left w:val="nil"/>
              <w:bottom w:val="nil"/>
              <w:right w:val="nil"/>
            </w:tcBorders>
            <w:shd w:val="clear" w:color="auto" w:fill="auto"/>
            <w:noWrap/>
            <w:vAlign w:val="bottom"/>
          </w:tcPr>
          <w:p w14:paraId="1BF40C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7C8407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2FA5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EDD7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7FC5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AD485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061C9B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291DB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C16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94BC5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F2D1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DAEFB8" w14:textId="77777777">
        <w:trPr>
          <w:trHeight w:val="300"/>
        </w:trPr>
        <w:tc>
          <w:tcPr>
            <w:tcW w:w="1796" w:type="dxa"/>
            <w:tcBorders>
              <w:top w:val="nil"/>
              <w:left w:val="nil"/>
              <w:bottom w:val="nil"/>
              <w:right w:val="nil"/>
            </w:tcBorders>
            <w:shd w:val="clear" w:color="auto" w:fill="auto"/>
            <w:noWrap/>
            <w:vAlign w:val="bottom"/>
          </w:tcPr>
          <w:p w14:paraId="646B94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0E1C7A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8CB2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1AC23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33E61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C98AF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DA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A419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7E5A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F5A7E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BAC3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357EBC" w14:textId="77777777">
        <w:trPr>
          <w:trHeight w:val="300"/>
        </w:trPr>
        <w:tc>
          <w:tcPr>
            <w:tcW w:w="1796" w:type="dxa"/>
            <w:tcBorders>
              <w:top w:val="nil"/>
              <w:left w:val="nil"/>
              <w:bottom w:val="nil"/>
              <w:right w:val="nil"/>
            </w:tcBorders>
            <w:shd w:val="clear" w:color="auto" w:fill="auto"/>
            <w:noWrap/>
            <w:vAlign w:val="bottom"/>
          </w:tcPr>
          <w:p w14:paraId="4A2B3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7836EE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5EC0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440332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49A595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7065B7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482A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908F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A73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92C2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2C43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5F6E0"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04BC4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45B559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59493C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69AFAA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133FB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0E4A34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FC297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7738CC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59046D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19EFE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243D7C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3D3A2BCC"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6CE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7FF4B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8064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235471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9A46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32DC5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4A7AB9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612A1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27041D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63E4B2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5792FE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4A5F03CC" w14:textId="77777777">
        <w:trPr>
          <w:trHeight w:val="300"/>
        </w:trPr>
        <w:tc>
          <w:tcPr>
            <w:tcW w:w="1796" w:type="dxa"/>
            <w:tcBorders>
              <w:top w:val="nil"/>
              <w:left w:val="nil"/>
              <w:bottom w:val="nil"/>
              <w:right w:val="nil"/>
            </w:tcBorders>
            <w:shd w:val="clear" w:color="auto" w:fill="auto"/>
            <w:noWrap/>
            <w:vAlign w:val="bottom"/>
          </w:tcPr>
          <w:p w14:paraId="7BAF0C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058E9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ACD4D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12F6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53D9E3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0057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D2B0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7C4A0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D480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F1AB9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F527B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DE1CC23" w14:textId="77777777">
        <w:trPr>
          <w:trHeight w:val="300"/>
        </w:trPr>
        <w:tc>
          <w:tcPr>
            <w:tcW w:w="1796" w:type="dxa"/>
            <w:tcBorders>
              <w:top w:val="nil"/>
              <w:left w:val="nil"/>
              <w:bottom w:val="nil"/>
              <w:right w:val="nil"/>
            </w:tcBorders>
            <w:shd w:val="clear" w:color="auto" w:fill="auto"/>
            <w:noWrap/>
            <w:vAlign w:val="bottom"/>
          </w:tcPr>
          <w:p w14:paraId="3A2177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30E90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7363D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6EAC2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273CBE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065DE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F1B09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B51F2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C66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9CC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12AF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FADF5B7" w14:textId="77777777">
        <w:trPr>
          <w:trHeight w:val="300"/>
        </w:trPr>
        <w:tc>
          <w:tcPr>
            <w:tcW w:w="1796" w:type="dxa"/>
            <w:tcBorders>
              <w:top w:val="nil"/>
              <w:left w:val="nil"/>
              <w:bottom w:val="nil"/>
              <w:right w:val="nil"/>
            </w:tcBorders>
            <w:shd w:val="clear" w:color="auto" w:fill="auto"/>
            <w:noWrap/>
            <w:vAlign w:val="bottom"/>
          </w:tcPr>
          <w:p w14:paraId="2A610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67C0A7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D77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38F54E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5D4F8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65EA8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881F1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C2A9B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E13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223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D1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0EE0C8" w14:textId="77777777">
        <w:trPr>
          <w:trHeight w:val="300"/>
        </w:trPr>
        <w:tc>
          <w:tcPr>
            <w:tcW w:w="1796" w:type="dxa"/>
            <w:tcBorders>
              <w:top w:val="nil"/>
              <w:left w:val="nil"/>
              <w:bottom w:val="nil"/>
              <w:right w:val="nil"/>
            </w:tcBorders>
            <w:shd w:val="clear" w:color="auto" w:fill="auto"/>
            <w:noWrap/>
            <w:vAlign w:val="bottom"/>
          </w:tcPr>
          <w:p w14:paraId="0FB83D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2A27D6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556B8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1A38E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13EDAE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0570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45134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498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88CE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6D67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239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C607B2" w14:textId="77777777">
        <w:trPr>
          <w:trHeight w:val="300"/>
        </w:trPr>
        <w:tc>
          <w:tcPr>
            <w:tcW w:w="1796" w:type="dxa"/>
            <w:tcBorders>
              <w:top w:val="nil"/>
              <w:left w:val="nil"/>
              <w:bottom w:val="nil"/>
              <w:right w:val="nil"/>
            </w:tcBorders>
            <w:shd w:val="clear" w:color="auto" w:fill="auto"/>
            <w:noWrap/>
            <w:vAlign w:val="bottom"/>
          </w:tcPr>
          <w:p w14:paraId="18D224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50D15B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ABE05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36F62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1CC42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2C0F5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4488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4DDFDF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207FB7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5EBED4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59E1E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1ECFE68E" w14:textId="77777777">
        <w:trPr>
          <w:trHeight w:val="300"/>
        </w:trPr>
        <w:tc>
          <w:tcPr>
            <w:tcW w:w="1796" w:type="dxa"/>
            <w:tcBorders>
              <w:top w:val="nil"/>
              <w:left w:val="nil"/>
              <w:bottom w:val="nil"/>
              <w:right w:val="nil"/>
            </w:tcBorders>
            <w:shd w:val="clear" w:color="auto" w:fill="auto"/>
            <w:noWrap/>
            <w:vAlign w:val="bottom"/>
          </w:tcPr>
          <w:p w14:paraId="4D2206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2D6E25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B0CB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A82DE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99809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8BB88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5D6ECB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7E8921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DCFD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5193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982E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6D27251" w14:textId="77777777">
        <w:trPr>
          <w:trHeight w:val="300"/>
        </w:trPr>
        <w:tc>
          <w:tcPr>
            <w:tcW w:w="1796" w:type="dxa"/>
            <w:tcBorders>
              <w:top w:val="nil"/>
              <w:left w:val="nil"/>
              <w:bottom w:val="nil"/>
              <w:right w:val="nil"/>
            </w:tcBorders>
            <w:shd w:val="clear" w:color="auto" w:fill="auto"/>
            <w:noWrap/>
            <w:vAlign w:val="bottom"/>
          </w:tcPr>
          <w:p w14:paraId="28CC87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497F3E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9988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6A12C5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6D2680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90DE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503E8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1E9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5D2F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E0CA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D1C0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3CD68D" w14:textId="77777777">
        <w:trPr>
          <w:trHeight w:val="300"/>
        </w:trPr>
        <w:tc>
          <w:tcPr>
            <w:tcW w:w="1796" w:type="dxa"/>
            <w:tcBorders>
              <w:top w:val="nil"/>
              <w:left w:val="nil"/>
              <w:bottom w:val="nil"/>
              <w:right w:val="nil"/>
            </w:tcBorders>
            <w:shd w:val="clear" w:color="auto" w:fill="auto"/>
            <w:noWrap/>
            <w:vAlign w:val="bottom"/>
          </w:tcPr>
          <w:p w14:paraId="027897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67623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52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72ABF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4B3861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D0742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959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79EDB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5FC3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E3F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1B5F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44909C7" w14:textId="77777777">
        <w:trPr>
          <w:trHeight w:val="300"/>
        </w:trPr>
        <w:tc>
          <w:tcPr>
            <w:tcW w:w="1796" w:type="dxa"/>
            <w:tcBorders>
              <w:top w:val="nil"/>
              <w:left w:val="nil"/>
              <w:bottom w:val="nil"/>
              <w:right w:val="nil"/>
            </w:tcBorders>
            <w:shd w:val="clear" w:color="auto" w:fill="auto"/>
            <w:noWrap/>
            <w:vAlign w:val="bottom"/>
          </w:tcPr>
          <w:p w14:paraId="5EFFC0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1499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60F18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C3D3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74882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6D379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9FBE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07718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3F452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6F00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7C639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3E90B618" w14:textId="77777777">
        <w:trPr>
          <w:trHeight w:val="300"/>
        </w:trPr>
        <w:tc>
          <w:tcPr>
            <w:tcW w:w="1796" w:type="dxa"/>
            <w:tcBorders>
              <w:top w:val="nil"/>
              <w:left w:val="nil"/>
              <w:bottom w:val="nil"/>
              <w:right w:val="nil"/>
            </w:tcBorders>
            <w:shd w:val="clear" w:color="auto" w:fill="auto"/>
            <w:noWrap/>
            <w:vAlign w:val="bottom"/>
          </w:tcPr>
          <w:p w14:paraId="5108CB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596338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E83DA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33535A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1FBA7A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FE76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AE6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FA4E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A9919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E748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CD8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9FE712" w14:textId="77777777">
        <w:trPr>
          <w:trHeight w:val="300"/>
        </w:trPr>
        <w:tc>
          <w:tcPr>
            <w:tcW w:w="1796" w:type="dxa"/>
            <w:tcBorders>
              <w:top w:val="nil"/>
              <w:left w:val="nil"/>
              <w:bottom w:val="nil"/>
              <w:right w:val="nil"/>
            </w:tcBorders>
            <w:shd w:val="clear" w:color="auto" w:fill="auto"/>
            <w:noWrap/>
            <w:vAlign w:val="bottom"/>
          </w:tcPr>
          <w:p w14:paraId="50A683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1F0AA6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69DD3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1FC3A2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2F45CB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9CC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51923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EF47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9D59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903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CA01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0BEEBE" w14:textId="77777777">
        <w:trPr>
          <w:trHeight w:val="300"/>
        </w:trPr>
        <w:tc>
          <w:tcPr>
            <w:tcW w:w="1796" w:type="dxa"/>
            <w:tcBorders>
              <w:top w:val="nil"/>
              <w:left w:val="nil"/>
              <w:bottom w:val="nil"/>
              <w:right w:val="nil"/>
            </w:tcBorders>
            <w:shd w:val="clear" w:color="auto" w:fill="auto"/>
            <w:noWrap/>
            <w:vAlign w:val="bottom"/>
          </w:tcPr>
          <w:p w14:paraId="477075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477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1D12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2358A2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1A53B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8B19B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70AF3B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D9AF6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F8DC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3A54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BBF7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73E43D" w14:textId="77777777">
        <w:trPr>
          <w:trHeight w:val="300"/>
        </w:trPr>
        <w:tc>
          <w:tcPr>
            <w:tcW w:w="1796" w:type="dxa"/>
            <w:tcBorders>
              <w:top w:val="nil"/>
              <w:left w:val="nil"/>
              <w:bottom w:val="nil"/>
              <w:right w:val="nil"/>
            </w:tcBorders>
            <w:shd w:val="clear" w:color="auto" w:fill="auto"/>
            <w:noWrap/>
            <w:vAlign w:val="bottom"/>
          </w:tcPr>
          <w:p w14:paraId="34D29C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0EC524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C20B8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4E4CB7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0277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5F0F7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8475A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4579E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5D5B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91ED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61C2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2D394E" w14:textId="77777777">
        <w:trPr>
          <w:trHeight w:val="300"/>
        </w:trPr>
        <w:tc>
          <w:tcPr>
            <w:tcW w:w="1796" w:type="dxa"/>
            <w:tcBorders>
              <w:top w:val="nil"/>
              <w:left w:val="nil"/>
              <w:bottom w:val="nil"/>
              <w:right w:val="nil"/>
            </w:tcBorders>
            <w:shd w:val="clear" w:color="auto" w:fill="auto"/>
            <w:noWrap/>
            <w:vAlign w:val="bottom"/>
          </w:tcPr>
          <w:p w14:paraId="1F07E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0CE47B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452AB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2834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6188C1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67B3B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50A3B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2D0A0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8980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4BFD2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49BA0A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2A4B95C2" w14:textId="77777777">
        <w:trPr>
          <w:trHeight w:val="300"/>
        </w:trPr>
        <w:tc>
          <w:tcPr>
            <w:tcW w:w="1796" w:type="dxa"/>
            <w:tcBorders>
              <w:top w:val="nil"/>
              <w:left w:val="nil"/>
              <w:bottom w:val="nil"/>
              <w:right w:val="nil"/>
            </w:tcBorders>
            <w:shd w:val="clear" w:color="auto" w:fill="auto"/>
            <w:noWrap/>
            <w:vAlign w:val="bottom"/>
          </w:tcPr>
          <w:p w14:paraId="3EFC27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A8F9B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2485D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4D42AC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11DDC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4D7E1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9014A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1A37B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D03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F80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B9C8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84E8AE" w14:textId="77777777">
        <w:trPr>
          <w:trHeight w:val="300"/>
        </w:trPr>
        <w:tc>
          <w:tcPr>
            <w:tcW w:w="1796" w:type="dxa"/>
            <w:tcBorders>
              <w:top w:val="nil"/>
              <w:left w:val="nil"/>
              <w:bottom w:val="nil"/>
              <w:right w:val="nil"/>
            </w:tcBorders>
            <w:shd w:val="clear" w:color="auto" w:fill="auto"/>
            <w:noWrap/>
            <w:vAlign w:val="bottom"/>
          </w:tcPr>
          <w:p w14:paraId="30BCEC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AD806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C6EB3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2DF51E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2F9B7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B3F9A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21722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5C8AC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34CD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C13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018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B3D31F" w14:textId="77777777">
        <w:trPr>
          <w:trHeight w:val="300"/>
        </w:trPr>
        <w:tc>
          <w:tcPr>
            <w:tcW w:w="1796" w:type="dxa"/>
            <w:tcBorders>
              <w:top w:val="nil"/>
              <w:left w:val="nil"/>
              <w:bottom w:val="nil"/>
              <w:right w:val="nil"/>
            </w:tcBorders>
            <w:shd w:val="clear" w:color="auto" w:fill="auto"/>
            <w:noWrap/>
            <w:vAlign w:val="bottom"/>
          </w:tcPr>
          <w:p w14:paraId="00DF3D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0F3697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3C610F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297FE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4BFA19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C383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B9222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4FF0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C150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3152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3D1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886892" w14:textId="77777777">
        <w:trPr>
          <w:trHeight w:val="300"/>
        </w:trPr>
        <w:tc>
          <w:tcPr>
            <w:tcW w:w="1796" w:type="dxa"/>
            <w:tcBorders>
              <w:top w:val="nil"/>
              <w:left w:val="nil"/>
              <w:bottom w:val="nil"/>
              <w:right w:val="nil"/>
            </w:tcBorders>
            <w:shd w:val="clear" w:color="auto" w:fill="auto"/>
            <w:noWrap/>
            <w:vAlign w:val="bottom"/>
          </w:tcPr>
          <w:p w14:paraId="22B70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618F0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FB5C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41CC3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E852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67114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2912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BC8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8CB75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005736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CDEAC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353479" w14:textId="77777777">
        <w:trPr>
          <w:trHeight w:val="300"/>
        </w:trPr>
        <w:tc>
          <w:tcPr>
            <w:tcW w:w="1796" w:type="dxa"/>
            <w:tcBorders>
              <w:top w:val="nil"/>
              <w:left w:val="nil"/>
              <w:bottom w:val="nil"/>
              <w:right w:val="nil"/>
            </w:tcBorders>
            <w:shd w:val="clear" w:color="auto" w:fill="auto"/>
            <w:noWrap/>
            <w:vAlign w:val="bottom"/>
          </w:tcPr>
          <w:p w14:paraId="0D2095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60164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E6D6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5ECC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187F9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1CF51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88D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F74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F7BB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FD6F3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461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60507A4" w14:textId="77777777">
        <w:trPr>
          <w:trHeight w:val="300"/>
        </w:trPr>
        <w:tc>
          <w:tcPr>
            <w:tcW w:w="1796" w:type="dxa"/>
            <w:tcBorders>
              <w:top w:val="nil"/>
              <w:left w:val="nil"/>
              <w:bottom w:val="nil"/>
              <w:right w:val="nil"/>
            </w:tcBorders>
            <w:shd w:val="clear" w:color="auto" w:fill="auto"/>
            <w:noWrap/>
            <w:vAlign w:val="bottom"/>
          </w:tcPr>
          <w:p w14:paraId="612ACE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422F25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5BBD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3258BA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10F8B5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06304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19EBE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20166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0E5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5366E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E53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EA15F0" w14:textId="77777777">
        <w:trPr>
          <w:trHeight w:val="300"/>
        </w:trPr>
        <w:tc>
          <w:tcPr>
            <w:tcW w:w="1796" w:type="dxa"/>
            <w:tcBorders>
              <w:top w:val="nil"/>
              <w:left w:val="nil"/>
              <w:bottom w:val="nil"/>
              <w:right w:val="nil"/>
            </w:tcBorders>
            <w:shd w:val="clear" w:color="auto" w:fill="auto"/>
            <w:noWrap/>
            <w:vAlign w:val="bottom"/>
          </w:tcPr>
          <w:p w14:paraId="3A030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21AF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62833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7F4C61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055DC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9018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B006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AB63E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7D52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E1D4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99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5AA6FD" w14:textId="77777777">
        <w:trPr>
          <w:trHeight w:val="300"/>
        </w:trPr>
        <w:tc>
          <w:tcPr>
            <w:tcW w:w="1796" w:type="dxa"/>
            <w:tcBorders>
              <w:top w:val="nil"/>
              <w:left w:val="nil"/>
              <w:bottom w:val="nil"/>
              <w:right w:val="nil"/>
            </w:tcBorders>
            <w:shd w:val="clear" w:color="auto" w:fill="auto"/>
            <w:noWrap/>
            <w:vAlign w:val="bottom"/>
          </w:tcPr>
          <w:p w14:paraId="5C585C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44D3ED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15D77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49B672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77548F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21858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B13A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D06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E630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E7E7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643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E7C034" w14:textId="77777777">
        <w:trPr>
          <w:trHeight w:val="300"/>
        </w:trPr>
        <w:tc>
          <w:tcPr>
            <w:tcW w:w="1796" w:type="dxa"/>
            <w:tcBorders>
              <w:top w:val="nil"/>
              <w:left w:val="nil"/>
              <w:bottom w:val="nil"/>
              <w:right w:val="nil"/>
            </w:tcBorders>
            <w:shd w:val="clear" w:color="auto" w:fill="auto"/>
            <w:noWrap/>
            <w:vAlign w:val="bottom"/>
          </w:tcPr>
          <w:p w14:paraId="00C4F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1E673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8AB8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59C4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68682A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7F32E4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754D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5190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3BDBC3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8EC1C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1500C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04A45BF" w14:textId="77777777">
        <w:trPr>
          <w:trHeight w:val="300"/>
        </w:trPr>
        <w:tc>
          <w:tcPr>
            <w:tcW w:w="1796" w:type="dxa"/>
            <w:tcBorders>
              <w:top w:val="nil"/>
              <w:left w:val="nil"/>
              <w:bottom w:val="nil"/>
              <w:right w:val="nil"/>
            </w:tcBorders>
            <w:shd w:val="clear" w:color="auto" w:fill="auto"/>
            <w:noWrap/>
            <w:vAlign w:val="bottom"/>
          </w:tcPr>
          <w:p w14:paraId="07C567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3B31C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877B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0BACC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DE6F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05DA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43DB7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6AB41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F82A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82C7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357EB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34AD5F" w14:textId="77777777">
        <w:trPr>
          <w:trHeight w:val="300"/>
        </w:trPr>
        <w:tc>
          <w:tcPr>
            <w:tcW w:w="1796" w:type="dxa"/>
            <w:tcBorders>
              <w:top w:val="nil"/>
              <w:left w:val="nil"/>
              <w:bottom w:val="nil"/>
              <w:right w:val="nil"/>
            </w:tcBorders>
            <w:shd w:val="clear" w:color="auto" w:fill="auto"/>
            <w:noWrap/>
            <w:vAlign w:val="bottom"/>
          </w:tcPr>
          <w:p w14:paraId="6C62B2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15AD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47E01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6116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7FD7A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2556D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5364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53EE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E24E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D7AF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7540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B1AD3E" w14:textId="77777777">
        <w:trPr>
          <w:trHeight w:val="300"/>
        </w:trPr>
        <w:tc>
          <w:tcPr>
            <w:tcW w:w="1796" w:type="dxa"/>
            <w:tcBorders>
              <w:top w:val="nil"/>
              <w:left w:val="nil"/>
              <w:bottom w:val="nil"/>
              <w:right w:val="nil"/>
            </w:tcBorders>
            <w:shd w:val="clear" w:color="auto" w:fill="auto"/>
            <w:noWrap/>
            <w:vAlign w:val="bottom"/>
          </w:tcPr>
          <w:p w14:paraId="53EBFC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1F3B6A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5847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06876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43178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8D5DA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E62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BF71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71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56D1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E0A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E71CF0" w14:textId="77777777">
        <w:trPr>
          <w:trHeight w:val="300"/>
        </w:trPr>
        <w:tc>
          <w:tcPr>
            <w:tcW w:w="1796" w:type="dxa"/>
            <w:tcBorders>
              <w:top w:val="nil"/>
              <w:left w:val="nil"/>
              <w:bottom w:val="nil"/>
              <w:right w:val="nil"/>
            </w:tcBorders>
            <w:shd w:val="clear" w:color="auto" w:fill="auto"/>
            <w:noWrap/>
            <w:vAlign w:val="bottom"/>
          </w:tcPr>
          <w:p w14:paraId="315022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6A354B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99368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471A0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CEDF6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0059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52726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920F8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E7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34D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3E80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F2AC70" w14:textId="77777777">
        <w:trPr>
          <w:trHeight w:val="300"/>
        </w:trPr>
        <w:tc>
          <w:tcPr>
            <w:tcW w:w="1796" w:type="dxa"/>
            <w:tcBorders>
              <w:top w:val="nil"/>
              <w:left w:val="nil"/>
              <w:bottom w:val="nil"/>
              <w:right w:val="nil"/>
            </w:tcBorders>
            <w:shd w:val="clear" w:color="auto" w:fill="auto"/>
            <w:noWrap/>
            <w:vAlign w:val="bottom"/>
          </w:tcPr>
          <w:p w14:paraId="5C4DF1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35333B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7545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2F11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5CB4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337D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191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D6D64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C4C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59B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4FD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B70A8F" w14:textId="77777777">
        <w:trPr>
          <w:trHeight w:val="300"/>
        </w:trPr>
        <w:tc>
          <w:tcPr>
            <w:tcW w:w="1796" w:type="dxa"/>
            <w:tcBorders>
              <w:top w:val="nil"/>
              <w:left w:val="nil"/>
              <w:bottom w:val="nil"/>
              <w:right w:val="nil"/>
            </w:tcBorders>
            <w:shd w:val="clear" w:color="auto" w:fill="auto"/>
            <w:noWrap/>
            <w:vAlign w:val="bottom"/>
          </w:tcPr>
          <w:p w14:paraId="7FCE06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DE99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027A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8250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504687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CB965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8931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D3769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DAB7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BF58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A7E2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338CFA" w14:textId="77777777">
        <w:trPr>
          <w:trHeight w:val="300"/>
        </w:trPr>
        <w:tc>
          <w:tcPr>
            <w:tcW w:w="1796" w:type="dxa"/>
            <w:tcBorders>
              <w:top w:val="nil"/>
              <w:left w:val="nil"/>
              <w:bottom w:val="nil"/>
              <w:right w:val="nil"/>
            </w:tcBorders>
            <w:shd w:val="clear" w:color="auto" w:fill="auto"/>
            <w:noWrap/>
            <w:vAlign w:val="bottom"/>
          </w:tcPr>
          <w:p w14:paraId="651CD4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E0BA1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F2DF1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60A00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758ED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3DDFD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5D50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F18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ED82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B1B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8C30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CF41AA4" w14:textId="77777777">
        <w:trPr>
          <w:trHeight w:val="300"/>
        </w:trPr>
        <w:tc>
          <w:tcPr>
            <w:tcW w:w="1796" w:type="dxa"/>
            <w:tcBorders>
              <w:top w:val="nil"/>
              <w:left w:val="nil"/>
              <w:bottom w:val="nil"/>
              <w:right w:val="nil"/>
            </w:tcBorders>
            <w:shd w:val="clear" w:color="auto" w:fill="auto"/>
            <w:noWrap/>
            <w:vAlign w:val="bottom"/>
          </w:tcPr>
          <w:p w14:paraId="5BB414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6848A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5CA31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78E441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67B5DE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47334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46A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38EE6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3DB8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921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1656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0256325" w14:textId="77777777">
        <w:trPr>
          <w:trHeight w:val="300"/>
        </w:trPr>
        <w:tc>
          <w:tcPr>
            <w:tcW w:w="1796" w:type="dxa"/>
            <w:tcBorders>
              <w:top w:val="nil"/>
              <w:left w:val="nil"/>
              <w:bottom w:val="nil"/>
              <w:right w:val="nil"/>
            </w:tcBorders>
            <w:shd w:val="clear" w:color="auto" w:fill="auto"/>
            <w:noWrap/>
            <w:vAlign w:val="bottom"/>
          </w:tcPr>
          <w:p w14:paraId="6BAEE4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F8CD4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8B99E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141409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AC0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6BD57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E1E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E2B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FF9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4008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A139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B4B3F9B" w14:textId="77777777">
        <w:trPr>
          <w:trHeight w:val="300"/>
        </w:trPr>
        <w:tc>
          <w:tcPr>
            <w:tcW w:w="1796" w:type="dxa"/>
            <w:tcBorders>
              <w:top w:val="nil"/>
              <w:left w:val="nil"/>
              <w:bottom w:val="nil"/>
              <w:right w:val="nil"/>
            </w:tcBorders>
            <w:shd w:val="clear" w:color="auto" w:fill="auto"/>
            <w:noWrap/>
            <w:vAlign w:val="bottom"/>
          </w:tcPr>
          <w:p w14:paraId="355933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3A25C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4FDA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2D8B02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8F2BD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35249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CBB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16062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BDF0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6C184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1F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2D5FD3" w14:textId="77777777">
        <w:trPr>
          <w:trHeight w:val="300"/>
        </w:trPr>
        <w:tc>
          <w:tcPr>
            <w:tcW w:w="1796" w:type="dxa"/>
            <w:tcBorders>
              <w:top w:val="nil"/>
              <w:left w:val="nil"/>
              <w:bottom w:val="nil"/>
              <w:right w:val="nil"/>
            </w:tcBorders>
            <w:shd w:val="clear" w:color="auto" w:fill="auto"/>
            <w:noWrap/>
            <w:vAlign w:val="bottom"/>
          </w:tcPr>
          <w:p w14:paraId="60D3CF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38DDE2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385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12D0E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2F960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400FB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AE7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494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434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C025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76BC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A5A300A" w14:textId="77777777">
        <w:trPr>
          <w:trHeight w:val="300"/>
        </w:trPr>
        <w:tc>
          <w:tcPr>
            <w:tcW w:w="1796" w:type="dxa"/>
            <w:tcBorders>
              <w:top w:val="nil"/>
              <w:left w:val="nil"/>
              <w:bottom w:val="nil"/>
              <w:right w:val="nil"/>
            </w:tcBorders>
            <w:shd w:val="clear" w:color="auto" w:fill="auto"/>
            <w:noWrap/>
            <w:vAlign w:val="bottom"/>
          </w:tcPr>
          <w:p w14:paraId="15C1D4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481185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2A03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5DC63C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110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E8DB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5DD268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BECD1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27F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698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6FFD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CEFF4B" w14:textId="77777777">
        <w:trPr>
          <w:trHeight w:val="300"/>
        </w:trPr>
        <w:tc>
          <w:tcPr>
            <w:tcW w:w="1796" w:type="dxa"/>
            <w:tcBorders>
              <w:top w:val="nil"/>
              <w:left w:val="nil"/>
              <w:bottom w:val="nil"/>
              <w:right w:val="nil"/>
            </w:tcBorders>
            <w:shd w:val="clear" w:color="auto" w:fill="auto"/>
            <w:noWrap/>
            <w:vAlign w:val="bottom"/>
          </w:tcPr>
          <w:p w14:paraId="60F1C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36D678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CCAB9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838F3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6BECD6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7FF61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1B520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B67E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582CDC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4C0EC8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6E402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6925ABC7" w14:textId="77777777">
        <w:trPr>
          <w:trHeight w:val="300"/>
        </w:trPr>
        <w:tc>
          <w:tcPr>
            <w:tcW w:w="1796" w:type="dxa"/>
            <w:tcBorders>
              <w:top w:val="nil"/>
              <w:left w:val="nil"/>
              <w:bottom w:val="nil"/>
              <w:right w:val="nil"/>
            </w:tcBorders>
            <w:shd w:val="clear" w:color="auto" w:fill="auto"/>
            <w:noWrap/>
            <w:vAlign w:val="bottom"/>
          </w:tcPr>
          <w:p w14:paraId="56249C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5585E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7171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772ABC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3D9E91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72FD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519FB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72873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5F19D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12D9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D91B0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C5FC9F7" w14:textId="77777777">
        <w:trPr>
          <w:trHeight w:val="300"/>
        </w:trPr>
        <w:tc>
          <w:tcPr>
            <w:tcW w:w="1796" w:type="dxa"/>
            <w:tcBorders>
              <w:top w:val="nil"/>
              <w:left w:val="nil"/>
              <w:bottom w:val="nil"/>
              <w:right w:val="nil"/>
            </w:tcBorders>
            <w:shd w:val="clear" w:color="auto" w:fill="auto"/>
            <w:noWrap/>
            <w:vAlign w:val="bottom"/>
          </w:tcPr>
          <w:p w14:paraId="653BD7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43D553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DF75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3CBE05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60EED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5E869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02718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76F02A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8CC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D88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6EC3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96FE34" w14:textId="77777777">
        <w:trPr>
          <w:trHeight w:val="300"/>
        </w:trPr>
        <w:tc>
          <w:tcPr>
            <w:tcW w:w="1796" w:type="dxa"/>
            <w:tcBorders>
              <w:top w:val="nil"/>
              <w:left w:val="nil"/>
              <w:bottom w:val="nil"/>
              <w:right w:val="nil"/>
            </w:tcBorders>
            <w:shd w:val="clear" w:color="auto" w:fill="auto"/>
            <w:noWrap/>
            <w:vAlign w:val="bottom"/>
          </w:tcPr>
          <w:p w14:paraId="31D40B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2ECF05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22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C4AD1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0D525C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BABFE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004660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6DFB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2508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BF4E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3A09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AB6169C" w14:textId="77777777">
        <w:trPr>
          <w:trHeight w:val="300"/>
        </w:trPr>
        <w:tc>
          <w:tcPr>
            <w:tcW w:w="1796" w:type="dxa"/>
            <w:tcBorders>
              <w:top w:val="nil"/>
              <w:left w:val="nil"/>
              <w:bottom w:val="nil"/>
              <w:right w:val="nil"/>
            </w:tcBorders>
            <w:shd w:val="clear" w:color="auto" w:fill="auto"/>
            <w:noWrap/>
            <w:vAlign w:val="bottom"/>
          </w:tcPr>
          <w:p w14:paraId="5DA2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48AA5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9FC89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82FE7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0D1A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7209F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98BF9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9FFF8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2BF4D1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A1CD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6F05C0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E165D22" w14:textId="77777777">
        <w:trPr>
          <w:trHeight w:val="300"/>
        </w:trPr>
        <w:tc>
          <w:tcPr>
            <w:tcW w:w="1796" w:type="dxa"/>
            <w:tcBorders>
              <w:top w:val="nil"/>
              <w:left w:val="nil"/>
              <w:bottom w:val="nil"/>
              <w:right w:val="nil"/>
            </w:tcBorders>
            <w:shd w:val="clear" w:color="auto" w:fill="auto"/>
            <w:noWrap/>
            <w:vAlign w:val="bottom"/>
          </w:tcPr>
          <w:p w14:paraId="468E36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58BEC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B2766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2189A7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38F23A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FC81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7B17F8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1959F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91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8525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F9B1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9D5430" w14:textId="77777777">
        <w:trPr>
          <w:trHeight w:val="300"/>
        </w:trPr>
        <w:tc>
          <w:tcPr>
            <w:tcW w:w="1796" w:type="dxa"/>
            <w:tcBorders>
              <w:top w:val="nil"/>
              <w:left w:val="nil"/>
              <w:bottom w:val="nil"/>
              <w:right w:val="nil"/>
            </w:tcBorders>
            <w:shd w:val="clear" w:color="auto" w:fill="auto"/>
            <w:noWrap/>
            <w:vAlign w:val="bottom"/>
          </w:tcPr>
          <w:p w14:paraId="7AFFB0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E13A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AB7B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34B48D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0D9D29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615C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89BB7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8EB3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4E7C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09F7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5BCB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A0534D"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3B39F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3CF94C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42FCA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72CD95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53F3E0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4DFB08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32911A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03B07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24FC59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7FFBDE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7CA059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FF7B8D2"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7A873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7455C8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19EA6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0277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14405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03C10B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1FD0B5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24E12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6C342C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2889F6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FB579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713D13" w14:textId="77777777">
        <w:trPr>
          <w:trHeight w:val="300"/>
        </w:trPr>
        <w:tc>
          <w:tcPr>
            <w:tcW w:w="1796" w:type="dxa"/>
            <w:tcBorders>
              <w:top w:val="nil"/>
              <w:left w:val="nil"/>
              <w:bottom w:val="nil"/>
              <w:right w:val="nil"/>
            </w:tcBorders>
            <w:shd w:val="clear" w:color="auto" w:fill="auto"/>
            <w:noWrap/>
            <w:vAlign w:val="bottom"/>
          </w:tcPr>
          <w:p w14:paraId="5D7A5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3965F8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F73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02369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03A761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475452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9002B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69A9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9BAE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3804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F328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38038BD" w14:textId="77777777">
        <w:trPr>
          <w:trHeight w:val="300"/>
        </w:trPr>
        <w:tc>
          <w:tcPr>
            <w:tcW w:w="1796" w:type="dxa"/>
            <w:tcBorders>
              <w:top w:val="nil"/>
              <w:left w:val="nil"/>
              <w:bottom w:val="nil"/>
              <w:right w:val="nil"/>
            </w:tcBorders>
            <w:shd w:val="clear" w:color="auto" w:fill="auto"/>
            <w:noWrap/>
            <w:vAlign w:val="bottom"/>
          </w:tcPr>
          <w:p w14:paraId="7C4104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655F33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385D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5D570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EFC5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2F9E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72CCF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D2016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FE645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5BD1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7152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766ED1" w14:textId="77777777">
        <w:trPr>
          <w:trHeight w:val="300"/>
        </w:trPr>
        <w:tc>
          <w:tcPr>
            <w:tcW w:w="1796" w:type="dxa"/>
            <w:tcBorders>
              <w:top w:val="nil"/>
              <w:left w:val="nil"/>
              <w:bottom w:val="nil"/>
              <w:right w:val="nil"/>
            </w:tcBorders>
            <w:shd w:val="clear" w:color="auto" w:fill="auto"/>
            <w:noWrap/>
            <w:vAlign w:val="bottom"/>
          </w:tcPr>
          <w:p w14:paraId="690D6B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42EF3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F45FF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6B61B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FF832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0FC483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00EB4F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E5D0A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60ED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7164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298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1ED475" w14:textId="77777777">
        <w:trPr>
          <w:trHeight w:val="300"/>
        </w:trPr>
        <w:tc>
          <w:tcPr>
            <w:tcW w:w="1796" w:type="dxa"/>
            <w:tcBorders>
              <w:top w:val="nil"/>
              <w:left w:val="nil"/>
              <w:bottom w:val="nil"/>
              <w:right w:val="nil"/>
            </w:tcBorders>
            <w:shd w:val="clear" w:color="auto" w:fill="auto"/>
            <w:noWrap/>
            <w:vAlign w:val="bottom"/>
          </w:tcPr>
          <w:p w14:paraId="53863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EBB4B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25F2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26D31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0B8826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135A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016C3C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06768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1A9B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9C19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674D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9FCEBF" w14:textId="77777777">
        <w:trPr>
          <w:trHeight w:val="300"/>
        </w:trPr>
        <w:tc>
          <w:tcPr>
            <w:tcW w:w="1796" w:type="dxa"/>
            <w:tcBorders>
              <w:top w:val="nil"/>
              <w:left w:val="nil"/>
              <w:bottom w:val="nil"/>
              <w:right w:val="nil"/>
            </w:tcBorders>
            <w:shd w:val="clear" w:color="auto" w:fill="auto"/>
            <w:noWrap/>
            <w:vAlign w:val="bottom"/>
          </w:tcPr>
          <w:p w14:paraId="62C963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62EF5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29F80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0C13D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F8AEF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0015A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0EF60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E785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A68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CF201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B3732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56CE82BC" w14:textId="77777777">
        <w:trPr>
          <w:trHeight w:val="300"/>
        </w:trPr>
        <w:tc>
          <w:tcPr>
            <w:tcW w:w="1796" w:type="dxa"/>
            <w:tcBorders>
              <w:top w:val="nil"/>
              <w:left w:val="nil"/>
              <w:bottom w:val="nil"/>
              <w:right w:val="nil"/>
            </w:tcBorders>
            <w:shd w:val="clear" w:color="auto" w:fill="auto"/>
            <w:noWrap/>
            <w:vAlign w:val="bottom"/>
          </w:tcPr>
          <w:p w14:paraId="50CB3C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1FD116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5C83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F2184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43DAA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5B883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9B1D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C96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310AD7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07F881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143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64C076" w14:textId="77777777">
        <w:trPr>
          <w:trHeight w:val="300"/>
        </w:trPr>
        <w:tc>
          <w:tcPr>
            <w:tcW w:w="1796" w:type="dxa"/>
            <w:tcBorders>
              <w:top w:val="nil"/>
              <w:left w:val="nil"/>
              <w:bottom w:val="nil"/>
              <w:right w:val="nil"/>
            </w:tcBorders>
            <w:shd w:val="clear" w:color="auto" w:fill="auto"/>
            <w:noWrap/>
            <w:vAlign w:val="bottom"/>
          </w:tcPr>
          <w:p w14:paraId="4B7A49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2D70FF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985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7F458E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2A7E1E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35B0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159B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D7E77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7AEA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1E41B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F007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688AE0F" w14:textId="77777777">
        <w:trPr>
          <w:trHeight w:val="300"/>
        </w:trPr>
        <w:tc>
          <w:tcPr>
            <w:tcW w:w="1796" w:type="dxa"/>
            <w:tcBorders>
              <w:top w:val="nil"/>
              <w:left w:val="nil"/>
              <w:bottom w:val="nil"/>
              <w:right w:val="nil"/>
            </w:tcBorders>
            <w:shd w:val="clear" w:color="auto" w:fill="auto"/>
            <w:noWrap/>
            <w:vAlign w:val="bottom"/>
          </w:tcPr>
          <w:p w14:paraId="71385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1A43D7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7A1E1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44F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686DD8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909C2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689F2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551E4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4F4D6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FE2A3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74B8F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48FBFB0" w14:textId="77777777">
        <w:trPr>
          <w:trHeight w:val="300"/>
        </w:trPr>
        <w:tc>
          <w:tcPr>
            <w:tcW w:w="1796" w:type="dxa"/>
            <w:tcBorders>
              <w:top w:val="nil"/>
              <w:left w:val="nil"/>
              <w:bottom w:val="nil"/>
              <w:right w:val="nil"/>
            </w:tcBorders>
            <w:shd w:val="clear" w:color="auto" w:fill="auto"/>
            <w:noWrap/>
            <w:vAlign w:val="bottom"/>
          </w:tcPr>
          <w:p w14:paraId="748A7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7EA25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59C79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4EF54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329CB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042E7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61BA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F3B6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2EFD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67A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55E0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C790A5" w14:textId="77777777">
        <w:trPr>
          <w:trHeight w:val="300"/>
        </w:trPr>
        <w:tc>
          <w:tcPr>
            <w:tcW w:w="1796" w:type="dxa"/>
            <w:tcBorders>
              <w:top w:val="nil"/>
              <w:left w:val="nil"/>
              <w:bottom w:val="nil"/>
              <w:right w:val="nil"/>
            </w:tcBorders>
            <w:shd w:val="clear" w:color="auto" w:fill="auto"/>
            <w:noWrap/>
            <w:vAlign w:val="bottom"/>
          </w:tcPr>
          <w:p w14:paraId="79B9BA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5243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A544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EDF22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6140B9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B12B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690A5B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D62D2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33500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3680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48875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9685BC1" w14:textId="77777777">
        <w:trPr>
          <w:trHeight w:val="300"/>
        </w:trPr>
        <w:tc>
          <w:tcPr>
            <w:tcW w:w="1796" w:type="dxa"/>
            <w:tcBorders>
              <w:top w:val="nil"/>
              <w:left w:val="nil"/>
              <w:bottom w:val="nil"/>
              <w:right w:val="nil"/>
            </w:tcBorders>
            <w:shd w:val="clear" w:color="auto" w:fill="auto"/>
            <w:noWrap/>
            <w:vAlign w:val="bottom"/>
          </w:tcPr>
          <w:p w14:paraId="2504B4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0961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85249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67DD2F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2B6769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93D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A6065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F2D6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7AF30C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26B2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3CA538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7494FCB2" w14:textId="77777777">
        <w:trPr>
          <w:trHeight w:val="300"/>
        </w:trPr>
        <w:tc>
          <w:tcPr>
            <w:tcW w:w="1796" w:type="dxa"/>
            <w:tcBorders>
              <w:top w:val="nil"/>
              <w:left w:val="nil"/>
              <w:bottom w:val="nil"/>
              <w:right w:val="nil"/>
            </w:tcBorders>
            <w:shd w:val="clear" w:color="auto" w:fill="auto"/>
            <w:noWrap/>
            <w:vAlign w:val="bottom"/>
          </w:tcPr>
          <w:p w14:paraId="2394D3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F7B29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2E6CA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7B011F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531D3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3968B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60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BCD5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0BD8C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12C0C4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84FB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7F3942B1" w14:textId="77777777">
        <w:trPr>
          <w:trHeight w:val="300"/>
        </w:trPr>
        <w:tc>
          <w:tcPr>
            <w:tcW w:w="1796" w:type="dxa"/>
            <w:tcBorders>
              <w:top w:val="nil"/>
              <w:left w:val="nil"/>
              <w:bottom w:val="nil"/>
              <w:right w:val="nil"/>
            </w:tcBorders>
            <w:shd w:val="clear" w:color="auto" w:fill="auto"/>
            <w:noWrap/>
            <w:vAlign w:val="bottom"/>
          </w:tcPr>
          <w:p w14:paraId="12AF25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4510E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4B8BC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0E283E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8FB5D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E319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0731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982E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D044F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97D66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AE2F0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24B8ACFE" w14:textId="77777777">
        <w:trPr>
          <w:trHeight w:val="300"/>
        </w:trPr>
        <w:tc>
          <w:tcPr>
            <w:tcW w:w="1796" w:type="dxa"/>
            <w:tcBorders>
              <w:top w:val="nil"/>
              <w:left w:val="nil"/>
              <w:bottom w:val="nil"/>
              <w:right w:val="nil"/>
            </w:tcBorders>
            <w:shd w:val="clear" w:color="auto" w:fill="auto"/>
            <w:noWrap/>
            <w:vAlign w:val="bottom"/>
          </w:tcPr>
          <w:p w14:paraId="52C072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3BF7FE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19F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577BAA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3E40F4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CF3E3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13600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693A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8F224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0C5F01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3B794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52A91803" w14:textId="77777777">
        <w:trPr>
          <w:trHeight w:val="300"/>
        </w:trPr>
        <w:tc>
          <w:tcPr>
            <w:tcW w:w="1796" w:type="dxa"/>
            <w:tcBorders>
              <w:top w:val="nil"/>
              <w:left w:val="nil"/>
              <w:bottom w:val="nil"/>
              <w:right w:val="nil"/>
            </w:tcBorders>
            <w:shd w:val="clear" w:color="auto" w:fill="auto"/>
            <w:noWrap/>
            <w:vAlign w:val="bottom"/>
          </w:tcPr>
          <w:p w14:paraId="5BD14B1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73986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4F8D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1854C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07AEA3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1B6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F0B99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B05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2F967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350A11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5E433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1C57B2" w14:textId="77777777">
        <w:trPr>
          <w:trHeight w:val="300"/>
        </w:trPr>
        <w:tc>
          <w:tcPr>
            <w:tcW w:w="1796" w:type="dxa"/>
            <w:tcBorders>
              <w:top w:val="nil"/>
              <w:left w:val="nil"/>
              <w:bottom w:val="nil"/>
              <w:right w:val="nil"/>
            </w:tcBorders>
            <w:shd w:val="clear" w:color="auto" w:fill="auto"/>
            <w:noWrap/>
            <w:vAlign w:val="bottom"/>
          </w:tcPr>
          <w:p w14:paraId="3C0AF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0CFFB9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702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6F8A56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9143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6FC01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CE43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2A5A28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C528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ADFA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822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4F031B" w14:textId="77777777">
        <w:trPr>
          <w:trHeight w:val="300"/>
        </w:trPr>
        <w:tc>
          <w:tcPr>
            <w:tcW w:w="1796" w:type="dxa"/>
            <w:tcBorders>
              <w:top w:val="nil"/>
              <w:left w:val="nil"/>
              <w:bottom w:val="nil"/>
              <w:right w:val="nil"/>
            </w:tcBorders>
            <w:shd w:val="clear" w:color="auto" w:fill="auto"/>
            <w:noWrap/>
            <w:vAlign w:val="bottom"/>
          </w:tcPr>
          <w:p w14:paraId="285D1C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1714C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F48D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27ED0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C1D8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234CA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F9153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53120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18B0BE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F892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647E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0F1FCF95" w14:textId="77777777">
        <w:trPr>
          <w:trHeight w:val="300"/>
        </w:trPr>
        <w:tc>
          <w:tcPr>
            <w:tcW w:w="1796" w:type="dxa"/>
            <w:tcBorders>
              <w:top w:val="nil"/>
              <w:left w:val="nil"/>
              <w:bottom w:val="nil"/>
              <w:right w:val="nil"/>
            </w:tcBorders>
            <w:shd w:val="clear" w:color="auto" w:fill="auto"/>
            <w:noWrap/>
            <w:vAlign w:val="bottom"/>
          </w:tcPr>
          <w:p w14:paraId="7036EB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05E97C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94B18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0101BB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3A81C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EDB2D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597493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843CD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0C1E9B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D3AC2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225417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1FB9AB1" w14:textId="77777777">
        <w:trPr>
          <w:trHeight w:val="300"/>
        </w:trPr>
        <w:tc>
          <w:tcPr>
            <w:tcW w:w="1796" w:type="dxa"/>
            <w:tcBorders>
              <w:top w:val="nil"/>
              <w:left w:val="nil"/>
              <w:bottom w:val="nil"/>
              <w:right w:val="nil"/>
            </w:tcBorders>
            <w:shd w:val="clear" w:color="auto" w:fill="auto"/>
            <w:noWrap/>
            <w:vAlign w:val="bottom"/>
          </w:tcPr>
          <w:p w14:paraId="526B4E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79B95B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6EC4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40FFBF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2E5B9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A06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9D73B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0C34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C3A65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374E5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535B5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1F1F85E" w14:textId="77777777">
        <w:trPr>
          <w:trHeight w:val="300"/>
        </w:trPr>
        <w:tc>
          <w:tcPr>
            <w:tcW w:w="1796" w:type="dxa"/>
            <w:tcBorders>
              <w:top w:val="nil"/>
              <w:left w:val="nil"/>
              <w:bottom w:val="nil"/>
              <w:right w:val="nil"/>
            </w:tcBorders>
            <w:shd w:val="clear" w:color="auto" w:fill="auto"/>
            <w:noWrap/>
            <w:vAlign w:val="bottom"/>
          </w:tcPr>
          <w:p w14:paraId="5C6A6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797E77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3ACF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1DEEFB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743BF6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B695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9E5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C37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2307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DDC69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D8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EE9190" w14:textId="77777777">
        <w:trPr>
          <w:trHeight w:val="300"/>
        </w:trPr>
        <w:tc>
          <w:tcPr>
            <w:tcW w:w="1796" w:type="dxa"/>
            <w:tcBorders>
              <w:top w:val="nil"/>
              <w:left w:val="nil"/>
              <w:bottom w:val="nil"/>
              <w:right w:val="nil"/>
            </w:tcBorders>
            <w:shd w:val="clear" w:color="auto" w:fill="auto"/>
            <w:noWrap/>
            <w:vAlign w:val="bottom"/>
          </w:tcPr>
          <w:p w14:paraId="3AD1D6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F1D3C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3F964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03736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7E4884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1A9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799280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44AA6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959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549C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F54F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4AC715" w14:textId="77777777">
        <w:trPr>
          <w:trHeight w:val="300"/>
        </w:trPr>
        <w:tc>
          <w:tcPr>
            <w:tcW w:w="1796" w:type="dxa"/>
            <w:tcBorders>
              <w:top w:val="nil"/>
              <w:left w:val="nil"/>
              <w:bottom w:val="nil"/>
              <w:right w:val="nil"/>
            </w:tcBorders>
            <w:shd w:val="clear" w:color="auto" w:fill="auto"/>
            <w:noWrap/>
            <w:vAlign w:val="bottom"/>
          </w:tcPr>
          <w:p w14:paraId="2B52F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29773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C80A0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4D9224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A921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51C6E0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55921D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617315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036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DD83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1052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CEAFD7" w14:textId="77777777">
        <w:trPr>
          <w:trHeight w:val="300"/>
        </w:trPr>
        <w:tc>
          <w:tcPr>
            <w:tcW w:w="1796" w:type="dxa"/>
            <w:tcBorders>
              <w:top w:val="nil"/>
              <w:left w:val="nil"/>
              <w:bottom w:val="nil"/>
              <w:right w:val="nil"/>
            </w:tcBorders>
            <w:shd w:val="clear" w:color="auto" w:fill="auto"/>
            <w:noWrap/>
            <w:vAlign w:val="bottom"/>
          </w:tcPr>
          <w:p w14:paraId="50C461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8D0A8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7D2B1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08F83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482EB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D9FE5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1A33C2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EBC7D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01E30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36C0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C93AF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2B103A7F" w14:textId="77777777">
        <w:trPr>
          <w:trHeight w:val="300"/>
        </w:trPr>
        <w:tc>
          <w:tcPr>
            <w:tcW w:w="1796" w:type="dxa"/>
            <w:tcBorders>
              <w:top w:val="nil"/>
              <w:left w:val="nil"/>
              <w:bottom w:val="nil"/>
              <w:right w:val="nil"/>
            </w:tcBorders>
            <w:shd w:val="clear" w:color="auto" w:fill="auto"/>
            <w:noWrap/>
            <w:vAlign w:val="bottom"/>
          </w:tcPr>
          <w:p w14:paraId="3C3C9D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7C5FF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89EE0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52164E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3CDE0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0D1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6A328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EF3A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36BCC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9A2A4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F917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6CF78E6" w14:textId="77777777">
        <w:trPr>
          <w:trHeight w:val="300"/>
        </w:trPr>
        <w:tc>
          <w:tcPr>
            <w:tcW w:w="1796" w:type="dxa"/>
            <w:tcBorders>
              <w:top w:val="nil"/>
              <w:left w:val="nil"/>
              <w:bottom w:val="nil"/>
              <w:right w:val="nil"/>
            </w:tcBorders>
            <w:shd w:val="clear" w:color="auto" w:fill="auto"/>
            <w:noWrap/>
            <w:vAlign w:val="bottom"/>
          </w:tcPr>
          <w:p w14:paraId="28A0E5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F91C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6C3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272D8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7AE2B5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65CF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8031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A9FD8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464F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670E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9867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A3525D9" w14:textId="77777777">
        <w:trPr>
          <w:trHeight w:val="300"/>
        </w:trPr>
        <w:tc>
          <w:tcPr>
            <w:tcW w:w="1796" w:type="dxa"/>
            <w:tcBorders>
              <w:top w:val="nil"/>
              <w:left w:val="nil"/>
              <w:bottom w:val="nil"/>
              <w:right w:val="nil"/>
            </w:tcBorders>
            <w:shd w:val="clear" w:color="auto" w:fill="auto"/>
            <w:noWrap/>
            <w:vAlign w:val="bottom"/>
          </w:tcPr>
          <w:p w14:paraId="205DE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DE0D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45E1D9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046293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54CC8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5BEC4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9664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E888B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775227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5CB0D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79DEF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CF45B29" w14:textId="77777777">
        <w:trPr>
          <w:trHeight w:val="300"/>
        </w:trPr>
        <w:tc>
          <w:tcPr>
            <w:tcW w:w="1796" w:type="dxa"/>
            <w:tcBorders>
              <w:top w:val="nil"/>
              <w:left w:val="nil"/>
              <w:bottom w:val="nil"/>
              <w:right w:val="nil"/>
            </w:tcBorders>
            <w:shd w:val="clear" w:color="auto" w:fill="auto"/>
            <w:noWrap/>
            <w:vAlign w:val="bottom"/>
          </w:tcPr>
          <w:p w14:paraId="63F9F9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07F602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03C2C1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6177C6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4AFBDA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AF7C5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E6DAA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220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13E57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64663D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155A0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5DC70969" w14:textId="77777777">
        <w:trPr>
          <w:trHeight w:val="300"/>
        </w:trPr>
        <w:tc>
          <w:tcPr>
            <w:tcW w:w="1796" w:type="dxa"/>
            <w:tcBorders>
              <w:top w:val="nil"/>
              <w:left w:val="nil"/>
              <w:bottom w:val="nil"/>
              <w:right w:val="nil"/>
            </w:tcBorders>
            <w:shd w:val="clear" w:color="auto" w:fill="auto"/>
            <w:noWrap/>
            <w:vAlign w:val="bottom"/>
          </w:tcPr>
          <w:p w14:paraId="1559E0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4086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4115B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8DD76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6304D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4CB92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759282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A401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CEBF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9AE6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9024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C0E861" w14:textId="77777777">
        <w:trPr>
          <w:trHeight w:val="300"/>
        </w:trPr>
        <w:tc>
          <w:tcPr>
            <w:tcW w:w="1796" w:type="dxa"/>
            <w:tcBorders>
              <w:top w:val="nil"/>
              <w:left w:val="nil"/>
              <w:bottom w:val="nil"/>
              <w:right w:val="nil"/>
            </w:tcBorders>
            <w:shd w:val="clear" w:color="auto" w:fill="auto"/>
            <w:noWrap/>
            <w:vAlign w:val="bottom"/>
          </w:tcPr>
          <w:p w14:paraId="37C0F1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000D5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1B1B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6F24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26A3F6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B46E2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5E22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539F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1BC8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ED746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A7A0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48F0C9" w14:textId="77777777">
        <w:trPr>
          <w:trHeight w:val="300"/>
        </w:trPr>
        <w:tc>
          <w:tcPr>
            <w:tcW w:w="1796" w:type="dxa"/>
            <w:tcBorders>
              <w:top w:val="nil"/>
              <w:left w:val="nil"/>
              <w:bottom w:val="nil"/>
              <w:right w:val="nil"/>
            </w:tcBorders>
            <w:shd w:val="clear" w:color="auto" w:fill="auto"/>
            <w:noWrap/>
            <w:vAlign w:val="bottom"/>
          </w:tcPr>
          <w:p w14:paraId="639FB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018C77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4DAFD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02DC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57816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9D3F4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34C57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2CB05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D07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F2F7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0CC0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E9DC8C3"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6A4A28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39FFF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2AFCFC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466256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45ABF9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718E0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71280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27530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37D399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4BC2C9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0ABC8D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2321C9" w14:paraId="7FBE0152"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6CEDF432" w14:textId="7668B655"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w:t>
            </w:r>
            <w:proofErr w:type="spellStart"/>
            <w:r w:rsidRPr="0064326E">
              <w:rPr>
                <w:rFonts w:ascii="Times New Roman" w:hAnsi="Times New Roman" w:cs="Times New Roman"/>
                <w:color w:val="000000"/>
                <w:sz w:val="20"/>
                <w:szCs w:val="20"/>
                <w:lang w:val="en-US"/>
              </w:rPr>
              <w:t>Δd</w:t>
            </w:r>
            <w:proofErr w:type="spellEnd"/>
            <w:r w:rsidRPr="0064326E">
              <w:rPr>
                <w:rFonts w:ascii="Times New Roman" w:hAnsi="Times New Roman" w:cs="Times New Roman"/>
                <w:color w:val="000000"/>
                <w:sz w:val="20"/>
                <w:szCs w:val="20"/>
                <w:lang w:val="en-US"/>
              </w:rPr>
              <w:t xml:space="preserve"> represent interactions.</w:t>
            </w:r>
          </w:p>
        </w:tc>
      </w:tr>
    </w:tbl>
    <w:p w14:paraId="062BD0DD" w14:textId="1446528F"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59F850AD"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2321C9" w14:paraId="6C290E2D" w14:textId="77777777" w:rsidTr="001E4ECD">
        <w:trPr>
          <w:trHeight w:val="325"/>
        </w:trPr>
        <w:tc>
          <w:tcPr>
            <w:tcW w:w="7428" w:type="dxa"/>
            <w:gridSpan w:val="6"/>
            <w:tcBorders>
              <w:top w:val="nil"/>
              <w:left w:val="nil"/>
              <w:bottom w:val="single" w:sz="4" w:space="0" w:color="auto"/>
              <w:right w:val="nil"/>
            </w:tcBorders>
            <w:shd w:val="clear" w:color="auto" w:fill="auto"/>
            <w:noWrap/>
            <w:vAlign w:val="bottom"/>
            <w:hideMark/>
          </w:tcPr>
          <w:p w14:paraId="263BE500"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62CCF6E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2341D443" w14:textId="77777777" w:rsidTr="001E4ECD">
        <w:trPr>
          <w:trHeight w:val="325"/>
        </w:trPr>
        <w:tc>
          <w:tcPr>
            <w:tcW w:w="1969" w:type="dxa"/>
            <w:tcBorders>
              <w:top w:val="nil"/>
              <w:left w:val="nil"/>
              <w:bottom w:val="single" w:sz="4" w:space="0" w:color="auto"/>
              <w:right w:val="nil"/>
            </w:tcBorders>
            <w:shd w:val="clear" w:color="auto" w:fill="auto"/>
            <w:noWrap/>
            <w:vAlign w:val="bottom"/>
            <w:hideMark/>
          </w:tcPr>
          <w:p w14:paraId="7E11C3C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0A9013F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5459C10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124EA6B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6E5DD83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213DE41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5E6351B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64326E" w:rsidRPr="00C16279" w14:paraId="4C5F7928" w14:textId="77777777" w:rsidTr="00C149D1">
        <w:trPr>
          <w:trHeight w:val="325"/>
        </w:trPr>
        <w:tc>
          <w:tcPr>
            <w:tcW w:w="1969" w:type="dxa"/>
            <w:tcBorders>
              <w:top w:val="nil"/>
              <w:left w:val="nil"/>
              <w:bottom w:val="nil"/>
              <w:right w:val="nil"/>
            </w:tcBorders>
            <w:shd w:val="clear" w:color="auto" w:fill="auto"/>
            <w:noWrap/>
            <w:vAlign w:val="bottom"/>
            <w:hideMark/>
          </w:tcPr>
          <w:p w14:paraId="2F78C377" w14:textId="7B39A331"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46EF7DC1" w14:textId="5E52EA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6CB82090" w14:textId="532B4C6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6EC63124" w14:textId="2632D73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44582398" w14:textId="2B51A2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045A5F41" w14:textId="377323A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1A04FCB5" w14:textId="4AD118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64326E" w:rsidRPr="00C16279" w14:paraId="29B2B551" w14:textId="77777777" w:rsidTr="00C149D1">
        <w:trPr>
          <w:trHeight w:val="325"/>
        </w:trPr>
        <w:tc>
          <w:tcPr>
            <w:tcW w:w="1969" w:type="dxa"/>
            <w:tcBorders>
              <w:top w:val="nil"/>
              <w:left w:val="nil"/>
              <w:bottom w:val="nil"/>
              <w:right w:val="nil"/>
            </w:tcBorders>
            <w:shd w:val="clear" w:color="auto" w:fill="auto"/>
            <w:noWrap/>
            <w:vAlign w:val="bottom"/>
            <w:hideMark/>
          </w:tcPr>
          <w:p w14:paraId="05B7BF5D" w14:textId="56D5E1C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7534FF5D" w14:textId="6AF044B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0D3595EA" w14:textId="671D27F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5BC4E0B0" w14:textId="5809E7C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2AEC9FFF" w14:textId="358C0A0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52C2CE3B" w14:textId="79564F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66E8A0C" w14:textId="6AC90D9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64326E" w:rsidRPr="00C16279" w14:paraId="7AAC3325" w14:textId="77777777" w:rsidTr="00C149D1">
        <w:trPr>
          <w:trHeight w:val="325"/>
        </w:trPr>
        <w:tc>
          <w:tcPr>
            <w:tcW w:w="1969" w:type="dxa"/>
            <w:tcBorders>
              <w:top w:val="nil"/>
              <w:left w:val="nil"/>
              <w:bottom w:val="nil"/>
              <w:right w:val="nil"/>
            </w:tcBorders>
            <w:shd w:val="clear" w:color="auto" w:fill="auto"/>
            <w:noWrap/>
            <w:vAlign w:val="bottom"/>
          </w:tcPr>
          <w:p w14:paraId="5C470DEC" w14:textId="548A159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2CEE0DF2" w14:textId="52DFB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4399D661" w14:textId="022DAA16"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7FC21C6E" w14:textId="0F5C0A5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4C995F4" w14:textId="3A5E090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548AA45B" w14:textId="3A608E8D"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65D0146B" w14:textId="11B3AB7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64326E" w:rsidRPr="00C16279" w14:paraId="3D4139B1" w14:textId="77777777" w:rsidTr="00C149D1">
        <w:trPr>
          <w:trHeight w:val="325"/>
        </w:trPr>
        <w:tc>
          <w:tcPr>
            <w:tcW w:w="1969" w:type="dxa"/>
            <w:tcBorders>
              <w:top w:val="nil"/>
              <w:left w:val="nil"/>
              <w:bottom w:val="nil"/>
              <w:right w:val="nil"/>
            </w:tcBorders>
            <w:shd w:val="clear" w:color="auto" w:fill="auto"/>
            <w:noWrap/>
            <w:vAlign w:val="bottom"/>
            <w:hideMark/>
          </w:tcPr>
          <w:p w14:paraId="47E2BECA" w14:textId="2808A5F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60BE2778" w14:textId="4C4CE3DE"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79FD097F" w14:textId="5F6E89D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7B624458" w14:textId="187E87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03E4E3E0" w14:textId="587E792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7F06BE3F" w14:textId="73A9262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40BD67BB" w14:textId="1F462FE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64326E" w:rsidRPr="00C16279" w14:paraId="514B310B" w14:textId="77777777" w:rsidTr="00C149D1">
        <w:trPr>
          <w:trHeight w:val="325"/>
        </w:trPr>
        <w:tc>
          <w:tcPr>
            <w:tcW w:w="1969" w:type="dxa"/>
            <w:tcBorders>
              <w:top w:val="nil"/>
              <w:left w:val="nil"/>
              <w:bottom w:val="nil"/>
              <w:right w:val="nil"/>
            </w:tcBorders>
            <w:shd w:val="clear" w:color="auto" w:fill="auto"/>
            <w:noWrap/>
            <w:vAlign w:val="bottom"/>
            <w:hideMark/>
          </w:tcPr>
          <w:p w14:paraId="0A4EFD17" w14:textId="749E402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13502144" w14:textId="4EDA8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0418F33E" w14:textId="32DF3A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C383437" w14:textId="7B92F7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2337FFA5" w14:textId="53434D5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3657125E" w14:textId="51BA25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4568672E" w14:textId="072527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64326E" w:rsidRPr="00C16279" w14:paraId="02ADA1E3" w14:textId="77777777" w:rsidTr="00C149D1">
        <w:trPr>
          <w:trHeight w:val="325"/>
        </w:trPr>
        <w:tc>
          <w:tcPr>
            <w:tcW w:w="1969" w:type="dxa"/>
            <w:tcBorders>
              <w:top w:val="nil"/>
              <w:left w:val="nil"/>
              <w:bottom w:val="nil"/>
              <w:right w:val="nil"/>
            </w:tcBorders>
            <w:shd w:val="clear" w:color="auto" w:fill="auto"/>
            <w:noWrap/>
            <w:vAlign w:val="bottom"/>
            <w:hideMark/>
          </w:tcPr>
          <w:p w14:paraId="4CA54AF6" w14:textId="35FF41E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7C39A2A5" w14:textId="74FF64B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4A2187A1" w14:textId="0117AA3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035D16B7" w14:textId="3B7054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253D1B30" w14:textId="0AD9695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3448B676" w14:textId="408DFC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648CA548" w14:textId="5ADD8EC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64326E" w:rsidRPr="00C16279" w14:paraId="7838E2B4" w14:textId="77777777" w:rsidTr="00C149D1">
        <w:trPr>
          <w:trHeight w:val="325"/>
        </w:trPr>
        <w:tc>
          <w:tcPr>
            <w:tcW w:w="1969" w:type="dxa"/>
            <w:tcBorders>
              <w:top w:val="nil"/>
              <w:left w:val="nil"/>
              <w:bottom w:val="nil"/>
              <w:right w:val="nil"/>
            </w:tcBorders>
            <w:shd w:val="clear" w:color="auto" w:fill="auto"/>
            <w:noWrap/>
            <w:vAlign w:val="bottom"/>
            <w:hideMark/>
          </w:tcPr>
          <w:p w14:paraId="5A283610" w14:textId="0F06650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53AEF149" w14:textId="45A48A8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796B5675" w14:textId="5428F6F3"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25E0B7A6" w14:textId="284EE52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38F21992" w14:textId="00F864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3ACBCDB5" w14:textId="510ECC9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379F6029" w14:textId="007DBB0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64326E" w:rsidRPr="00C16279" w14:paraId="4BC0120D" w14:textId="77777777" w:rsidTr="00C149D1">
        <w:trPr>
          <w:trHeight w:val="325"/>
        </w:trPr>
        <w:tc>
          <w:tcPr>
            <w:tcW w:w="1969" w:type="dxa"/>
            <w:tcBorders>
              <w:top w:val="nil"/>
              <w:left w:val="nil"/>
              <w:bottom w:val="nil"/>
              <w:right w:val="nil"/>
            </w:tcBorders>
            <w:shd w:val="clear" w:color="auto" w:fill="auto"/>
            <w:noWrap/>
            <w:vAlign w:val="bottom"/>
          </w:tcPr>
          <w:p w14:paraId="790B4F60" w14:textId="727D6B89"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41F1060B" w14:textId="50935F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5681AAB0" w14:textId="40B4693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477E01D8" w14:textId="643678F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819A87D" w14:textId="18CA945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1B61A844" w14:textId="2EA978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80FEEA" w14:textId="367F432D"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566A11F2" w14:textId="77777777" w:rsidTr="00C149D1">
        <w:trPr>
          <w:trHeight w:val="325"/>
        </w:trPr>
        <w:tc>
          <w:tcPr>
            <w:tcW w:w="1969" w:type="dxa"/>
            <w:tcBorders>
              <w:top w:val="nil"/>
              <w:left w:val="nil"/>
              <w:bottom w:val="nil"/>
              <w:right w:val="nil"/>
            </w:tcBorders>
            <w:shd w:val="clear" w:color="auto" w:fill="auto"/>
            <w:noWrap/>
            <w:vAlign w:val="bottom"/>
          </w:tcPr>
          <w:p w14:paraId="606CA610" w14:textId="4B40D5EF"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432B9F1C" w14:textId="115C21B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7B83D334" w14:textId="1685646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0B4A7086" w14:textId="1669D33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41CB7742" w14:textId="4EC2D4AA"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35AAE9C2" w14:textId="2C2290F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78D67597" w14:textId="45206FF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64326E" w:rsidRPr="00C16279" w14:paraId="2692B5CE" w14:textId="77777777" w:rsidTr="00C149D1">
        <w:trPr>
          <w:trHeight w:val="325"/>
        </w:trPr>
        <w:tc>
          <w:tcPr>
            <w:tcW w:w="1969" w:type="dxa"/>
            <w:tcBorders>
              <w:top w:val="nil"/>
              <w:left w:val="nil"/>
              <w:bottom w:val="nil"/>
              <w:right w:val="nil"/>
            </w:tcBorders>
            <w:shd w:val="clear" w:color="auto" w:fill="auto"/>
            <w:noWrap/>
            <w:vAlign w:val="bottom"/>
          </w:tcPr>
          <w:p w14:paraId="0773856A" w14:textId="0873D922"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75D1D6F2" w14:textId="5F5D99A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0E2FFEE6" w14:textId="24DBC3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62527021" w14:textId="1DD8A1D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0FA49322" w14:textId="1AC4EC4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7AD3D78" w14:textId="0FA9245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1BEE54" w14:textId="66E47240"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3260598C" w14:textId="77777777" w:rsidTr="00C149D1">
        <w:trPr>
          <w:trHeight w:val="325"/>
        </w:trPr>
        <w:tc>
          <w:tcPr>
            <w:tcW w:w="1969" w:type="dxa"/>
            <w:tcBorders>
              <w:top w:val="nil"/>
              <w:left w:val="nil"/>
              <w:bottom w:val="nil"/>
              <w:right w:val="nil"/>
            </w:tcBorders>
            <w:shd w:val="clear" w:color="auto" w:fill="auto"/>
            <w:noWrap/>
            <w:vAlign w:val="bottom"/>
          </w:tcPr>
          <w:p w14:paraId="6ED49297" w14:textId="64FFEE1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6C08A330" w14:textId="495EF22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22695DDA" w14:textId="5A7D9D2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3F423FF3" w14:textId="20030E8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6B9C1941" w14:textId="487C981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5E81B37E" w14:textId="59370F88"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30CFE3BB" w14:textId="305BC4BA"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64326E" w:rsidRPr="00C16279" w14:paraId="33C4A0E1" w14:textId="77777777" w:rsidTr="00C149D1">
        <w:trPr>
          <w:trHeight w:val="325"/>
        </w:trPr>
        <w:tc>
          <w:tcPr>
            <w:tcW w:w="1969" w:type="dxa"/>
            <w:tcBorders>
              <w:top w:val="nil"/>
              <w:left w:val="nil"/>
              <w:bottom w:val="nil"/>
              <w:right w:val="nil"/>
            </w:tcBorders>
            <w:shd w:val="clear" w:color="auto" w:fill="auto"/>
            <w:noWrap/>
            <w:vAlign w:val="bottom"/>
          </w:tcPr>
          <w:p w14:paraId="10215D36" w14:textId="4B96D1C3" w:rsidR="0064326E" w:rsidRPr="0064326E" w:rsidRDefault="0064326E" w:rsidP="0064326E">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6B01A4BA" w14:textId="73F9F68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391951AE" w14:textId="5773D7A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1B5F5F73" w14:textId="12254BD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34DD6D16" w14:textId="3BDAF14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2DAEA236" w14:textId="59666AB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1F91B475" w14:textId="49198E8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64326E" w:rsidRPr="00C16279" w14:paraId="65C95793" w14:textId="77777777" w:rsidTr="00C149D1">
        <w:trPr>
          <w:trHeight w:val="325"/>
        </w:trPr>
        <w:tc>
          <w:tcPr>
            <w:tcW w:w="1969" w:type="dxa"/>
            <w:tcBorders>
              <w:top w:val="nil"/>
              <w:left w:val="nil"/>
              <w:bottom w:val="nil"/>
              <w:right w:val="nil"/>
            </w:tcBorders>
            <w:shd w:val="clear" w:color="auto" w:fill="auto"/>
            <w:noWrap/>
            <w:vAlign w:val="bottom"/>
          </w:tcPr>
          <w:p w14:paraId="0B4CEEDB" w14:textId="747CCD6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21741004" w14:textId="72E0700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7C9735BA" w14:textId="2737DDA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FF51D53" w14:textId="253FCA74"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0972E3A1" w14:textId="6524F96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7934F3D" w14:textId="7EDF9B1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09539009" w14:textId="634D8EA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64326E" w:rsidRPr="00C16279" w14:paraId="3F69CC19" w14:textId="77777777" w:rsidTr="00C149D1">
        <w:trPr>
          <w:trHeight w:val="325"/>
        </w:trPr>
        <w:tc>
          <w:tcPr>
            <w:tcW w:w="1969" w:type="dxa"/>
            <w:tcBorders>
              <w:top w:val="nil"/>
              <w:left w:val="nil"/>
              <w:bottom w:val="single" w:sz="4" w:space="0" w:color="auto"/>
              <w:right w:val="nil"/>
            </w:tcBorders>
            <w:shd w:val="clear" w:color="auto" w:fill="auto"/>
            <w:noWrap/>
            <w:vAlign w:val="bottom"/>
            <w:hideMark/>
          </w:tcPr>
          <w:p w14:paraId="395DFD1D" w14:textId="6DB63D6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65C426C3" w14:textId="4874A1F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310FEFE4" w14:textId="0936E03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B72CAA1" w14:textId="01347E0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0DD4634D" w14:textId="0E0E187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27F22829" w14:textId="69E44ED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FFB86A9" w14:textId="1930CA6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64326E" w:rsidRPr="002321C9" w14:paraId="2EC21AD1" w14:textId="77777777" w:rsidTr="00C149D1">
        <w:trPr>
          <w:trHeight w:val="325"/>
        </w:trPr>
        <w:tc>
          <w:tcPr>
            <w:tcW w:w="9806" w:type="dxa"/>
            <w:gridSpan w:val="7"/>
            <w:tcBorders>
              <w:top w:val="nil"/>
              <w:left w:val="nil"/>
              <w:bottom w:val="nil"/>
              <w:right w:val="nil"/>
            </w:tcBorders>
            <w:shd w:val="clear" w:color="auto" w:fill="auto"/>
            <w:noWrap/>
            <w:vAlign w:val="bottom"/>
            <w:hideMark/>
          </w:tcPr>
          <w:p w14:paraId="01016D13" w14:textId="083657F8" w:rsidR="0064326E" w:rsidRPr="00C16279" w:rsidRDefault="0064326E" w:rsidP="0064326E">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p>
        </w:tc>
      </w:tr>
    </w:tbl>
    <w:p w14:paraId="678B7E25" w14:textId="77777777"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D733BF3"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78CFCE03" w14:textId="6678BF46"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val="en-US" w:eastAsia="nl-NL"/>
        </w:rPr>
        <w:lastRenderedPageBreak/>
        <w:drawing>
          <wp:inline distT="0" distB="0" distL="0" distR="0" wp14:anchorId="72FB6BC2" wp14:editId="293B6404">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p>
    <w:p w14:paraId="664B93FE" w14:textId="7743AF96"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 xml:space="preserve">A </w:t>
      </w:r>
      <w:proofErr w:type="spellStart"/>
      <w:r w:rsidRPr="00F70F0A">
        <w:rPr>
          <w:rFonts w:ascii="Times New Roman" w:hAnsi="Times New Roman" w:cs="Times New Roman"/>
          <w:sz w:val="24"/>
          <w:szCs w:val="24"/>
          <w:lang w:val="en-US"/>
        </w:rPr>
        <w:t>dotplot</w:t>
      </w:r>
      <w:proofErr w:type="spellEnd"/>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 </w:t>
      </w:r>
      <w:r w:rsidR="00B85BEF">
        <w:rPr>
          <w:rFonts w:ascii="Times New Roman" w:hAnsi="Times New Roman" w:cs="Times New Roman"/>
          <w:sz w:val="24"/>
          <w:szCs w:val="24"/>
          <w:lang w:val="en-US"/>
        </w:rPr>
        <w:br w:type="page"/>
      </w:r>
    </w:p>
    <w:p w14:paraId="7C7957A1"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val="en-US" w:eastAsia="nl-NL"/>
        </w:rPr>
        <w:lastRenderedPageBreak/>
        <w:drawing>
          <wp:inline distT="0" distB="0" distL="0" distR="0" wp14:anchorId="643D7C5D" wp14:editId="25D8F22C">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5623ABF4" w14:textId="77777777"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188A235" w14:textId="77777777" w:rsidR="00E76D2C" w:rsidRPr="00F70F0A" w:rsidRDefault="00731737" w:rsidP="006623EF">
      <w:pPr>
        <w:pStyle w:val="Lijstalinea"/>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61C39AAD" w14:textId="6165D5A0" w:rsidR="00E76D2C" w:rsidRPr="00F70F0A" w:rsidRDefault="00731737" w:rsidP="006623EF">
      <w:pPr>
        <w:pStyle w:val="Lijstalinea"/>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811CD5E" w14:textId="77777777" w:rsidR="00A56777" w:rsidRPr="00F70F0A" w:rsidRDefault="00A56777" w:rsidP="006623EF">
      <w:pPr>
        <w:pStyle w:val="Lijstalinea"/>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4E0065EA" w14:textId="77777777" w:rsidR="00E76D2C" w:rsidRPr="00F70F0A" w:rsidRDefault="00731737" w:rsidP="006623EF">
      <w:pPr>
        <w:pStyle w:val="Lijstalinea"/>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0052A8E3" w14:textId="77777777" w:rsidR="00A56777" w:rsidRPr="00F70F0A" w:rsidRDefault="00A56777" w:rsidP="006623EF">
      <w:pPr>
        <w:pStyle w:val="Lijstalinea"/>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7E25CEFF" w14:textId="77777777" w:rsidR="00E76D2C" w:rsidRPr="00F70F0A" w:rsidRDefault="00731737" w:rsidP="006623EF">
      <w:pPr>
        <w:pStyle w:val="Lijstalinea"/>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 xml:space="preserve">where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lang w:val="en-US"/>
        </w:rPr>
        <w:t>Δd</w:t>
      </w:r>
      <w:proofErr w:type="spellEnd"/>
      <w:r w:rsidRPr="00F70F0A">
        <w:rPr>
          <w:rFonts w:ascii="Times New Roman" w:eastAsiaTheme="minorEastAsia" w:hAnsi="Times New Roman" w:cs="Times New Roman"/>
          <w:sz w:val="24"/>
          <w:szCs w:val="24"/>
          <w:lang w:val="en-US"/>
        </w:rPr>
        <w:t xml:space="preserve"> corresponds to the partial eta-squared of the interaction. Sampling variance of g was calculated by multiplying the sampling variance of d by the squared correction factor, that is</w:t>
      </w:r>
    </w:p>
    <w:p w14:paraId="0B83183C" w14:textId="77777777" w:rsidR="00A56777" w:rsidRPr="00F70F0A" w:rsidRDefault="0032721D" w:rsidP="006623EF">
      <w:pPr>
        <w:pStyle w:val="Lijstalinea"/>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3F456095" w14:textId="77777777" w:rsidR="00E76D2C" w:rsidRPr="00F70F0A" w:rsidRDefault="00731737" w:rsidP="006623EF">
      <w:pPr>
        <w:pStyle w:val="Lijstalinea"/>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6397031A"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335EE785"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5AE4A272" w14:textId="77777777" w:rsidR="00E76D2C" w:rsidRPr="00F70F0A" w:rsidRDefault="00E76D2C" w:rsidP="006623EF">
      <w:pPr>
        <w:spacing w:after="0"/>
        <w:jc w:val="center"/>
        <w:rPr>
          <w:rFonts w:ascii="Times New Roman" w:hAnsi="Times New Roman" w:cs="Times New Roman"/>
          <w:b/>
          <w:sz w:val="24"/>
          <w:szCs w:val="24"/>
          <w:lang w:val="en-US"/>
        </w:rPr>
      </w:pPr>
    </w:p>
    <w:p w14:paraId="1038D40C" w14:textId="77777777" w:rsidR="00E76D2C" w:rsidRPr="00F70F0A" w:rsidRDefault="00E76D2C" w:rsidP="006623EF">
      <w:pPr>
        <w:spacing w:after="0"/>
        <w:jc w:val="center"/>
        <w:rPr>
          <w:rFonts w:ascii="Times New Roman" w:hAnsi="Times New Roman" w:cs="Times New Roman"/>
          <w:b/>
          <w:sz w:val="24"/>
          <w:szCs w:val="24"/>
          <w:lang w:val="en-US"/>
        </w:rPr>
      </w:pPr>
    </w:p>
    <w:p w14:paraId="6F2B81A9" w14:textId="77777777" w:rsidR="00E76D2C" w:rsidRPr="00F70F0A" w:rsidRDefault="00E76D2C" w:rsidP="006623EF">
      <w:pPr>
        <w:spacing w:after="0"/>
        <w:jc w:val="center"/>
        <w:rPr>
          <w:rFonts w:ascii="Times New Roman" w:hAnsi="Times New Roman" w:cs="Times New Roman"/>
          <w:b/>
          <w:sz w:val="24"/>
          <w:szCs w:val="24"/>
          <w:lang w:val="en-US"/>
        </w:rPr>
      </w:pPr>
    </w:p>
    <w:p w14:paraId="731A1E29" w14:textId="77777777" w:rsidR="00E76D2C" w:rsidRPr="00F70F0A" w:rsidRDefault="00E76D2C" w:rsidP="006623EF">
      <w:pPr>
        <w:spacing w:after="0"/>
        <w:jc w:val="center"/>
        <w:rPr>
          <w:rFonts w:ascii="Times New Roman" w:hAnsi="Times New Roman" w:cs="Times New Roman"/>
          <w:b/>
          <w:sz w:val="24"/>
          <w:szCs w:val="24"/>
          <w:lang w:val="en-US"/>
        </w:rPr>
      </w:pPr>
    </w:p>
    <w:p w14:paraId="4C040F24" w14:textId="77777777" w:rsidR="00E76D2C" w:rsidRPr="00F70F0A" w:rsidRDefault="00E76D2C" w:rsidP="006623EF">
      <w:pPr>
        <w:spacing w:after="0"/>
        <w:jc w:val="center"/>
        <w:rPr>
          <w:rFonts w:ascii="Times New Roman" w:hAnsi="Times New Roman" w:cs="Times New Roman"/>
          <w:b/>
          <w:sz w:val="24"/>
          <w:szCs w:val="24"/>
          <w:lang w:val="en-US"/>
        </w:rPr>
      </w:pPr>
    </w:p>
    <w:p w14:paraId="52C5C8D8" w14:textId="77777777" w:rsidR="00E76D2C" w:rsidRPr="00F70F0A" w:rsidRDefault="00E76D2C" w:rsidP="006623EF">
      <w:pPr>
        <w:spacing w:after="0"/>
        <w:jc w:val="center"/>
        <w:rPr>
          <w:rFonts w:ascii="Times New Roman" w:hAnsi="Times New Roman" w:cs="Times New Roman"/>
          <w:b/>
          <w:sz w:val="24"/>
          <w:szCs w:val="24"/>
          <w:lang w:val="en-US"/>
        </w:rPr>
      </w:pPr>
    </w:p>
    <w:p w14:paraId="08B6EE79"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6CE74FED"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00F22B3E"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Reference list of included studies </w:t>
      </w:r>
    </w:p>
    <w:p w14:paraId="65718B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Alvares</w:t>
      </w:r>
      <w:proofErr w:type="spellEnd"/>
      <w:r>
        <w:rPr>
          <w:rFonts w:ascii="Times New Roman" w:eastAsia="Times New Roman" w:hAnsi="Times New Roman" w:cs="Times New Roman"/>
          <w:sz w:val="24"/>
          <w:szCs w:val="24"/>
          <w:lang w:val="en-US"/>
        </w:rPr>
        <w:t xml:space="preserve">, G. A., </w:t>
      </w:r>
      <w:proofErr w:type="spellStart"/>
      <w:r>
        <w:rPr>
          <w:rFonts w:ascii="Times New Roman" w:eastAsia="Times New Roman" w:hAnsi="Times New Roman" w:cs="Times New Roman"/>
          <w:sz w:val="24"/>
          <w:szCs w:val="24"/>
          <w:lang w:val="en-US"/>
        </w:rPr>
        <w:t>Hickie</w:t>
      </w:r>
      <w:proofErr w:type="spellEnd"/>
      <w:r>
        <w:rPr>
          <w:rFonts w:ascii="Times New Roman" w:eastAsia="Times New Roman" w:hAnsi="Times New Roman" w:cs="Times New Roman"/>
          <w:sz w:val="24"/>
          <w:szCs w:val="24"/>
          <w:lang w:val="en-US"/>
        </w:rPr>
        <w:t xml:space="preserve">, I. B., &amp; </w:t>
      </w:r>
      <w:proofErr w:type="spellStart"/>
      <w:r>
        <w:rPr>
          <w:rFonts w:ascii="Times New Roman" w:eastAsia="Times New Roman" w:hAnsi="Times New Roman" w:cs="Times New Roman"/>
          <w:sz w:val="24"/>
          <w:szCs w:val="24"/>
          <w:lang w:val="en-US"/>
        </w:rPr>
        <w:t>Guastella</w:t>
      </w:r>
      <w:proofErr w:type="spellEnd"/>
      <w:r>
        <w:rPr>
          <w:rFonts w:ascii="Times New Roman" w:eastAsia="Times New Roman" w:hAnsi="Times New Roman" w:cs="Times New Roman"/>
          <w:sz w:val="24"/>
          <w:szCs w:val="24"/>
          <w:lang w:val="en-US"/>
        </w:rPr>
        <w:t>,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5005F8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Ambrosini</w:t>
      </w:r>
      <w:proofErr w:type="spellEnd"/>
      <w:r>
        <w:rPr>
          <w:rFonts w:ascii="Times New Roman" w:eastAsia="Times New Roman" w:hAnsi="Times New Roman" w:cs="Times New Roman"/>
          <w:sz w:val="24"/>
          <w:szCs w:val="24"/>
          <w:lang w:val="en-US"/>
        </w:rPr>
        <w:t xml:space="preserve">, E., </w:t>
      </w:r>
      <w:proofErr w:type="spellStart"/>
      <w:r>
        <w:rPr>
          <w:rFonts w:ascii="Times New Roman" w:eastAsia="Times New Roman" w:hAnsi="Times New Roman" w:cs="Times New Roman"/>
          <w:sz w:val="24"/>
          <w:szCs w:val="24"/>
          <w:lang w:val="en-US"/>
        </w:rPr>
        <w:t>Blomberg</w:t>
      </w:r>
      <w:proofErr w:type="spellEnd"/>
      <w:r>
        <w:rPr>
          <w:rFonts w:ascii="Times New Roman" w:eastAsia="Times New Roman" w:hAnsi="Times New Roman" w:cs="Times New Roman"/>
          <w:sz w:val="24"/>
          <w:szCs w:val="24"/>
          <w:lang w:val="en-US"/>
        </w:rPr>
        <w:t xml:space="preserve">, O., </w:t>
      </w:r>
      <w:proofErr w:type="spellStart"/>
      <w:r>
        <w:rPr>
          <w:rFonts w:ascii="Times New Roman" w:eastAsia="Times New Roman" w:hAnsi="Times New Roman" w:cs="Times New Roman"/>
          <w:sz w:val="24"/>
          <w:szCs w:val="24"/>
          <w:lang w:val="en-US"/>
        </w:rPr>
        <w:t>Mandrigin</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Costantini</w:t>
      </w:r>
      <w:proofErr w:type="spellEnd"/>
      <w:r>
        <w:rPr>
          <w:rFonts w:ascii="Times New Roman" w:eastAsia="Times New Roman" w:hAnsi="Times New Roman" w:cs="Times New Roman"/>
          <w:sz w:val="24"/>
          <w:szCs w:val="24"/>
          <w:lang w:val="en-US"/>
        </w:rPr>
        <w:t xml:space="preserve">,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021E6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7F9C69C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2E92975D" w14:textId="625A80F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Banki</w:t>
      </w:r>
      <w:proofErr w:type="spellEnd"/>
      <w:r>
        <w:rPr>
          <w:rFonts w:ascii="Times New Roman" w:eastAsia="Times New Roman" w:hAnsi="Times New Roman" w:cs="Times New Roman"/>
          <w:sz w:val="24"/>
          <w:szCs w:val="24"/>
          <w:lang w:val="en-US"/>
        </w:rPr>
        <w:t>,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48C59A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Bastian, B., &amp; </w:t>
      </w:r>
      <w:proofErr w:type="spellStart"/>
      <w:r>
        <w:rPr>
          <w:rFonts w:ascii="Times New Roman" w:eastAsia="Times New Roman" w:hAnsi="Times New Roman" w:cs="Times New Roman"/>
          <w:sz w:val="24"/>
          <w:szCs w:val="24"/>
          <w:lang w:val="en-US"/>
        </w:rPr>
        <w:t>Haslam</w:t>
      </w:r>
      <w:proofErr w:type="spellEnd"/>
      <w:r>
        <w:rPr>
          <w:rFonts w:ascii="Times New Roman" w:eastAsia="Times New Roman" w:hAnsi="Times New Roman" w:cs="Times New Roman"/>
          <w:sz w:val="24"/>
          <w:szCs w:val="24"/>
          <w:lang w:val="en-US"/>
        </w:rPr>
        <w:t>,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5FCDF0D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7A9E54E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272D17F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&amp; Cook, E. (2010a). Being “in” with the in-crowd: the effects of social exclusion and inclusion are enhanced by the perceived essentialism of </w:t>
      </w:r>
      <w:proofErr w:type="spellStart"/>
      <w:r>
        <w:rPr>
          <w:rFonts w:ascii="Times New Roman" w:eastAsia="Times New Roman" w:hAnsi="Times New Roman" w:cs="Times New Roman"/>
          <w:sz w:val="24"/>
          <w:szCs w:val="24"/>
          <w:lang w:val="en-US"/>
        </w:rPr>
        <w:t>ingroups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outgroups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7FD089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K., &amp; Cook, E. (2010b). Unpublished study of “Being ‘in’ with the crowd” paper.</w:t>
      </w:r>
    </w:p>
    <w:p w14:paraId="11405D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Boyes</w:t>
      </w:r>
      <w:proofErr w:type="spellEnd"/>
      <w:r>
        <w:rPr>
          <w:rFonts w:ascii="Times New Roman" w:eastAsia="Times New Roman" w:hAnsi="Times New Roman" w:cs="Times New Roman"/>
          <w:sz w:val="24"/>
          <w:szCs w:val="24"/>
          <w:lang w:val="en-US"/>
        </w:rPr>
        <w:t>,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6D4F07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Brochu</w:t>
      </w:r>
      <w:proofErr w:type="spellEnd"/>
      <w:r>
        <w:rPr>
          <w:rFonts w:ascii="Times New Roman" w:eastAsia="Times New Roman" w:hAnsi="Times New Roman" w:cs="Times New Roman"/>
          <w:sz w:val="24"/>
          <w:szCs w:val="24"/>
          <w:lang w:val="en-US"/>
        </w:rPr>
        <w:t xml:space="preserve">, P. M., Garcia, D. M., Smith, H. J., &amp; </w:t>
      </w:r>
      <w:proofErr w:type="spellStart"/>
      <w:r>
        <w:rPr>
          <w:rFonts w:ascii="Times New Roman" w:eastAsia="Times New Roman" w:hAnsi="Times New Roman" w:cs="Times New Roman"/>
          <w:sz w:val="24"/>
          <w:szCs w:val="24"/>
          <w:lang w:val="en-US"/>
        </w:rPr>
        <w:t>Esses</w:t>
      </w:r>
      <w:proofErr w:type="spellEnd"/>
      <w:r>
        <w:rPr>
          <w:rFonts w:ascii="Times New Roman" w:eastAsia="Times New Roman" w:hAnsi="Times New Roman" w:cs="Times New Roman"/>
          <w:sz w:val="24"/>
          <w:szCs w:val="24"/>
          <w:lang w:val="en-US"/>
        </w:rPr>
        <w:t>,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0BDEE4A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00F7CF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3DE9480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t>
      </w:r>
      <w:proofErr w:type="spellStart"/>
      <w:r>
        <w:rPr>
          <w:rFonts w:ascii="Times New Roman" w:eastAsia="Times New Roman" w:hAnsi="Times New Roman" w:cs="Times New Roman"/>
          <w:sz w:val="24"/>
          <w:szCs w:val="24"/>
          <w:lang w:val="en-US"/>
        </w:rPr>
        <w:t>Wesslemann</w:t>
      </w:r>
      <w:proofErr w:type="spellEnd"/>
      <w:r>
        <w:rPr>
          <w:rFonts w:ascii="Times New Roman" w:eastAsia="Times New Roman" w:hAnsi="Times New Roman" w:cs="Times New Roman"/>
          <w:sz w:val="24"/>
          <w:szCs w:val="24"/>
          <w:lang w:val="en-US"/>
        </w:rPr>
        <w:t xml:space="preserve">, E. C., Wirth, J. H., Law, A. T., Chen, Z., </w:t>
      </w:r>
      <w:proofErr w:type="spellStart"/>
      <w:r>
        <w:rPr>
          <w:rFonts w:ascii="Times New Roman" w:eastAsia="Times New Roman" w:hAnsi="Times New Roman" w:cs="Times New Roman"/>
          <w:sz w:val="24"/>
          <w:szCs w:val="24"/>
          <w:lang w:val="en-US"/>
        </w:rPr>
        <w:t>Kosasih</w:t>
      </w:r>
      <w:proofErr w:type="spellEnd"/>
      <w:r>
        <w:rPr>
          <w:rFonts w:ascii="Times New Roman" w:eastAsia="Times New Roman" w:hAnsi="Times New Roman" w:cs="Times New Roman"/>
          <w:sz w:val="24"/>
          <w:szCs w:val="24"/>
          <w:lang w:val="en-US"/>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397DCBA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29FA9C1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0E41D5D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Chernyak</w:t>
      </w:r>
      <w:proofErr w:type="spellEnd"/>
      <w:r>
        <w:rPr>
          <w:rFonts w:ascii="Times New Roman" w:eastAsia="Times New Roman" w:hAnsi="Times New Roman" w:cs="Times New Roman"/>
          <w:sz w:val="24"/>
          <w:szCs w:val="24"/>
          <w:lang w:val="en-US"/>
        </w:rPr>
        <w:t>, N.,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Zayas</w:t>
      </w:r>
      <w:proofErr w:type="spellEnd"/>
      <w:r>
        <w:rPr>
          <w:rFonts w:ascii="Times New Roman" w:eastAsia="Times New Roman" w:hAnsi="Times New Roman" w:cs="Times New Roman"/>
          <w:sz w:val="24"/>
          <w:szCs w:val="24"/>
          <w:lang w:val="en-US"/>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0EB5BC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w:t>
      </w:r>
      <w:proofErr w:type="spellStart"/>
      <w:r w:rsidRPr="003375A0">
        <w:rPr>
          <w:rFonts w:ascii="Times New Roman" w:eastAsia="Times New Roman" w:hAnsi="Times New Roman" w:cs="Times New Roman"/>
          <w:sz w:val="24"/>
          <w:szCs w:val="24"/>
          <w:lang w:val="en-US"/>
        </w:rPr>
        <w:t>Tiedens</w:t>
      </w:r>
      <w:proofErr w:type="spellEnd"/>
      <w:r w:rsidRPr="003375A0">
        <w:rPr>
          <w:rFonts w:ascii="Times New Roman" w:eastAsia="Times New Roman" w:hAnsi="Times New Roman" w:cs="Times New Roman"/>
          <w:sz w:val="24"/>
          <w:szCs w:val="24"/>
          <w:lang w:val="en-US"/>
        </w:rPr>
        <w:t xml:space="preserve">, L. Z., &amp; </w:t>
      </w:r>
      <w:proofErr w:type="spellStart"/>
      <w:r w:rsidRPr="003375A0">
        <w:rPr>
          <w:rFonts w:ascii="Times New Roman" w:eastAsia="Times New Roman" w:hAnsi="Times New Roman" w:cs="Times New Roman"/>
          <w:sz w:val="24"/>
          <w:szCs w:val="24"/>
          <w:lang w:val="en-US"/>
        </w:rPr>
        <w:t>Govan</w:t>
      </w:r>
      <w:proofErr w:type="spellEnd"/>
      <w:r w:rsidRPr="003375A0">
        <w:rPr>
          <w:rFonts w:ascii="Times New Roman" w:eastAsia="Times New Roman" w:hAnsi="Times New Roman" w:cs="Times New Roman"/>
          <w:sz w:val="24"/>
          <w:szCs w:val="24"/>
          <w:lang w:val="en-US"/>
        </w:rPr>
        <w:t xml:space="preserve">,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D1F7FC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Chrisp</w:t>
      </w:r>
      <w:proofErr w:type="spellEnd"/>
      <w:r>
        <w:rPr>
          <w:rFonts w:ascii="Times New Roman" w:eastAsia="Times New Roman" w:hAnsi="Times New Roman" w:cs="Times New Roman"/>
          <w:sz w:val="24"/>
          <w:szCs w:val="24"/>
          <w:lang w:val="en-US"/>
        </w:rPr>
        <w:t xml:space="preserve">,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 xml:space="preserve">University of </w:t>
      </w:r>
      <w:proofErr w:type="spellStart"/>
      <w:r>
        <w:rPr>
          <w:rFonts w:ascii="Times New Roman" w:eastAsia="Times New Roman" w:hAnsi="Times New Roman" w:cs="Times New Roman"/>
          <w:sz w:val="24"/>
          <w:szCs w:val="24"/>
          <w:lang w:val="en-US"/>
        </w:rPr>
        <w:t>Otago</w:t>
      </w:r>
      <w:proofErr w:type="spellEnd"/>
      <w:r>
        <w:rPr>
          <w:rFonts w:ascii="Times New Roman" w:eastAsia="Times New Roman" w:hAnsi="Times New Roman" w:cs="Times New Roman"/>
          <w:sz w:val="24"/>
          <w:szCs w:val="24"/>
          <w:lang w:val="en-US"/>
        </w:rPr>
        <w:t>. Retrieved from http://otago.ourarchive.ac.nz/bitstream/handle/10523/2662/ChrispJulia</w:t>
      </w:r>
    </w:p>
    <w:p w14:paraId="6C7722D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w:t>
      </w:r>
      <w:proofErr w:type="spellStart"/>
      <w:r>
        <w:rPr>
          <w:rFonts w:ascii="Times New Roman" w:eastAsia="Times New Roman" w:hAnsi="Times New Roman" w:cs="Times New Roman"/>
          <w:sz w:val="24"/>
          <w:szCs w:val="24"/>
          <w:lang w:val="en-US"/>
        </w:rPr>
        <w:t>Gundersen</w:t>
      </w:r>
      <w:proofErr w:type="spellEnd"/>
      <w:r>
        <w:rPr>
          <w:rFonts w:ascii="Times New Roman" w:eastAsia="Times New Roman" w:hAnsi="Times New Roman" w:cs="Times New Roman"/>
          <w:sz w:val="24"/>
          <w:szCs w:val="24"/>
          <w:lang w:val="en-US"/>
        </w:rPr>
        <w:t xml:space="preserve">, N., Nelson, D. A., &amp; Stockdale, L. (2011). Adolescents’ </w:t>
      </w:r>
      <w:proofErr w:type="spellStart"/>
      <w:r>
        <w:rPr>
          <w:rFonts w:ascii="Times New Roman" w:eastAsia="Times New Roman" w:hAnsi="Times New Roman" w:cs="Times New Roman"/>
          <w:sz w:val="24"/>
          <w:szCs w:val="24"/>
          <w:lang w:val="en-US"/>
        </w:rPr>
        <w:t>Prosocial</w:t>
      </w:r>
      <w:proofErr w:type="spellEnd"/>
      <w:r>
        <w:rPr>
          <w:rFonts w:ascii="Times New Roman" w:eastAsia="Times New Roman" w:hAnsi="Times New Roman" w:cs="Times New Roman"/>
          <w:sz w:val="24"/>
          <w:szCs w:val="24"/>
          <w:lang w:val="en-US"/>
        </w:rPr>
        <w:t xml:space="preserve">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18112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3FB894C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273098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Muraven</w:t>
      </w:r>
      <w:proofErr w:type="spellEnd"/>
      <w:r>
        <w:rPr>
          <w:rFonts w:ascii="Times New Roman" w:eastAsia="Times New Roman" w:hAnsi="Times New Roman" w:cs="Times New Roman"/>
          <w:sz w:val="24"/>
          <w:szCs w:val="24"/>
          <w:lang w:val="en-US"/>
        </w:rPr>
        <w:t>,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E5234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w:t>
      </w:r>
      <w:proofErr w:type="spellStart"/>
      <w:r>
        <w:rPr>
          <w:rFonts w:ascii="Times New Roman" w:eastAsia="Times New Roman" w:hAnsi="Times New Roman" w:cs="Times New Roman"/>
          <w:sz w:val="24"/>
          <w:szCs w:val="24"/>
          <w:lang w:val="en-US"/>
        </w:rPr>
        <w:t>Hawkinson</w:t>
      </w:r>
      <w:proofErr w:type="spellEnd"/>
      <w:r>
        <w:rPr>
          <w:rFonts w:ascii="Times New Roman" w:eastAsia="Times New Roman" w:hAnsi="Times New Roman" w:cs="Times New Roman"/>
          <w:sz w:val="24"/>
          <w:szCs w:val="24"/>
          <w:lang w:val="en-US"/>
        </w:rPr>
        <w:t xml:space="preserve">,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2B7D0DC" w14:textId="77777777" w:rsidR="006623EF" w:rsidRDefault="006623EF" w:rsidP="006623EF">
      <w:pPr>
        <w:pStyle w:val="Normaalweb"/>
        <w:ind w:left="480" w:hanging="480"/>
      </w:pPr>
      <w:proofErr w:type="spellStart"/>
      <w:r w:rsidRPr="001E4ECD">
        <w:t>Duclos</w:t>
      </w:r>
      <w:proofErr w:type="spellEnd"/>
      <w:r w:rsidRPr="001E4ECD">
        <w:t xml:space="preserve">,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60D4392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Eisenberger</w:t>
      </w:r>
      <w:proofErr w:type="spellEnd"/>
      <w:r>
        <w:rPr>
          <w:rFonts w:ascii="Times New Roman" w:eastAsia="Times New Roman" w:hAnsi="Times New Roman" w:cs="Times New Roman"/>
          <w:sz w:val="24"/>
          <w:szCs w:val="24"/>
          <w:lang w:val="en-US"/>
        </w:rPr>
        <w:t xml:space="preserve">, N. I., </w:t>
      </w:r>
      <w:proofErr w:type="spellStart"/>
      <w:r>
        <w:rPr>
          <w:rFonts w:ascii="Times New Roman" w:eastAsia="Times New Roman" w:hAnsi="Times New Roman" w:cs="Times New Roman"/>
          <w:sz w:val="24"/>
          <w:szCs w:val="24"/>
          <w:lang w:val="en-US"/>
        </w:rPr>
        <w:t>Jarcho</w:t>
      </w:r>
      <w:proofErr w:type="spellEnd"/>
      <w:r>
        <w:rPr>
          <w:rFonts w:ascii="Times New Roman" w:eastAsia="Times New Roman" w:hAnsi="Times New Roman" w:cs="Times New Roman"/>
          <w:sz w:val="24"/>
          <w:szCs w:val="24"/>
          <w:lang w:val="en-US"/>
        </w:rPr>
        <w:t xml:space="preserve">, J. M., Lieberman, M. D., &amp; </w:t>
      </w:r>
      <w:proofErr w:type="spellStart"/>
      <w:r>
        <w:rPr>
          <w:rFonts w:ascii="Times New Roman" w:eastAsia="Times New Roman" w:hAnsi="Times New Roman" w:cs="Times New Roman"/>
          <w:sz w:val="24"/>
          <w:szCs w:val="24"/>
          <w:lang w:val="en-US"/>
        </w:rPr>
        <w:t>Naliboff</w:t>
      </w:r>
      <w:proofErr w:type="spellEnd"/>
      <w:r>
        <w:rPr>
          <w:rFonts w:ascii="Times New Roman" w:eastAsia="Times New Roman" w:hAnsi="Times New Roman" w:cs="Times New Roman"/>
          <w:sz w:val="24"/>
          <w:szCs w:val="24"/>
          <w:lang w:val="en-US"/>
        </w:rPr>
        <w:t>,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48A14D9C" w14:textId="77777777" w:rsidR="006623EF" w:rsidRDefault="006623EF" w:rsidP="006623EF">
      <w:pPr>
        <w:pStyle w:val="Normaalweb"/>
        <w:ind w:left="480" w:hanging="480"/>
      </w:pPr>
      <w:proofErr w:type="spellStart"/>
      <w:r>
        <w:t>Fayant</w:t>
      </w:r>
      <w:proofErr w:type="spellEnd"/>
      <w:r>
        <w:t xml:space="preserve">, M. P., </w:t>
      </w:r>
      <w:proofErr w:type="spellStart"/>
      <w:r>
        <w:t>Lantian</w:t>
      </w:r>
      <w:proofErr w:type="spellEnd"/>
      <w:r>
        <w:t>, A., Muller, D., &amp; Hartgerink, C.H.J. (</w:t>
      </w:r>
      <w:r w:rsidR="005D08D9">
        <w:rPr>
          <w:i/>
        </w:rPr>
        <w:t>submitted</w:t>
      </w:r>
      <w:r>
        <w:t xml:space="preserve">). Is ostracism by a despised group suffering? A replication of </w:t>
      </w:r>
      <w:proofErr w:type="spellStart"/>
      <w:r>
        <w:t>Gonsalkorale</w:t>
      </w:r>
      <w:proofErr w:type="spellEnd"/>
      <w:r>
        <w:t xml:space="preserve"> and Williams (2007).</w:t>
      </w:r>
    </w:p>
    <w:p w14:paraId="6F2B2C3E" w14:textId="77777777" w:rsidR="006623EF" w:rsidRDefault="006623EF" w:rsidP="006623EF">
      <w:pPr>
        <w:pStyle w:val="Norma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14:paraId="664D26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Gallardo-</w:t>
      </w:r>
      <w:proofErr w:type="spellStart"/>
      <w:r>
        <w:rPr>
          <w:rFonts w:ascii="Times New Roman" w:eastAsia="Times New Roman" w:hAnsi="Times New Roman" w:cs="Times New Roman"/>
          <w:sz w:val="24"/>
          <w:szCs w:val="24"/>
          <w:lang w:val="en-US"/>
        </w:rPr>
        <w:t>Pujol</w:t>
      </w:r>
      <w:proofErr w:type="spellEnd"/>
      <w:r>
        <w:rPr>
          <w:rFonts w:ascii="Times New Roman" w:eastAsia="Times New Roman" w:hAnsi="Times New Roman" w:cs="Times New Roman"/>
          <w:sz w:val="24"/>
          <w:szCs w:val="24"/>
          <w:lang w:val="en-US"/>
        </w:rPr>
        <w:t>, D., Andrés-</w:t>
      </w:r>
      <w:proofErr w:type="spellStart"/>
      <w:r>
        <w:rPr>
          <w:rFonts w:ascii="Times New Roman" w:eastAsia="Times New Roman" w:hAnsi="Times New Roman" w:cs="Times New Roman"/>
          <w:sz w:val="24"/>
          <w:szCs w:val="24"/>
          <w:lang w:val="en-US"/>
        </w:rPr>
        <w:t>Pueyo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Maydeu</w:t>
      </w:r>
      <w:proofErr w:type="spellEnd"/>
      <w:r>
        <w:rPr>
          <w:rFonts w:ascii="Times New Roman" w:eastAsia="Times New Roman" w:hAnsi="Times New Roman" w:cs="Times New Roman"/>
          <w:sz w:val="24"/>
          <w:szCs w:val="24"/>
          <w:lang w:val="en-US"/>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38D6966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Gan</w:t>
      </w:r>
      <w:proofErr w:type="spellEnd"/>
      <w:r>
        <w:rPr>
          <w:rFonts w:ascii="Times New Roman" w:eastAsia="Times New Roman" w:hAnsi="Times New Roman" w:cs="Times New Roman"/>
          <w:sz w:val="24"/>
          <w:szCs w:val="24"/>
          <w:lang w:val="en-US"/>
        </w:rPr>
        <w:t>,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1B5511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Garczynski</w:t>
      </w:r>
      <w:proofErr w:type="spellEnd"/>
      <w:r>
        <w:rPr>
          <w:rFonts w:ascii="Times New Roman" w:eastAsia="Times New Roman" w:hAnsi="Times New Roman" w:cs="Times New Roman"/>
          <w:sz w:val="24"/>
          <w:szCs w:val="24"/>
          <w:lang w:val="en-US"/>
        </w:rPr>
        <w:t xml:space="preserve">,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987E0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Geniole</w:t>
      </w:r>
      <w:proofErr w:type="spellEnd"/>
      <w:r>
        <w:rPr>
          <w:rFonts w:ascii="Times New Roman" w:eastAsia="Times New Roman" w:hAnsi="Times New Roman" w:cs="Times New Roman"/>
          <w:sz w:val="24"/>
          <w:szCs w:val="24"/>
          <w:lang w:val="en-US"/>
        </w:rPr>
        <w:t xml:space="preserve">, S. N., </w:t>
      </w:r>
      <w:proofErr w:type="spellStart"/>
      <w:r>
        <w:rPr>
          <w:rFonts w:ascii="Times New Roman" w:eastAsia="Times New Roman" w:hAnsi="Times New Roman" w:cs="Times New Roman"/>
          <w:sz w:val="24"/>
          <w:szCs w:val="24"/>
          <w:lang w:val="en-US"/>
        </w:rPr>
        <w:t>Carré</w:t>
      </w:r>
      <w:proofErr w:type="spellEnd"/>
      <w:r>
        <w:rPr>
          <w:rFonts w:ascii="Times New Roman" w:eastAsia="Times New Roman" w:hAnsi="Times New Roman" w:cs="Times New Roman"/>
          <w:sz w:val="24"/>
          <w:szCs w:val="24"/>
          <w:lang w:val="en-US"/>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5CC5CF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2BB8886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Gonsalkorale</w:t>
      </w:r>
      <w:proofErr w:type="spellEnd"/>
      <w:r>
        <w:rPr>
          <w:rFonts w:ascii="Times New Roman" w:eastAsia="Times New Roman" w:hAnsi="Times New Roman" w:cs="Times New Roman"/>
          <w:sz w:val="24"/>
          <w:szCs w:val="24"/>
          <w:lang w:val="en-US"/>
        </w:rPr>
        <w:t xml:space="preserve">, K., &amp; Williams, K. D. (2007). The KKK won’t let me play: ostracism even by a despised </w:t>
      </w:r>
      <w:proofErr w:type="spellStart"/>
      <w:r>
        <w:rPr>
          <w:rFonts w:ascii="Times New Roman" w:eastAsia="Times New Roman" w:hAnsi="Times New Roman" w:cs="Times New Roman"/>
          <w:sz w:val="24"/>
          <w:szCs w:val="24"/>
          <w:lang w:val="en-US"/>
        </w:rPr>
        <w:t>outgroup</w:t>
      </w:r>
      <w:proofErr w:type="spellEnd"/>
      <w:r>
        <w:rPr>
          <w:rFonts w:ascii="Times New Roman" w:eastAsia="Times New Roman" w:hAnsi="Times New Roman" w:cs="Times New Roman"/>
          <w:sz w:val="24"/>
          <w:szCs w:val="24"/>
          <w:lang w:val="en-US"/>
        </w:rPr>
        <w:t xml:space="preserve">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615691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51195F9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Greitemeyer</w:t>
      </w:r>
      <w:proofErr w:type="spellEnd"/>
      <w:r>
        <w:rPr>
          <w:rFonts w:ascii="Times New Roman" w:eastAsia="Times New Roman" w:hAnsi="Times New Roman" w:cs="Times New Roman"/>
          <w:sz w:val="24"/>
          <w:szCs w:val="24"/>
          <w:lang w:val="en-US"/>
        </w:rPr>
        <w:t xml:space="preserve">, T., Fischer, P., &amp;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5574767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Gruijters</w:t>
      </w:r>
      <w:proofErr w:type="spellEnd"/>
      <w:r>
        <w:rPr>
          <w:rFonts w:ascii="Times New Roman" w:eastAsia="Times New Roman" w:hAnsi="Times New Roman" w:cs="Times New Roman"/>
          <w:sz w:val="24"/>
          <w:szCs w:val="24"/>
          <w:lang w:val="en-US"/>
        </w:rPr>
        <w:t>,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6FF0F0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Hackenbracht</w:t>
      </w:r>
      <w:proofErr w:type="spellEnd"/>
      <w:r>
        <w:rPr>
          <w:rFonts w:ascii="Times New Roman" w:eastAsia="Times New Roman" w:hAnsi="Times New Roman" w:cs="Times New Roman"/>
          <w:sz w:val="24"/>
          <w:szCs w:val="24"/>
          <w:lang w:val="en-US"/>
        </w:rPr>
        <w: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09518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w:t>
      </w: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Fink, E., Richardson, R., </w:t>
      </w:r>
      <w:proofErr w:type="spellStart"/>
      <w:r>
        <w:rPr>
          <w:rFonts w:ascii="Times New Roman" w:eastAsia="Times New Roman" w:hAnsi="Times New Roman" w:cs="Times New Roman"/>
          <w:sz w:val="24"/>
          <w:szCs w:val="24"/>
          <w:lang w:val="en-US"/>
        </w:rPr>
        <w:t>O’Moore</w:t>
      </w:r>
      <w:proofErr w:type="spellEnd"/>
      <w:r>
        <w:rPr>
          <w:rFonts w:ascii="Times New Roman" w:eastAsia="Times New Roman" w:hAnsi="Times New Roman" w:cs="Times New Roman"/>
          <w:sz w:val="24"/>
          <w:szCs w:val="24"/>
          <w:lang w:val="en-US"/>
        </w:rPr>
        <w:t xml:space="preserve">, K., Griffiths, B., </w:t>
      </w:r>
      <w:proofErr w:type="spellStart"/>
      <w:r>
        <w:rPr>
          <w:rFonts w:ascii="Times New Roman" w:eastAsia="Times New Roman" w:hAnsi="Times New Roman" w:cs="Times New Roman"/>
          <w:sz w:val="24"/>
          <w:szCs w:val="24"/>
          <w:lang w:val="en-US"/>
        </w:rPr>
        <w:t>Dadds</w:t>
      </w:r>
      <w:proofErr w:type="spellEnd"/>
      <w:r>
        <w:rPr>
          <w:rFonts w:ascii="Times New Roman" w:eastAsia="Times New Roman" w:hAnsi="Times New Roman" w:cs="Times New Roman"/>
          <w:sz w:val="24"/>
          <w:szCs w:val="24"/>
          <w:lang w:val="en-US"/>
        </w:rPr>
        <w:t xml:space="preserve">,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184DC2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Hellmann, J. H., &amp; </w:t>
      </w:r>
      <w:proofErr w:type="spellStart"/>
      <w:r>
        <w:rPr>
          <w:rFonts w:ascii="Times New Roman" w:eastAsia="Times New Roman" w:hAnsi="Times New Roman" w:cs="Times New Roman"/>
          <w:sz w:val="24"/>
          <w:szCs w:val="24"/>
          <w:lang w:val="en-US"/>
        </w:rPr>
        <w:t>Echterhoff</w:t>
      </w:r>
      <w:proofErr w:type="spellEnd"/>
      <w:r>
        <w:rPr>
          <w:rFonts w:ascii="Times New Roman" w:eastAsia="Times New Roman" w:hAnsi="Times New Roman" w:cs="Times New Roman"/>
          <w:sz w:val="24"/>
          <w:szCs w:val="24"/>
          <w:lang w:val="en-US"/>
        </w:rPr>
        <w:t>,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7A1B85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0CEFCC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668B97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44F8CA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Ijzerman</w:t>
      </w:r>
      <w:proofErr w:type="spellEnd"/>
      <w:r>
        <w:rPr>
          <w:rFonts w:ascii="Times New Roman" w:eastAsia="Times New Roman" w:hAnsi="Times New Roman" w:cs="Times New Roman"/>
          <w:sz w:val="24"/>
          <w:szCs w:val="24"/>
          <w:lang w:val="en-US"/>
        </w:rPr>
        <w:t xml:space="preserve">, H., </w:t>
      </w:r>
      <w:proofErr w:type="spellStart"/>
      <w:r>
        <w:rPr>
          <w:rFonts w:ascii="Times New Roman" w:eastAsia="Times New Roman" w:hAnsi="Times New Roman" w:cs="Times New Roman"/>
          <w:sz w:val="24"/>
          <w:szCs w:val="24"/>
          <w:lang w:val="en-US"/>
        </w:rPr>
        <w:t>Gallucci</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Pouw</w:t>
      </w:r>
      <w:proofErr w:type="spellEnd"/>
      <w:r>
        <w:rPr>
          <w:rFonts w:ascii="Times New Roman" w:eastAsia="Times New Roman" w:hAnsi="Times New Roman" w:cs="Times New Roman"/>
          <w:sz w:val="24"/>
          <w:szCs w:val="24"/>
          <w:lang w:val="en-US"/>
        </w:rPr>
        <w:t>, W. T. J. L., Weiβ</w:t>
      </w:r>
      <w:proofErr w:type="spellStart"/>
      <w:r>
        <w:rPr>
          <w:rFonts w:ascii="Times New Roman" w:eastAsia="Times New Roman" w:hAnsi="Times New Roman" w:cs="Times New Roman"/>
          <w:sz w:val="24"/>
          <w:szCs w:val="24"/>
          <w:lang w:val="en-US"/>
        </w:rPr>
        <w:t>gerber</w:t>
      </w:r>
      <w:proofErr w:type="spellEnd"/>
      <w:r>
        <w:rPr>
          <w:rFonts w:ascii="Times New Roman" w:eastAsia="Times New Roman" w:hAnsi="Times New Roman" w:cs="Times New Roman"/>
          <w:sz w:val="24"/>
          <w:szCs w:val="24"/>
          <w:lang w:val="en-US"/>
        </w:rPr>
        <w:t xml:space="preserve">, S. C., Van </w:t>
      </w:r>
      <w:proofErr w:type="spellStart"/>
      <w:r>
        <w:rPr>
          <w:rFonts w:ascii="Times New Roman" w:eastAsia="Times New Roman" w:hAnsi="Times New Roman" w:cs="Times New Roman"/>
          <w:sz w:val="24"/>
          <w:szCs w:val="24"/>
          <w:lang w:val="en-US"/>
        </w:rPr>
        <w:t>Doesum</w:t>
      </w:r>
      <w:proofErr w:type="spellEnd"/>
      <w:r>
        <w:rPr>
          <w:rFonts w:ascii="Times New Roman" w:eastAsia="Times New Roman" w:hAnsi="Times New Roman" w:cs="Times New Roman"/>
          <w:sz w:val="24"/>
          <w:szCs w:val="24"/>
          <w:lang w:val="en-US"/>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lang w:val="en-US"/>
        </w:rPr>
        <w:t>Acta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Psychologica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4AD4AA2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5B917E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77B596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Dongning</w:t>
      </w:r>
      <w:proofErr w:type="spellEnd"/>
      <w:r>
        <w:rPr>
          <w:rFonts w:ascii="Times New Roman" w:eastAsia="Times New Roman" w:hAnsi="Times New Roman" w:cs="Times New Roman"/>
          <w:sz w:val="24"/>
          <w:szCs w:val="24"/>
          <w:lang w:val="en-US"/>
        </w:rPr>
        <w:t>,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0C4D3D5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proofErr w:type="spellStart"/>
      <w:r>
        <w:rPr>
          <w:rFonts w:ascii="Times New Roman" w:eastAsia="Times New Roman" w:hAnsi="Times New Roman" w:cs="Times New Roman"/>
          <w:i/>
          <w:iCs/>
          <w:sz w:val="24"/>
          <w:szCs w:val="24"/>
          <w:lang w:val="en-US"/>
        </w:rPr>
        <w:t>Cyberpsychology</w:t>
      </w:r>
      <w:proofErr w:type="spellEnd"/>
      <w:r>
        <w:rPr>
          <w:rFonts w:ascii="Times New Roman" w:eastAsia="Times New Roman" w:hAnsi="Times New Roman" w:cs="Times New Roman"/>
          <w:i/>
          <w:iCs/>
          <w:sz w:val="24"/>
          <w:szCs w:val="24"/>
          <w:lang w:val="en-US"/>
        </w:rPr>
        <w:t>,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0A36114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w:t>
      </w:r>
      <w:proofErr w:type="spellStart"/>
      <w:r>
        <w:rPr>
          <w:rFonts w:ascii="Times New Roman" w:eastAsia="Times New Roman" w:hAnsi="Times New Roman" w:cs="Times New Roman"/>
          <w:sz w:val="24"/>
          <w:szCs w:val="24"/>
          <w:lang w:val="en-US"/>
        </w:rPr>
        <w:t>Seok</w:t>
      </w:r>
      <w:proofErr w:type="spellEnd"/>
      <w:r>
        <w:rPr>
          <w:rFonts w:ascii="Times New Roman" w:eastAsia="Times New Roman" w:hAnsi="Times New Roman" w:cs="Times New Roman"/>
          <w:sz w:val="24"/>
          <w:szCs w:val="24"/>
          <w:lang w:val="en-US"/>
        </w:rPr>
        <w:t xml:space="preserve">, D.-H., </w:t>
      </w:r>
      <w:proofErr w:type="spellStart"/>
      <w:r>
        <w:rPr>
          <w:rFonts w:ascii="Times New Roman" w:eastAsia="Times New Roman" w:hAnsi="Times New Roman" w:cs="Times New Roman"/>
          <w:sz w:val="24"/>
          <w:szCs w:val="24"/>
          <w:lang w:val="en-US"/>
        </w:rPr>
        <w:t>Poulsen</w:t>
      </w:r>
      <w:proofErr w:type="spellEnd"/>
      <w:r>
        <w:rPr>
          <w:rFonts w:ascii="Times New Roman" w:eastAsia="Times New Roman" w:hAnsi="Times New Roman" w:cs="Times New Roman"/>
          <w:sz w:val="24"/>
          <w:szCs w:val="24"/>
          <w:lang w:val="en-US"/>
        </w:rPr>
        <w:t xml:space="preserve">, J. R., Harris, D. W., &amp; </w:t>
      </w:r>
      <w:proofErr w:type="spellStart"/>
      <w:r>
        <w:rPr>
          <w:rFonts w:ascii="Times New Roman" w:eastAsia="Times New Roman" w:hAnsi="Times New Roman" w:cs="Times New Roman"/>
          <w:sz w:val="24"/>
          <w:szCs w:val="24"/>
          <w:lang w:val="en-US"/>
        </w:rPr>
        <w:t>Messé</w:t>
      </w:r>
      <w:proofErr w:type="spellEnd"/>
      <w:r>
        <w:rPr>
          <w:rFonts w:ascii="Times New Roman" w:eastAsia="Times New Roman" w:hAnsi="Times New Roman" w:cs="Times New Roman"/>
          <w:sz w:val="24"/>
          <w:szCs w:val="24"/>
          <w:lang w:val="en-US"/>
        </w:rPr>
        <w:t xml:space="preserve">,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w:t>
      </w:r>
      <w:proofErr w:type="spellStart"/>
      <w:r>
        <w:rPr>
          <w:rFonts w:ascii="Times New Roman" w:eastAsia="Times New Roman" w:hAnsi="Times New Roman" w:cs="Times New Roman"/>
          <w:sz w:val="24"/>
          <w:szCs w:val="24"/>
          <w:lang w:val="en-US"/>
        </w:rPr>
        <w:t>ejsp</w:t>
      </w:r>
      <w:proofErr w:type="spellEnd"/>
    </w:p>
    <w:p w14:paraId="5741F49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1850FAE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5B562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Caroll</w:t>
      </w:r>
      <w:proofErr w:type="spellEnd"/>
      <w:r>
        <w:rPr>
          <w:rFonts w:ascii="Times New Roman" w:eastAsia="Times New Roman" w:hAnsi="Times New Roman" w:cs="Times New Roman"/>
          <w:sz w:val="24"/>
          <w:szCs w:val="24"/>
          <w:lang w:val="en-US"/>
        </w:rPr>
        <w:t xml:space="preserve">,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A8358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Krijnen</w:t>
      </w:r>
      <w:proofErr w:type="spellEnd"/>
      <w:r>
        <w:rPr>
          <w:rFonts w:ascii="Times New Roman" w:eastAsia="Times New Roman" w:hAnsi="Times New Roman" w:cs="Times New Roman"/>
          <w:sz w:val="24"/>
          <w:szCs w:val="24"/>
          <w:lang w:val="en-US"/>
        </w:rPr>
        <w:t>, J.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Research Report “BP29 Complete.”</w:t>
      </w:r>
    </w:p>
    <w:p w14:paraId="2BF6243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1CD8B98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Lakin</w:t>
      </w:r>
      <w:proofErr w:type="spellEnd"/>
      <w:r>
        <w:rPr>
          <w:rFonts w:ascii="Times New Roman" w:eastAsia="Times New Roman" w:hAnsi="Times New Roman" w:cs="Times New Roman"/>
          <w:sz w:val="24"/>
          <w:szCs w:val="24"/>
          <w:lang w:val="en-US"/>
        </w:rPr>
        <w:t xml:space="preserve">, J. L., </w:t>
      </w:r>
      <w:proofErr w:type="spellStart"/>
      <w:r>
        <w:rPr>
          <w:rFonts w:ascii="Times New Roman" w:eastAsia="Times New Roman" w:hAnsi="Times New Roman" w:cs="Times New Roman"/>
          <w:sz w:val="24"/>
          <w:szCs w:val="24"/>
          <w:lang w:val="en-US"/>
        </w:rPr>
        <w:t>Chartrand</w:t>
      </w:r>
      <w:proofErr w:type="spellEnd"/>
      <w:r>
        <w:rPr>
          <w:rFonts w:ascii="Times New Roman" w:eastAsia="Times New Roman" w:hAnsi="Times New Roman" w:cs="Times New Roman"/>
          <w:sz w:val="24"/>
          <w:szCs w:val="24"/>
          <w:lang w:val="en-US"/>
        </w:rPr>
        <w:t xml:space="preserve">, T. L., &amp; </w:t>
      </w:r>
      <w:proofErr w:type="spellStart"/>
      <w:r>
        <w:rPr>
          <w:rFonts w:ascii="Times New Roman" w:eastAsia="Times New Roman" w:hAnsi="Times New Roman" w:cs="Times New Roman"/>
          <w:sz w:val="24"/>
          <w:szCs w:val="24"/>
          <w:lang w:val="en-US"/>
        </w:rPr>
        <w:t>Arkin</w:t>
      </w:r>
      <w:proofErr w:type="spellEnd"/>
      <w:r>
        <w:rPr>
          <w:rFonts w:ascii="Times New Roman" w:eastAsia="Times New Roman" w:hAnsi="Times New Roman" w:cs="Times New Roman"/>
          <w:sz w:val="24"/>
          <w:szCs w:val="24"/>
          <w:lang w:val="en-US"/>
        </w:rPr>
        <w:t xml:space="preserve">, R. M. (2008). I am too just like you: </w:t>
      </w:r>
      <w:proofErr w:type="spellStart"/>
      <w:r>
        <w:rPr>
          <w:rFonts w:ascii="Times New Roman" w:eastAsia="Times New Roman" w:hAnsi="Times New Roman" w:cs="Times New Roman"/>
          <w:sz w:val="24"/>
          <w:szCs w:val="24"/>
          <w:lang w:val="en-US"/>
        </w:rPr>
        <w:t>nonconscious</w:t>
      </w:r>
      <w:proofErr w:type="spellEnd"/>
      <w:r>
        <w:rPr>
          <w:rFonts w:ascii="Times New Roman" w:eastAsia="Times New Roman" w:hAnsi="Times New Roman" w:cs="Times New Roman"/>
          <w:sz w:val="24"/>
          <w:szCs w:val="24"/>
          <w:lang w:val="en-US"/>
        </w:rPr>
        <w:t xml:space="preserve">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415194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w:t>
      </w:r>
      <w:proofErr w:type="spellStart"/>
      <w:r>
        <w:rPr>
          <w:rFonts w:ascii="Times New Roman" w:eastAsia="Times New Roman" w:hAnsi="Times New Roman" w:cs="Times New Roman"/>
          <w:sz w:val="24"/>
          <w:szCs w:val="24"/>
          <w:lang w:val="en-US"/>
        </w:rPr>
        <w:t>Moulds</w:t>
      </w:r>
      <w:proofErr w:type="spellEnd"/>
      <w:r>
        <w:rPr>
          <w:rFonts w:ascii="Times New Roman" w:eastAsia="Times New Roman" w:hAnsi="Times New Roman" w:cs="Times New Roman"/>
          <w:sz w:val="24"/>
          <w:szCs w:val="24"/>
          <w:lang w:val="en-US"/>
        </w:rPr>
        <w:t xml:space="preserve">,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71B72DF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Lustenberger</w:t>
      </w:r>
      <w:proofErr w:type="spellEnd"/>
      <w:r>
        <w:rPr>
          <w:rFonts w:ascii="Times New Roman" w:eastAsia="Times New Roman" w:hAnsi="Times New Roman" w:cs="Times New Roman"/>
          <w:sz w:val="24"/>
          <w:szCs w:val="24"/>
          <w:lang w:val="en-US"/>
        </w:rPr>
        <w:t xml:space="preserve">, D. E., &amp; </w:t>
      </w:r>
      <w:proofErr w:type="spellStart"/>
      <w:r>
        <w:rPr>
          <w:rFonts w:ascii="Times New Roman" w:eastAsia="Times New Roman" w:hAnsi="Times New Roman" w:cs="Times New Roman"/>
          <w:sz w:val="24"/>
          <w:szCs w:val="24"/>
          <w:lang w:val="en-US"/>
        </w:rPr>
        <w:t>Jagacinski</w:t>
      </w:r>
      <w:proofErr w:type="spellEnd"/>
      <w:r>
        <w:rPr>
          <w:rFonts w:ascii="Times New Roman" w:eastAsia="Times New Roman" w:hAnsi="Times New Roman" w:cs="Times New Roman"/>
          <w:sz w:val="24"/>
          <w:szCs w:val="24"/>
          <w:lang w:val="en-US"/>
        </w:rPr>
        <w:t xml:space="preserve">,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1B6C962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2FC871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w:t>
      </w:r>
      <w:proofErr w:type="spellStart"/>
      <w:r w:rsidRPr="003375A0">
        <w:rPr>
          <w:rFonts w:ascii="Times New Roman" w:eastAsia="Times New Roman" w:hAnsi="Times New Roman" w:cs="Times New Roman"/>
          <w:sz w:val="24"/>
          <w:szCs w:val="24"/>
          <w:lang w:val="en-US"/>
        </w:rPr>
        <w:t>Donnellan</w:t>
      </w:r>
      <w:proofErr w:type="spellEnd"/>
      <w:r w:rsidRPr="003375A0">
        <w:rPr>
          <w:rFonts w:ascii="Times New Roman" w:eastAsia="Times New Roman" w:hAnsi="Times New Roman" w:cs="Times New Roman"/>
          <w:sz w:val="24"/>
          <w:szCs w:val="24"/>
          <w:lang w:val="en-US"/>
        </w:rPr>
        <w:t xml:space="preserve">,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37C9D6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5531BDB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Nordgren</w:t>
      </w:r>
      <w:proofErr w:type="spellEnd"/>
      <w:r>
        <w:rPr>
          <w:rFonts w:ascii="Times New Roman" w:eastAsia="Times New Roman" w:hAnsi="Times New Roman" w:cs="Times New Roman"/>
          <w:sz w:val="24"/>
          <w:szCs w:val="24"/>
          <w:lang w:val="en-US"/>
        </w:rPr>
        <w:t xml:space="preserve">, L. F., McDonnell, M.-H.M., &amp; </w:t>
      </w:r>
      <w:proofErr w:type="spellStart"/>
      <w:r>
        <w:rPr>
          <w:rFonts w:ascii="Times New Roman" w:eastAsia="Times New Roman" w:hAnsi="Times New Roman" w:cs="Times New Roman"/>
          <w:sz w:val="24"/>
          <w:szCs w:val="24"/>
          <w:lang w:val="en-US"/>
        </w:rPr>
        <w:t>Loewenstein</w:t>
      </w:r>
      <w:proofErr w:type="spellEnd"/>
      <w:r>
        <w:rPr>
          <w:rFonts w:ascii="Times New Roman" w:eastAsia="Times New Roman" w:hAnsi="Times New Roman" w:cs="Times New Roman"/>
          <w:sz w:val="24"/>
          <w:szCs w:val="24"/>
          <w:lang w:val="en-US"/>
        </w:rPr>
        <w:t xml:space="preserve">,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704839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1DCFCE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Oberleitner</w:t>
      </w:r>
      <w:proofErr w:type="spellEnd"/>
      <w:r>
        <w:rPr>
          <w:rFonts w:ascii="Times New Roman" w:eastAsia="Times New Roman" w:hAnsi="Times New Roman" w:cs="Times New Roman"/>
          <w:sz w:val="24"/>
          <w:szCs w:val="24"/>
          <w:lang w:val="en-US"/>
        </w:rPr>
        <w:t xml:space="preserve">,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4834143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w:t>
      </w:r>
      <w:proofErr w:type="spellStart"/>
      <w:r>
        <w:rPr>
          <w:rFonts w:ascii="Times New Roman" w:eastAsia="Times New Roman" w:hAnsi="Times New Roman" w:cs="Times New Roman"/>
          <w:sz w:val="24"/>
          <w:szCs w:val="24"/>
          <w:lang w:val="en-US"/>
        </w:rPr>
        <w:t>Gravens</w:t>
      </w:r>
      <w:proofErr w:type="spellEnd"/>
      <w:r>
        <w:rPr>
          <w:rFonts w:ascii="Times New Roman" w:eastAsia="Times New Roman" w:hAnsi="Times New Roman" w:cs="Times New Roman"/>
          <w:sz w:val="24"/>
          <w:szCs w:val="24"/>
          <w:lang w:val="en-US"/>
        </w:rPr>
        <w:t xml:space="preserve">,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10F7B0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Pharo</w:t>
      </w:r>
      <w:proofErr w:type="spellEnd"/>
      <w:r>
        <w:rPr>
          <w:rFonts w:ascii="Times New Roman" w:eastAsia="Times New Roman" w:hAnsi="Times New Roman" w:cs="Times New Roman"/>
          <w:sz w:val="24"/>
          <w:szCs w:val="24"/>
          <w:lang w:val="en-US"/>
        </w:rPr>
        <w:t xml:space="preserve">,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093F20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1E4ECD">
        <w:rPr>
          <w:rFonts w:ascii="Times New Roman" w:eastAsia="Times New Roman" w:hAnsi="Times New Roman" w:cs="Times New Roman"/>
          <w:sz w:val="24"/>
          <w:szCs w:val="24"/>
          <w:lang w:val="en-US"/>
        </w:rPr>
        <w:t>Plaisier</w:t>
      </w:r>
      <w:proofErr w:type="spellEnd"/>
      <w:r w:rsidRPr="001E4ECD">
        <w:rPr>
          <w:rFonts w:ascii="Times New Roman" w:eastAsia="Times New Roman" w:hAnsi="Times New Roman" w:cs="Times New Roman"/>
          <w:sz w:val="24"/>
          <w:szCs w:val="24"/>
          <w:lang w:val="en-US"/>
        </w:rPr>
        <w:t xml:space="preserve">, X. S., &amp; </w:t>
      </w:r>
      <w:proofErr w:type="spellStart"/>
      <w:r w:rsidRPr="001E4ECD">
        <w:rPr>
          <w:rFonts w:ascii="Times New Roman" w:eastAsia="Times New Roman" w:hAnsi="Times New Roman" w:cs="Times New Roman"/>
          <w:sz w:val="24"/>
          <w:szCs w:val="24"/>
          <w:lang w:val="en-US"/>
        </w:rPr>
        <w:t>Konijn</w:t>
      </w:r>
      <w:proofErr w:type="spellEnd"/>
      <w:r w:rsidRPr="001E4ECD">
        <w:rPr>
          <w:rFonts w:ascii="Times New Roman" w:eastAsia="Times New Roman" w:hAnsi="Times New Roman" w:cs="Times New Roman"/>
          <w:sz w:val="24"/>
          <w:szCs w:val="24"/>
          <w:lang w:val="en-US"/>
        </w:rPr>
        <w:t>,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55CD86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48B137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Ren, D., &amp; Williams, K. D. (2012). Self-</w:t>
      </w:r>
      <w:proofErr w:type="spellStart"/>
      <w:r>
        <w:rPr>
          <w:rFonts w:ascii="Times New Roman" w:eastAsia="Times New Roman" w:hAnsi="Times New Roman" w:cs="Times New Roman"/>
          <w:sz w:val="24"/>
          <w:szCs w:val="24"/>
          <w:lang w:val="en-US"/>
        </w:rPr>
        <w:t>construals</w:t>
      </w:r>
      <w:proofErr w:type="spellEnd"/>
      <w:r>
        <w:rPr>
          <w:rFonts w:ascii="Times New Roman" w:eastAsia="Times New Roman" w:hAnsi="Times New Roman" w:cs="Times New Roman"/>
          <w:sz w:val="24"/>
          <w:szCs w:val="24"/>
          <w:lang w:val="en-US"/>
        </w:rPr>
        <w:t xml:space="preserve">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A66C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Herm, K., Hahn, A., </w:t>
      </w: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Lammers</w:t>
      </w:r>
      <w:proofErr w:type="spellEnd"/>
      <w:r>
        <w:rPr>
          <w:rFonts w:ascii="Times New Roman" w:eastAsia="Times New Roman" w:hAnsi="Times New Roman" w:cs="Times New Roman"/>
          <w:sz w:val="24"/>
          <w:szCs w:val="24"/>
          <w:lang w:val="en-US"/>
        </w:rPr>
        <w:t xml:space="preserve">, C.-H.,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8AFFD3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12917ED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xml:space="preserve">). Do victimization experiences accentuate reactions to ostracism? An experiment using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w:t>
      </w:r>
    </w:p>
    <w:p w14:paraId="72BB0A5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0C8893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6E8DC0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4F0D96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w:t>
      </w:r>
      <w:proofErr w:type="spellStart"/>
      <w:r>
        <w:rPr>
          <w:rFonts w:ascii="Times New Roman" w:eastAsia="Times New Roman" w:hAnsi="Times New Roman" w:cs="Times New Roman"/>
          <w:sz w:val="24"/>
          <w:szCs w:val="24"/>
          <w:lang w:val="en-US"/>
        </w:rPr>
        <w:t>jpepsy</w:t>
      </w:r>
      <w:proofErr w:type="spellEnd"/>
      <w:r>
        <w:rPr>
          <w:rFonts w:ascii="Times New Roman" w:eastAsia="Times New Roman" w:hAnsi="Times New Roman" w:cs="Times New Roman"/>
          <w:sz w:val="24"/>
          <w:szCs w:val="24"/>
          <w:lang w:val="en-US"/>
        </w:rPr>
        <w:t>/jsr066</w:t>
      </w:r>
    </w:p>
    <w:p w14:paraId="575A50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Schaafsma</w:t>
      </w:r>
      <w:proofErr w:type="spellEnd"/>
      <w:r>
        <w:rPr>
          <w:rFonts w:ascii="Times New Roman" w:eastAsia="Times New Roman" w:hAnsi="Times New Roman" w:cs="Times New Roman"/>
          <w:sz w:val="24"/>
          <w:szCs w:val="24"/>
          <w:lang w:val="en-US"/>
        </w:rPr>
        <w:t xml:space="preserve">,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ED5D0E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w:t>
      </w:r>
      <w:proofErr w:type="spellStart"/>
      <w:r>
        <w:rPr>
          <w:rFonts w:ascii="Times New Roman" w:eastAsia="Times New Roman" w:hAnsi="Times New Roman" w:cs="Times New Roman"/>
          <w:sz w:val="24"/>
          <w:szCs w:val="24"/>
          <w:lang w:val="en-US"/>
        </w:rPr>
        <w:t>Bailenson</w:t>
      </w:r>
      <w:proofErr w:type="spellEnd"/>
      <w:r>
        <w:rPr>
          <w:rFonts w:ascii="Times New Roman" w:eastAsia="Times New Roman" w:hAnsi="Times New Roman" w:cs="Times New Roman"/>
          <w:sz w:val="24"/>
          <w:szCs w:val="24"/>
          <w:lang w:val="en-US"/>
        </w:rPr>
        <w:t xml:space="preserve">,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2BBC999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w:t>
      </w:r>
      <w:proofErr w:type="spellStart"/>
      <w:r>
        <w:rPr>
          <w:rFonts w:ascii="Times New Roman" w:eastAsia="Times New Roman" w:hAnsi="Times New Roman" w:cs="Times New Roman"/>
          <w:sz w:val="24"/>
          <w:szCs w:val="24"/>
          <w:lang w:val="en-US"/>
        </w:rPr>
        <w:t>Stopsack</w:t>
      </w:r>
      <w:proofErr w:type="spellEnd"/>
      <w:r>
        <w:rPr>
          <w:rFonts w:ascii="Times New Roman" w:eastAsia="Times New Roman" w:hAnsi="Times New Roman" w:cs="Times New Roman"/>
          <w:sz w:val="24"/>
          <w:szCs w:val="24"/>
          <w:lang w:val="en-US"/>
        </w:rPr>
        <w:t xml:space="preserve">, M., Fiedler, P., </w:t>
      </w:r>
      <w:proofErr w:type="spellStart"/>
      <w:r>
        <w:rPr>
          <w:rFonts w:ascii="Times New Roman" w:eastAsia="Times New Roman" w:hAnsi="Times New Roman" w:cs="Times New Roman"/>
          <w:sz w:val="24"/>
          <w:szCs w:val="24"/>
          <w:lang w:val="en-US"/>
        </w:rPr>
        <w:t>Weiler</w:t>
      </w:r>
      <w:proofErr w:type="spellEnd"/>
      <w:r>
        <w:rPr>
          <w:rFonts w:ascii="Times New Roman" w:eastAsia="Times New Roman" w:hAnsi="Times New Roman" w:cs="Times New Roman"/>
          <w:sz w:val="24"/>
          <w:szCs w:val="24"/>
          <w:lang w:val="en-US"/>
        </w:rPr>
        <w:t xml:space="preserve">, M.,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7D5C33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Stillman</w:t>
      </w:r>
      <w:proofErr w:type="spellEnd"/>
      <w:r>
        <w:rPr>
          <w:rFonts w:ascii="Times New Roman" w:eastAsia="Times New Roman" w:hAnsi="Times New Roman" w:cs="Times New Roman"/>
          <w:sz w:val="24"/>
          <w:szCs w:val="24"/>
          <w:lang w:val="en-US"/>
        </w:rPr>
        <w:t xml:space="preserve">, T. F., </w:t>
      </w: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xml:space="preserve">, R. F., Lambert, N. M., </w:t>
      </w:r>
      <w:proofErr w:type="spellStart"/>
      <w:r>
        <w:rPr>
          <w:rFonts w:ascii="Times New Roman" w:eastAsia="Times New Roman" w:hAnsi="Times New Roman" w:cs="Times New Roman"/>
          <w:sz w:val="24"/>
          <w:szCs w:val="24"/>
          <w:lang w:val="en-US"/>
        </w:rPr>
        <w:t>Crescioni</w:t>
      </w:r>
      <w:proofErr w:type="spellEnd"/>
      <w:r>
        <w:rPr>
          <w:rFonts w:ascii="Times New Roman" w:eastAsia="Times New Roman" w:hAnsi="Times New Roman" w:cs="Times New Roman"/>
          <w:sz w:val="24"/>
          <w:szCs w:val="24"/>
          <w:lang w:val="en-US"/>
        </w:rPr>
        <w:t xml:space="preserve">, A. W.,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&amp; </w:t>
      </w:r>
      <w:proofErr w:type="spellStart"/>
      <w:r>
        <w:rPr>
          <w:rFonts w:ascii="Times New Roman" w:eastAsia="Times New Roman" w:hAnsi="Times New Roman" w:cs="Times New Roman"/>
          <w:sz w:val="24"/>
          <w:szCs w:val="24"/>
          <w:lang w:val="en-US"/>
        </w:rPr>
        <w:t>Fincham</w:t>
      </w:r>
      <w:proofErr w:type="spellEnd"/>
      <w:r>
        <w:rPr>
          <w:rFonts w:ascii="Times New Roman" w:eastAsia="Times New Roman" w:hAnsi="Times New Roman" w:cs="Times New Roman"/>
          <w:sz w:val="24"/>
          <w:szCs w:val="24"/>
          <w:lang w:val="en-US"/>
        </w:rPr>
        <w:t xml:space="preserve">,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552FCD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5E89D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(2011). </w:t>
      </w:r>
      <w:proofErr w:type="spellStart"/>
      <w:r>
        <w:rPr>
          <w:rFonts w:ascii="Times New Roman" w:eastAsia="Times New Roman" w:hAnsi="Times New Roman" w:cs="Times New Roman"/>
          <w:sz w:val="24"/>
          <w:szCs w:val="24"/>
          <w:lang w:val="en-US"/>
        </w:rPr>
        <w:t>Cyberbomb</w:t>
      </w:r>
      <w:proofErr w:type="spellEnd"/>
      <w:r>
        <w:rPr>
          <w:rFonts w:ascii="Times New Roman" w:eastAsia="Times New Roman" w:hAnsi="Times New Roman" w:cs="Times New Roman"/>
          <w:sz w:val="24"/>
          <w:szCs w:val="24"/>
          <w:lang w:val="en-US"/>
        </w:rPr>
        <w:t xml:space="preserve">: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67DDB6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F9C9D6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765066F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exclusion and </w:t>
      </w:r>
      <w:proofErr w:type="spellStart"/>
      <w:r>
        <w:rPr>
          <w:rFonts w:ascii="Times New Roman" w:eastAsia="Times New Roman" w:hAnsi="Times New Roman" w:cs="Times New Roman"/>
          <w:sz w:val="24"/>
          <w:szCs w:val="24"/>
          <w:lang w:val="en-US"/>
        </w:rPr>
        <w:t>schadenfreude</w:t>
      </w:r>
      <w:proofErr w:type="spellEnd"/>
      <w:r>
        <w:rPr>
          <w:rFonts w:ascii="Times New Roman" w:eastAsia="Times New Roman" w:hAnsi="Times New Roman" w:cs="Times New Roman"/>
          <w:sz w:val="24"/>
          <w:szCs w:val="24"/>
          <w:lang w:val="en-US"/>
        </w:rPr>
        <w:t>.</w:t>
      </w:r>
    </w:p>
    <w:p w14:paraId="058B02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Webb, T. L., Harris, P., &amp; </w:t>
      </w:r>
      <w:proofErr w:type="spellStart"/>
      <w:r>
        <w:rPr>
          <w:rFonts w:ascii="Times New Roman" w:eastAsia="Times New Roman" w:hAnsi="Times New Roman" w:cs="Times New Roman"/>
          <w:sz w:val="24"/>
          <w:szCs w:val="24"/>
          <w:lang w:val="en-US"/>
        </w:rPr>
        <w:t>McAtamney</w:t>
      </w:r>
      <w:proofErr w:type="spellEnd"/>
      <w:r>
        <w:rPr>
          <w:rFonts w:ascii="Times New Roman" w:eastAsia="Times New Roman" w:hAnsi="Times New Roman" w:cs="Times New Roman"/>
          <w:sz w:val="24"/>
          <w:szCs w:val="24"/>
          <w:lang w:val="en-US"/>
        </w:rPr>
        <w:t>,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40DA6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164743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t>
      </w:r>
      <w:proofErr w:type="spellStart"/>
      <w:r>
        <w:rPr>
          <w:rFonts w:ascii="Times New Roman" w:eastAsia="Times New Roman" w:hAnsi="Times New Roman" w:cs="Times New Roman"/>
          <w:sz w:val="24"/>
          <w:szCs w:val="24"/>
          <w:lang w:val="en-US"/>
        </w:rPr>
        <w:t>Bagg</w:t>
      </w:r>
      <w:proofErr w:type="spellEnd"/>
      <w:r>
        <w:rPr>
          <w:rFonts w:ascii="Times New Roman" w:eastAsia="Times New Roman" w:hAnsi="Times New Roman" w:cs="Times New Roman"/>
          <w:sz w:val="24"/>
          <w:szCs w:val="24"/>
          <w:lang w:val="en-US"/>
        </w:rPr>
        <w:t xml:space="preserve">,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46F84C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Wirth, J. H., </w:t>
      </w:r>
      <w:proofErr w:type="spellStart"/>
      <w:r>
        <w:rPr>
          <w:rFonts w:ascii="Times New Roman" w:eastAsia="Times New Roman" w:hAnsi="Times New Roman" w:cs="Times New Roman"/>
          <w:sz w:val="24"/>
          <w:szCs w:val="24"/>
          <w:lang w:val="en-US"/>
        </w:rPr>
        <w:t>Mroczek</w:t>
      </w:r>
      <w:proofErr w:type="spellEnd"/>
      <w:r>
        <w:rPr>
          <w:rFonts w:ascii="Times New Roman" w:eastAsia="Times New Roman" w:hAnsi="Times New Roman" w:cs="Times New Roman"/>
          <w:sz w:val="24"/>
          <w:szCs w:val="24"/>
          <w:lang w:val="en-US"/>
        </w:rPr>
        <w:t xml:space="preserve">,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3E8F11C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11AA82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Croker, V., </w:t>
      </w:r>
      <w:proofErr w:type="spellStart"/>
      <w:r>
        <w:rPr>
          <w:rFonts w:ascii="Times New Roman" w:eastAsia="Times New Roman" w:hAnsi="Times New Roman" w:cs="Times New Roman"/>
          <w:sz w:val="24"/>
          <w:szCs w:val="24"/>
          <w:lang w:val="en-US"/>
        </w:rPr>
        <w:t>Tynan</w:t>
      </w:r>
      <w:proofErr w:type="spellEnd"/>
      <w:r>
        <w:rPr>
          <w:rFonts w:ascii="Times New Roman" w:eastAsia="Times New Roman" w:hAnsi="Times New Roman" w:cs="Times New Roman"/>
          <w:sz w:val="24"/>
          <w:szCs w:val="24"/>
          <w:lang w:val="en-US"/>
        </w:rPr>
        <w:t xml:space="preserve">, D., Cruickshank, M., &amp; Lam, A. (2002). Investigations into differences between social- and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555C1A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497AF37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w:t>
      </w:r>
      <w:proofErr w:type="spellStart"/>
      <w:r>
        <w:rPr>
          <w:rFonts w:ascii="Times New Roman" w:eastAsia="Times New Roman" w:hAnsi="Times New Roman" w:cs="Times New Roman"/>
          <w:sz w:val="24"/>
          <w:szCs w:val="24"/>
          <w:lang w:val="en-US"/>
        </w:rPr>
        <w:t>Lynam</w:t>
      </w:r>
      <w:proofErr w:type="spellEnd"/>
      <w:r>
        <w:rPr>
          <w:rFonts w:ascii="Times New Roman" w:eastAsia="Times New Roman" w:hAnsi="Times New Roman" w:cs="Times New Roman"/>
          <w:sz w:val="24"/>
          <w:szCs w:val="24"/>
          <w:lang w:val="en-US"/>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0CDB13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4B888F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50F19A0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Zhong</w:t>
      </w:r>
      <w:proofErr w:type="spellEnd"/>
      <w:r w:rsidRPr="003375A0">
        <w:rPr>
          <w:rFonts w:ascii="Times New Roman" w:eastAsia="Times New Roman" w:hAnsi="Times New Roman" w:cs="Times New Roman"/>
          <w:sz w:val="24"/>
          <w:szCs w:val="24"/>
          <w:lang w:val="en-US"/>
        </w:rPr>
        <w:t xml:space="preserve">, C.-B., &amp; </w:t>
      </w:r>
      <w:proofErr w:type="spellStart"/>
      <w:r w:rsidRPr="003375A0">
        <w:rPr>
          <w:rFonts w:ascii="Times New Roman" w:eastAsia="Times New Roman" w:hAnsi="Times New Roman" w:cs="Times New Roman"/>
          <w:sz w:val="24"/>
          <w:szCs w:val="24"/>
          <w:lang w:val="en-US"/>
        </w:rPr>
        <w:t>Leonardelli</w:t>
      </w:r>
      <w:proofErr w:type="spellEnd"/>
      <w:r w:rsidRPr="003375A0">
        <w:rPr>
          <w:rFonts w:ascii="Times New Roman" w:eastAsia="Times New Roman" w:hAnsi="Times New Roman" w:cs="Times New Roman"/>
          <w:sz w:val="24"/>
          <w:szCs w:val="24"/>
          <w:lang w:val="en-US"/>
        </w:rPr>
        <w:t xml:space="preserve">,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FAF39A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Zöller</w:t>
      </w:r>
      <w:proofErr w:type="spellEnd"/>
      <w:r w:rsidRPr="003375A0">
        <w:rPr>
          <w:rFonts w:ascii="Times New Roman" w:eastAsia="Times New Roman" w:hAnsi="Times New Roman" w:cs="Times New Roman"/>
          <w:sz w:val="24"/>
          <w:szCs w:val="24"/>
          <w:lang w:val="en-US"/>
        </w:rPr>
        <w:t xml:space="preserve">, C., </w:t>
      </w:r>
      <w:proofErr w:type="spellStart"/>
      <w:r w:rsidRPr="003375A0">
        <w:rPr>
          <w:rFonts w:ascii="Times New Roman" w:eastAsia="Times New Roman" w:hAnsi="Times New Roman" w:cs="Times New Roman"/>
          <w:sz w:val="24"/>
          <w:szCs w:val="24"/>
          <w:lang w:val="en-US"/>
        </w:rPr>
        <w:t>Maroof</w:t>
      </w:r>
      <w:proofErr w:type="spellEnd"/>
      <w:r w:rsidRPr="003375A0">
        <w:rPr>
          <w:rFonts w:ascii="Times New Roman" w:eastAsia="Times New Roman" w:hAnsi="Times New Roman" w:cs="Times New Roman"/>
          <w:sz w:val="24"/>
          <w:szCs w:val="24"/>
          <w:lang w:val="en-US"/>
        </w:rPr>
        <w:t xml:space="preserve">, P., </w:t>
      </w:r>
      <w:proofErr w:type="spellStart"/>
      <w:r w:rsidRPr="003375A0">
        <w:rPr>
          <w:rFonts w:ascii="Times New Roman" w:eastAsia="Times New Roman" w:hAnsi="Times New Roman" w:cs="Times New Roman"/>
          <w:sz w:val="24"/>
          <w:szCs w:val="24"/>
          <w:lang w:val="en-US"/>
        </w:rPr>
        <w:t>Weik</w:t>
      </w:r>
      <w:proofErr w:type="spellEnd"/>
      <w:r w:rsidRPr="003375A0">
        <w:rPr>
          <w:rFonts w:ascii="Times New Roman" w:eastAsia="Times New Roman" w:hAnsi="Times New Roman" w:cs="Times New Roman"/>
          <w:sz w:val="24"/>
          <w:szCs w:val="24"/>
          <w:lang w:val="en-US"/>
        </w:rPr>
        <w:t xml:space="preserve">, U., &amp; </w:t>
      </w:r>
      <w:proofErr w:type="spellStart"/>
      <w:r w:rsidRPr="003375A0">
        <w:rPr>
          <w:rFonts w:ascii="Times New Roman" w:eastAsia="Times New Roman" w:hAnsi="Times New Roman" w:cs="Times New Roman"/>
          <w:sz w:val="24"/>
          <w:szCs w:val="24"/>
          <w:lang w:val="en-US"/>
        </w:rPr>
        <w:t>Deinzer</w:t>
      </w:r>
      <w:proofErr w:type="spellEnd"/>
      <w:r w:rsidRPr="003375A0">
        <w:rPr>
          <w:rFonts w:ascii="Times New Roman" w:eastAsia="Times New Roman" w:hAnsi="Times New Roman" w:cs="Times New Roman"/>
          <w:sz w:val="24"/>
          <w:szCs w:val="24"/>
          <w:lang w:val="en-US"/>
        </w:rPr>
        <w:t xml:space="preserve">,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lang w:val="en-US"/>
        </w:rPr>
        <w:t>Psychoneuroendocrinology</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604311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Zwolinski</w:t>
      </w:r>
      <w:proofErr w:type="spellEnd"/>
      <w:r>
        <w:rPr>
          <w:rFonts w:ascii="Times New Roman" w:eastAsia="Times New Roman" w:hAnsi="Times New Roman" w:cs="Times New Roman"/>
          <w:sz w:val="24"/>
          <w:szCs w:val="24"/>
          <w:lang w:val="en-US"/>
        </w:rPr>
        <w:t xml:space="preserve">,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07FFB1E7"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Ilja van Beest" w:date="2014-01-28T10:32:00Z" w:initials="Iv">
    <w:p w14:paraId="564A0162" w14:textId="2DA53F34" w:rsidR="007B2FE5" w:rsidRDefault="007B2FE5">
      <w:pPr>
        <w:pStyle w:val="Tekstopmerking"/>
      </w:pPr>
      <w:r>
        <w:rPr>
          <w:rStyle w:val="Verwijzingopmerking"/>
        </w:rPr>
        <w:annotationRef/>
      </w:r>
      <w:r>
        <w:t>Deze zin gewoon weg?</w:t>
      </w:r>
    </w:p>
  </w:comment>
  <w:comment w:id="66" w:author="Ilja van Beest" w:date="2014-01-28T10:46:00Z" w:initials="Iv">
    <w:p w14:paraId="598D8BDB" w14:textId="14426309" w:rsidR="007B2FE5" w:rsidRDefault="007B2FE5">
      <w:pPr>
        <w:pStyle w:val="Tekstopmerking"/>
      </w:pPr>
      <w:r>
        <w:rPr>
          <w:rStyle w:val="Verwijzingopmerking"/>
        </w:rPr>
        <w:annotationRef/>
      </w:r>
      <w:r>
        <w:t>Een voor een aanstippen (1) etc. Dit zijn belangrijkste structurele aspecten. Redenatie achter alleen op maat 1. Oppassen met post hoc redenaties hiervan</w:t>
      </w:r>
    </w:p>
    <w:p w14:paraId="51DE15BA" w14:textId="77777777" w:rsidR="007B2FE5" w:rsidRDefault="007B2FE5">
      <w:pPr>
        <w:pStyle w:val="Tekstopmerking"/>
      </w:pPr>
    </w:p>
    <w:p w14:paraId="4FF46905" w14:textId="77777777" w:rsidR="007B2FE5" w:rsidRDefault="007B2FE5">
      <w:pPr>
        <w:pStyle w:val="Tekstopmerking"/>
      </w:pPr>
    </w:p>
  </w:comment>
  <w:comment w:id="71" w:author="Ilja van Beest" w:date="2014-01-28T10:49:00Z" w:initials="Iv">
    <w:p w14:paraId="5E1548B0" w14:textId="7821B41E" w:rsidR="007B2FE5" w:rsidRDefault="007B2FE5">
      <w:pPr>
        <w:pStyle w:val="Tekstopmerking"/>
      </w:pPr>
      <w:r>
        <w:rPr>
          <w:rStyle w:val="Verwijzingopmerking"/>
        </w:rPr>
        <w:annotationRef/>
      </w:r>
      <w:r>
        <w:t xml:space="preserve">We </w:t>
      </w:r>
      <w:proofErr w:type="spellStart"/>
      <w:r>
        <w:t>considered</w:t>
      </w:r>
      <w:proofErr w:type="spellEnd"/>
      <w:r>
        <w:t xml:space="preserve"> </w:t>
      </w:r>
      <w:proofErr w:type="spellStart"/>
      <w:r>
        <w:t>measureses</w:t>
      </w:r>
      <w:proofErr w:type="spellEnd"/>
      <w:r>
        <w:t xml:space="preserve"> </w:t>
      </w:r>
      <w:proofErr w:type="spellStart"/>
      <w:r>
        <w:t>that</w:t>
      </w:r>
      <w:proofErr w:type="spellEnd"/>
      <w:r>
        <w:t xml:space="preserve"> </w:t>
      </w:r>
      <w:proofErr w:type="spellStart"/>
      <w:r>
        <w:t>speak</w:t>
      </w:r>
      <w:proofErr w:type="spellEnd"/>
      <w:r>
        <w:t xml:space="preserve"> </w:t>
      </w:r>
      <w:proofErr w:type="spellStart"/>
      <w:r>
        <w:t>to</w:t>
      </w:r>
      <w:proofErr w:type="spellEnd"/>
      <w:r>
        <w:t xml:space="preserve"> </w:t>
      </w:r>
      <w:proofErr w:type="spellStart"/>
      <w:r>
        <w:t>how</w:t>
      </w:r>
      <w:proofErr w:type="spellEnd"/>
      <w:r>
        <w:t xml:space="preserve"> participant </w:t>
      </w:r>
      <w:proofErr w:type="spellStart"/>
      <w:r>
        <w:t>interact</w:t>
      </w:r>
      <w:proofErr w:type="spellEnd"/>
      <w:r>
        <w:t xml:space="preserve"> </w:t>
      </w:r>
      <w:proofErr w:type="spellStart"/>
      <w:r>
        <w:t>with</w:t>
      </w:r>
      <w:proofErr w:type="spellEnd"/>
      <w:r>
        <w:t xml:space="preserve"> </w:t>
      </w:r>
      <w:proofErr w:type="spellStart"/>
      <w:r>
        <w:t>others</w:t>
      </w:r>
      <w:proofErr w:type="spellEnd"/>
      <w:r>
        <w:t xml:space="preserve"> . </w:t>
      </w:r>
    </w:p>
    <w:p w14:paraId="0A339682" w14:textId="77777777" w:rsidR="007B2FE5" w:rsidRDefault="007B2FE5">
      <w:pPr>
        <w:pStyle w:val="Tekstopmerking"/>
      </w:pPr>
    </w:p>
    <w:p w14:paraId="4007DA42" w14:textId="688D3795" w:rsidR="007B2FE5" w:rsidRDefault="007B2FE5">
      <w:pPr>
        <w:pStyle w:val="Tekstopmerking"/>
      </w:pPr>
      <w:r>
        <w:t xml:space="preserve">We </w:t>
      </w:r>
      <w:proofErr w:type="spellStart"/>
      <w:r>
        <w:t>consdiered</w:t>
      </w:r>
      <w:proofErr w:type="spellEnd"/>
      <w:r>
        <w:t xml:space="preserve"> intra…  </w:t>
      </w:r>
      <w:proofErr w:type="spellStart"/>
      <w:r>
        <w:t>And</w:t>
      </w:r>
      <w:proofErr w:type="spellEnd"/>
      <w:r>
        <w:t xml:space="preserve">, </w:t>
      </w:r>
      <w:proofErr w:type="spellStart"/>
      <w:r>
        <w:t>also</w:t>
      </w:r>
      <w:proofErr w:type="spellEnd"/>
      <w:r>
        <w:t xml:space="preserve">, a </w:t>
      </w:r>
      <w:proofErr w:type="spellStart"/>
      <w:r>
        <w:t>specific</w:t>
      </w:r>
      <w:proofErr w:type="spellEnd"/>
      <w:r>
        <w:t xml:space="preserve"> intra </w:t>
      </w:r>
      <w:proofErr w:type="spellStart"/>
      <w:r>
        <w:t>taht</w:t>
      </w:r>
      <w:proofErr w:type="spellEnd"/>
      <w:r>
        <w:t xml:space="preserve"> is </w:t>
      </w:r>
      <w:proofErr w:type="spellStart"/>
      <w:r>
        <w:t>fundamental</w:t>
      </w:r>
      <w:proofErr w:type="spellEnd"/>
      <w:r>
        <w:t xml:space="preserve"> </w:t>
      </w:r>
      <w:proofErr w:type="spellStart"/>
      <w:r>
        <w:t>needs</w:t>
      </w:r>
      <w:proofErr w:type="spellEnd"/>
      <w:r>
        <w:t xml:space="preserve">. </w:t>
      </w:r>
    </w:p>
  </w:comment>
  <w:comment w:id="95" w:author="Jelte Wicherts" w:date="2014-01-06T14:22:00Z" w:initials="JW">
    <w:p w14:paraId="5E37CB1F" w14:textId="64706111" w:rsidR="007B2FE5" w:rsidRPr="002321C9" w:rsidRDefault="007B2FE5">
      <w:pPr>
        <w:pStyle w:val="Tekstopmerking"/>
        <w:rPr>
          <w:lang w:val="en-US"/>
        </w:rPr>
      </w:pPr>
      <w:r>
        <w:rPr>
          <w:rStyle w:val="Verwijzingopmerking"/>
        </w:rPr>
        <w:annotationRef/>
      </w:r>
      <w:r w:rsidRPr="002321C9">
        <w:rPr>
          <w:lang w:val="en-US"/>
        </w:rPr>
        <w:t xml:space="preserve">Which is quite </w:t>
      </w:r>
      <w:proofErr w:type="spellStart"/>
      <w:r w:rsidRPr="002321C9">
        <w:rPr>
          <w:lang w:val="en-US"/>
        </w:rPr>
        <w:t>counterintiutive</w:t>
      </w:r>
      <w:proofErr w:type="spellEnd"/>
      <w:r w:rsidRPr="002321C9">
        <w:rPr>
          <w:lang w:val="en-US"/>
        </w:rPr>
        <w:t xml:space="preserve">… </w:t>
      </w:r>
    </w:p>
  </w:comment>
  <w:comment w:id="96" w:author="Chris Hartgerink" w:date="2014-01-04T20:08:00Z" w:initials="CH">
    <w:p w14:paraId="47C9A04C" w14:textId="177AA0A9" w:rsidR="007B2FE5" w:rsidRPr="00DE704D" w:rsidRDefault="007B2FE5">
      <w:pPr>
        <w:pStyle w:val="Tekstopmerking"/>
        <w:rPr>
          <w:lang w:val="en-US"/>
        </w:rPr>
      </w:pPr>
      <w:r>
        <w:rPr>
          <w:rStyle w:val="Verwijzingopmerking"/>
        </w:rPr>
        <w:annotationRef/>
      </w:r>
      <w:r w:rsidRPr="00DE704D">
        <w:rPr>
          <w:lang w:val="en-US"/>
        </w:rPr>
        <w:t xml:space="preserve">I keep this in to remind readers </w:t>
      </w:r>
      <w:r>
        <w:rPr>
          <w:lang w:val="en-US"/>
        </w:rPr>
        <w:t>that reliability does not equal validity, just as a safeguard</w:t>
      </w:r>
    </w:p>
  </w:comment>
  <w:comment w:id="101" w:author="Ilja van Beest" w:date="2014-01-28T11:20:00Z" w:initials="Iv">
    <w:p w14:paraId="72CD6D3B" w14:textId="76684380" w:rsidR="007B2FE5" w:rsidRDefault="007B2FE5">
      <w:pPr>
        <w:pStyle w:val="Tekstopmerking"/>
      </w:pPr>
      <w:r>
        <w:rPr>
          <w:rStyle w:val="Verwijzingopmerking"/>
        </w:rPr>
        <w:annotationRef/>
      </w:r>
      <w:proofErr w:type="spellStart"/>
      <w:r>
        <w:t>Indicate</w:t>
      </w:r>
      <w:proofErr w:type="spellEnd"/>
      <w:r>
        <w:t xml:space="preserve"> effect </w:t>
      </w:r>
      <w:proofErr w:type="spellStart"/>
      <w:r>
        <w:t>sizes</w:t>
      </w:r>
      <w:proofErr w:type="spellEnd"/>
      <w:r>
        <w:t xml:space="preserve"> </w:t>
      </w:r>
      <w:proofErr w:type="spellStart"/>
      <w:r>
        <w:t>for</w:t>
      </w:r>
      <w:proofErr w:type="spellEnd"/>
      <w:r>
        <w:t xml:space="preserve"> </w:t>
      </w:r>
      <w:proofErr w:type="spellStart"/>
      <w:r>
        <w:t>measure</w:t>
      </w:r>
      <w:proofErr w:type="spellEnd"/>
      <w:r>
        <w:t xml:space="preserve"> “ </w:t>
      </w:r>
      <w:proofErr w:type="spellStart"/>
      <w:r>
        <w:t>all</w:t>
      </w:r>
      <w:proofErr w:type="spellEnd"/>
      <w:r>
        <w:t xml:space="preserve">” . </w:t>
      </w:r>
    </w:p>
  </w:comment>
  <w:comment w:id="104" w:author="Ilja van Beest" w:date="2014-01-28T11:24:00Z" w:initials="Iv">
    <w:p w14:paraId="18F27B37" w14:textId="75FBEDFE" w:rsidR="007B2FE5" w:rsidRDefault="007B2FE5">
      <w:pPr>
        <w:pStyle w:val="Tekstopmerking"/>
      </w:pPr>
      <w:r>
        <w:rPr>
          <w:rStyle w:val="Verwijzingopmerking"/>
        </w:rPr>
        <w:annotationRef/>
      </w:r>
      <w:r>
        <w:t>Volgorde andersom.</w:t>
      </w:r>
    </w:p>
    <w:p w14:paraId="13210CFC" w14:textId="77777777" w:rsidR="007B2FE5" w:rsidRDefault="007B2FE5">
      <w:pPr>
        <w:pStyle w:val="Tekstopmerking"/>
      </w:pPr>
    </w:p>
    <w:p w14:paraId="5CE6304B" w14:textId="28182CD1" w:rsidR="007B2FE5" w:rsidRDefault="007B2FE5">
      <w:pPr>
        <w:pStyle w:val="Tekstopmerking"/>
      </w:pPr>
      <w:r>
        <w:t xml:space="preserve">Eerst conclusie dat inclusie dus een beetje naar wordt en exclusie een beetje minder naar.  Dan aangeven dat dit dus bij een </w:t>
      </w:r>
      <w:proofErr w:type="spellStart"/>
      <w:r>
        <w:t>ingroup</w:t>
      </w:r>
      <w:proofErr w:type="spellEnd"/>
      <w:r>
        <w:t xml:space="preserve"> </w:t>
      </w:r>
      <w:proofErr w:type="spellStart"/>
      <w:r>
        <w:t>outrougp</w:t>
      </w:r>
      <w:proofErr w:type="spellEnd"/>
      <w:r>
        <w:t xml:space="preserve"> zou betekenen dat …. De </w:t>
      </w:r>
      <w:proofErr w:type="spellStart"/>
      <w:r>
        <w:t>outgroup</w:t>
      </w:r>
      <w:proofErr w:type="spellEnd"/>
      <w:r>
        <w:t xml:space="preserve"> er voor zorgt dat je een minder hoge </w:t>
      </w:r>
      <w:proofErr w:type="spellStart"/>
      <w:r>
        <w:t>need</w:t>
      </w:r>
      <w:proofErr w:type="spellEnd"/>
      <w:r>
        <w:t xml:space="preserve"> </w:t>
      </w:r>
      <w:proofErr w:type="spellStart"/>
      <w:r>
        <w:t>satisfaction</w:t>
      </w:r>
      <w:proofErr w:type="spellEnd"/>
      <w:r>
        <w:t xml:space="preserve"> </w:t>
      </w:r>
      <w:proofErr w:type="spellStart"/>
      <w:r>
        <w:t>ehbt</w:t>
      </w:r>
      <w:proofErr w:type="spellEnd"/>
      <w:r>
        <w:t xml:space="preserve"> bij inclusie, maar een hogere </w:t>
      </w:r>
      <w:proofErr w:type="spellStart"/>
      <w:r>
        <w:t>need</w:t>
      </w:r>
      <w:proofErr w:type="spellEnd"/>
      <w:r>
        <w:t xml:space="preserve"> </w:t>
      </w:r>
      <w:proofErr w:type="spellStart"/>
      <w:r>
        <w:t>satisfaction</w:t>
      </w:r>
      <w:proofErr w:type="spellEnd"/>
      <w:r>
        <w:t xml:space="preserve"> </w:t>
      </w:r>
      <w:proofErr w:type="spellStart"/>
      <w:r>
        <w:t>by</w:t>
      </w:r>
      <w:proofErr w:type="spellEnd"/>
      <w:r>
        <w:t xml:space="preserve"> </w:t>
      </w:r>
      <w:proofErr w:type="spellStart"/>
      <w:r>
        <w:t>exlcuise</w:t>
      </w:r>
      <w:proofErr w:type="spellEnd"/>
      <w:r>
        <w:t xml:space="preserve">. </w:t>
      </w:r>
    </w:p>
  </w:comment>
  <w:comment w:id="136" w:author="Chris Hartgerink" w:date="2014-01-02T13:25:00Z" w:initials="CH">
    <w:p w14:paraId="57A0B2F8" w14:textId="4D41E87C" w:rsidR="007B2FE5" w:rsidRPr="00FB237B" w:rsidRDefault="007B2FE5">
      <w:pPr>
        <w:pStyle w:val="Tekstopmerking"/>
        <w:rPr>
          <w:lang w:val="en-US"/>
        </w:rPr>
      </w:pPr>
      <w:r>
        <w:rPr>
          <w:rStyle w:val="Verwijzingopmerking"/>
        </w:rPr>
        <w:annotationRef/>
      </w:r>
      <w:r w:rsidRPr="00FB237B">
        <w:rPr>
          <w:lang w:val="en-US"/>
        </w:rPr>
        <w:t>Double check for asterisks and if it includes all (</w:t>
      </w:r>
      <w:proofErr w:type="spellStart"/>
      <w:r w:rsidRPr="00FB237B">
        <w:rPr>
          <w:lang w:val="en-US"/>
        </w:rPr>
        <w:t>mendeley</w:t>
      </w:r>
      <w:proofErr w:type="spellEnd"/>
      <w:r w:rsidRPr="00FB237B">
        <w:rPr>
          <w:lang w:val="en-US"/>
        </w:rPr>
        <w:t xml:space="preserve"> keeps kicking out refs.........)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7B456B" w15:done="0"/>
  <w15:commentEx w15:paraId="7022C0AE" w15:done="0"/>
  <w15:commentEx w15:paraId="5E37CB1F" w15:done="0"/>
  <w15:commentEx w15:paraId="47C9A04C" w15:done="0"/>
  <w15:commentEx w15:paraId="57A0B2F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EC9773" w14:textId="77777777" w:rsidR="007B2FE5" w:rsidRDefault="007B2FE5" w:rsidP="00E87791">
      <w:pPr>
        <w:spacing w:after="0" w:line="240" w:lineRule="auto"/>
      </w:pPr>
      <w:r>
        <w:separator/>
      </w:r>
    </w:p>
  </w:endnote>
  <w:endnote w:type="continuationSeparator" w:id="0">
    <w:p w14:paraId="1A11DEB9" w14:textId="77777777" w:rsidR="007B2FE5" w:rsidRDefault="007B2FE5"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7116"/>
      <w:docPartObj>
        <w:docPartGallery w:val="Page Numbers (Bottom of Page)"/>
        <w:docPartUnique/>
      </w:docPartObj>
    </w:sdtPr>
    <w:sdtContent>
      <w:p w14:paraId="4D6BBD1A" w14:textId="77777777" w:rsidR="007B2FE5" w:rsidRDefault="007B2FE5">
        <w:pPr>
          <w:pStyle w:val="Voettekst"/>
          <w:jc w:val="right"/>
        </w:pPr>
      </w:p>
    </w:sdtContent>
  </w:sdt>
  <w:p w14:paraId="39427A58" w14:textId="77777777" w:rsidR="007B2FE5" w:rsidRDefault="007B2FE5">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8B16E6" w14:textId="77777777" w:rsidR="007B2FE5" w:rsidRDefault="007B2FE5" w:rsidP="00E87791">
      <w:pPr>
        <w:spacing w:after="0" w:line="240" w:lineRule="auto"/>
      </w:pPr>
      <w:r>
        <w:separator/>
      </w:r>
    </w:p>
  </w:footnote>
  <w:footnote w:type="continuationSeparator" w:id="0">
    <w:p w14:paraId="6E434D2E" w14:textId="77777777" w:rsidR="007B2FE5" w:rsidRDefault="007B2FE5" w:rsidP="00E8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42560" w14:textId="77777777" w:rsidR="007B2FE5" w:rsidRPr="00F0642F" w:rsidRDefault="007B2FE5" w:rsidP="00174722">
    <w:pPr>
      <w:pStyle w:val="Koptekst"/>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D95882">
      <w:rPr>
        <w:rFonts w:ascii="Times New Roman" w:hAnsi="Times New Roman" w:cs="Times New Roman"/>
        <w:noProof/>
        <w:lang w:val="en-US"/>
      </w:rPr>
      <w:t>27</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revisionView w:insDel="0" w:formatting="0"/>
  <w:trackRevisions/>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073B5"/>
    <w:rsid w:val="0001316B"/>
    <w:rsid w:val="000138B8"/>
    <w:rsid w:val="0001626A"/>
    <w:rsid w:val="00021138"/>
    <w:rsid w:val="0002415B"/>
    <w:rsid w:val="00034A15"/>
    <w:rsid w:val="00035B90"/>
    <w:rsid w:val="00041662"/>
    <w:rsid w:val="0004217A"/>
    <w:rsid w:val="0004634D"/>
    <w:rsid w:val="000522A2"/>
    <w:rsid w:val="0006039A"/>
    <w:rsid w:val="00061F3B"/>
    <w:rsid w:val="00063027"/>
    <w:rsid w:val="00065019"/>
    <w:rsid w:val="00070978"/>
    <w:rsid w:val="0007620A"/>
    <w:rsid w:val="0008327B"/>
    <w:rsid w:val="000855C0"/>
    <w:rsid w:val="000A7802"/>
    <w:rsid w:val="000B02FA"/>
    <w:rsid w:val="000B0FFB"/>
    <w:rsid w:val="000B1401"/>
    <w:rsid w:val="000B48A1"/>
    <w:rsid w:val="000B73FB"/>
    <w:rsid w:val="000D3458"/>
    <w:rsid w:val="000E0198"/>
    <w:rsid w:val="000E524A"/>
    <w:rsid w:val="000F5363"/>
    <w:rsid w:val="00111F5F"/>
    <w:rsid w:val="00114AA5"/>
    <w:rsid w:val="00130F58"/>
    <w:rsid w:val="00132DA6"/>
    <w:rsid w:val="00134C8B"/>
    <w:rsid w:val="00136C95"/>
    <w:rsid w:val="0014060B"/>
    <w:rsid w:val="00146A41"/>
    <w:rsid w:val="00151D65"/>
    <w:rsid w:val="00153A5A"/>
    <w:rsid w:val="0016126F"/>
    <w:rsid w:val="001618D7"/>
    <w:rsid w:val="00162414"/>
    <w:rsid w:val="001724F0"/>
    <w:rsid w:val="00174722"/>
    <w:rsid w:val="00184824"/>
    <w:rsid w:val="001A07B0"/>
    <w:rsid w:val="001A1739"/>
    <w:rsid w:val="001A726D"/>
    <w:rsid w:val="001B1775"/>
    <w:rsid w:val="001B6421"/>
    <w:rsid w:val="001C5687"/>
    <w:rsid w:val="001D140B"/>
    <w:rsid w:val="001E02D7"/>
    <w:rsid w:val="001E4ECD"/>
    <w:rsid w:val="001E7A9D"/>
    <w:rsid w:val="001F0E11"/>
    <w:rsid w:val="001F2305"/>
    <w:rsid w:val="001F7AEF"/>
    <w:rsid w:val="0020115E"/>
    <w:rsid w:val="00204DDD"/>
    <w:rsid w:val="00215DA4"/>
    <w:rsid w:val="00230F31"/>
    <w:rsid w:val="002315A3"/>
    <w:rsid w:val="002321C9"/>
    <w:rsid w:val="00234196"/>
    <w:rsid w:val="00243F20"/>
    <w:rsid w:val="002455C9"/>
    <w:rsid w:val="00246DBD"/>
    <w:rsid w:val="0025295A"/>
    <w:rsid w:val="00256F12"/>
    <w:rsid w:val="0025753D"/>
    <w:rsid w:val="00263D89"/>
    <w:rsid w:val="0026749D"/>
    <w:rsid w:val="00270A66"/>
    <w:rsid w:val="002728E3"/>
    <w:rsid w:val="002778FB"/>
    <w:rsid w:val="00293B58"/>
    <w:rsid w:val="002A10EF"/>
    <w:rsid w:val="002D3BCF"/>
    <w:rsid w:val="002D4692"/>
    <w:rsid w:val="002E1DA7"/>
    <w:rsid w:val="002E2CBB"/>
    <w:rsid w:val="002E69D3"/>
    <w:rsid w:val="002F101B"/>
    <w:rsid w:val="00324702"/>
    <w:rsid w:val="0032721D"/>
    <w:rsid w:val="003375A0"/>
    <w:rsid w:val="0035059B"/>
    <w:rsid w:val="00350896"/>
    <w:rsid w:val="0035369A"/>
    <w:rsid w:val="003545D7"/>
    <w:rsid w:val="00356A51"/>
    <w:rsid w:val="003620A6"/>
    <w:rsid w:val="003744A8"/>
    <w:rsid w:val="003800A3"/>
    <w:rsid w:val="00381745"/>
    <w:rsid w:val="00384DBB"/>
    <w:rsid w:val="003A0811"/>
    <w:rsid w:val="003A194D"/>
    <w:rsid w:val="003B0002"/>
    <w:rsid w:val="003B196F"/>
    <w:rsid w:val="003B19FD"/>
    <w:rsid w:val="003C2481"/>
    <w:rsid w:val="003D22CC"/>
    <w:rsid w:val="003D74C3"/>
    <w:rsid w:val="003E0E89"/>
    <w:rsid w:val="00405018"/>
    <w:rsid w:val="00405ED2"/>
    <w:rsid w:val="00410232"/>
    <w:rsid w:val="00421505"/>
    <w:rsid w:val="00421DF3"/>
    <w:rsid w:val="00423B73"/>
    <w:rsid w:val="00443A07"/>
    <w:rsid w:val="00444A89"/>
    <w:rsid w:val="00447A01"/>
    <w:rsid w:val="00457942"/>
    <w:rsid w:val="004626E4"/>
    <w:rsid w:val="00462C12"/>
    <w:rsid w:val="00465378"/>
    <w:rsid w:val="00473E31"/>
    <w:rsid w:val="004803B1"/>
    <w:rsid w:val="00480E89"/>
    <w:rsid w:val="00487D04"/>
    <w:rsid w:val="004A7912"/>
    <w:rsid w:val="004A7CA5"/>
    <w:rsid w:val="004B1D45"/>
    <w:rsid w:val="004B2301"/>
    <w:rsid w:val="004B7C46"/>
    <w:rsid w:val="004C0E3C"/>
    <w:rsid w:val="004C1FCA"/>
    <w:rsid w:val="004C2069"/>
    <w:rsid w:val="004C2568"/>
    <w:rsid w:val="004C5F22"/>
    <w:rsid w:val="004C638C"/>
    <w:rsid w:val="004E06FD"/>
    <w:rsid w:val="004E1996"/>
    <w:rsid w:val="005040FC"/>
    <w:rsid w:val="00511854"/>
    <w:rsid w:val="005141F0"/>
    <w:rsid w:val="00520722"/>
    <w:rsid w:val="00536231"/>
    <w:rsid w:val="00541A62"/>
    <w:rsid w:val="00552A0D"/>
    <w:rsid w:val="005576E8"/>
    <w:rsid w:val="00563327"/>
    <w:rsid w:val="00571E31"/>
    <w:rsid w:val="005737DD"/>
    <w:rsid w:val="005751E9"/>
    <w:rsid w:val="0058166E"/>
    <w:rsid w:val="00584FE4"/>
    <w:rsid w:val="00593A23"/>
    <w:rsid w:val="005A3837"/>
    <w:rsid w:val="005A55EE"/>
    <w:rsid w:val="005C127B"/>
    <w:rsid w:val="005C1571"/>
    <w:rsid w:val="005D08D9"/>
    <w:rsid w:val="005D756B"/>
    <w:rsid w:val="005E1901"/>
    <w:rsid w:val="005E1E88"/>
    <w:rsid w:val="005E1EE7"/>
    <w:rsid w:val="005E5FFD"/>
    <w:rsid w:val="005F2763"/>
    <w:rsid w:val="005F4B78"/>
    <w:rsid w:val="00604171"/>
    <w:rsid w:val="0060498C"/>
    <w:rsid w:val="00606C3D"/>
    <w:rsid w:val="00607659"/>
    <w:rsid w:val="0061101C"/>
    <w:rsid w:val="0062361D"/>
    <w:rsid w:val="00623D68"/>
    <w:rsid w:val="00631BF6"/>
    <w:rsid w:val="00632A9D"/>
    <w:rsid w:val="006334A3"/>
    <w:rsid w:val="006416AA"/>
    <w:rsid w:val="0064326E"/>
    <w:rsid w:val="006623EF"/>
    <w:rsid w:val="00662D2B"/>
    <w:rsid w:val="0066375E"/>
    <w:rsid w:val="006740D0"/>
    <w:rsid w:val="0068468E"/>
    <w:rsid w:val="00692953"/>
    <w:rsid w:val="006950DD"/>
    <w:rsid w:val="006A1BD6"/>
    <w:rsid w:val="006C1200"/>
    <w:rsid w:val="006C5588"/>
    <w:rsid w:val="006D04E4"/>
    <w:rsid w:val="006D3CB4"/>
    <w:rsid w:val="006D537C"/>
    <w:rsid w:val="006E07E5"/>
    <w:rsid w:val="006E3B7B"/>
    <w:rsid w:val="006E6C6A"/>
    <w:rsid w:val="006F2F75"/>
    <w:rsid w:val="006F359D"/>
    <w:rsid w:val="0070515C"/>
    <w:rsid w:val="00712DE8"/>
    <w:rsid w:val="0072322F"/>
    <w:rsid w:val="00727B5D"/>
    <w:rsid w:val="0073067A"/>
    <w:rsid w:val="00731737"/>
    <w:rsid w:val="0073492C"/>
    <w:rsid w:val="007370EF"/>
    <w:rsid w:val="00740DBE"/>
    <w:rsid w:val="0074166C"/>
    <w:rsid w:val="007425DF"/>
    <w:rsid w:val="00744736"/>
    <w:rsid w:val="00744811"/>
    <w:rsid w:val="00751B51"/>
    <w:rsid w:val="0076527D"/>
    <w:rsid w:val="00772345"/>
    <w:rsid w:val="00785922"/>
    <w:rsid w:val="007907DC"/>
    <w:rsid w:val="00792D66"/>
    <w:rsid w:val="00795E7E"/>
    <w:rsid w:val="007A087B"/>
    <w:rsid w:val="007A0C80"/>
    <w:rsid w:val="007B08D9"/>
    <w:rsid w:val="007B0F0C"/>
    <w:rsid w:val="007B2FE5"/>
    <w:rsid w:val="007B5EE4"/>
    <w:rsid w:val="007B79EA"/>
    <w:rsid w:val="007D26AC"/>
    <w:rsid w:val="007D5A2F"/>
    <w:rsid w:val="007E5030"/>
    <w:rsid w:val="007F3D00"/>
    <w:rsid w:val="007F7FC7"/>
    <w:rsid w:val="008048F7"/>
    <w:rsid w:val="00807731"/>
    <w:rsid w:val="00817422"/>
    <w:rsid w:val="00822478"/>
    <w:rsid w:val="00831180"/>
    <w:rsid w:val="0083188D"/>
    <w:rsid w:val="00831AB2"/>
    <w:rsid w:val="00833C41"/>
    <w:rsid w:val="0084114C"/>
    <w:rsid w:val="00845204"/>
    <w:rsid w:val="0086030D"/>
    <w:rsid w:val="008634A5"/>
    <w:rsid w:val="00871BEA"/>
    <w:rsid w:val="0089224F"/>
    <w:rsid w:val="00892BAA"/>
    <w:rsid w:val="008A5DA6"/>
    <w:rsid w:val="008C572D"/>
    <w:rsid w:val="008D0ED0"/>
    <w:rsid w:val="008D1067"/>
    <w:rsid w:val="008D146B"/>
    <w:rsid w:val="008D5B38"/>
    <w:rsid w:val="008D683E"/>
    <w:rsid w:val="008E78E3"/>
    <w:rsid w:val="008E7C11"/>
    <w:rsid w:val="008F6491"/>
    <w:rsid w:val="00901224"/>
    <w:rsid w:val="00905FC8"/>
    <w:rsid w:val="00911603"/>
    <w:rsid w:val="009153CA"/>
    <w:rsid w:val="0091637F"/>
    <w:rsid w:val="00922531"/>
    <w:rsid w:val="00936E11"/>
    <w:rsid w:val="0094417D"/>
    <w:rsid w:val="00947A6B"/>
    <w:rsid w:val="009514DA"/>
    <w:rsid w:val="00955B28"/>
    <w:rsid w:val="00960EE6"/>
    <w:rsid w:val="009618D3"/>
    <w:rsid w:val="009638AE"/>
    <w:rsid w:val="009657C1"/>
    <w:rsid w:val="00966977"/>
    <w:rsid w:val="009743EF"/>
    <w:rsid w:val="00990E83"/>
    <w:rsid w:val="00991FBE"/>
    <w:rsid w:val="009933D4"/>
    <w:rsid w:val="0099599A"/>
    <w:rsid w:val="009A1674"/>
    <w:rsid w:val="009A24B1"/>
    <w:rsid w:val="009A3B12"/>
    <w:rsid w:val="009A7687"/>
    <w:rsid w:val="009B54BE"/>
    <w:rsid w:val="009C1A66"/>
    <w:rsid w:val="009C3583"/>
    <w:rsid w:val="009C467D"/>
    <w:rsid w:val="009D5863"/>
    <w:rsid w:val="009E05F5"/>
    <w:rsid w:val="009E406E"/>
    <w:rsid w:val="009E759C"/>
    <w:rsid w:val="009F6162"/>
    <w:rsid w:val="009F7D49"/>
    <w:rsid w:val="00A075B4"/>
    <w:rsid w:val="00A13277"/>
    <w:rsid w:val="00A15DA2"/>
    <w:rsid w:val="00A162B4"/>
    <w:rsid w:val="00A211E4"/>
    <w:rsid w:val="00A22D2C"/>
    <w:rsid w:val="00A303A1"/>
    <w:rsid w:val="00A37527"/>
    <w:rsid w:val="00A51103"/>
    <w:rsid w:val="00A55BFA"/>
    <w:rsid w:val="00A56777"/>
    <w:rsid w:val="00A57D26"/>
    <w:rsid w:val="00A62BCA"/>
    <w:rsid w:val="00A66A9A"/>
    <w:rsid w:val="00A71977"/>
    <w:rsid w:val="00A7686E"/>
    <w:rsid w:val="00A85439"/>
    <w:rsid w:val="00A908A0"/>
    <w:rsid w:val="00A93CDF"/>
    <w:rsid w:val="00A95997"/>
    <w:rsid w:val="00A9628A"/>
    <w:rsid w:val="00A97C63"/>
    <w:rsid w:val="00AA103C"/>
    <w:rsid w:val="00AA61E5"/>
    <w:rsid w:val="00AA7236"/>
    <w:rsid w:val="00AC209A"/>
    <w:rsid w:val="00AD2DBE"/>
    <w:rsid w:val="00AD3D33"/>
    <w:rsid w:val="00AE1195"/>
    <w:rsid w:val="00AF2757"/>
    <w:rsid w:val="00AF4F59"/>
    <w:rsid w:val="00B0101C"/>
    <w:rsid w:val="00B14343"/>
    <w:rsid w:val="00B153D6"/>
    <w:rsid w:val="00B23802"/>
    <w:rsid w:val="00B244B9"/>
    <w:rsid w:val="00B30886"/>
    <w:rsid w:val="00B35841"/>
    <w:rsid w:val="00B37953"/>
    <w:rsid w:val="00B37D29"/>
    <w:rsid w:val="00B40354"/>
    <w:rsid w:val="00B42601"/>
    <w:rsid w:val="00B5508E"/>
    <w:rsid w:val="00B61469"/>
    <w:rsid w:val="00B73337"/>
    <w:rsid w:val="00B830F2"/>
    <w:rsid w:val="00B84A1F"/>
    <w:rsid w:val="00B85BEF"/>
    <w:rsid w:val="00B87D3D"/>
    <w:rsid w:val="00B970E9"/>
    <w:rsid w:val="00BA008B"/>
    <w:rsid w:val="00BA130B"/>
    <w:rsid w:val="00BA4449"/>
    <w:rsid w:val="00BB049C"/>
    <w:rsid w:val="00BB2C66"/>
    <w:rsid w:val="00BD5138"/>
    <w:rsid w:val="00BD5CC7"/>
    <w:rsid w:val="00BE1AD1"/>
    <w:rsid w:val="00BE4844"/>
    <w:rsid w:val="00BF4BB7"/>
    <w:rsid w:val="00C010BB"/>
    <w:rsid w:val="00C012C6"/>
    <w:rsid w:val="00C05D90"/>
    <w:rsid w:val="00C105FC"/>
    <w:rsid w:val="00C149D1"/>
    <w:rsid w:val="00C16279"/>
    <w:rsid w:val="00C16978"/>
    <w:rsid w:val="00C170B6"/>
    <w:rsid w:val="00C204A0"/>
    <w:rsid w:val="00C2192A"/>
    <w:rsid w:val="00C30555"/>
    <w:rsid w:val="00C36012"/>
    <w:rsid w:val="00C41997"/>
    <w:rsid w:val="00C5412A"/>
    <w:rsid w:val="00C54AA4"/>
    <w:rsid w:val="00C60B25"/>
    <w:rsid w:val="00C660EC"/>
    <w:rsid w:val="00C87E8F"/>
    <w:rsid w:val="00C95474"/>
    <w:rsid w:val="00CB08B8"/>
    <w:rsid w:val="00CB22AC"/>
    <w:rsid w:val="00CB3E6B"/>
    <w:rsid w:val="00CC551D"/>
    <w:rsid w:val="00CD43F4"/>
    <w:rsid w:val="00CD4A64"/>
    <w:rsid w:val="00CD678E"/>
    <w:rsid w:val="00CE5252"/>
    <w:rsid w:val="00CF0E0F"/>
    <w:rsid w:val="00CF7CA3"/>
    <w:rsid w:val="00D0126A"/>
    <w:rsid w:val="00D060BE"/>
    <w:rsid w:val="00D12CD7"/>
    <w:rsid w:val="00D2013A"/>
    <w:rsid w:val="00D26CD9"/>
    <w:rsid w:val="00D3005D"/>
    <w:rsid w:val="00D36BCB"/>
    <w:rsid w:val="00D52F7B"/>
    <w:rsid w:val="00D57655"/>
    <w:rsid w:val="00D643EA"/>
    <w:rsid w:val="00D7758A"/>
    <w:rsid w:val="00D86BF9"/>
    <w:rsid w:val="00D95882"/>
    <w:rsid w:val="00DA0EC7"/>
    <w:rsid w:val="00DA390D"/>
    <w:rsid w:val="00DB066D"/>
    <w:rsid w:val="00DB2DCC"/>
    <w:rsid w:val="00DB5826"/>
    <w:rsid w:val="00DB7523"/>
    <w:rsid w:val="00DC4FBB"/>
    <w:rsid w:val="00DC5D21"/>
    <w:rsid w:val="00DD13D0"/>
    <w:rsid w:val="00DE20D1"/>
    <w:rsid w:val="00DE3DCD"/>
    <w:rsid w:val="00DE620F"/>
    <w:rsid w:val="00DE704D"/>
    <w:rsid w:val="00DF78D0"/>
    <w:rsid w:val="00E057F3"/>
    <w:rsid w:val="00E06E83"/>
    <w:rsid w:val="00E10B15"/>
    <w:rsid w:val="00E1191A"/>
    <w:rsid w:val="00E134D3"/>
    <w:rsid w:val="00E15699"/>
    <w:rsid w:val="00E160B5"/>
    <w:rsid w:val="00E37B43"/>
    <w:rsid w:val="00E447B4"/>
    <w:rsid w:val="00E476A0"/>
    <w:rsid w:val="00E51543"/>
    <w:rsid w:val="00E5214A"/>
    <w:rsid w:val="00E57305"/>
    <w:rsid w:val="00E57E05"/>
    <w:rsid w:val="00E661C6"/>
    <w:rsid w:val="00E66930"/>
    <w:rsid w:val="00E66E16"/>
    <w:rsid w:val="00E72809"/>
    <w:rsid w:val="00E75ACC"/>
    <w:rsid w:val="00E76445"/>
    <w:rsid w:val="00E76D2C"/>
    <w:rsid w:val="00E846CF"/>
    <w:rsid w:val="00E87791"/>
    <w:rsid w:val="00E91FED"/>
    <w:rsid w:val="00EA1F8D"/>
    <w:rsid w:val="00EB5472"/>
    <w:rsid w:val="00EC31F3"/>
    <w:rsid w:val="00EC3A5F"/>
    <w:rsid w:val="00EC5428"/>
    <w:rsid w:val="00EC58F2"/>
    <w:rsid w:val="00ED4442"/>
    <w:rsid w:val="00EE3741"/>
    <w:rsid w:val="00EE5060"/>
    <w:rsid w:val="00EE5EA4"/>
    <w:rsid w:val="00EF022B"/>
    <w:rsid w:val="00EF7261"/>
    <w:rsid w:val="00F0304B"/>
    <w:rsid w:val="00F03342"/>
    <w:rsid w:val="00F04790"/>
    <w:rsid w:val="00F15DFE"/>
    <w:rsid w:val="00F2747E"/>
    <w:rsid w:val="00F30481"/>
    <w:rsid w:val="00F32A13"/>
    <w:rsid w:val="00F35C01"/>
    <w:rsid w:val="00F366BA"/>
    <w:rsid w:val="00F41F85"/>
    <w:rsid w:val="00F47019"/>
    <w:rsid w:val="00F5059F"/>
    <w:rsid w:val="00F53751"/>
    <w:rsid w:val="00F610B3"/>
    <w:rsid w:val="00F644AB"/>
    <w:rsid w:val="00F65837"/>
    <w:rsid w:val="00F70F9F"/>
    <w:rsid w:val="00F7317E"/>
    <w:rsid w:val="00F77280"/>
    <w:rsid w:val="00F827F0"/>
    <w:rsid w:val="00F848CA"/>
    <w:rsid w:val="00F84C5C"/>
    <w:rsid w:val="00F85F5D"/>
    <w:rsid w:val="00F9041D"/>
    <w:rsid w:val="00F961BE"/>
    <w:rsid w:val="00F96AEC"/>
    <w:rsid w:val="00F96CAC"/>
    <w:rsid w:val="00FA40F1"/>
    <w:rsid w:val="00FA4AE7"/>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8B9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0132BA"/>
  </w:style>
  <w:style w:type="paragraph" w:styleId="Kop1">
    <w:name w:val="heading 1"/>
    <w:basedOn w:val="Normaal"/>
    <w:next w:val="Normaal"/>
    <w:link w:val="Kop1Teken"/>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Normaal"/>
    <w:next w:val="Normaal"/>
    <w:link w:val="Kop2Teken"/>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Kop2Teken">
    <w:name w:val="Kop 2 Teken"/>
    <w:basedOn w:val="Standaardalinea-lettertype"/>
    <w:link w:val="Kop2"/>
    <w:uiPriority w:val="9"/>
    <w:rsid w:val="00E87791"/>
    <w:rPr>
      <w:rFonts w:asciiTheme="majorHAnsi" w:eastAsiaTheme="majorEastAsia" w:hAnsiTheme="majorHAnsi" w:cstheme="majorBidi"/>
      <w:b/>
      <w:bCs/>
      <w:color w:val="4F81BD" w:themeColor="accent1"/>
      <w:sz w:val="26"/>
      <w:szCs w:val="26"/>
    </w:rPr>
  </w:style>
  <w:style w:type="paragraph" w:styleId="Koptekst">
    <w:name w:val="header"/>
    <w:basedOn w:val="Normaal"/>
    <w:link w:val="KoptekstTeken"/>
    <w:uiPriority w:val="99"/>
    <w:unhideWhenUsed/>
    <w:rsid w:val="00E87791"/>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E87791"/>
  </w:style>
  <w:style w:type="paragraph" w:styleId="Voettekst">
    <w:name w:val="footer"/>
    <w:basedOn w:val="Normaal"/>
    <w:link w:val="VoettekstTeken"/>
    <w:uiPriority w:val="99"/>
    <w:unhideWhenUsed/>
    <w:rsid w:val="00E87791"/>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E87791"/>
  </w:style>
  <w:style w:type="paragraph" w:styleId="Lijstalinea">
    <w:name w:val="List Paragraph"/>
    <w:basedOn w:val="Normaal"/>
    <w:uiPriority w:val="34"/>
    <w:qFormat/>
    <w:rsid w:val="007C4162"/>
    <w:pPr>
      <w:ind w:left="720"/>
      <w:contextualSpacing/>
    </w:pPr>
  </w:style>
  <w:style w:type="character" w:styleId="Hyperlink">
    <w:name w:val="Hyperlink"/>
    <w:basedOn w:val="Standaardalinea-lettertype"/>
    <w:uiPriority w:val="99"/>
    <w:unhideWhenUsed/>
    <w:rsid w:val="006E25B8"/>
    <w:rPr>
      <w:color w:val="0000FF" w:themeColor="hyperlink"/>
      <w:u w:val="single"/>
    </w:rPr>
  </w:style>
  <w:style w:type="character" w:styleId="GevolgdeHyperlink">
    <w:name w:val="FollowedHyperlink"/>
    <w:basedOn w:val="Standaardalinea-lettertype"/>
    <w:uiPriority w:val="99"/>
    <w:semiHidden/>
    <w:unhideWhenUsed/>
    <w:rsid w:val="003E00F9"/>
    <w:rPr>
      <w:color w:val="800080" w:themeColor="followedHyperlink"/>
      <w:u w:val="single"/>
    </w:rPr>
  </w:style>
  <w:style w:type="character" w:styleId="Tekstvantijdelijkeaanduiding">
    <w:name w:val="Placeholder Text"/>
    <w:basedOn w:val="Standaardalinea-lettertype"/>
    <w:uiPriority w:val="99"/>
    <w:semiHidden/>
    <w:rsid w:val="007C0EDE"/>
    <w:rPr>
      <w:color w:val="808080"/>
    </w:rPr>
  </w:style>
  <w:style w:type="paragraph" w:styleId="Ballontekst">
    <w:name w:val="Balloon Text"/>
    <w:basedOn w:val="Normaal"/>
    <w:link w:val="BallontekstTeken"/>
    <w:uiPriority w:val="99"/>
    <w:semiHidden/>
    <w:unhideWhenUsed/>
    <w:rsid w:val="007C0EDE"/>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C0EDE"/>
    <w:rPr>
      <w:rFonts w:ascii="Tahoma" w:hAnsi="Tahoma" w:cs="Tahoma"/>
      <w:sz w:val="16"/>
      <w:szCs w:val="16"/>
    </w:rPr>
  </w:style>
  <w:style w:type="paragraph" w:styleId="Voetnoottekst">
    <w:name w:val="footnote text"/>
    <w:basedOn w:val="Normaal"/>
    <w:link w:val="VoetnoottekstTeken"/>
    <w:uiPriority w:val="99"/>
    <w:semiHidden/>
    <w:unhideWhenUsed/>
    <w:rsid w:val="00490A62"/>
    <w:pPr>
      <w:spacing w:after="0" w:line="240" w:lineRule="auto"/>
    </w:pPr>
    <w:rPr>
      <w:sz w:val="20"/>
      <w:szCs w:val="20"/>
    </w:rPr>
  </w:style>
  <w:style w:type="character" w:customStyle="1" w:styleId="VoetnoottekstTeken">
    <w:name w:val="Voetnoottekst Teken"/>
    <w:basedOn w:val="Standaardalinea-lettertype"/>
    <w:link w:val="Voetnoottekst"/>
    <w:uiPriority w:val="99"/>
    <w:semiHidden/>
    <w:rsid w:val="00490A62"/>
    <w:rPr>
      <w:sz w:val="20"/>
      <w:szCs w:val="20"/>
    </w:rPr>
  </w:style>
  <w:style w:type="character" w:styleId="Voetnootmarkering">
    <w:name w:val="footnote reference"/>
    <w:basedOn w:val="Standaardalinea-lettertype"/>
    <w:uiPriority w:val="99"/>
    <w:semiHidden/>
    <w:unhideWhenUsed/>
    <w:rsid w:val="00490A62"/>
    <w:rPr>
      <w:vertAlign w:val="superscript"/>
    </w:rPr>
  </w:style>
  <w:style w:type="table" w:styleId="Tabelraster">
    <w:name w:val="Table Grid"/>
    <w:basedOn w:val="Standaardtabe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alweb">
    <w:name w:val="Normal (Web)"/>
    <w:basedOn w:val="Norma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Verwijzingopmerking">
    <w:name w:val="annotation reference"/>
    <w:basedOn w:val="Standaardalinea-lettertype"/>
    <w:uiPriority w:val="99"/>
    <w:semiHidden/>
    <w:unhideWhenUsed/>
    <w:rsid w:val="00BF7834"/>
    <w:rPr>
      <w:sz w:val="18"/>
      <w:szCs w:val="18"/>
    </w:rPr>
  </w:style>
  <w:style w:type="paragraph" w:styleId="Tekstopmerking">
    <w:name w:val="annotation text"/>
    <w:basedOn w:val="Normaal"/>
    <w:link w:val="TekstopmerkingTeken"/>
    <w:uiPriority w:val="99"/>
    <w:unhideWhenUsed/>
    <w:rsid w:val="00BF7834"/>
    <w:pPr>
      <w:spacing w:line="240" w:lineRule="auto"/>
    </w:pPr>
    <w:rPr>
      <w:sz w:val="24"/>
      <w:szCs w:val="24"/>
    </w:rPr>
  </w:style>
  <w:style w:type="character" w:customStyle="1" w:styleId="TekstopmerkingTeken">
    <w:name w:val="Tekst opmerking Teken"/>
    <w:basedOn w:val="Standaardalinea-lettertype"/>
    <w:link w:val="Tekstopmerking"/>
    <w:uiPriority w:val="99"/>
    <w:rsid w:val="00BF7834"/>
    <w:rPr>
      <w:sz w:val="24"/>
      <w:szCs w:val="24"/>
    </w:rPr>
  </w:style>
  <w:style w:type="paragraph" w:styleId="Onderwerpvanopmerking">
    <w:name w:val="annotation subject"/>
    <w:basedOn w:val="Tekstopmerking"/>
    <w:next w:val="Tekstopmerking"/>
    <w:link w:val="OnderwerpvanopmerkingTeken"/>
    <w:uiPriority w:val="99"/>
    <w:semiHidden/>
    <w:unhideWhenUsed/>
    <w:rsid w:val="00BF7834"/>
    <w:rPr>
      <w:b/>
      <w:bCs/>
      <w:sz w:val="20"/>
      <w:szCs w:val="20"/>
    </w:rPr>
  </w:style>
  <w:style w:type="character" w:customStyle="1" w:styleId="OnderwerpvanopmerkingTeken">
    <w:name w:val="Onderwerp van opmerking Teken"/>
    <w:basedOn w:val="TekstopmerkingTeken"/>
    <w:link w:val="Onderwerpvanopmerking"/>
    <w:uiPriority w:val="99"/>
    <w:semiHidden/>
    <w:rsid w:val="00BF7834"/>
    <w:rPr>
      <w:b/>
      <w:bCs/>
      <w:sz w:val="20"/>
      <w:szCs w:val="20"/>
    </w:rPr>
  </w:style>
  <w:style w:type="paragraph" w:styleId="Revisie">
    <w:name w:val="Revision"/>
    <w:hidden/>
    <w:uiPriority w:val="99"/>
    <w:semiHidden/>
    <w:rsid w:val="00C22D66"/>
    <w:pPr>
      <w:spacing w:after="0" w:line="240" w:lineRule="auto"/>
    </w:pPr>
  </w:style>
  <w:style w:type="paragraph" w:customStyle="1" w:styleId="font5">
    <w:name w:val="font5"/>
    <w:basedOn w:val="Norma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Standaardalinea-lettertype"/>
    <w:rsid w:val="00A375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0132BA"/>
  </w:style>
  <w:style w:type="paragraph" w:styleId="Kop1">
    <w:name w:val="heading 1"/>
    <w:basedOn w:val="Normaal"/>
    <w:next w:val="Normaal"/>
    <w:link w:val="Kop1Teken"/>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Normaal"/>
    <w:next w:val="Normaal"/>
    <w:link w:val="Kop2Teken"/>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Kop2Teken">
    <w:name w:val="Kop 2 Teken"/>
    <w:basedOn w:val="Standaardalinea-lettertype"/>
    <w:link w:val="Kop2"/>
    <w:uiPriority w:val="9"/>
    <w:rsid w:val="00E87791"/>
    <w:rPr>
      <w:rFonts w:asciiTheme="majorHAnsi" w:eastAsiaTheme="majorEastAsia" w:hAnsiTheme="majorHAnsi" w:cstheme="majorBidi"/>
      <w:b/>
      <w:bCs/>
      <w:color w:val="4F81BD" w:themeColor="accent1"/>
      <w:sz w:val="26"/>
      <w:szCs w:val="26"/>
    </w:rPr>
  </w:style>
  <w:style w:type="paragraph" w:styleId="Koptekst">
    <w:name w:val="header"/>
    <w:basedOn w:val="Normaal"/>
    <w:link w:val="KoptekstTeken"/>
    <w:uiPriority w:val="99"/>
    <w:unhideWhenUsed/>
    <w:rsid w:val="00E87791"/>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E87791"/>
  </w:style>
  <w:style w:type="paragraph" w:styleId="Voettekst">
    <w:name w:val="footer"/>
    <w:basedOn w:val="Normaal"/>
    <w:link w:val="VoettekstTeken"/>
    <w:uiPriority w:val="99"/>
    <w:unhideWhenUsed/>
    <w:rsid w:val="00E87791"/>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E87791"/>
  </w:style>
  <w:style w:type="paragraph" w:styleId="Lijstalinea">
    <w:name w:val="List Paragraph"/>
    <w:basedOn w:val="Normaal"/>
    <w:uiPriority w:val="34"/>
    <w:qFormat/>
    <w:rsid w:val="007C4162"/>
    <w:pPr>
      <w:ind w:left="720"/>
      <w:contextualSpacing/>
    </w:pPr>
  </w:style>
  <w:style w:type="character" w:styleId="Hyperlink">
    <w:name w:val="Hyperlink"/>
    <w:basedOn w:val="Standaardalinea-lettertype"/>
    <w:uiPriority w:val="99"/>
    <w:unhideWhenUsed/>
    <w:rsid w:val="006E25B8"/>
    <w:rPr>
      <w:color w:val="0000FF" w:themeColor="hyperlink"/>
      <w:u w:val="single"/>
    </w:rPr>
  </w:style>
  <w:style w:type="character" w:styleId="GevolgdeHyperlink">
    <w:name w:val="FollowedHyperlink"/>
    <w:basedOn w:val="Standaardalinea-lettertype"/>
    <w:uiPriority w:val="99"/>
    <w:semiHidden/>
    <w:unhideWhenUsed/>
    <w:rsid w:val="003E00F9"/>
    <w:rPr>
      <w:color w:val="800080" w:themeColor="followedHyperlink"/>
      <w:u w:val="single"/>
    </w:rPr>
  </w:style>
  <w:style w:type="character" w:styleId="Tekstvantijdelijkeaanduiding">
    <w:name w:val="Placeholder Text"/>
    <w:basedOn w:val="Standaardalinea-lettertype"/>
    <w:uiPriority w:val="99"/>
    <w:semiHidden/>
    <w:rsid w:val="007C0EDE"/>
    <w:rPr>
      <w:color w:val="808080"/>
    </w:rPr>
  </w:style>
  <w:style w:type="paragraph" w:styleId="Ballontekst">
    <w:name w:val="Balloon Text"/>
    <w:basedOn w:val="Normaal"/>
    <w:link w:val="BallontekstTeken"/>
    <w:uiPriority w:val="99"/>
    <w:semiHidden/>
    <w:unhideWhenUsed/>
    <w:rsid w:val="007C0EDE"/>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C0EDE"/>
    <w:rPr>
      <w:rFonts w:ascii="Tahoma" w:hAnsi="Tahoma" w:cs="Tahoma"/>
      <w:sz w:val="16"/>
      <w:szCs w:val="16"/>
    </w:rPr>
  </w:style>
  <w:style w:type="paragraph" w:styleId="Voetnoottekst">
    <w:name w:val="footnote text"/>
    <w:basedOn w:val="Normaal"/>
    <w:link w:val="VoetnoottekstTeken"/>
    <w:uiPriority w:val="99"/>
    <w:semiHidden/>
    <w:unhideWhenUsed/>
    <w:rsid w:val="00490A62"/>
    <w:pPr>
      <w:spacing w:after="0" w:line="240" w:lineRule="auto"/>
    </w:pPr>
    <w:rPr>
      <w:sz w:val="20"/>
      <w:szCs w:val="20"/>
    </w:rPr>
  </w:style>
  <w:style w:type="character" w:customStyle="1" w:styleId="VoetnoottekstTeken">
    <w:name w:val="Voetnoottekst Teken"/>
    <w:basedOn w:val="Standaardalinea-lettertype"/>
    <w:link w:val="Voetnoottekst"/>
    <w:uiPriority w:val="99"/>
    <w:semiHidden/>
    <w:rsid w:val="00490A62"/>
    <w:rPr>
      <w:sz w:val="20"/>
      <w:szCs w:val="20"/>
    </w:rPr>
  </w:style>
  <w:style w:type="character" w:styleId="Voetnootmarkering">
    <w:name w:val="footnote reference"/>
    <w:basedOn w:val="Standaardalinea-lettertype"/>
    <w:uiPriority w:val="99"/>
    <w:semiHidden/>
    <w:unhideWhenUsed/>
    <w:rsid w:val="00490A62"/>
    <w:rPr>
      <w:vertAlign w:val="superscript"/>
    </w:rPr>
  </w:style>
  <w:style w:type="table" w:styleId="Tabelraster">
    <w:name w:val="Table Grid"/>
    <w:basedOn w:val="Standaardtabe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alweb">
    <w:name w:val="Normal (Web)"/>
    <w:basedOn w:val="Norma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Verwijzingopmerking">
    <w:name w:val="annotation reference"/>
    <w:basedOn w:val="Standaardalinea-lettertype"/>
    <w:uiPriority w:val="99"/>
    <w:semiHidden/>
    <w:unhideWhenUsed/>
    <w:rsid w:val="00BF7834"/>
    <w:rPr>
      <w:sz w:val="18"/>
      <w:szCs w:val="18"/>
    </w:rPr>
  </w:style>
  <w:style w:type="paragraph" w:styleId="Tekstopmerking">
    <w:name w:val="annotation text"/>
    <w:basedOn w:val="Normaal"/>
    <w:link w:val="TekstopmerkingTeken"/>
    <w:uiPriority w:val="99"/>
    <w:unhideWhenUsed/>
    <w:rsid w:val="00BF7834"/>
    <w:pPr>
      <w:spacing w:line="240" w:lineRule="auto"/>
    </w:pPr>
    <w:rPr>
      <w:sz w:val="24"/>
      <w:szCs w:val="24"/>
    </w:rPr>
  </w:style>
  <w:style w:type="character" w:customStyle="1" w:styleId="TekstopmerkingTeken">
    <w:name w:val="Tekst opmerking Teken"/>
    <w:basedOn w:val="Standaardalinea-lettertype"/>
    <w:link w:val="Tekstopmerking"/>
    <w:uiPriority w:val="99"/>
    <w:rsid w:val="00BF7834"/>
    <w:rPr>
      <w:sz w:val="24"/>
      <w:szCs w:val="24"/>
    </w:rPr>
  </w:style>
  <w:style w:type="paragraph" w:styleId="Onderwerpvanopmerking">
    <w:name w:val="annotation subject"/>
    <w:basedOn w:val="Tekstopmerking"/>
    <w:next w:val="Tekstopmerking"/>
    <w:link w:val="OnderwerpvanopmerkingTeken"/>
    <w:uiPriority w:val="99"/>
    <w:semiHidden/>
    <w:unhideWhenUsed/>
    <w:rsid w:val="00BF7834"/>
    <w:rPr>
      <w:b/>
      <w:bCs/>
      <w:sz w:val="20"/>
      <w:szCs w:val="20"/>
    </w:rPr>
  </w:style>
  <w:style w:type="character" w:customStyle="1" w:styleId="OnderwerpvanopmerkingTeken">
    <w:name w:val="Onderwerp van opmerking Teken"/>
    <w:basedOn w:val="TekstopmerkingTeken"/>
    <w:link w:val="Onderwerpvanopmerking"/>
    <w:uiPriority w:val="99"/>
    <w:semiHidden/>
    <w:rsid w:val="00BF7834"/>
    <w:rPr>
      <w:b/>
      <w:bCs/>
      <w:sz w:val="20"/>
      <w:szCs w:val="20"/>
    </w:rPr>
  </w:style>
  <w:style w:type="paragraph" w:styleId="Revisie">
    <w:name w:val="Revision"/>
    <w:hidden/>
    <w:uiPriority w:val="99"/>
    <w:semiHidden/>
    <w:rsid w:val="00C22D66"/>
    <w:pPr>
      <w:spacing w:after="0" w:line="240" w:lineRule="auto"/>
    </w:pPr>
  </w:style>
  <w:style w:type="paragraph" w:customStyle="1" w:styleId="font5">
    <w:name w:val="font5"/>
    <w:basedOn w:val="Norma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Standaardalinea-lettertype"/>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59278425">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image" Target="media/image1.tiff"/><Relationship Id="rId13" Type="http://schemas.openxmlformats.org/officeDocument/2006/relationships/image" Target="media/image2.tiff"/><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77011-4C60-C943-834D-CE4519E77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49</Pages>
  <Words>23498</Words>
  <Characters>129239</Characters>
  <Application>Microsoft Macintosh Word</Application>
  <DocSecurity>0</DocSecurity>
  <Lines>1076</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Hartgerink</dc:creator>
  <cp:lastModifiedBy>Ilja van Beest</cp:lastModifiedBy>
  <cp:revision>10</cp:revision>
  <cp:lastPrinted>2013-06-10T18:08:00Z</cp:lastPrinted>
  <dcterms:created xsi:type="dcterms:W3CDTF">2014-01-28T08:56:00Z</dcterms:created>
  <dcterms:modified xsi:type="dcterms:W3CDTF">2014-01-28T10:47:00Z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