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8AFD4" w14:textId="77777777" w:rsidR="00E76D2C" w:rsidRPr="00E76D2C" w:rsidRDefault="00E76D2C" w:rsidP="00444A89">
      <w:pPr>
        <w:spacing w:after="0"/>
        <w:rPr>
          <w:rFonts w:ascii="Times New Roman" w:hAnsi="Times New Roman" w:cs="Times New Roman"/>
          <w:sz w:val="24"/>
          <w:szCs w:val="24"/>
        </w:rPr>
      </w:pPr>
    </w:p>
    <w:p w14:paraId="5E1E2890" w14:textId="77777777" w:rsidR="00E76D2C" w:rsidRDefault="00E76D2C" w:rsidP="00444A89">
      <w:pPr>
        <w:spacing w:after="0"/>
        <w:jc w:val="center"/>
        <w:rPr>
          <w:rFonts w:ascii="Times New Roman" w:hAnsi="Times New Roman" w:cs="Times New Roman"/>
          <w:sz w:val="24"/>
          <w:szCs w:val="24"/>
          <w:lang w:val="en-US"/>
        </w:rPr>
      </w:pPr>
    </w:p>
    <w:p w14:paraId="46070044"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15A21662" w14:textId="77777777" w:rsidR="00E76D2C" w:rsidRPr="00F70F0A" w:rsidRDefault="00731737" w:rsidP="00444A89">
      <w:pPr>
        <w:spacing w:after="0"/>
        <w:jc w:val="center"/>
        <w:rPr>
          <w:rFonts w:ascii="Times New Roman" w:hAnsi="Times New Roman" w:cs="Times New Roman"/>
          <w:sz w:val="24"/>
          <w:szCs w:val="24"/>
          <w:lang w:val="en-US"/>
        </w:rPr>
      </w:pPr>
      <w:proofErr w:type="gramStart"/>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roofErr w:type="gramEnd"/>
    </w:p>
    <w:p w14:paraId="064173BD" w14:textId="77777777" w:rsidR="00C30555" w:rsidRPr="00444A89" w:rsidRDefault="00C30555" w:rsidP="00444A89">
      <w:pPr>
        <w:spacing w:after="0"/>
        <w:jc w:val="center"/>
        <w:rPr>
          <w:rFonts w:ascii="Times New Roman" w:hAnsi="Times New Roman" w:cs="Times New Roman"/>
          <w:sz w:val="24"/>
          <w:szCs w:val="24"/>
          <w:lang w:val="en-US"/>
        </w:rPr>
      </w:pPr>
    </w:p>
    <w:p w14:paraId="1801CDBD" w14:textId="77777777" w:rsidR="00C30555" w:rsidRPr="00444A89" w:rsidRDefault="00C30555" w:rsidP="00444A89">
      <w:pPr>
        <w:spacing w:after="0"/>
        <w:jc w:val="center"/>
        <w:rPr>
          <w:rFonts w:ascii="Times New Roman" w:hAnsi="Times New Roman" w:cs="Times New Roman"/>
          <w:sz w:val="24"/>
          <w:szCs w:val="24"/>
          <w:lang w:val="en-US"/>
        </w:rPr>
      </w:pPr>
    </w:p>
    <w:p w14:paraId="183E885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3201C37B"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08B516E9" w14:textId="77777777" w:rsidR="00E76D2C" w:rsidRPr="00052E9B" w:rsidRDefault="00731737" w:rsidP="00444A89">
      <w:pPr>
        <w:spacing w:after="0"/>
        <w:jc w:val="center"/>
        <w:rPr>
          <w:rFonts w:ascii="Times New Roman" w:hAnsi="Times New Roman" w:cs="Times New Roman"/>
          <w:sz w:val="24"/>
          <w:szCs w:val="24"/>
          <w:vertAlign w:val="superscript"/>
          <w:lang w:val="en-US"/>
          <w:rPrChange w:id="0" w:author="I. van Beest" w:date="2014-01-29T09:02:00Z">
            <w:rPr>
              <w:rFonts w:ascii="Times New Roman" w:hAnsi="Times New Roman" w:cs="Times New Roman"/>
              <w:sz w:val="24"/>
              <w:szCs w:val="24"/>
              <w:vertAlign w:val="superscript"/>
            </w:rPr>
          </w:rPrChange>
        </w:rPr>
      </w:pPr>
      <w:r w:rsidRPr="00052E9B">
        <w:rPr>
          <w:rFonts w:ascii="Times New Roman" w:hAnsi="Times New Roman" w:cs="Times New Roman"/>
          <w:sz w:val="24"/>
          <w:szCs w:val="24"/>
          <w:lang w:val="en-US"/>
          <w:rPrChange w:id="1" w:author="I. van Beest" w:date="2014-01-29T09:02:00Z">
            <w:rPr>
              <w:rFonts w:ascii="Times New Roman" w:hAnsi="Times New Roman" w:cs="Times New Roman"/>
              <w:sz w:val="24"/>
              <w:szCs w:val="24"/>
            </w:rPr>
          </w:rPrChange>
        </w:rPr>
        <w:t>Wicherts, Jelte</w:t>
      </w:r>
      <w:r w:rsidR="00E76D2C" w:rsidRPr="00052E9B">
        <w:rPr>
          <w:rFonts w:ascii="Times New Roman" w:hAnsi="Times New Roman" w:cs="Times New Roman"/>
          <w:sz w:val="24"/>
          <w:szCs w:val="24"/>
          <w:lang w:val="en-US"/>
          <w:rPrChange w:id="2" w:author="I. van Beest" w:date="2014-01-29T09:02:00Z">
            <w:rPr>
              <w:rFonts w:ascii="Times New Roman" w:hAnsi="Times New Roman" w:cs="Times New Roman"/>
              <w:sz w:val="24"/>
              <w:szCs w:val="24"/>
            </w:rPr>
          </w:rPrChange>
        </w:rPr>
        <w:t xml:space="preserve"> </w:t>
      </w:r>
      <w:r w:rsidRPr="00052E9B">
        <w:rPr>
          <w:rFonts w:ascii="Times New Roman" w:hAnsi="Times New Roman" w:cs="Times New Roman"/>
          <w:sz w:val="24"/>
          <w:szCs w:val="24"/>
          <w:lang w:val="en-US"/>
          <w:rPrChange w:id="3" w:author="I. van Beest" w:date="2014-01-29T09:02:00Z">
            <w:rPr>
              <w:rFonts w:ascii="Times New Roman" w:hAnsi="Times New Roman" w:cs="Times New Roman"/>
              <w:sz w:val="24"/>
              <w:szCs w:val="24"/>
            </w:rPr>
          </w:rPrChange>
        </w:rPr>
        <w:t>M.</w:t>
      </w:r>
      <w:r w:rsidRPr="00052E9B">
        <w:rPr>
          <w:rFonts w:ascii="Times New Roman" w:hAnsi="Times New Roman" w:cs="Times New Roman"/>
          <w:sz w:val="24"/>
          <w:szCs w:val="24"/>
          <w:vertAlign w:val="superscript"/>
          <w:lang w:val="en-US"/>
          <w:rPrChange w:id="4" w:author="I. van Beest" w:date="2014-01-29T09:02:00Z">
            <w:rPr>
              <w:rFonts w:ascii="Times New Roman" w:hAnsi="Times New Roman" w:cs="Times New Roman"/>
              <w:sz w:val="24"/>
              <w:szCs w:val="24"/>
              <w:vertAlign w:val="superscript"/>
            </w:rPr>
          </w:rPrChange>
        </w:rPr>
        <w:t>1</w:t>
      </w:r>
    </w:p>
    <w:p w14:paraId="263C983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7DA8A9A8" w14:textId="77777777" w:rsidR="00E76D2C" w:rsidRPr="00F70F0A" w:rsidRDefault="00E76D2C" w:rsidP="00444A89">
      <w:pPr>
        <w:spacing w:after="0"/>
        <w:jc w:val="center"/>
        <w:rPr>
          <w:rFonts w:ascii="Times New Roman" w:hAnsi="Times New Roman" w:cs="Times New Roman"/>
          <w:sz w:val="24"/>
          <w:szCs w:val="24"/>
          <w:lang w:val="en-US"/>
        </w:rPr>
      </w:pPr>
    </w:p>
    <w:p w14:paraId="4A8181E6"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656135BC"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5D575DB0" w14:textId="77777777" w:rsidR="00C30555" w:rsidRDefault="00C30555" w:rsidP="00444A89">
      <w:pPr>
        <w:spacing w:after="0"/>
        <w:jc w:val="center"/>
        <w:rPr>
          <w:rFonts w:ascii="Times New Roman" w:hAnsi="Times New Roman" w:cs="Times New Roman"/>
          <w:sz w:val="24"/>
          <w:szCs w:val="24"/>
          <w:lang w:val="en-US"/>
        </w:rPr>
      </w:pPr>
    </w:p>
    <w:p w14:paraId="7BB21475" w14:textId="77777777" w:rsidR="00C30555" w:rsidRPr="00F70F0A" w:rsidRDefault="00C30555" w:rsidP="00444A89">
      <w:pPr>
        <w:spacing w:after="0"/>
        <w:jc w:val="center"/>
        <w:rPr>
          <w:rFonts w:ascii="Times New Roman" w:hAnsi="Times New Roman" w:cs="Times New Roman"/>
          <w:sz w:val="24"/>
          <w:szCs w:val="24"/>
          <w:lang w:val="en-US"/>
        </w:rPr>
      </w:pPr>
    </w:p>
    <w:p w14:paraId="79C7BF71"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7F084476"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7B377127"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18FCE2FA"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389C4366" w14:textId="77777777"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that involved the use of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ins w:id="5" w:author="Ilja van Beest" w:date="2014-01-28T10:30:00Z">
        <w:r w:rsidR="00DE620F">
          <w:rPr>
            <w:rFonts w:ascii="Times New Roman" w:hAnsi="Times New Roman" w:cs="Times New Roman"/>
            <w:sz w:val="24"/>
            <w:szCs w:val="24"/>
            <w:lang w:val="en-US"/>
          </w:rPr>
          <w:t>First, th</w:t>
        </w:r>
      </w:ins>
      <w:del w:id="6" w:author="Ilja van Beest" w:date="2014-01-28T10:30:00Z">
        <w:r w:rsidR="009153CA" w:rsidDel="00DE620F">
          <w:rPr>
            <w:rFonts w:ascii="Times New Roman" w:hAnsi="Times New Roman" w:cs="Times New Roman"/>
            <w:sz w:val="24"/>
            <w:szCs w:val="24"/>
            <w:lang w:val="en-US"/>
          </w:rPr>
          <w:delText>Th</w:delText>
        </w:r>
      </w:del>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ins w:id="7" w:author="Ilja van Beest" w:date="2014-01-28T10:14:00Z">
        <w:r w:rsidR="0002415B">
          <w:rPr>
            <w:rFonts w:ascii="Times New Roman" w:hAnsi="Times New Roman" w:cs="Times New Roman"/>
            <w:sz w:val="24"/>
            <w:szCs w:val="24"/>
            <w:lang w:val="en-US"/>
          </w:rPr>
          <w:t xml:space="preserve">that </w:t>
        </w:r>
      </w:ins>
      <w:del w:id="8" w:author="Ilja van Beest" w:date="2014-01-28T10:10:00Z">
        <w:r w:rsidR="009153CA" w:rsidDel="00B14343">
          <w:rPr>
            <w:rFonts w:ascii="Times New Roman" w:hAnsi="Times New Roman" w:cs="Times New Roman"/>
            <w:sz w:val="24"/>
            <w:szCs w:val="24"/>
            <w:lang w:val="en-US"/>
          </w:rPr>
          <w:delText xml:space="preserve">that </w:delText>
        </w:r>
      </w:del>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del w:id="9" w:author="Ilja van Beest" w:date="2014-01-28T10:12:00Z">
        <w:r w:rsidRPr="00F70F0A" w:rsidDel="00B14343">
          <w:rPr>
            <w:rFonts w:ascii="Times New Roman" w:hAnsi="Times New Roman" w:cs="Times New Roman"/>
            <w:sz w:val="24"/>
            <w:szCs w:val="24"/>
            <w:lang w:val="en-US"/>
          </w:rPr>
          <w:delText xml:space="preserve">estimated </w:delText>
        </w:r>
      </w:del>
      <w:r w:rsidRPr="00F70F0A">
        <w:rPr>
          <w:rFonts w:ascii="Times New Roman" w:hAnsi="Times New Roman" w:cs="Times New Roman"/>
          <w:sz w:val="24"/>
          <w:szCs w:val="24"/>
          <w:lang w:val="en-US"/>
        </w:rPr>
        <w:t>average ostracism effect is large</w:t>
      </w:r>
      <w:ins w:id="10" w:author="Ilja van Beest" w:date="2014-01-28T09:58:00Z">
        <w:r w:rsidR="00807731">
          <w:rPr>
            <w:rFonts w:ascii="Times New Roman" w:hAnsi="Times New Roman" w:cs="Times New Roman"/>
            <w:sz w:val="24"/>
            <w:szCs w:val="24"/>
            <w:lang w:val="en-US"/>
          </w:rPr>
          <w:t xml:space="preserve"> and heterogeneous</w:t>
        </w:r>
      </w:ins>
      <w:del w:id="11" w:author="Ilja van Beest" w:date="2014-01-28T09:57:00Z">
        <w:r w:rsidRPr="00F70F0A" w:rsidDel="00807731">
          <w:rPr>
            <w:rFonts w:ascii="Times New Roman" w:hAnsi="Times New Roman" w:cs="Times New Roman"/>
            <w:sz w:val="24"/>
            <w:szCs w:val="24"/>
            <w:lang w:val="en-US"/>
          </w:rPr>
          <w:delText xml:space="preserve"> (d </w:delText>
        </w:r>
        <w:r w:rsidR="00E66E16" w:rsidDel="00807731">
          <w:rPr>
            <w:rFonts w:ascii="Times New Roman" w:hAnsi="Times New Roman" w:cs="Times New Roman"/>
            <w:sz w:val="24"/>
            <w:szCs w:val="24"/>
            <w:lang w:val="en-US"/>
          </w:rPr>
          <w:delText>&lt; -</w:delText>
        </w:r>
        <w:r w:rsidRPr="00F70F0A" w:rsidDel="00807731">
          <w:rPr>
            <w:rFonts w:ascii="Times New Roman" w:hAnsi="Times New Roman" w:cs="Times New Roman"/>
            <w:sz w:val="24"/>
            <w:szCs w:val="24"/>
            <w:lang w:val="en-US"/>
          </w:rPr>
          <w:delText>1)</w:delText>
        </w:r>
      </w:del>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ins w:id="12" w:author="Ilja van Beest" w:date="2014-01-28T10:00:00Z">
        <w:r w:rsidR="00807731">
          <w:rPr>
            <w:rFonts w:ascii="Times New Roman" w:hAnsi="Times New Roman" w:cs="Times New Roman"/>
            <w:sz w:val="24"/>
            <w:szCs w:val="24"/>
            <w:lang w:val="en-US"/>
          </w:rPr>
          <w:t xml:space="preserve">and heterogeneity </w:t>
        </w:r>
      </w:ins>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ins w:id="13" w:author="Ilja van Beest" w:date="2014-01-28T10:12:00Z">
        <w:r w:rsidR="0002415B">
          <w:rPr>
            <w:rFonts w:ascii="Times New Roman" w:hAnsi="Times New Roman" w:cs="Times New Roman"/>
            <w:sz w:val="24"/>
            <w:szCs w:val="24"/>
            <w:lang w:val="en-US"/>
          </w:rPr>
          <w:t xml:space="preserve">both the first and last measure </w:t>
        </w:r>
      </w:ins>
      <w:ins w:id="14" w:author="Ilja van Beest" w:date="2014-01-28T10:13:00Z">
        <w:r w:rsidR="0002415B">
          <w:rPr>
            <w:rFonts w:ascii="Times New Roman" w:hAnsi="Times New Roman" w:cs="Times New Roman"/>
            <w:sz w:val="24"/>
            <w:szCs w:val="24"/>
            <w:lang w:val="en-US"/>
          </w:rPr>
          <w:t>are moderated by a medium interaction effect</w:t>
        </w:r>
      </w:ins>
      <w:del w:id="15" w:author="Ilja van Beest" w:date="2014-01-28T10:01:00Z">
        <w:r w:rsidRPr="00F70F0A" w:rsidDel="00807731">
          <w:rPr>
            <w:rFonts w:ascii="Times New Roman" w:hAnsi="Times New Roman" w:cs="Times New Roman"/>
            <w:sz w:val="24"/>
            <w:szCs w:val="24"/>
            <w:lang w:val="en-US"/>
          </w:rPr>
          <w:delText xml:space="preserve">time </w:delText>
        </w:r>
        <w:r w:rsidDel="00807731">
          <w:rPr>
            <w:rFonts w:ascii="Times New Roman" w:hAnsi="Times New Roman" w:cs="Times New Roman"/>
            <w:sz w:val="24"/>
            <w:szCs w:val="24"/>
            <w:lang w:val="en-US"/>
          </w:rPr>
          <w:delText xml:space="preserve">passed since being ostracized </w:delText>
        </w:r>
      </w:del>
      <w:del w:id="16" w:author="Ilja van Beest" w:date="2014-01-28T09:18:00Z">
        <w:r w:rsidR="009153CA" w:rsidDel="0032721D">
          <w:rPr>
            <w:rFonts w:ascii="Times New Roman" w:hAnsi="Times New Roman" w:cs="Times New Roman"/>
            <w:sz w:val="24"/>
            <w:szCs w:val="24"/>
            <w:lang w:val="en-US"/>
          </w:rPr>
          <w:delText>fails to</w:delText>
        </w:r>
      </w:del>
      <w:del w:id="17" w:author="Ilja van Beest" w:date="2014-01-28T10:01:00Z">
        <w:r w:rsidR="009153CA" w:rsidRPr="00F70F0A" w:rsidDel="00807731">
          <w:rPr>
            <w:rFonts w:ascii="Times New Roman" w:hAnsi="Times New Roman" w:cs="Times New Roman"/>
            <w:sz w:val="24"/>
            <w:szCs w:val="24"/>
            <w:lang w:val="en-US"/>
          </w:rPr>
          <w:delText xml:space="preserve"> </w:delText>
        </w:r>
        <w:r w:rsidRPr="00F70F0A" w:rsidDel="00807731">
          <w:rPr>
            <w:rFonts w:ascii="Times New Roman" w:hAnsi="Times New Roman" w:cs="Times New Roman"/>
            <w:sz w:val="24"/>
            <w:szCs w:val="24"/>
            <w:lang w:val="en-US"/>
          </w:rPr>
          <w:delText>predict the average effect size on the last measure</w:delText>
        </w:r>
        <w:r w:rsidR="009153CA" w:rsidDel="00807731">
          <w:rPr>
            <w:rFonts w:ascii="Times New Roman" w:hAnsi="Times New Roman" w:cs="Times New Roman"/>
            <w:sz w:val="24"/>
            <w:szCs w:val="24"/>
            <w:lang w:val="en-US"/>
          </w:rPr>
          <w:delText>,</w:delText>
        </w:r>
        <w:r w:rsidR="00134C8B" w:rsidDel="00807731">
          <w:rPr>
            <w:rFonts w:ascii="Times New Roman" w:hAnsi="Times New Roman" w:cs="Times New Roman"/>
            <w:sz w:val="24"/>
            <w:szCs w:val="24"/>
            <w:lang w:val="en-US"/>
          </w:rPr>
          <w:delText xml:space="preserve"> and (4) </w:delText>
        </w:r>
        <w:r w:rsidR="00B37D29" w:rsidDel="00807731">
          <w:rPr>
            <w:rFonts w:ascii="Times New Roman" w:hAnsi="Times New Roman" w:cs="Times New Roman"/>
            <w:sz w:val="24"/>
            <w:szCs w:val="24"/>
            <w:lang w:val="en-US"/>
          </w:rPr>
          <w:delText xml:space="preserve">the ostracism effect </w:delText>
        </w:r>
      </w:del>
      <w:del w:id="18" w:author="Ilja van Beest" w:date="2014-01-28T10:09:00Z">
        <w:r w:rsidR="00B37D29" w:rsidDel="00B14343">
          <w:rPr>
            <w:rFonts w:ascii="Times New Roman" w:hAnsi="Times New Roman" w:cs="Times New Roman"/>
            <w:sz w:val="24"/>
            <w:szCs w:val="24"/>
            <w:lang w:val="en-US"/>
          </w:rPr>
          <w:delText>can be moderated</w:delText>
        </w:r>
      </w:del>
      <w:del w:id="19" w:author="Ilja van Beest" w:date="2014-01-28T10:13:00Z">
        <w:r w:rsidR="00E66E16" w:rsidDel="0002415B">
          <w:rPr>
            <w:rFonts w:ascii="Times New Roman" w:hAnsi="Times New Roman" w:cs="Times New Roman"/>
            <w:sz w:val="24"/>
            <w:szCs w:val="24"/>
            <w:lang w:val="en-US"/>
          </w:rPr>
          <w:delText xml:space="preserve"> on both the first and last measures</w:delText>
        </w:r>
      </w:del>
      <w:ins w:id="20" w:author="Ilja van Beest" w:date="2014-01-28T10:01:00Z">
        <w:r w:rsidR="00807731">
          <w:rPr>
            <w:rFonts w:ascii="Times New Roman" w:hAnsi="Times New Roman" w:cs="Times New Roman"/>
            <w:sz w:val="24"/>
            <w:szCs w:val="24"/>
            <w:lang w:val="en-US"/>
          </w:rPr>
          <w:t>, and (4)</w:t>
        </w:r>
      </w:ins>
      <w:ins w:id="21" w:author="Ilja van Beest" w:date="2014-01-28T10:10:00Z">
        <w:r w:rsidR="00B14343">
          <w:rPr>
            <w:rFonts w:ascii="Times New Roman" w:hAnsi="Times New Roman" w:cs="Times New Roman"/>
            <w:sz w:val="24"/>
            <w:szCs w:val="24"/>
            <w:lang w:val="en-US"/>
          </w:rPr>
          <w:t xml:space="preserve"> </w:t>
        </w:r>
      </w:ins>
      <w:del w:id="22" w:author="Ilja van Beest" w:date="2014-01-28T10:01:00Z">
        <w:r w:rsidRPr="00F70F0A" w:rsidDel="00807731">
          <w:rPr>
            <w:rFonts w:ascii="Times New Roman" w:hAnsi="Times New Roman" w:cs="Times New Roman"/>
            <w:sz w:val="24"/>
            <w:szCs w:val="24"/>
            <w:lang w:val="en-US"/>
          </w:rPr>
          <w:delText>.</w:delText>
        </w:r>
      </w:del>
      <w:ins w:id="23" w:author="Ilja van Beest" w:date="2014-01-28T10:01:00Z">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ins>
      <w:ins w:id="24" w:author="Ilja van Beest" w:date="2014-01-28T10:11:00Z">
        <w:r w:rsidR="00B14343">
          <w:rPr>
            <w:rFonts w:ascii="Times New Roman" w:hAnsi="Times New Roman" w:cs="Times New Roman"/>
            <w:sz w:val="24"/>
            <w:szCs w:val="24"/>
            <w:lang w:val="en-US"/>
          </w:rPr>
          <w:t>s</w:t>
        </w:r>
      </w:ins>
      <w:ins w:id="25" w:author="Ilja van Beest" w:date="2014-01-28T10:01:00Z">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 </w:t>
      </w:r>
      <w:ins w:id="26" w:author="Ilja van Beest" w:date="2014-01-28T10:30:00Z">
        <w:r w:rsidR="00DE620F">
          <w:rPr>
            <w:rFonts w:ascii="Times New Roman" w:hAnsi="Times New Roman" w:cs="Times New Roman"/>
            <w:sz w:val="24"/>
            <w:szCs w:val="24"/>
            <w:lang w:val="en-US"/>
          </w:rPr>
          <w:t xml:space="preserve">Second, the </w:t>
        </w:r>
      </w:ins>
      <w:del w:id="27" w:author="Ilja van Beest" w:date="2014-01-28T09:28:00Z">
        <w:r w:rsidR="00134C8B" w:rsidDel="0032721D">
          <w:rPr>
            <w:rFonts w:ascii="Times New Roman" w:hAnsi="Times New Roman" w:cs="Times New Roman"/>
            <w:sz w:val="24"/>
            <w:szCs w:val="24"/>
            <w:lang w:val="en-US"/>
          </w:rPr>
          <w:delText>Simple effects show that the moderator has a positive effect within the ostracism conditions, but a negative effect in the inclusion conditions</w:delText>
        </w:r>
      </w:del>
      <w:del w:id="28" w:author="Ilja van Beest" w:date="2014-01-28T09:27:00Z">
        <w:r w:rsidRPr="00F70F0A" w:rsidDel="0032721D">
          <w:rPr>
            <w:rFonts w:ascii="Times New Roman" w:hAnsi="Times New Roman" w:cs="Times New Roman"/>
            <w:sz w:val="24"/>
            <w:szCs w:val="24"/>
            <w:lang w:val="en-US"/>
          </w:rPr>
          <w:delText xml:space="preserve">. </w:delText>
        </w:r>
        <w:r w:rsidR="00134C8B" w:rsidDel="0032721D">
          <w:rPr>
            <w:rStyle w:val="Verwijzingopmerking"/>
            <w:rFonts w:ascii="Times New Roman" w:hAnsi="Times New Roman" w:cs="Times New Roman"/>
            <w:sz w:val="24"/>
            <w:szCs w:val="24"/>
            <w:lang w:val="en-US"/>
          </w:rPr>
          <w:delText>S</w:delText>
        </w:r>
        <w:r w:rsidR="00263D89" w:rsidDel="0032721D">
          <w:rPr>
            <w:rStyle w:val="Verwijzingopmerking"/>
            <w:rFonts w:ascii="Times New Roman" w:hAnsi="Times New Roman" w:cs="Times New Roman"/>
            <w:sz w:val="24"/>
            <w:szCs w:val="24"/>
            <w:lang w:val="en-US"/>
          </w:rPr>
          <w:delText xml:space="preserve">ensitivity </w:delText>
        </w:r>
      </w:del>
      <w:del w:id="29" w:author="Ilja van Beest" w:date="2014-01-28T10:30:00Z">
        <w:r w:rsidR="00263D89" w:rsidDel="00DE620F">
          <w:rPr>
            <w:rStyle w:val="Verwijzingopmerking"/>
            <w:rFonts w:ascii="Times New Roman" w:hAnsi="Times New Roman" w:cs="Times New Roman"/>
            <w:sz w:val="24"/>
            <w:szCs w:val="24"/>
            <w:lang w:val="en-US"/>
          </w:rPr>
          <w:delText xml:space="preserve">analyses revealed that </w:delText>
        </w:r>
      </w:del>
      <w:del w:id="30" w:author="Ilja van Beest" w:date="2014-01-28T09:30:00Z">
        <w:r w:rsidR="00263D89" w:rsidDel="0032721D">
          <w:rPr>
            <w:rStyle w:val="Verwijzingopmerking"/>
            <w:rFonts w:ascii="Times New Roman" w:hAnsi="Times New Roman" w:cs="Times New Roman"/>
            <w:sz w:val="24"/>
            <w:szCs w:val="24"/>
            <w:lang w:val="en-US"/>
          </w:rPr>
          <w:delText xml:space="preserve">the overall pattern of findings was observed for </w:delText>
        </w:r>
      </w:del>
      <w:del w:id="31" w:author="Ilja van Beest" w:date="2014-01-28T09:19:00Z">
        <w:r w:rsidR="00263D89" w:rsidDel="0032721D">
          <w:rPr>
            <w:rStyle w:val="Verwijzingopmerking"/>
            <w:rFonts w:ascii="Times New Roman" w:hAnsi="Times New Roman" w:cs="Times New Roman"/>
            <w:sz w:val="24"/>
            <w:szCs w:val="24"/>
            <w:lang w:val="en-US"/>
          </w:rPr>
          <w:delText xml:space="preserve">need satisfaction, </w:delText>
        </w:r>
      </w:del>
      <w:del w:id="32" w:author="Ilja van Beest" w:date="2014-01-28T09:30:00Z">
        <w:r w:rsidR="00263D89" w:rsidDel="0032721D">
          <w:rPr>
            <w:rStyle w:val="Verwijzingopmerking"/>
            <w:rFonts w:ascii="Times New Roman" w:hAnsi="Times New Roman" w:cs="Times New Roman"/>
            <w:sz w:val="24"/>
            <w:szCs w:val="24"/>
            <w:lang w:val="en-US"/>
          </w:rPr>
          <w:delText>intrapersonal measures</w:delText>
        </w:r>
        <w:r w:rsidR="00405018" w:rsidDel="0032721D">
          <w:rPr>
            <w:rStyle w:val="Verwijzingopmerking"/>
            <w:rFonts w:ascii="Times New Roman" w:hAnsi="Times New Roman" w:cs="Times New Roman"/>
            <w:sz w:val="24"/>
            <w:szCs w:val="24"/>
            <w:lang w:val="en-US"/>
          </w:rPr>
          <w:delText>,</w:delText>
        </w:r>
        <w:r w:rsidR="00263D89" w:rsidDel="0032721D">
          <w:rPr>
            <w:rStyle w:val="Verwijzingopmerking"/>
            <w:rFonts w:ascii="Times New Roman" w:hAnsi="Times New Roman" w:cs="Times New Roman"/>
            <w:sz w:val="24"/>
            <w:szCs w:val="24"/>
            <w:lang w:val="en-US"/>
          </w:rPr>
          <w:delText xml:space="preserve"> </w:delText>
        </w:r>
      </w:del>
      <w:del w:id="33" w:author="Ilja van Beest" w:date="2014-01-28T09:20:00Z">
        <w:r w:rsidR="00263D89" w:rsidDel="0032721D">
          <w:rPr>
            <w:rStyle w:val="Verwijzingopmerking"/>
            <w:rFonts w:ascii="Times New Roman" w:hAnsi="Times New Roman" w:cs="Times New Roman"/>
            <w:sz w:val="24"/>
            <w:szCs w:val="24"/>
            <w:lang w:val="en-US"/>
          </w:rPr>
          <w:delText xml:space="preserve">and </w:delText>
        </w:r>
      </w:del>
      <w:del w:id="34" w:author="Ilja van Beest" w:date="2014-01-28T09:30:00Z">
        <w:r w:rsidR="00263D89" w:rsidDel="0032721D">
          <w:rPr>
            <w:rStyle w:val="Verwijzingopmerking"/>
            <w:rFonts w:ascii="Times New Roman" w:hAnsi="Times New Roman" w:cs="Times New Roman"/>
            <w:sz w:val="24"/>
            <w:szCs w:val="24"/>
            <w:lang w:val="en-US"/>
          </w:rPr>
          <w:delText>interpersonal measures</w:delText>
        </w:r>
        <w:r w:rsidR="00134C8B" w:rsidDel="0032721D">
          <w:rPr>
            <w:rStyle w:val="Verwijzingopmerking"/>
            <w:rFonts w:ascii="Times New Roman" w:hAnsi="Times New Roman" w:cs="Times New Roman"/>
            <w:sz w:val="24"/>
            <w:szCs w:val="24"/>
            <w:lang w:val="en-US"/>
          </w:rPr>
          <w:delText xml:space="preserve">, with </w:delText>
        </w:r>
        <w:r w:rsidR="00405018" w:rsidDel="0032721D">
          <w:rPr>
            <w:rStyle w:val="Verwijzingopmerking"/>
            <w:rFonts w:ascii="Times New Roman" w:hAnsi="Times New Roman" w:cs="Times New Roman"/>
            <w:sz w:val="24"/>
            <w:szCs w:val="24"/>
            <w:lang w:val="en-US"/>
          </w:rPr>
          <w:delText>some variation</w:delText>
        </w:r>
        <w:r w:rsidR="003E0E89" w:rsidDel="0032721D">
          <w:rPr>
            <w:rStyle w:val="Verwijzingopmerking"/>
            <w:rFonts w:ascii="Times New Roman" w:hAnsi="Times New Roman" w:cs="Times New Roman"/>
            <w:sz w:val="24"/>
            <w:szCs w:val="24"/>
            <w:lang w:val="en-US"/>
          </w:rPr>
          <w:delText>.</w:delText>
        </w:r>
      </w:del>
      <w:ins w:id="35" w:author="Ilja van Beest" w:date="2014-01-28T10:30:00Z">
        <w:r w:rsidR="00DE620F">
          <w:rPr>
            <w:rStyle w:val="Verwijzingopmerking"/>
            <w:rFonts w:ascii="Times New Roman" w:hAnsi="Times New Roman" w:cs="Times New Roman"/>
            <w:sz w:val="24"/>
            <w:szCs w:val="24"/>
            <w:lang w:val="en-US"/>
          </w:rPr>
          <w:t>s</w:t>
        </w:r>
      </w:ins>
      <w:del w:id="36" w:author="Ilja van Beest" w:date="2014-01-28T09:30:00Z">
        <w:r w:rsidR="00405018" w:rsidDel="0032721D">
          <w:rPr>
            <w:rStyle w:val="Verwijzingopmerking"/>
            <w:rFonts w:ascii="Times New Roman" w:hAnsi="Times New Roman" w:cs="Times New Roman"/>
            <w:sz w:val="24"/>
            <w:szCs w:val="24"/>
            <w:lang w:val="en-US"/>
          </w:rPr>
          <w:delText xml:space="preserve"> </w:delText>
        </w:r>
      </w:del>
      <w:del w:id="37" w:author="Ilja van Beest" w:date="2014-01-28T10:30:00Z">
        <w:r w:rsidR="00405018" w:rsidDel="00DE620F">
          <w:rPr>
            <w:rStyle w:val="Verwijzingopmerking"/>
            <w:rFonts w:ascii="Times New Roman" w:hAnsi="Times New Roman" w:cs="Times New Roman"/>
            <w:sz w:val="24"/>
            <w:szCs w:val="24"/>
            <w:lang w:val="en-US"/>
          </w:rPr>
          <w:delText>S</w:delText>
        </w:r>
      </w:del>
      <w:r w:rsidR="00263D89">
        <w:rPr>
          <w:rStyle w:val="Verwijzingopmerking"/>
          <w:rFonts w:ascii="Times New Roman" w:hAnsi="Times New Roman" w:cs="Times New Roman"/>
          <w:sz w:val="24"/>
          <w:szCs w:val="24"/>
          <w:lang w:val="en-US"/>
        </w:rPr>
        <w:t xml:space="preserve">tructural aspects of the </w:t>
      </w:r>
      <w:r w:rsidR="003E0E89">
        <w:rPr>
          <w:rStyle w:val="Verwijzingopmerking"/>
          <w:rFonts w:ascii="Times New Roman" w:hAnsi="Times New Roman" w:cs="Times New Roman"/>
          <w:sz w:val="24"/>
          <w:szCs w:val="24"/>
          <w:lang w:val="en-US"/>
        </w:rPr>
        <w:t>C</w:t>
      </w:r>
      <w:r w:rsidR="00263D89">
        <w:rPr>
          <w:rStyle w:val="Verwijzingopmerking"/>
          <w:rFonts w:ascii="Times New Roman" w:hAnsi="Times New Roman" w:cs="Times New Roman"/>
          <w:sz w:val="24"/>
          <w:szCs w:val="24"/>
          <w:lang w:val="en-US"/>
        </w:rPr>
        <w:t>yberball game (</w:t>
      </w:r>
      <w:ins w:id="38" w:author="Ilja van Beest" w:date="2014-01-28T09:31:00Z">
        <w:r w:rsidR="0032721D">
          <w:rPr>
            <w:rStyle w:val="Verwijzingopmerking"/>
            <w:rFonts w:ascii="Times New Roman" w:hAnsi="Times New Roman" w:cs="Times New Roman"/>
            <w:sz w:val="24"/>
            <w:szCs w:val="24"/>
            <w:lang w:val="en-US"/>
          </w:rPr>
          <w:t>i.e.</w:t>
        </w:r>
      </w:ins>
      <w:del w:id="39" w:author="Ilja van Beest" w:date="2014-01-28T09:31:00Z">
        <w:r w:rsidR="00263D89" w:rsidDel="0032721D">
          <w:rPr>
            <w:rStyle w:val="Verwijzingopmerking"/>
            <w:rFonts w:ascii="Times New Roman" w:hAnsi="Times New Roman" w:cs="Times New Roman"/>
            <w:sz w:val="24"/>
            <w:szCs w:val="24"/>
            <w:lang w:val="en-US"/>
          </w:rPr>
          <w:delText>e.g.</w:delText>
        </w:r>
      </w:del>
      <w:r w:rsidR="00263D89">
        <w:rPr>
          <w:rStyle w:val="Verwijzingopmerking"/>
          <w:rFonts w:ascii="Times New Roman" w:hAnsi="Times New Roman" w:cs="Times New Roman"/>
          <w:sz w:val="24"/>
          <w:szCs w:val="24"/>
          <w:lang w:val="en-US"/>
        </w:rPr>
        <w:t>, number of players</w:t>
      </w:r>
      <w:r w:rsidR="00405018">
        <w:rPr>
          <w:rStyle w:val="Verwijzingopmerking"/>
          <w:rFonts w:ascii="Times New Roman" w:hAnsi="Times New Roman" w:cs="Times New Roman"/>
          <w:sz w:val="24"/>
          <w:szCs w:val="24"/>
          <w:lang w:val="en-US"/>
        </w:rPr>
        <w:t>, gender composition of sample</w:t>
      </w:r>
      <w:ins w:id="40" w:author="Ilja van Beest" w:date="2014-01-28T09:31:00Z">
        <w:r w:rsidR="0032721D">
          <w:rPr>
            <w:rStyle w:val="Verwijzingopmerking"/>
            <w:rFonts w:ascii="Times New Roman" w:hAnsi="Times New Roman" w:cs="Times New Roman"/>
            <w:sz w:val="24"/>
            <w:szCs w:val="24"/>
            <w:lang w:val="en-US"/>
          </w:rPr>
          <w:t>, origin of study, sample age, duration of ostracism</w:t>
        </w:r>
      </w:ins>
      <w:ins w:id="41" w:author="Ilja van Beest" w:date="2014-01-28T09:33:00Z">
        <w:r w:rsidR="00F53751">
          <w:rPr>
            <w:rStyle w:val="Verwijzingopmerking"/>
            <w:rFonts w:ascii="Times New Roman" w:hAnsi="Times New Roman" w:cs="Times New Roman"/>
            <w:sz w:val="24"/>
            <w:szCs w:val="24"/>
            <w:lang w:val="en-US"/>
          </w:rPr>
          <w:t>, type of needs scale</w:t>
        </w:r>
      </w:ins>
      <w:r w:rsidR="00263D89">
        <w:rPr>
          <w:rStyle w:val="Verwijzingopmerking"/>
          <w:rFonts w:ascii="Times New Roman" w:hAnsi="Times New Roman" w:cs="Times New Roman"/>
          <w:sz w:val="24"/>
          <w:szCs w:val="24"/>
          <w:lang w:val="en-US"/>
        </w:rPr>
        <w:t>)</w:t>
      </w:r>
      <w:r w:rsidR="00E66E16">
        <w:rPr>
          <w:rStyle w:val="Verwijzingopmerking"/>
          <w:rFonts w:ascii="Times New Roman" w:hAnsi="Times New Roman" w:cs="Times New Roman"/>
          <w:sz w:val="24"/>
          <w:szCs w:val="24"/>
          <w:lang w:val="en-US"/>
        </w:rPr>
        <w:t xml:space="preserve"> did not </w:t>
      </w:r>
      <w:ins w:id="42" w:author="Ilja van Beest" w:date="2014-01-28T10:20:00Z">
        <w:r w:rsidR="0002415B">
          <w:rPr>
            <w:rStyle w:val="Verwijzingopmerking"/>
            <w:rFonts w:ascii="Times New Roman" w:hAnsi="Times New Roman" w:cs="Times New Roman"/>
            <w:sz w:val="24"/>
            <w:szCs w:val="24"/>
            <w:lang w:val="en-US"/>
          </w:rPr>
          <w:t>predict</w:t>
        </w:r>
      </w:ins>
      <w:ins w:id="43" w:author="Ilja van Beest" w:date="2014-01-28T09:36:00Z">
        <w:r w:rsidR="00F53751">
          <w:rPr>
            <w:rStyle w:val="Verwijzingopmerking"/>
            <w:rFonts w:ascii="Times New Roman" w:hAnsi="Times New Roman" w:cs="Times New Roman"/>
            <w:sz w:val="24"/>
            <w:szCs w:val="24"/>
            <w:lang w:val="en-US"/>
          </w:rPr>
          <w:t xml:space="preserve"> the average ostracism effect</w:t>
        </w:r>
      </w:ins>
      <w:del w:id="44" w:author="Ilja van Beest" w:date="2014-01-28T09:36:00Z">
        <w:r w:rsidR="00E66E16" w:rsidDel="00F53751">
          <w:rPr>
            <w:rStyle w:val="Verwijzingopmerking"/>
            <w:rFonts w:ascii="Times New Roman" w:hAnsi="Times New Roman" w:cs="Times New Roman"/>
            <w:sz w:val="24"/>
            <w:szCs w:val="24"/>
            <w:lang w:val="en-US"/>
          </w:rPr>
          <w:delText xml:space="preserve">predict </w:delText>
        </w:r>
      </w:del>
      <w:del w:id="45" w:author="Ilja van Beest" w:date="2014-01-28T09:35:00Z">
        <w:r w:rsidR="00E66E16" w:rsidDel="00F53751">
          <w:rPr>
            <w:rStyle w:val="Verwijzingopmerking"/>
            <w:rFonts w:ascii="Times New Roman" w:hAnsi="Times New Roman" w:cs="Times New Roman"/>
            <w:sz w:val="24"/>
            <w:szCs w:val="24"/>
            <w:lang w:val="en-US"/>
          </w:rPr>
          <w:delText>effect sizes</w:delText>
        </w:r>
      </w:del>
      <w:r w:rsidR="00263D89">
        <w:rPr>
          <w:rStyle w:val="Verwijzingopmerking"/>
          <w:rFonts w:ascii="Times New Roman" w:hAnsi="Times New Roman" w:cs="Times New Roman"/>
          <w:sz w:val="24"/>
          <w:szCs w:val="24"/>
          <w:lang w:val="en-US"/>
        </w:rPr>
        <w:t xml:space="preserve">. </w:t>
      </w:r>
      <w:ins w:id="46" w:author="Ilja van Beest" w:date="2014-01-28T10:31:00Z">
        <w:r w:rsidR="00DE620F">
          <w:rPr>
            <w:rStyle w:val="Verwijzingopmerking"/>
            <w:rFonts w:ascii="Times New Roman" w:hAnsi="Times New Roman" w:cs="Times New Roman"/>
            <w:sz w:val="24"/>
            <w:szCs w:val="24"/>
            <w:lang w:val="en-US"/>
          </w:rPr>
          <w:t xml:space="preserve">Third, </w:t>
        </w:r>
      </w:ins>
      <w:ins w:id="47" w:author="Ilja van Beest" w:date="2014-01-28T10:30:00Z">
        <w:r w:rsidR="00DE620F">
          <w:rPr>
            <w:rStyle w:val="Verwijzingopmerking"/>
            <w:rFonts w:ascii="Times New Roman" w:hAnsi="Times New Roman" w:cs="Times New Roman"/>
            <w:sz w:val="24"/>
            <w:szCs w:val="24"/>
            <w:lang w:val="en-US"/>
          </w:rPr>
          <w:t>sensitivity analyses using different dependent variables revealed that the average effect was most pronounced for immediate fundamental needs and least pronounced for interpersonal measures.</w:t>
        </w:r>
      </w:ins>
      <w:ins w:id="48" w:author="Ilja van Beest" w:date="2014-01-28T10:31:00Z">
        <w:r w:rsidR="00DE620F">
          <w:rPr>
            <w:rStyle w:val="Verwijzingopmerking"/>
            <w:rFonts w:ascii="Times New Roman" w:hAnsi="Times New Roman" w:cs="Times New Roman"/>
            <w:sz w:val="24"/>
            <w:szCs w:val="24"/>
            <w:lang w:val="en-US"/>
          </w:rPr>
          <w:t xml:space="preserve"> </w:t>
        </w:r>
        <w:commentRangeStart w:id="49"/>
        <w:r w:rsidR="00DE620F">
          <w:rPr>
            <w:rStyle w:val="Verwijzingopmerking"/>
            <w:rFonts w:ascii="Times New Roman" w:hAnsi="Times New Roman" w:cs="Times New Roman"/>
            <w:sz w:val="24"/>
            <w:szCs w:val="24"/>
            <w:lang w:val="en-US"/>
          </w:rPr>
          <w:t>Finally</w:t>
        </w:r>
      </w:ins>
      <w:del w:id="50" w:author="Ilja van Beest" w:date="2014-01-28T10:31:00Z">
        <w:r w:rsidR="00263D89" w:rsidDel="00DE620F">
          <w:rPr>
            <w:rFonts w:ascii="Times New Roman" w:hAnsi="Times New Roman" w:cs="Times New Roman"/>
            <w:sz w:val="24"/>
            <w:szCs w:val="24"/>
            <w:lang w:val="en-US"/>
          </w:rPr>
          <w:delText>Finally</w:delText>
        </w:r>
      </w:del>
      <w:r w:rsidR="00263D89" w:rsidRPr="00F70F0A">
        <w:rPr>
          <w:rFonts w:ascii="Times New Roman" w:hAnsi="Times New Roman" w:cs="Times New Roman"/>
          <w:sz w:val="24"/>
          <w:szCs w:val="24"/>
          <w:lang w:val="en-US"/>
        </w:rPr>
        <w:t xml:space="preserve">, </w:t>
      </w:r>
      <w:ins w:id="51" w:author="Ilja van Beest" w:date="2014-01-28T09:37:00Z">
        <w:r w:rsidR="00F53751">
          <w:rPr>
            <w:rFonts w:ascii="Times New Roman" w:hAnsi="Times New Roman" w:cs="Times New Roman"/>
            <w:sz w:val="24"/>
            <w:szCs w:val="24"/>
            <w:lang w:val="en-US"/>
          </w:rPr>
          <w:t xml:space="preserve">an analysis of </w:t>
        </w:r>
      </w:ins>
      <w:ins w:id="52" w:author="Ilja van Beest" w:date="2014-01-28T09:41:00Z">
        <w:r w:rsidR="00F53751">
          <w:rPr>
            <w:rFonts w:ascii="Times New Roman" w:hAnsi="Times New Roman" w:cs="Times New Roman"/>
            <w:sz w:val="24"/>
            <w:szCs w:val="24"/>
            <w:lang w:val="en-US"/>
          </w:rPr>
          <w:t>19</w:t>
        </w:r>
      </w:ins>
      <w:ins w:id="53" w:author="Ilja van Beest" w:date="2014-01-28T09:37:00Z">
        <w:r w:rsidR="00F53751">
          <w:rPr>
            <w:rFonts w:ascii="Times New Roman" w:hAnsi="Times New Roman" w:cs="Times New Roman"/>
            <w:sz w:val="24"/>
            <w:szCs w:val="24"/>
            <w:lang w:val="en-US"/>
          </w:rPr>
          <w:t xml:space="preserve"> studies using a three-player cyberball game with 30 ball tosses on immediate need satisfaction </w:t>
        </w:r>
      </w:ins>
      <w:del w:id="54" w:author="Ilja van Beest" w:date="2014-01-28T09:36:00Z">
        <w:r w:rsidR="00263D89" w:rsidDel="00F53751">
          <w:rPr>
            <w:rFonts w:ascii="Times New Roman" w:hAnsi="Times New Roman" w:cs="Times New Roman"/>
            <w:sz w:val="24"/>
            <w:szCs w:val="24"/>
            <w:lang w:val="en-US"/>
          </w:rPr>
          <w:delText xml:space="preserve">analyses </w:delText>
        </w:r>
      </w:del>
      <w:del w:id="55" w:author="Ilja van Beest" w:date="2014-01-28T09:37:00Z">
        <w:r w:rsidR="00263D89" w:rsidDel="00F53751">
          <w:rPr>
            <w:rFonts w:ascii="Times New Roman" w:hAnsi="Times New Roman" w:cs="Times New Roman"/>
            <w:sz w:val="24"/>
            <w:szCs w:val="24"/>
            <w:lang w:val="en-US"/>
          </w:rPr>
          <w:delText>revealed</w:delText>
        </w:r>
        <w:r w:rsidR="00263D89" w:rsidRPr="00F70F0A" w:rsidDel="00F53751">
          <w:rPr>
            <w:rFonts w:ascii="Times New Roman" w:hAnsi="Times New Roman" w:cs="Times New Roman"/>
            <w:sz w:val="24"/>
            <w:szCs w:val="24"/>
            <w:lang w:val="en-US"/>
          </w:rPr>
          <w:delText xml:space="preserve"> tha</w:delText>
        </w:r>
      </w:del>
      <w:del w:id="56" w:author="Ilja van Beest" w:date="2014-01-28T09:39:00Z">
        <w:r w:rsidR="00263D89" w:rsidRPr="00F70F0A" w:rsidDel="00F53751">
          <w:rPr>
            <w:rFonts w:ascii="Times New Roman" w:hAnsi="Times New Roman" w:cs="Times New Roman"/>
            <w:sz w:val="24"/>
            <w:szCs w:val="24"/>
            <w:lang w:val="en-US"/>
          </w:rPr>
          <w:delText>t</w:delText>
        </w:r>
        <w:r w:rsidR="00263D89" w:rsidDel="00F53751">
          <w:rPr>
            <w:rFonts w:ascii="Times New Roman" w:hAnsi="Times New Roman" w:cs="Times New Roman"/>
            <w:sz w:val="24"/>
            <w:szCs w:val="24"/>
            <w:lang w:val="en-US"/>
          </w:rPr>
          <w:delText xml:space="preserve"> </w:delText>
        </w:r>
        <w:r w:rsidR="00263D89" w:rsidRPr="00F70F0A" w:rsidDel="00F53751">
          <w:rPr>
            <w:rFonts w:ascii="Times New Roman" w:hAnsi="Times New Roman" w:cs="Times New Roman"/>
            <w:sz w:val="24"/>
            <w:szCs w:val="24"/>
            <w:lang w:val="en-US"/>
          </w:rPr>
          <w:delText xml:space="preserve">methodologically similar studies </w:delText>
        </w:r>
      </w:del>
      <w:r w:rsidR="00263D89" w:rsidRPr="00F70F0A">
        <w:rPr>
          <w:rFonts w:ascii="Times New Roman" w:hAnsi="Times New Roman" w:cs="Times New Roman"/>
          <w:sz w:val="24"/>
          <w:szCs w:val="24"/>
          <w:lang w:val="en-US"/>
        </w:rPr>
        <w:t xml:space="preserve">showed considerable </w:t>
      </w:r>
      <w:r w:rsidR="00263D89" w:rsidRPr="0008327B">
        <w:rPr>
          <w:rFonts w:ascii="Times New Roman" w:hAnsi="Times New Roman" w:cs="Times New Roman"/>
          <w:sz w:val="24"/>
          <w:szCs w:val="24"/>
          <w:lang w:val="en-US"/>
        </w:rPr>
        <w:t xml:space="preserve">heterogeneity in </w:t>
      </w:r>
      <w:del w:id="57" w:author="Ilja van Beest" w:date="2014-01-28T09:42:00Z">
        <w:r w:rsidR="00263D89" w:rsidRPr="0008327B" w:rsidDel="00070978">
          <w:rPr>
            <w:rFonts w:ascii="Times New Roman" w:hAnsi="Times New Roman" w:cs="Times New Roman"/>
            <w:sz w:val="24"/>
            <w:szCs w:val="24"/>
            <w:lang w:val="en-US"/>
          </w:rPr>
          <w:delText xml:space="preserve">outcomes </w:delText>
        </w:r>
      </w:del>
      <w:ins w:id="58" w:author="Ilja van Beest" w:date="2014-01-28T09:42:00Z">
        <w:r w:rsidR="00070978">
          <w:rPr>
            <w:rFonts w:ascii="Times New Roman" w:hAnsi="Times New Roman" w:cs="Times New Roman"/>
            <w:sz w:val="24"/>
            <w:szCs w:val="24"/>
            <w:lang w:val="en-US"/>
          </w:rPr>
          <w:t>the average ostracism effect</w:t>
        </w:r>
        <w:r w:rsidR="00070978" w:rsidRPr="0008327B">
          <w:rPr>
            <w:rFonts w:ascii="Times New Roman" w:hAnsi="Times New Roman" w:cs="Times New Roman"/>
            <w:sz w:val="24"/>
            <w:szCs w:val="24"/>
            <w:lang w:val="en-US"/>
          </w:rPr>
          <w:t xml:space="preserve"> </w:t>
        </w:r>
      </w:ins>
      <w:r w:rsidR="00263D89" w:rsidRPr="0008327B">
        <w:rPr>
          <w:rFonts w:ascii="Times New Roman" w:hAnsi="Times New Roman" w:cs="Times New Roman"/>
          <w:sz w:val="24"/>
          <w:szCs w:val="24"/>
          <w:lang w:val="en-US"/>
        </w:rPr>
        <w:t>(I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w:t>
      </w:r>
      <w:ins w:id="59" w:author="Ilja van Beest" w:date="2014-01-28T09:42:00Z">
        <w:r w:rsidR="00F53751">
          <w:rPr>
            <w:rFonts w:ascii="Times New Roman" w:hAnsi="Times New Roman" w:cs="Times New Roman"/>
            <w:sz w:val="24"/>
            <w:szCs w:val="24"/>
            <w:lang w:val="en-US"/>
          </w:rPr>
          <w:t>83</w:t>
        </w:r>
      </w:ins>
      <w:del w:id="60" w:author="Ilja van Beest" w:date="2014-01-28T09:42:00Z">
        <w:r w:rsidR="00263D89" w:rsidRPr="0008327B" w:rsidDel="00F53751">
          <w:rPr>
            <w:rFonts w:ascii="Times New Roman" w:hAnsi="Times New Roman" w:cs="Times New Roman"/>
            <w:sz w:val="24"/>
            <w:szCs w:val="24"/>
            <w:lang w:val="en-US"/>
          </w:rPr>
          <w:delText>92</w:delText>
        </w:r>
      </w:del>
      <w:r w:rsidR="00263D89" w:rsidRPr="0008327B">
        <w:rPr>
          <w:rFonts w:ascii="Times New Roman" w:hAnsi="Times New Roman" w:cs="Times New Roman"/>
          <w:sz w:val="24"/>
          <w:szCs w:val="24"/>
          <w:lang w:val="en-US"/>
        </w:rPr>
        <w:t>%)</w:t>
      </w:r>
      <w:r w:rsidR="00263D89" w:rsidRPr="0008327B">
        <w:rPr>
          <w:rStyle w:val="Verwijzingopmerking"/>
          <w:rFonts w:ascii="Times New Roman" w:hAnsi="Times New Roman" w:cs="Times New Roman"/>
          <w:sz w:val="24"/>
          <w:szCs w:val="24"/>
          <w:lang w:val="en-US"/>
        </w:rPr>
        <w:t>.</w:t>
      </w:r>
      <w:r w:rsidR="00C30555">
        <w:rPr>
          <w:rStyle w:val="Verwijzingopmerking"/>
          <w:rFonts w:ascii="Times New Roman" w:hAnsi="Times New Roman" w:cs="Times New Roman"/>
          <w:sz w:val="24"/>
          <w:szCs w:val="24"/>
          <w:lang w:val="en-US"/>
        </w:rPr>
        <w:t xml:space="preserve"> </w:t>
      </w:r>
      <w:commentRangeEnd w:id="49"/>
      <w:r w:rsidR="00487D04">
        <w:rPr>
          <w:rStyle w:val="Verwijzingopmerking"/>
        </w:rPr>
        <w:commentReference w:id="49"/>
      </w:r>
      <w:r w:rsidR="00DA390D">
        <w:rPr>
          <w:rStyle w:val="Verwijzingopmerking"/>
          <w:rFonts w:ascii="Times New Roman" w:hAnsi="Times New Roman" w:cs="Times New Roman"/>
          <w:sz w:val="24"/>
          <w:szCs w:val="24"/>
          <w:lang w:val="en-US"/>
        </w:rPr>
        <w:t>Results corroborate</w:t>
      </w:r>
      <w:r w:rsidR="00C30555">
        <w:rPr>
          <w:rStyle w:val="Verwijzingopmerking"/>
          <w:rFonts w:ascii="Times New Roman" w:hAnsi="Times New Roman" w:cs="Times New Roman"/>
          <w:sz w:val="24"/>
          <w:szCs w:val="24"/>
          <w:lang w:val="en-US"/>
        </w:rPr>
        <w:t xml:space="preserve"> theorizing that ostracism has a </w:t>
      </w:r>
      <w:r w:rsidR="00DA390D">
        <w:rPr>
          <w:rStyle w:val="Verwijzingopmerking"/>
          <w:rFonts w:ascii="Times New Roman" w:hAnsi="Times New Roman" w:cs="Times New Roman"/>
          <w:sz w:val="24"/>
          <w:szCs w:val="24"/>
          <w:lang w:val="en-US"/>
        </w:rPr>
        <w:t xml:space="preserve">large psychological </w:t>
      </w:r>
      <w:r w:rsidR="00C30555">
        <w:rPr>
          <w:rStyle w:val="Verwijzingopmerking"/>
          <w:rFonts w:ascii="Times New Roman" w:hAnsi="Times New Roman" w:cs="Times New Roman"/>
          <w:sz w:val="24"/>
          <w:szCs w:val="24"/>
          <w:lang w:val="en-US"/>
        </w:rPr>
        <w:t>impact</w:t>
      </w:r>
      <w:ins w:id="61" w:author="Ilja van Beest" w:date="2014-01-28T09:43:00Z">
        <w:r w:rsidR="00070978">
          <w:rPr>
            <w:rStyle w:val="Verwijzingopmerking"/>
            <w:rFonts w:ascii="Times New Roman" w:hAnsi="Times New Roman" w:cs="Times New Roman"/>
            <w:sz w:val="24"/>
            <w:szCs w:val="24"/>
            <w:lang w:val="en-US"/>
          </w:rPr>
          <w:t xml:space="preserve">. However, the fact that first measures can be moderated and that the average effect has a large </w:t>
        </w:r>
      </w:ins>
      <w:ins w:id="62" w:author="Ilja van Beest" w:date="2014-01-28T09:44:00Z">
        <w:r w:rsidR="00070978">
          <w:rPr>
            <w:rStyle w:val="Verwijzingopmerking"/>
            <w:rFonts w:ascii="Times New Roman" w:hAnsi="Times New Roman" w:cs="Times New Roman"/>
            <w:sz w:val="24"/>
            <w:szCs w:val="24"/>
            <w:lang w:val="en-US"/>
          </w:rPr>
          <w:t>heterogeneity</w:t>
        </w:r>
      </w:ins>
      <w:ins w:id="63" w:author="Ilja van Beest" w:date="2014-01-28T09:43:00Z">
        <w:r w:rsidR="00070978">
          <w:rPr>
            <w:rStyle w:val="Verwijzingopmerking"/>
            <w:rFonts w:ascii="Times New Roman" w:hAnsi="Times New Roman" w:cs="Times New Roman"/>
            <w:sz w:val="24"/>
            <w:szCs w:val="24"/>
            <w:lang w:val="en-US"/>
          </w:rPr>
          <w:t xml:space="preserve"> </w:t>
        </w:r>
      </w:ins>
      <w:ins w:id="64" w:author="Ilja van Beest" w:date="2014-01-28T09:44:00Z">
        <w:r w:rsidR="00070978">
          <w:rPr>
            <w:rStyle w:val="Verwijzingopmerking"/>
            <w:rFonts w:ascii="Times New Roman" w:hAnsi="Times New Roman" w:cs="Times New Roman"/>
            <w:sz w:val="24"/>
            <w:szCs w:val="24"/>
            <w:lang w:val="en-US"/>
          </w:rPr>
          <w:t>adds</w:t>
        </w:r>
      </w:ins>
      <w:del w:id="65" w:author="Ilja van Beest" w:date="2014-01-28T09:43:00Z">
        <w:r w:rsidR="00C30555" w:rsidDel="00070978">
          <w:rPr>
            <w:rStyle w:val="Verwijzingopmerking"/>
            <w:rFonts w:ascii="Times New Roman" w:hAnsi="Times New Roman" w:cs="Times New Roman"/>
            <w:sz w:val="24"/>
            <w:szCs w:val="24"/>
            <w:lang w:val="en-US"/>
          </w:rPr>
          <w:delText xml:space="preserve">, </w:delText>
        </w:r>
      </w:del>
      <w:del w:id="66" w:author="Ilja van Beest" w:date="2014-01-28T09:44:00Z">
        <w:r w:rsidR="0035369A" w:rsidDel="00070978">
          <w:rPr>
            <w:rStyle w:val="Verwijzingopmerking"/>
            <w:rFonts w:ascii="Times New Roman" w:hAnsi="Times New Roman" w:cs="Times New Roman"/>
            <w:sz w:val="24"/>
            <w:szCs w:val="24"/>
            <w:lang w:val="en-US"/>
          </w:rPr>
          <w:delText xml:space="preserve">but </w:delText>
        </w:r>
        <w:r w:rsidR="00C30555" w:rsidDel="00070978">
          <w:rPr>
            <w:rStyle w:val="Verwijzingopmerking"/>
            <w:rFonts w:ascii="Times New Roman" w:hAnsi="Times New Roman" w:cs="Times New Roman"/>
            <w:sz w:val="24"/>
            <w:szCs w:val="24"/>
            <w:lang w:val="en-US"/>
          </w:rPr>
          <w:delText>add</w:delText>
        </w:r>
      </w:del>
      <w:r w:rsidR="00C30555">
        <w:rPr>
          <w:rStyle w:val="Verwijzingopmerking"/>
          <w:rFonts w:ascii="Times New Roman" w:hAnsi="Times New Roman" w:cs="Times New Roman"/>
          <w:sz w:val="24"/>
          <w:szCs w:val="24"/>
          <w:lang w:val="en-US"/>
        </w:rPr>
        <w:t xml:space="preserve"> that</w:t>
      </w:r>
      <w:r w:rsidR="002F101B">
        <w:rPr>
          <w:rStyle w:val="Verwijzingopmerking"/>
          <w:rFonts w:ascii="Times New Roman" w:hAnsi="Times New Roman" w:cs="Times New Roman"/>
          <w:sz w:val="24"/>
          <w:szCs w:val="24"/>
          <w:lang w:val="en-US"/>
        </w:rPr>
        <w:t xml:space="preserve"> immediate</w:t>
      </w:r>
      <w:r w:rsidR="00C30555">
        <w:rPr>
          <w:rStyle w:val="Verwijzingopmerking"/>
          <w:rFonts w:ascii="Times New Roman" w:hAnsi="Times New Roman" w:cs="Times New Roman"/>
          <w:sz w:val="24"/>
          <w:szCs w:val="24"/>
          <w:lang w:val="en-US"/>
        </w:rPr>
        <w:t xml:space="preserve"> responses are more flexible</w:t>
      </w:r>
      <w:r w:rsidR="002F101B">
        <w:rPr>
          <w:rStyle w:val="Verwijzingopmerking"/>
          <w:rFonts w:ascii="Times New Roman" w:hAnsi="Times New Roman" w:cs="Times New Roman"/>
          <w:sz w:val="24"/>
          <w:szCs w:val="24"/>
          <w:lang w:val="en-US"/>
        </w:rPr>
        <w:t xml:space="preserve"> and </w:t>
      </w:r>
      <w:ins w:id="67" w:author="Ilja van Beest" w:date="2014-01-28T09:43:00Z">
        <w:r w:rsidR="00070978">
          <w:rPr>
            <w:rStyle w:val="Verwijzingopmerking"/>
            <w:rFonts w:ascii="Times New Roman" w:hAnsi="Times New Roman" w:cs="Times New Roman"/>
            <w:sz w:val="24"/>
            <w:szCs w:val="24"/>
            <w:lang w:val="en-US"/>
          </w:rPr>
          <w:t xml:space="preserve">perhaps </w:t>
        </w:r>
      </w:ins>
      <w:r w:rsidR="002F101B">
        <w:rPr>
          <w:rStyle w:val="Verwijzingopmerking"/>
          <w:rFonts w:ascii="Times New Roman" w:hAnsi="Times New Roman" w:cs="Times New Roman"/>
          <w:sz w:val="24"/>
          <w:szCs w:val="24"/>
          <w:lang w:val="en-US"/>
        </w:rPr>
        <w:t xml:space="preserve">less reflexive </w:t>
      </w:r>
      <w:r w:rsidR="00C30555">
        <w:rPr>
          <w:rStyle w:val="Verwijzingopmerking"/>
          <w:rFonts w:ascii="Times New Roman" w:hAnsi="Times New Roman" w:cs="Times New Roman"/>
          <w:sz w:val="24"/>
          <w:szCs w:val="24"/>
          <w:lang w:val="en-US"/>
        </w:rPr>
        <w:t xml:space="preserve">than previously assumed. </w:t>
      </w:r>
    </w:p>
    <w:p w14:paraId="5DD26AD5"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Keywords: Cyberball, meta-analysis, temporal, ostracism</w:t>
      </w:r>
      <w:r w:rsidRPr="00F70F0A">
        <w:rPr>
          <w:rFonts w:ascii="Times New Roman" w:hAnsi="Times New Roman" w:cs="Times New Roman"/>
          <w:sz w:val="24"/>
          <w:szCs w:val="24"/>
          <w:lang w:val="en-US"/>
        </w:rPr>
        <w:br w:type="page"/>
      </w:r>
    </w:p>
    <w:p w14:paraId="6C5951DB"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Meta-Analysis of Cyberball S</w:t>
      </w:r>
      <w:r w:rsidRPr="00F70F0A">
        <w:rPr>
          <w:rFonts w:ascii="Times New Roman" w:hAnsi="Times New Roman" w:cs="Times New Roman"/>
          <w:sz w:val="24"/>
          <w:szCs w:val="24"/>
          <w:lang w:val="en-US"/>
        </w:rPr>
        <w:t>tudies.</w:t>
      </w:r>
    </w:p>
    <w:p w14:paraId="39A62EA7" w14:textId="77777777" w:rsidR="00C30555" w:rsidRDefault="00C30555" w:rsidP="00444A89">
      <w:pPr>
        <w:spacing w:after="0"/>
        <w:jc w:val="center"/>
        <w:rPr>
          <w:rFonts w:ascii="Times New Roman" w:hAnsi="Times New Roman" w:cs="Times New Roman"/>
          <w:sz w:val="24"/>
          <w:szCs w:val="24"/>
          <w:lang w:val="en-US"/>
        </w:rPr>
      </w:pPr>
    </w:p>
    <w:p w14:paraId="37588C51" w14:textId="77777777"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bookmarkStart w:id="68" w:name="_GoBack"/>
      <w:r w:rsidRPr="00F70F0A">
        <w:rPr>
          <w:rFonts w:ascii="Times New Roman" w:hAnsi="Times New Roman" w:cs="Times New Roman"/>
          <w:sz w:val="24"/>
          <w:szCs w:val="24"/>
          <w:lang w:val="en-US"/>
        </w:rPr>
        <w:t xml:space="preserve">Cyberball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(Nezlek, Kowalski, Leary, Blevings,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Cyberball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the Cyberball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5B0BDC7C"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711671D0" w14:textId="77777777"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Cyberball,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 xml:space="preserve">s,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experiments have </w:t>
      </w:r>
      <w:r w:rsidR="00901224">
        <w:rPr>
          <w:rFonts w:ascii="Times New Roman" w:hAnsi="Times New Roman" w:cs="Times New Roman"/>
          <w:sz w:val="24"/>
          <w:szCs w:val="24"/>
          <w:lang w:val="en-US"/>
        </w:rPr>
        <w:lastRenderedPageBreak/>
        <w:t>highlighted the (mostly negative) impact of ostracism on</w:t>
      </w:r>
      <w:r w:rsidR="00822478">
        <w:rPr>
          <w:rFonts w:ascii="Times New Roman" w:hAnsi="Times New Roman" w:cs="Times New Roman"/>
          <w:sz w:val="24"/>
          <w:szCs w:val="24"/>
          <w:lang w:val="en-US"/>
        </w:rPr>
        <w:t xml:space="preserve"> fundamental needs (e.g., belonging; Baumeister, &amp; Leary, 1995), mood</w:t>
      </w:r>
      <w:r w:rsidR="00E06E83">
        <w:rPr>
          <w:rFonts w:ascii="Times New Roman" w:hAnsi="Times New Roman" w:cs="Times New Roman"/>
          <w:sz w:val="24"/>
          <w:szCs w:val="24"/>
          <w:lang w:val="en-US"/>
        </w:rPr>
        <w:t>, physiology (e.g., body temperature; Ijzerman, Galucci, Pouw, Wei</w:t>
      </w:r>
      <w:r w:rsidR="00E06E83" w:rsidRPr="00F70F0A">
        <w:rPr>
          <w:rFonts w:ascii="Times New Roman" w:eastAsia="Times New Roman" w:hAnsi="Times New Roman" w:cs="Times New Roman"/>
          <w:sz w:val="24"/>
          <w:szCs w:val="24"/>
          <w:lang w:val="en-US"/>
        </w:rPr>
        <w:t>βgerber</w:t>
      </w:r>
      <w:r w:rsidR="00E06E83">
        <w:rPr>
          <w:rFonts w:ascii="Times New Roman" w:eastAsia="Times New Roman" w:hAnsi="Times New Roman" w:cs="Times New Roman"/>
          <w:sz w:val="24"/>
          <w:szCs w:val="24"/>
          <w:lang w:val="en-US"/>
        </w:rPr>
        <w:t>, Van Doesum,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ins w:id="69" w:author="Ilja van Beest" w:date="2014-01-28T10:36:00Z">
        <w:r w:rsidR="00EC5428">
          <w:rPr>
            <w:rFonts w:ascii="Times New Roman" w:hAnsi="Times New Roman" w:cs="Times New Roman"/>
            <w:sz w:val="24"/>
            <w:szCs w:val="24"/>
            <w:lang w:val="en-US"/>
          </w:rPr>
          <w:t xml:space="preserve">compared to being included in Cyberball </w:t>
        </w:r>
      </w:ins>
      <w:r w:rsidR="00731737" w:rsidRPr="00F70F0A">
        <w:rPr>
          <w:rFonts w:ascii="Times New Roman" w:hAnsi="Times New Roman" w:cs="Times New Roman"/>
          <w:sz w:val="24"/>
          <w:szCs w:val="24"/>
          <w:lang w:val="en-US"/>
        </w:rPr>
        <w:t xml:space="preserve">as the ‘ostracism effect.’ </w:t>
      </w:r>
    </w:p>
    <w:p w14:paraId="05192091" w14:textId="77777777"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(Baumeister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(Haselton,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Williams’</w:t>
      </w:r>
      <w:ins w:id="70" w:author="Kipling Williams" w:date="2014-01-29T12:42:00Z">
        <w:r w:rsidR="006C124A">
          <w:rPr>
            <w:rFonts w:ascii="Times New Roman" w:hAnsi="Times New Roman" w:cs="Times New Roman"/>
            <w:sz w:val="24"/>
            <w:szCs w:val="24"/>
            <w:lang w:val="en-US"/>
          </w:rPr>
          <w:t>s</w:t>
        </w:r>
      </w:ins>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300312A6"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(Cacioppo,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r w:rsidRPr="00F70F0A">
        <w:rPr>
          <w:rFonts w:ascii="Times New Roman" w:hAnsi="Times New Roman" w:cs="Times New Roman"/>
          <w:sz w:val="24"/>
          <w:szCs w:val="24"/>
          <w:lang w:val="en-US"/>
        </w:rPr>
        <w:t>Blackhart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Cacioppo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Eisenberger, Lieberman, and Williams (2003). </w:t>
      </w:r>
    </w:p>
    <w:p w14:paraId="00EF3816"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n fMRI studies, the current meta-analysis limits the paradigm to that of Cyberball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w:t>
      </w:r>
      <w:del w:id="71" w:author="Ilja van Beest" w:date="2014-01-28T10:39:00Z">
        <w:r w:rsidR="000522A2" w:rsidRPr="000A7802" w:rsidDel="00EC5428">
          <w:rPr>
            <w:rFonts w:ascii="Times New Roman" w:hAnsi="Times New Roman" w:cs="Times New Roman"/>
            <w:sz w:val="24"/>
            <w:szCs w:val="24"/>
            <w:lang w:val="en-US"/>
          </w:rPr>
          <w:delText>, while maintaining study quality</w:delText>
        </w:r>
      </w:del>
      <w:r w:rsidR="000522A2" w:rsidRPr="00F70F0A">
        <w:rPr>
          <w:rFonts w:ascii="Times New Roman" w:hAnsi="Times New Roman" w:cs="Times New Roman"/>
          <w:sz w:val="24"/>
          <w:szCs w:val="24"/>
          <w:lang w:val="en-US"/>
        </w:rPr>
        <w:t xml:space="preserve">. </w:t>
      </w:r>
    </w:p>
    <w:p w14:paraId="744745EF"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6D52C687"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Cyberball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1B971338"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0DC90DA9"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751DB65A" w14:textId="77777777" w:rsidR="003B0002" w:rsidRDefault="00731737" w:rsidP="00C30555">
      <w:pPr>
        <w:spacing w:after="0" w:line="480" w:lineRule="auto"/>
        <w:rPr>
          <w:ins w:id="72" w:author="Ilja van Beest" w:date="2014-01-28T10:46:00Z"/>
          <w:rFonts w:ascii="Times New Roman" w:hAnsi="Times New Roman" w:cs="Times New Roman"/>
          <w:sz w:val="24"/>
          <w:szCs w:val="24"/>
          <w:lang w:val="en-US"/>
        </w:rPr>
      </w:pPr>
      <w:r w:rsidRPr="00F70F0A">
        <w:rPr>
          <w:rFonts w:ascii="Times New Roman" w:hAnsi="Times New Roman" w:cs="Times New Roman"/>
          <w:i/>
          <w:sz w:val="24"/>
          <w:szCs w:val="24"/>
          <w:lang w:val="en-US"/>
        </w:rPr>
        <w:tab/>
      </w:r>
      <w:commentRangeStart w:id="73"/>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commentRangeEnd w:id="73"/>
      <w:r w:rsidR="003B19FD">
        <w:rPr>
          <w:rStyle w:val="Verwijzingopmerking"/>
        </w:rPr>
        <w:commentReference w:id="73"/>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ins w:id="74" w:author="Ilja van Beest" w:date="2014-01-28T10:46:00Z">
        <w:r w:rsidR="003B0002">
          <w:rPr>
            <w:rFonts w:ascii="Times New Roman" w:hAnsi="Times New Roman" w:cs="Times New Roman"/>
            <w:sz w:val="24"/>
            <w:szCs w:val="24"/>
            <w:lang w:val="en-US"/>
          </w:rPr>
          <w:t xml:space="preserve">In addition, we assessed how structural aspects of Cyberball studies affect first and last measures. We …. </w:t>
        </w:r>
      </w:ins>
    </w:p>
    <w:p w14:paraId="0FE9901C" w14:textId="77777777" w:rsidR="003B0002" w:rsidRDefault="003B0002" w:rsidP="00C30555">
      <w:pPr>
        <w:spacing w:after="0" w:line="480" w:lineRule="auto"/>
        <w:rPr>
          <w:ins w:id="75" w:author="Ilja van Beest" w:date="2014-01-28T10:46:00Z"/>
          <w:rFonts w:ascii="Times New Roman" w:hAnsi="Times New Roman" w:cs="Times New Roman"/>
          <w:sz w:val="24"/>
          <w:szCs w:val="24"/>
          <w:lang w:val="en-US"/>
        </w:rPr>
      </w:pPr>
    </w:p>
    <w:p w14:paraId="0E4A4DEE" w14:textId="77777777" w:rsidR="0066375E" w:rsidRDefault="00130F58" w:rsidP="00C30555">
      <w:pPr>
        <w:spacing w:after="0" w:line="480" w:lineRule="auto"/>
        <w:rPr>
          <w:rFonts w:ascii="Times New Roman" w:hAnsi="Times New Roman" w:cs="Times New Roman"/>
          <w:sz w:val="24"/>
          <w:szCs w:val="24"/>
          <w:lang w:val="en-US"/>
        </w:rPr>
      </w:pPr>
      <w:r w:rsidRPr="00130F58">
        <w:rPr>
          <w:rFonts w:ascii="Times New Roman" w:hAnsi="Times New Roman" w:cs="Times New Roman"/>
          <w:sz w:val="24"/>
          <w:szCs w:val="24"/>
          <w:lang w:val="en-US"/>
        </w:rPr>
        <w:lastRenderedPageBreak/>
        <w:t xml:space="preserve">We consider structural aspects associated with </w:t>
      </w:r>
      <w:r>
        <w:rPr>
          <w:rFonts w:ascii="Times New Roman" w:hAnsi="Times New Roman" w:cs="Times New Roman"/>
          <w:sz w:val="24"/>
          <w:szCs w:val="24"/>
          <w:lang w:val="en-US"/>
        </w:rPr>
        <w:t>C</w:t>
      </w:r>
      <w:r w:rsidRPr="00130F58">
        <w:rPr>
          <w:rFonts w:ascii="Times New Roman" w:hAnsi="Times New Roman" w:cs="Times New Roman"/>
          <w:sz w:val="24"/>
          <w:szCs w:val="24"/>
          <w:lang w:val="en-US"/>
        </w:rPr>
        <w:t>yberball</w:t>
      </w:r>
      <w:ins w:id="76" w:author="Ilja van Beest" w:date="2014-01-28T10:40:00Z">
        <w:r w:rsidR="003B19FD">
          <w:rPr>
            <w:rFonts w:ascii="Times New Roman" w:hAnsi="Times New Roman" w:cs="Times New Roman"/>
            <w:sz w:val="24"/>
            <w:szCs w:val="24"/>
            <w:lang w:val="en-US"/>
          </w:rPr>
          <w:t xml:space="preserve">. We assessed whether it country of origin in which the study was conducted would impact cyberball experience. We assessed. </w:t>
        </w:r>
      </w:ins>
      <w:del w:id="77" w:author="Ilja van Beest" w:date="2014-01-28T10:40:00Z">
        <w:r w:rsidRPr="00130F58" w:rsidDel="003B19FD">
          <w:rPr>
            <w:rFonts w:ascii="Times New Roman" w:hAnsi="Times New Roman" w:cs="Times New Roman"/>
            <w:sz w:val="24"/>
            <w:szCs w:val="24"/>
            <w:lang w:val="en-US"/>
          </w:rPr>
          <w:delText xml:space="preserve"> </w:delText>
        </w:r>
      </w:del>
      <w:r w:rsidRPr="00130F58">
        <w:rPr>
          <w:rFonts w:ascii="Times New Roman" w:hAnsi="Times New Roman" w:cs="Times New Roman"/>
          <w:sz w:val="24"/>
          <w:szCs w:val="24"/>
          <w:lang w:val="en-US"/>
        </w:rPr>
        <w:t>(</w:t>
      </w:r>
      <w:r w:rsidR="0066375E">
        <w:rPr>
          <w:rFonts w:ascii="Times New Roman" w:hAnsi="Times New Roman" w:cs="Times New Roman"/>
          <w:sz w:val="24"/>
          <w:szCs w:val="24"/>
          <w:lang w:val="en-US"/>
        </w:rPr>
        <w:t>e.g</w:t>
      </w:r>
      <w:r w:rsidRPr="00130F58">
        <w:rPr>
          <w:rFonts w:ascii="Times New Roman" w:hAnsi="Times New Roman" w:cs="Times New Roman"/>
          <w:sz w:val="24"/>
          <w:szCs w:val="24"/>
          <w:lang w:val="en-US"/>
        </w:rPr>
        <w:t xml:space="preserve">., number of ball tosses, number of </w:t>
      </w:r>
      <w:r>
        <w:rPr>
          <w:rFonts w:ascii="Times New Roman" w:hAnsi="Times New Roman" w:cs="Times New Roman"/>
          <w:sz w:val="24"/>
          <w:szCs w:val="24"/>
          <w:lang w:val="en-US"/>
        </w:rPr>
        <w:t>C</w:t>
      </w:r>
      <w:r w:rsidRPr="00130F58">
        <w:rPr>
          <w:rFonts w:ascii="Times New Roman" w:hAnsi="Times New Roman" w:cs="Times New Roman"/>
          <w:sz w:val="24"/>
          <w:szCs w:val="24"/>
          <w:lang w:val="en-US"/>
        </w:rPr>
        <w:t>yberball players, gender of participant</w:t>
      </w:r>
      <w:r w:rsidR="00817422">
        <w:rPr>
          <w:rFonts w:ascii="Times New Roman" w:hAnsi="Times New Roman" w:cs="Times New Roman"/>
          <w:sz w:val="24"/>
          <w:szCs w:val="24"/>
          <w:lang w:val="en-US"/>
        </w:rPr>
        <w:t>s</w:t>
      </w:r>
      <w:r w:rsidRPr="00130F58">
        <w:rPr>
          <w:rFonts w:ascii="Times New Roman" w:hAnsi="Times New Roman" w:cs="Times New Roman"/>
          <w:sz w:val="24"/>
          <w:szCs w:val="24"/>
          <w:lang w:val="en-US"/>
        </w:rPr>
        <w:t>, etc</w:t>
      </w:r>
      <w:r>
        <w:rPr>
          <w:rFonts w:ascii="Times New Roman" w:hAnsi="Times New Roman" w:cs="Times New Roman"/>
          <w:sz w:val="24"/>
          <w:szCs w:val="24"/>
          <w:lang w:val="en-US"/>
        </w:rPr>
        <w:t>.</w:t>
      </w:r>
      <w:r w:rsidRPr="00130F58">
        <w:rPr>
          <w:rFonts w:ascii="Times New Roman" w:hAnsi="Times New Roman" w:cs="Times New Roman"/>
          <w:sz w:val="24"/>
          <w:szCs w:val="24"/>
          <w:lang w:val="en-US"/>
        </w:rPr>
        <w:t xml:space="preserve">) </w:t>
      </w:r>
      <w:proofErr w:type="gramStart"/>
      <w:r w:rsidRPr="00130F58">
        <w:rPr>
          <w:rFonts w:ascii="Times New Roman" w:hAnsi="Times New Roman" w:cs="Times New Roman"/>
          <w:sz w:val="24"/>
          <w:szCs w:val="24"/>
          <w:lang w:val="en-US"/>
        </w:rPr>
        <w:t>and</w:t>
      </w:r>
      <w:proofErr w:type="gramEnd"/>
      <w:r w:rsidRPr="00130F58">
        <w:rPr>
          <w:rFonts w:ascii="Times New Roman" w:hAnsi="Times New Roman" w:cs="Times New Roman"/>
          <w:sz w:val="24"/>
          <w:szCs w:val="24"/>
          <w:lang w:val="en-US"/>
        </w:rPr>
        <w:t xml:space="preserve"> differences between dependent variables</w:t>
      </w:r>
      <w:r w:rsidR="0066375E">
        <w:rPr>
          <w:rFonts w:ascii="Times New Roman" w:hAnsi="Times New Roman" w:cs="Times New Roman"/>
          <w:sz w:val="24"/>
          <w:szCs w:val="24"/>
          <w:lang w:val="en-US"/>
        </w:rPr>
        <w:t xml:space="preserve"> for moderation and robustness, respectively</w:t>
      </w:r>
      <w:r w:rsidRPr="00130F5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p>
    <w:p w14:paraId="539C4913"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 xml:space="preserve">a </w:t>
      </w:r>
      <w:proofErr w:type="gramStart"/>
      <w:r w:rsidR="0001626A">
        <w:rPr>
          <w:rFonts w:ascii="Times New Roman" w:hAnsi="Times New Roman" w:cs="Times New Roman"/>
          <w:sz w:val="24"/>
          <w:szCs w:val="24"/>
          <w:lang w:val="en-US"/>
        </w:rPr>
        <w:t>variable which</w:t>
      </w:r>
      <w:proofErr w:type="gramEnd"/>
      <w:r w:rsidR="0001626A">
        <w:rPr>
          <w:rFonts w:ascii="Times New Roman" w:hAnsi="Times New Roman" w:cs="Times New Roman"/>
          <w:sz w:val="24"/>
          <w:szCs w:val="24"/>
          <w:lang w:val="en-US"/>
        </w:rPr>
        <w:t xml:space="preserve">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proofErr w:type="gramStart"/>
      <w:r w:rsidR="00AA61E5">
        <w:rPr>
          <w:rFonts w:ascii="Times New Roman" w:hAnsi="Times New Roman" w:cs="Times New Roman"/>
          <w:sz w:val="24"/>
          <w:szCs w:val="24"/>
          <w:lang w:val="en-US"/>
        </w:rPr>
        <w:t>excluded,</w:t>
      </w:r>
      <w:proofErr w:type="gramEnd"/>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2DAC3EC9" w14:textId="77777777"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w:t>
      </w:r>
      <w:commentRangeStart w:id="78"/>
      <w:r w:rsidRPr="00F70F0A">
        <w:rPr>
          <w:rFonts w:ascii="Times New Roman" w:hAnsi="Times New Roman" w:cs="Times New Roman"/>
          <w:sz w:val="24"/>
          <w:szCs w:val="24"/>
          <w:lang w:val="en-US"/>
        </w:rPr>
        <w:t>measures</w:t>
      </w:r>
      <w:commentRangeEnd w:id="78"/>
      <w:r w:rsidR="003B0002">
        <w:rPr>
          <w:rStyle w:val="Verwijzingopmerking"/>
        </w:rPr>
        <w:commentReference w:id="78"/>
      </w:r>
      <w:r w:rsidRPr="00F70F0A">
        <w:rPr>
          <w:rFonts w:ascii="Times New Roman" w:hAnsi="Times New Roman" w:cs="Times New Roman"/>
          <w:sz w:val="24"/>
          <w:szCs w:val="24"/>
          <w:lang w:val="en-US"/>
        </w:rPr>
        <w:t xml:space="preserve">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Cyberball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Cyberball </w:t>
      </w:r>
      <w:r w:rsidRPr="00F70F0A">
        <w:rPr>
          <w:rFonts w:ascii="Times New Roman" w:hAnsi="Times New Roman" w:cs="Times New Roman"/>
          <w:sz w:val="24"/>
          <w:szCs w:val="24"/>
          <w:lang w:val="en-US"/>
        </w:rPr>
        <w:lastRenderedPageBreak/>
        <w:t xml:space="preserve">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r w:rsidR="00480E89">
        <w:rPr>
          <w:rFonts w:ascii="Times New Roman" w:hAnsi="Times New Roman" w:cs="Times New Roman"/>
          <w:sz w:val="24"/>
          <w:szCs w:val="24"/>
          <w:lang w:val="en-US"/>
        </w:rPr>
        <w:t>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43F1798A" w14:textId="77777777"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Besides using different subsets of measures for sensitivity analyses, we also coded whether the first- and last measure included was immediate (i.e., questions relating to during the game) or delayed (i.e., questions relating to after the game).</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delayed.</w:t>
      </w:r>
      <w:r w:rsidR="009E759C">
        <w:rPr>
          <w:rFonts w:ascii="Times New Roman" w:hAnsi="Times New Roman" w:cs="Times New Roman"/>
          <w:sz w:val="24"/>
          <w:szCs w:val="24"/>
          <w:lang w:val="en-US"/>
        </w:rPr>
        <w:t xml:space="preserve"> </w:t>
      </w:r>
    </w:p>
    <w:p w14:paraId="21D078C7"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proofErr w:type="gramStart"/>
      <w:r w:rsidRPr="00F70F0A">
        <w:rPr>
          <w:rFonts w:ascii="Times New Roman" w:hAnsi="Times New Roman" w:cs="Times New Roman"/>
          <w:sz w:val="24"/>
          <w:szCs w:val="24"/>
          <w:lang w:val="en-US"/>
        </w:rPr>
        <w:t>?</w:t>
      </w:r>
      <w:r w:rsidR="00792D66">
        <w:rPr>
          <w:rFonts w:ascii="Times New Roman" w:hAnsi="Times New Roman" w:cs="Times New Roman"/>
          <w:sz w:val="24"/>
          <w:szCs w:val="24"/>
          <w:lang w:val="en-US"/>
        </w:rPr>
        <w:t>,</w:t>
      </w:r>
      <w:proofErr w:type="gramEnd"/>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55B6355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4A2A5780"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556BA91C"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 xml:space="preserve">most within-subjects </w:t>
      </w:r>
      <w:r w:rsidR="00F961BE" w:rsidRPr="00F70F0A">
        <w:rPr>
          <w:rFonts w:ascii="Times New Roman" w:hAnsi="Times New Roman" w:cs="Times New Roman"/>
          <w:sz w:val="24"/>
          <w:szCs w:val="24"/>
          <w:lang w:val="en-US"/>
        </w:rPr>
        <w:lastRenderedPageBreak/>
        <w:t>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beyond the scope of this meta-analysis (see </w:t>
      </w:r>
      <w:r w:rsidR="00F961BE" w:rsidRPr="00F70F0A">
        <w:rPr>
          <w:rFonts w:ascii="Times New Roman" w:hAnsi="Times New Roman" w:cs="Times New Roman"/>
          <w:sz w:val="24"/>
          <w:szCs w:val="24"/>
          <w:lang w:val="en-US"/>
        </w:rPr>
        <w:t>Cacioppo,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1E436852"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 xml:space="preserve">were required to have a factor that manipulated number of </w:t>
      </w:r>
      <w:r w:rsidR="00151D65">
        <w:rPr>
          <w:rFonts w:ascii="Times New Roman" w:hAnsi="Times New Roman" w:cs="Times New Roman"/>
          <w:sz w:val="24"/>
          <w:szCs w:val="24"/>
          <w:lang w:val="en-US"/>
        </w:rPr>
        <w:t xml:space="preserve">virtual </w:t>
      </w:r>
      <w:r w:rsidR="00731737">
        <w:rPr>
          <w:rFonts w:ascii="Times New Roman" w:hAnsi="Times New Roman" w:cs="Times New Roman"/>
          <w:sz w:val="24"/>
          <w:szCs w:val="24"/>
          <w:lang w:val="en-US"/>
        </w:rPr>
        <w:t>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1B05E0C4"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r w:rsidR="0004634D" w:rsidRPr="00F70F0A">
        <w:rPr>
          <w:rFonts w:ascii="Times New Roman" w:hAnsi="Times New Roman" w:cs="Times New Roman"/>
          <w:sz w:val="24"/>
          <w:szCs w:val="24"/>
          <w:lang w:val="en-US"/>
        </w:rPr>
        <w:t xml:space="preserve">Cyberball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the dependent measures the criterion was that they were </w:t>
      </w:r>
      <w:r w:rsidRPr="00F70F0A">
        <w:rPr>
          <w:rFonts w:ascii="Times New Roman" w:hAnsi="Times New Roman" w:cs="Times New Roman"/>
          <w:sz w:val="24"/>
          <w:szCs w:val="24"/>
          <w:lang w:val="en-US"/>
        </w:rPr>
        <w:lastRenderedPageBreak/>
        <w:t>(expected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4B8C83E9"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68AD7123"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meta-analysis of Cyberball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list of Cyberball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60DA3058"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databases searched included Web of Knowledge, PubMed, ScienceDirect and Worldcat</w:t>
      </w:r>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The first three cover only published articles, whereas Worldcat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PsycINFO database</w:t>
      </w:r>
      <w:r w:rsidRPr="00F70F0A">
        <w:rPr>
          <w:rFonts w:ascii="Times New Roman" w:hAnsi="Times New Roman" w:cs="Times New Roman"/>
          <w:sz w:val="24"/>
          <w:szCs w:val="24"/>
          <w:lang w:val="en-US"/>
        </w:rPr>
        <w:t>. All these databases were searched with the keywords “cyberball”, “ball-tossing” and “ball AND ostraci*”.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exclu*”)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2D7D77A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41636F9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Cyberball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25295A">
        <w:rPr>
          <w:rFonts w:ascii="Times New Roman" w:hAnsi="Times New Roman" w:cs="Times New Roman"/>
          <w:sz w:val="24"/>
          <w:szCs w:val="24"/>
          <w:lang w:val="en-US"/>
        </w:rPr>
        <w:t>2013</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proofErr w:type="gramStart"/>
      <w:r w:rsidRPr="00F70F0A">
        <w:rPr>
          <w:rFonts w:ascii="Times New Roman" w:hAnsi="Times New Roman" w:cs="Times New Roman"/>
          <w:sz w:val="24"/>
          <w:szCs w:val="24"/>
          <w:lang w:val="en-US"/>
        </w:rPr>
        <w:t>The</w:t>
      </w:r>
      <w:proofErr w:type="gramEnd"/>
      <w:r w:rsidRPr="00F70F0A">
        <w:rPr>
          <w:rFonts w:ascii="Times New Roman" w:hAnsi="Times New Roman" w:cs="Times New Roman"/>
          <w:sz w:val="24"/>
          <w:szCs w:val="24"/>
          <w:lang w:val="en-US"/>
        </w:rPr>
        <w:t xml:space="preserve"> list included 93 papers, of which 9 papers were included to be coded.</w:t>
      </w:r>
    </w:p>
    <w:p w14:paraId="1EBE049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7AC23EC2" w14:textId="77777777"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Cyberball)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w:t>
      </w:r>
      <w:proofErr w:type="gramStart"/>
      <w:r w:rsidR="00BE1AD1">
        <w:rPr>
          <w:rFonts w:ascii="Times New Roman" w:hAnsi="Times New Roman" w:cs="Times New Roman"/>
          <w:sz w:val="24"/>
          <w:szCs w:val="24"/>
          <w:lang w:val="en-US"/>
        </w:rPr>
        <w:t>There</w:t>
      </w:r>
      <w:proofErr w:type="gramEnd"/>
      <w:r w:rsidR="00BE1AD1">
        <w:rPr>
          <w:rFonts w:ascii="Times New Roman" w:hAnsi="Times New Roman" w:cs="Times New Roman"/>
          <w:sz w:val="24"/>
          <w:szCs w:val="24"/>
          <w:lang w:val="en-US"/>
        </w:rPr>
        <w:t xml:space="preserv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r w:rsidRPr="00F70F0A">
        <w:rPr>
          <w:rFonts w:ascii="Times New Roman" w:hAnsi="Times New Roman" w:cs="Times New Roman"/>
          <w:sz w:val="24"/>
          <w:szCs w:val="24"/>
          <w:lang w:val="en-US"/>
        </w:rPr>
        <w:t>Cyberball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08EEA3F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46162981"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ins w:id="79" w:author="Ilja van Beest" w:date="2014-01-28T11:01:00Z">
        <w:r w:rsidR="009A1674">
          <w:rPr>
            <w:rFonts w:ascii="Times New Roman" w:hAnsi="Times New Roman" w:cs="Times New Roman"/>
            <w:sz w:val="24"/>
            <w:szCs w:val="24"/>
            <w:lang w:val="en-US"/>
          </w:rPr>
          <w:t xml:space="preserve"> and conducted all the analyes</w:t>
        </w:r>
      </w:ins>
      <w:r w:rsidR="009638AE">
        <w:rPr>
          <w:rFonts w:ascii="Times New Roman" w:hAnsi="Times New Roman" w:cs="Times New Roman"/>
          <w:sz w:val="24"/>
          <w:szCs w:val="24"/>
          <w:lang w:val="en-US"/>
        </w:rPr>
        <w:t xml:space="preserve">. </w:t>
      </w:r>
      <w:moveFromRangeStart w:id="80" w:author="Ilja van Beest" w:date="2014-01-28T10:59:00Z" w:name="move252526072"/>
      <w:moveFrom w:id="81" w:author="Ilja van Beest" w:date="2014-01-28T10:59:00Z">
        <w:r w:rsidR="009638AE" w:rsidDel="009A1674">
          <w:rPr>
            <w:rFonts w:ascii="Times New Roman" w:hAnsi="Times New Roman" w:cs="Times New Roman"/>
            <w:sz w:val="24"/>
            <w:szCs w:val="24"/>
            <w:lang w:val="en-US"/>
          </w:rPr>
          <w:t>T</w:t>
        </w:r>
        <w:r w:rsidRPr="00F70F0A" w:rsidDel="009A1674">
          <w:rPr>
            <w:rFonts w:ascii="Times New Roman" w:hAnsi="Times New Roman" w:cs="Times New Roman"/>
            <w:sz w:val="24"/>
            <w:szCs w:val="24"/>
            <w:lang w:val="en-US"/>
          </w:rPr>
          <w:t xml:space="preserve">he second- and third author checked the coding for a subsample of studies. </w:t>
        </w:r>
      </w:moveFrom>
      <w:moveFromRangeEnd w:id="80"/>
      <w:r w:rsidR="007B79EA">
        <w:rPr>
          <w:rFonts w:ascii="Times New Roman" w:hAnsi="Times New Roman" w:cs="Times New Roman"/>
          <w:sz w:val="24"/>
          <w:szCs w:val="24"/>
          <w:lang w:val="en-US"/>
        </w:rPr>
        <w:t xml:space="preserve">The </w:t>
      </w:r>
      <w:ins w:id="82" w:author="Ilja van Beest" w:date="2014-01-28T10:59:00Z">
        <w:r w:rsidR="009A1674">
          <w:rPr>
            <w:rFonts w:ascii="Times New Roman" w:hAnsi="Times New Roman" w:cs="Times New Roman"/>
            <w:sz w:val="24"/>
            <w:szCs w:val="24"/>
            <w:lang w:val="en-US"/>
          </w:rPr>
          <w:t xml:space="preserve">third author double-checked a subset of all </w:t>
        </w:r>
        <w:proofErr w:type="gramStart"/>
        <w:r w:rsidR="009A1674">
          <w:rPr>
            <w:rFonts w:ascii="Times New Roman" w:hAnsi="Times New Roman" w:cs="Times New Roman"/>
            <w:sz w:val="24"/>
            <w:szCs w:val="24"/>
            <w:lang w:val="en-US"/>
          </w:rPr>
          <w:t>studies,</w:t>
        </w:r>
        <w:proofErr w:type="gramEnd"/>
        <w:r w:rsidR="009A1674">
          <w:rPr>
            <w:rFonts w:ascii="Times New Roman" w:hAnsi="Times New Roman" w:cs="Times New Roman"/>
            <w:sz w:val="24"/>
            <w:szCs w:val="24"/>
            <w:lang w:val="en-US"/>
          </w:rPr>
          <w:t xml:space="preserve"> the </w:t>
        </w:r>
      </w:ins>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w:t>
      </w:r>
      <w:r w:rsidR="00114AA5">
        <w:rPr>
          <w:rFonts w:ascii="Times New Roman" w:hAnsi="Times New Roman" w:cs="Times New Roman"/>
          <w:sz w:val="24"/>
          <w:szCs w:val="24"/>
          <w:lang w:val="en-US"/>
        </w:rPr>
        <w:lastRenderedPageBreak/>
        <w:t xml:space="preserve">entailed a full two-by-two design. </w:t>
      </w:r>
      <w:ins w:id="83" w:author="Ilja van Beest" w:date="2014-01-28T11:01:00Z">
        <w:r w:rsidR="009A1674">
          <w:rPr>
            <w:rFonts w:ascii="Times New Roman" w:hAnsi="Times New Roman" w:cs="Times New Roman"/>
            <w:sz w:val="24"/>
            <w:szCs w:val="24"/>
            <w:lang w:val="en-US"/>
          </w:rPr>
          <w:t xml:space="preserve">The </w:t>
        </w:r>
      </w:ins>
      <w:moveToRangeStart w:id="84" w:author="Ilja van Beest" w:date="2014-01-28T10:59:00Z" w:name="move252526072"/>
      <w:moveTo w:id="85" w:author="Ilja van Beest" w:date="2014-01-28T10:59:00Z">
        <w:del w:id="86" w:author="Ilja van Beest" w:date="2014-01-28T11:01:00Z">
          <w:r w:rsidR="009A1674" w:rsidDel="009A1674">
            <w:rPr>
              <w:rFonts w:ascii="Times New Roman" w:hAnsi="Times New Roman" w:cs="Times New Roman"/>
              <w:sz w:val="24"/>
              <w:szCs w:val="24"/>
              <w:lang w:val="en-US"/>
            </w:rPr>
            <w:delText>T</w:delText>
          </w:r>
          <w:r w:rsidR="009A1674" w:rsidRPr="00F70F0A" w:rsidDel="009A1674">
            <w:rPr>
              <w:rFonts w:ascii="Times New Roman" w:hAnsi="Times New Roman" w:cs="Times New Roman"/>
              <w:sz w:val="24"/>
              <w:szCs w:val="24"/>
              <w:lang w:val="en-US"/>
            </w:rPr>
            <w:delText xml:space="preserve">he second- and </w:delText>
          </w:r>
        </w:del>
        <w:r w:rsidR="009A1674" w:rsidRPr="00F70F0A">
          <w:rPr>
            <w:rFonts w:ascii="Times New Roman" w:hAnsi="Times New Roman" w:cs="Times New Roman"/>
            <w:sz w:val="24"/>
            <w:szCs w:val="24"/>
            <w:lang w:val="en-US"/>
          </w:rPr>
          <w:t xml:space="preserve">third author checked </w:t>
        </w:r>
        <w:del w:id="87" w:author="Ilja van Beest" w:date="2014-01-28T11:01:00Z">
          <w:r w:rsidR="009A1674" w:rsidRPr="00F70F0A" w:rsidDel="009A1674">
            <w:rPr>
              <w:rFonts w:ascii="Times New Roman" w:hAnsi="Times New Roman" w:cs="Times New Roman"/>
              <w:sz w:val="24"/>
              <w:szCs w:val="24"/>
              <w:lang w:val="en-US"/>
            </w:rPr>
            <w:delText>the coding for</w:delText>
          </w:r>
        </w:del>
      </w:moveTo>
      <w:ins w:id="88" w:author="Ilja van Beest" w:date="2014-01-28T11:01:00Z">
        <w:r w:rsidR="009A1674">
          <w:rPr>
            <w:rFonts w:ascii="Times New Roman" w:hAnsi="Times New Roman" w:cs="Times New Roman"/>
            <w:sz w:val="24"/>
            <w:szCs w:val="24"/>
            <w:lang w:val="en-US"/>
          </w:rPr>
          <w:t>and reran the R-code of all analyses</w:t>
        </w:r>
      </w:ins>
      <w:moveTo w:id="89" w:author="Ilja van Beest" w:date="2014-01-28T10:59:00Z">
        <w:del w:id="90" w:author="Ilja van Beest" w:date="2014-01-28T11:01:00Z">
          <w:r w:rsidR="009A1674" w:rsidRPr="00F70F0A" w:rsidDel="009A1674">
            <w:rPr>
              <w:rFonts w:ascii="Times New Roman" w:hAnsi="Times New Roman" w:cs="Times New Roman"/>
              <w:sz w:val="24"/>
              <w:szCs w:val="24"/>
              <w:lang w:val="en-US"/>
            </w:rPr>
            <w:delText xml:space="preserve"> a subsample of studies</w:delText>
          </w:r>
        </w:del>
        <w:r w:rsidR="009A1674" w:rsidRPr="00F70F0A">
          <w:rPr>
            <w:rFonts w:ascii="Times New Roman" w:hAnsi="Times New Roman" w:cs="Times New Roman"/>
            <w:sz w:val="24"/>
            <w:szCs w:val="24"/>
            <w:lang w:val="en-US"/>
          </w:rPr>
          <w:t>.</w:t>
        </w:r>
      </w:moveTo>
      <w:moveToRangeEnd w:id="84"/>
      <w:del w:id="91" w:author="Ilja van Beest" w:date="2014-01-28T11:02:00Z">
        <w:r w:rsidRPr="00F70F0A" w:rsidDel="00F84C5C">
          <w:rPr>
            <w:rFonts w:ascii="Times New Roman" w:hAnsi="Times New Roman" w:cs="Times New Roman"/>
            <w:sz w:val="24"/>
            <w:szCs w:val="24"/>
            <w:lang w:val="en-US"/>
          </w:rPr>
          <w:delText>For reproducibility purposes</w:delText>
        </w:r>
      </w:del>
      <w:ins w:id="92" w:author="Ilja van Beest" w:date="2014-01-28T11:02:00Z">
        <w:r w:rsidR="00F84C5C">
          <w:rPr>
            <w:rFonts w:ascii="Times New Roman" w:hAnsi="Times New Roman" w:cs="Times New Roman"/>
            <w:sz w:val="24"/>
            <w:szCs w:val="24"/>
            <w:lang w:val="en-US"/>
          </w:rPr>
          <w:t xml:space="preserve"> Finally</w:t>
        </w:r>
      </w:ins>
      <w:r w:rsidRPr="00F70F0A">
        <w:rPr>
          <w:rFonts w:ascii="Times New Roman" w:hAnsi="Times New Roman" w:cs="Times New Roman"/>
          <w:sz w:val="24"/>
          <w:szCs w:val="24"/>
          <w:lang w:val="en-US"/>
        </w:rPr>
        <w:t xml:space="preserve">, an extensive account </w:t>
      </w:r>
      <w:del w:id="93" w:author="Ilja van Beest" w:date="2014-01-28T11:02:00Z">
        <w:r w:rsidRPr="00F70F0A" w:rsidDel="00F84C5C">
          <w:rPr>
            <w:rFonts w:ascii="Times New Roman" w:hAnsi="Times New Roman" w:cs="Times New Roman"/>
            <w:sz w:val="24"/>
            <w:szCs w:val="24"/>
            <w:lang w:val="en-US"/>
          </w:rPr>
          <w:delText>was kept of the decisions made during the coding</w:delText>
        </w:r>
      </w:del>
      <w:ins w:id="94" w:author="Ilja van Beest" w:date="2014-01-28T11:02:00Z">
        <w:r w:rsidR="00F84C5C">
          <w:rPr>
            <w:rFonts w:ascii="Times New Roman" w:hAnsi="Times New Roman" w:cs="Times New Roman"/>
            <w:sz w:val="24"/>
            <w:szCs w:val="24"/>
            <w:lang w:val="en-US"/>
          </w:rPr>
          <w:t>of all coding deci</w:t>
        </w:r>
      </w:ins>
      <w:ins w:id="95" w:author="Ilja van Beest" w:date="2014-01-28T11:03:00Z">
        <w:r w:rsidR="00F84C5C">
          <w:rPr>
            <w:rFonts w:ascii="Times New Roman" w:hAnsi="Times New Roman" w:cs="Times New Roman"/>
            <w:sz w:val="24"/>
            <w:szCs w:val="24"/>
            <w:lang w:val="en-US"/>
          </w:rPr>
          <w:t>si</w:t>
        </w:r>
      </w:ins>
      <w:ins w:id="96" w:author="Ilja van Beest" w:date="2014-01-28T11:02:00Z">
        <w:r w:rsidR="00F84C5C">
          <w:rPr>
            <w:rFonts w:ascii="Times New Roman" w:hAnsi="Times New Roman" w:cs="Times New Roman"/>
            <w:sz w:val="24"/>
            <w:szCs w:val="24"/>
            <w:lang w:val="en-US"/>
          </w:rPr>
          <w:t xml:space="preserve">ons is </w:t>
        </w:r>
      </w:ins>
      <w:del w:id="97" w:author="Ilja van Beest" w:date="2014-01-28T11:02:00Z">
        <w:r w:rsidRPr="00F70F0A" w:rsidDel="00F84C5C">
          <w:rPr>
            <w:rFonts w:ascii="Times New Roman" w:hAnsi="Times New Roman" w:cs="Times New Roman"/>
            <w:sz w:val="24"/>
            <w:szCs w:val="24"/>
            <w:lang w:val="en-US"/>
          </w:rPr>
          <w:delText xml:space="preserve">, which is </w:delText>
        </w:r>
      </w:del>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B4318B9" w14:textId="77777777"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38184966"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proofErr w:type="gramStart"/>
      <w:r w:rsidRPr="00F70F0A">
        <w:rPr>
          <w:rFonts w:ascii="Times New Roman" w:hAnsi="Times New Roman" w:cs="Times New Roman"/>
          <w:sz w:val="24"/>
          <w:szCs w:val="24"/>
          <w:lang w:val="en-US"/>
        </w:rPr>
        <w:t>’</w:t>
      </w:r>
      <w:ins w:id="98" w:author="Ilja van Beest" w:date="2014-01-28T11:04:00Z">
        <w:r w:rsidR="00A71977">
          <w:rPr>
            <w:rFonts w:ascii="Times New Roman" w:hAnsi="Times New Roman" w:cs="Times New Roman"/>
            <w:sz w:val="24"/>
            <w:szCs w:val="24"/>
            <w:lang w:val="en-US"/>
          </w:rPr>
          <w:t>,</w:t>
        </w:r>
        <w:proofErr w:type="gramEnd"/>
        <w:r w:rsidR="00A71977">
          <w:rPr>
            <w:rFonts w:ascii="Times New Roman" w:hAnsi="Times New Roman" w:cs="Times New Roman"/>
            <w:sz w:val="24"/>
            <w:szCs w:val="24"/>
            <w:lang w:val="en-US"/>
          </w:rPr>
          <w:t xml:space="preserve"> physiological measures, etc.</w:t>
        </w:r>
      </w:ins>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proofErr w:type="gramStart"/>
      <w:r w:rsidRPr="00F70F0A">
        <w:rPr>
          <w:rFonts w:ascii="Times New Roman" w:hAnsi="Times New Roman" w:cs="Times New Roman"/>
          <w:sz w:val="24"/>
          <w:szCs w:val="24"/>
          <w:lang w:val="en-US"/>
        </w:rPr>
        <w:t>’</w:t>
      </w:r>
      <w:ins w:id="99" w:author="Ilja van Beest" w:date="2014-01-28T11:05:00Z">
        <w:r w:rsidR="00A71977">
          <w:rPr>
            <w:rFonts w:ascii="Times New Roman" w:hAnsi="Times New Roman" w:cs="Times New Roman"/>
            <w:sz w:val="24"/>
            <w:szCs w:val="24"/>
            <w:lang w:val="en-US"/>
          </w:rPr>
          <w:t>,</w:t>
        </w:r>
        <w:proofErr w:type="gramEnd"/>
        <w:r w:rsidR="00A71977">
          <w:rPr>
            <w:rFonts w:ascii="Times New Roman" w:hAnsi="Times New Roman" w:cs="Times New Roman"/>
            <w:sz w:val="24"/>
            <w:szCs w:val="24"/>
            <w:lang w:val="en-US"/>
          </w:rPr>
          <w:t xml:space="preserve"> donations to charity, etc.</w:t>
        </w:r>
      </w:ins>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r w:rsidRPr="00F70F0A">
        <w:rPr>
          <w:rFonts w:ascii="Times New Roman" w:hAnsi="Times New Roman" w:cs="Times New Roman"/>
          <w:sz w:val="24"/>
          <w:szCs w:val="24"/>
          <w:lang w:val="en-US"/>
        </w:rPr>
        <w:t>Cyberball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w:t>
      </w:r>
      <w:r w:rsidR="00E91FED">
        <w:rPr>
          <w:rFonts w:ascii="Times New Roman" w:hAnsi="Times New Roman" w:cs="Times New Roman"/>
          <w:sz w:val="24"/>
          <w:szCs w:val="24"/>
          <w:lang w:val="en-US"/>
        </w:rPr>
        <w:lastRenderedPageBreak/>
        <w:t>definition of immediate (i.e., during the game) or delayed (i.e., after the game/now), respectively</w:t>
      </w:r>
      <w:r w:rsidRPr="00F70F0A">
        <w:rPr>
          <w:rFonts w:ascii="Times New Roman" w:hAnsi="Times New Roman" w:cs="Times New Roman"/>
          <w:sz w:val="24"/>
          <w:szCs w:val="24"/>
          <w:lang w:val="en-US"/>
        </w:rPr>
        <w:t>.</w:t>
      </w:r>
    </w:p>
    <w:p w14:paraId="16C49FE1" w14:textId="77777777"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bidirectionality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Verwijzingopmerking"/>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w:t>
      </w:r>
      <w:r w:rsidR="00C60B25">
        <w:rPr>
          <w:rFonts w:ascii="Times New Roman" w:hAnsi="Times New Roman" w:cs="Times New Roman"/>
          <w:sz w:val="24"/>
          <w:szCs w:val="24"/>
          <w:lang w:val="en-US"/>
        </w:rPr>
        <w:lastRenderedPageBreak/>
        <w:t xml:space="preserve">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Cyberb</w:t>
      </w:r>
      <w:r w:rsidR="008E78E3">
        <w:rPr>
          <w:rFonts w:ascii="Times New Roman" w:hAnsi="Times New Roman" w:cs="Times New Roman"/>
          <w:sz w:val="24"/>
          <w:szCs w:val="24"/>
          <w:lang w:val="en-US"/>
        </w:rPr>
        <w:t xml:space="preserve">all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0363BB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r w:rsidRPr="00F70F0A">
        <w:rPr>
          <w:rFonts w:ascii="Times New Roman" w:hAnsi="Times New Roman" w:cs="Times New Roman"/>
          <w:sz w:val="24"/>
          <w:szCs w:val="24"/>
          <w:lang w:val="en-US"/>
        </w:rPr>
        <w:t>Cyberball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0B9D2E61"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2808E561" w14:textId="77777777"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“metafor”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78547F2B" w14:textId="77777777" w:rsidR="00204DDD" w:rsidRDefault="00731737" w:rsidP="0025753D">
      <w:pPr>
        <w:spacing w:after="0" w:line="480" w:lineRule="auto"/>
        <w:ind w:firstLine="708"/>
        <w:rPr>
          <w:rFonts w:ascii="Times New Roman" w:hAnsi="Times New Roman" w:cs="Times New Roman"/>
          <w:sz w:val="24"/>
          <w:szCs w:val="24"/>
          <w:lang w:val="en-US"/>
        </w:rPr>
      </w:pPr>
      <w:proofErr w:type="gramStart"/>
      <w:r w:rsidRPr="00F70F0A">
        <w:rPr>
          <w:rFonts w:ascii="Times New Roman" w:hAnsi="Times New Roman" w:cs="Times New Roman"/>
          <w:b/>
          <w:sz w:val="24"/>
          <w:szCs w:val="24"/>
          <w:lang w:val="en-US"/>
        </w:rPr>
        <w:t>Effect size metric.</w:t>
      </w:r>
      <w:proofErr w:type="gramEnd"/>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w:t>
      </w:r>
      <w:r w:rsidRPr="00F70F0A">
        <w:rPr>
          <w:rFonts w:ascii="Times New Roman" w:hAnsi="Times New Roman" w:cs="Times New Roman"/>
          <w:sz w:val="24"/>
          <w:szCs w:val="24"/>
          <w:lang w:val="en-US"/>
        </w:rPr>
        <w:lastRenderedPageBreak/>
        <w:t xml:space="preserve">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5C9F9905" w14:textId="77777777"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71BE2D27"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studentized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27D7374B"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Pillemer,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 xml:space="preserve">(Egger, Smith, </w:t>
      </w:r>
      <w:r w:rsidRPr="00F70F0A">
        <w:rPr>
          <w:rFonts w:ascii="Times New Roman" w:hAnsi="Times New Roman" w:cs="Times New Roman"/>
          <w:noProof/>
          <w:sz w:val="24"/>
          <w:szCs w:val="24"/>
          <w:lang w:val="en-US"/>
        </w:rPr>
        <w:lastRenderedPageBreak/>
        <w:t>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0670F11F"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35DEE09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our reporting of the effect sizes, d indicates a main effect and Δd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4259FE41" w14:textId="77777777"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17BECD1"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A38C24D"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completing the Cyberball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(M</w:t>
      </w:r>
      <w:r w:rsidRPr="00F70F0A">
        <w:rPr>
          <w:rFonts w:ascii="Times New Roman" w:hAnsi="Times New Roman" w:cs="Times New Roman"/>
          <w:sz w:val="24"/>
          <w:szCs w:val="24"/>
          <w:vertAlign w:val="subscript"/>
          <w:lang w:val="en-US"/>
        </w:rPr>
        <w:t>time</w:t>
      </w:r>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4E82DC8A" w14:textId="77777777"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conservative  (Schenker &amp; Gentleman, 2001), and hence we conclude that the average ostracism effects are different between first and last measures.</w:t>
      </w:r>
    </w:p>
    <w:p w14:paraId="0D536870" w14:textId="77777777" w:rsidR="00E76D2C" w:rsidRPr="00F70F0A" w:rsidRDefault="00731737" w:rsidP="00C30555">
      <w:pPr>
        <w:spacing w:after="0" w:line="480" w:lineRule="auto"/>
        <w:ind w:firstLine="708"/>
        <w:rPr>
          <w:rFonts w:ascii="Times New Roman" w:hAnsi="Times New Roman" w:cs="Times New Roman"/>
          <w:sz w:val="24"/>
          <w:szCs w:val="24"/>
          <w:lang w:val="en-US"/>
        </w:rPr>
      </w:pPr>
      <w:proofErr w:type="gramStart"/>
      <w:r w:rsidRPr="00F70F0A">
        <w:rPr>
          <w:rFonts w:ascii="Times New Roman" w:hAnsi="Times New Roman" w:cs="Times New Roman"/>
          <w:b/>
          <w:sz w:val="24"/>
          <w:szCs w:val="24"/>
          <w:lang w:val="en-US"/>
        </w:rPr>
        <w:lastRenderedPageBreak/>
        <w:t>Moderation of ostracism (Hypothesis 2).</w:t>
      </w:r>
      <w:proofErr w:type="gramEnd"/>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r w:rsidRPr="00F70F0A">
        <w:rPr>
          <w:rFonts w:ascii="Times New Roman" w:hAnsi="Times New Roman" w:cs="Times New Roman"/>
          <w:sz w:val="24"/>
          <w:szCs w:val="24"/>
          <w:lang w:val="en-US"/>
        </w:rPr>
        <w:t>Δd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Δd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53DA3D0B" w14:textId="77777777"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studentized residuals, </w:t>
      </w:r>
      <w:r w:rsidR="00A95997" w:rsidRPr="00F70F0A">
        <w:rPr>
          <w:rFonts w:ascii="Times New Roman" w:hAnsi="Times New Roman" w:cs="Times New Roman"/>
          <w:sz w:val="24"/>
          <w:szCs w:val="24"/>
        </w:rPr>
        <w:t>Δ</w:t>
      </w:r>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7664BD36" w14:textId="77777777"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11BBC83E" w14:textId="77777777"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Pr>
          <w:rFonts w:ascii="Times New Roman" w:hAnsi="Times New Roman" w:cs="Times New Roman"/>
          <w:sz w:val="24"/>
          <w:szCs w:val="24"/>
          <w:lang w:val="en-US"/>
        </w:rPr>
        <w:t>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w:t>
      </w:r>
      <w:commentRangeStart w:id="100"/>
      <w:r w:rsidR="00D26CD9">
        <w:rPr>
          <w:rFonts w:ascii="Times New Roman" w:hAnsi="Times New Roman" w:cs="Times New Roman"/>
          <w:sz w:val="24"/>
          <w:szCs w:val="24"/>
          <w:lang w:val="en-US"/>
        </w:rPr>
        <w:t xml:space="preserve">Simpson’s </w:t>
      </w:r>
      <w:commentRangeEnd w:id="100"/>
      <w:r w:rsidR="00D26CD9">
        <w:rPr>
          <w:rStyle w:val="Verwijzingopmerking"/>
        </w:rPr>
        <w:commentReference w:id="100"/>
      </w:r>
      <w:r w:rsidR="00D26CD9">
        <w:rPr>
          <w:rFonts w:ascii="Times New Roman" w:hAnsi="Times New Roman" w:cs="Times New Roman"/>
          <w:sz w:val="24"/>
          <w:szCs w:val="24"/>
          <w:lang w:val="en-US"/>
        </w:rPr>
        <w:t>paradox (see Borenstein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6BFD9D4E" w14:textId="77777777"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 xml:space="preserve">the moderator effect </w:t>
      </w:r>
      <w:r w:rsidR="0076527D" w:rsidRPr="00D36BCB">
        <w:rPr>
          <w:rFonts w:ascii="Times New Roman" w:hAnsi="Times New Roman" w:cs="Times New Roman"/>
          <w:i/>
          <w:sz w:val="24"/>
          <w:szCs w:val="24"/>
          <w:lang w:val="en-US"/>
        </w:rPr>
        <w:t>within</w:t>
      </w:r>
      <w:r w:rsidR="0076527D">
        <w:rPr>
          <w:rFonts w:ascii="Times New Roman" w:hAnsi="Times New Roman" w:cs="Times New Roman"/>
          <w:sz w:val="24"/>
          <w:szCs w:val="24"/>
          <w:lang w:val="en-US"/>
        </w:rPr>
        <w:t xml:space="preserve"> the levels of the ostracism factor</w:t>
      </w:r>
      <w:r>
        <w:rPr>
          <w:rFonts w:ascii="Times New Roman" w:hAnsi="Times New Roman" w:cs="Times New Roman"/>
          <w:sz w:val="24"/>
          <w:szCs w:val="24"/>
          <w:lang w:val="en-US"/>
        </w:rPr>
        <w:t xml:space="preserve"> showed </w:t>
      </w:r>
      <w:r w:rsidR="0068468E">
        <w:rPr>
          <w:rFonts w:ascii="Times New Roman" w:hAnsi="Times New Roman" w:cs="Times New Roman"/>
          <w:sz w:val="24"/>
          <w:szCs w:val="24"/>
          <w:lang w:val="en-US"/>
        </w:rPr>
        <w:t>the following</w:t>
      </w:r>
      <w:r w:rsidR="0076527D">
        <w:rPr>
          <w:rFonts w:ascii="Times New Roman" w:hAnsi="Times New Roman" w:cs="Times New Roman"/>
          <w:sz w:val="24"/>
          <w:szCs w:val="24"/>
          <w:lang w:val="en-US"/>
        </w:rPr>
        <w:t xml:space="preserve">. Within the ostracism level, the </w:t>
      </w:r>
      <w:r w:rsidR="009D5863">
        <w:rPr>
          <w:rFonts w:ascii="Times New Roman" w:hAnsi="Times New Roman" w:cs="Times New Roman"/>
          <w:sz w:val="24"/>
          <w:szCs w:val="24"/>
          <w:lang w:val="en-US"/>
        </w:rPr>
        <w:t xml:space="preserve">mean </w:t>
      </w:r>
      <w:r w:rsidR="0076527D">
        <w:rPr>
          <w:rFonts w:ascii="Times New Roman" w:hAnsi="Times New Roman" w:cs="Times New Roman"/>
          <w:sz w:val="24"/>
          <w:szCs w:val="24"/>
          <w:lang w:val="en-US"/>
        </w:rPr>
        <w:t>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xml:space="preserve">), and </w:t>
      </w:r>
      <w:r w:rsidR="0068468E">
        <w:rPr>
          <w:rFonts w:ascii="Times New Roman" w:hAnsi="Times New Roman" w:cs="Times New Roman"/>
          <w:sz w:val="24"/>
          <w:szCs w:val="24"/>
          <w:lang w:val="en-US"/>
        </w:rPr>
        <w:t xml:space="preserve">at </w:t>
      </w:r>
      <w:r w:rsidR="0076527D">
        <w:rPr>
          <w:rFonts w:ascii="Times New Roman" w:hAnsi="Times New Roman" w:cs="Times New Roman"/>
          <w:sz w:val="24"/>
          <w:szCs w:val="24"/>
          <w:lang w:val="en-US"/>
        </w:rPr>
        <w:t>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group</w:t>
      </w:r>
      <w:r w:rsidR="00132DA6">
        <w:rPr>
          <w:rFonts w:ascii="Times New Roman" w:hAnsi="Times New Roman" w:cs="Times New Roman"/>
          <w:sz w:val="24"/>
          <w:szCs w:val="24"/>
          <w:lang w:val="en-US"/>
        </w:rPr>
        <w:t xml:space="preserve"> (e.g., </w:t>
      </w:r>
      <w:r w:rsidR="006C1200">
        <w:rPr>
          <w:rFonts w:ascii="Times New Roman" w:hAnsi="Times New Roman" w:cs="Times New Roman"/>
          <w:sz w:val="24"/>
          <w:szCs w:val="24"/>
          <w:lang w:val="en-US"/>
        </w:rPr>
        <w:t>not mentally visualizing the Cyberball game versus visualizing it; Kassner, Dongning, Law, &amp; Williams, n.d.</w:t>
      </w:r>
      <w:r w:rsidR="00132DA6">
        <w:rPr>
          <w:rFonts w:ascii="Times New Roman" w:hAnsi="Times New Roman" w:cs="Times New Roman"/>
          <w:sz w:val="24"/>
          <w:szCs w:val="24"/>
          <w:lang w:val="en-US"/>
        </w:rPr>
        <w:t>)</w:t>
      </w:r>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w:t>
      </w:r>
      <w:r w:rsidR="00911603">
        <w:rPr>
          <w:rFonts w:ascii="Times New Roman" w:hAnsi="Times New Roman" w:cs="Times New Roman"/>
          <w:sz w:val="24"/>
          <w:szCs w:val="24"/>
          <w:lang w:val="en-US"/>
        </w:rPr>
        <w:lastRenderedPageBreak/>
        <w:t>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-0.04</w:t>
      </w:r>
      <w:r w:rsidR="00457942">
        <w:rPr>
          <w:rFonts w:ascii="Times New Roman" w:hAnsi="Times New Roman" w:cs="Times New Roman"/>
          <w:sz w:val="24"/>
          <w:szCs w:val="24"/>
          <w:lang w:val="en-US"/>
        </w:rPr>
        <w:t xml:space="preserve">]). This indicates </w:t>
      </w:r>
      <w:r w:rsidR="004A7CA5">
        <w:rPr>
          <w:rFonts w:ascii="Times New Roman" w:hAnsi="Times New Roman" w:cs="Times New Roman"/>
          <w:sz w:val="24"/>
          <w:szCs w:val="24"/>
          <w:lang w:val="en-US"/>
        </w:rPr>
        <w:t xml:space="preserve">that the </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simple</w:t>
      </w:r>
      <w:r w:rsidR="000F5363">
        <w:rPr>
          <w:rFonts w:ascii="Times New Roman" w:hAnsi="Times New Roman" w:cs="Times New Roman"/>
          <w:sz w:val="24"/>
          <w:szCs w:val="24"/>
          <w:lang w:val="en-US"/>
        </w:rPr>
        <w:t>)</w:t>
      </w:r>
      <w:r w:rsidR="00457942">
        <w:rPr>
          <w:rFonts w:ascii="Times New Roman" w:hAnsi="Times New Roman" w:cs="Times New Roman"/>
          <w:sz w:val="24"/>
          <w:szCs w:val="24"/>
          <w:lang w:val="en-US"/>
        </w:rPr>
        <w:t xml:space="preserve"> </w:t>
      </w:r>
      <w:r w:rsidR="000F5363">
        <w:rPr>
          <w:rFonts w:ascii="Times New Roman" w:hAnsi="Times New Roman" w:cs="Times New Roman"/>
          <w:sz w:val="24"/>
          <w:szCs w:val="24"/>
          <w:lang w:val="en-US"/>
        </w:rPr>
        <w:t xml:space="preserve">effect of the moderator is itself moderated by the ostracism effect. Specifically, </w:t>
      </w:r>
      <w:r w:rsidR="004A7CA5">
        <w:rPr>
          <w:rFonts w:ascii="Times New Roman" w:hAnsi="Times New Roman" w:cs="Times New Roman"/>
          <w:sz w:val="24"/>
          <w:szCs w:val="24"/>
          <w:lang w:val="en-US"/>
        </w:rPr>
        <w:t xml:space="preserve">on the included level, </w:t>
      </w:r>
      <w:r w:rsidR="000F5363">
        <w:rPr>
          <w:rFonts w:ascii="Times New Roman" w:hAnsi="Times New Roman" w:cs="Times New Roman"/>
          <w:sz w:val="24"/>
          <w:szCs w:val="24"/>
          <w:lang w:val="en-US"/>
        </w:rPr>
        <w:t xml:space="preserve">the moderator has a negative mean effect  (e.g., self-affirmation present or absent; Webb, Harris, &amp; McAtamney, n.d.) as opposed to a mean positive effect for those who were ostracized. </w:t>
      </w:r>
      <w:r w:rsidR="00C36012">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Pr>
          <w:rFonts w:ascii="Times New Roman" w:hAnsi="Times New Roman" w:cs="Times New Roman"/>
          <w:sz w:val="24"/>
          <w:szCs w:val="24"/>
          <w:lang w:val="en-US"/>
        </w:rPr>
        <w:t xml:space="preserve">  </w:t>
      </w:r>
    </w:p>
    <w:p w14:paraId="7B88AEAC" w14:textId="77777777"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r w:rsidR="00731737" w:rsidRPr="00F70F0A">
        <w:rPr>
          <w:rFonts w:ascii="Times New Roman" w:hAnsi="Times New Roman" w:cs="Times New Roman"/>
          <w:sz w:val="24"/>
          <w:szCs w:val="24"/>
          <w:lang w:val="en-US"/>
        </w:rPr>
        <w:t>Cyberball</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45A1E7B5" w14:textId="7777777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w:t>
      </w:r>
      <w:commentRangeStart w:id="101"/>
      <w:r w:rsidRPr="00F70F0A">
        <w:rPr>
          <w:rFonts w:ascii="Times New Roman" w:hAnsi="Times New Roman" w:cs="Times New Roman"/>
          <w:sz w:val="24"/>
          <w:szCs w:val="24"/>
          <w:lang w:val="en-US"/>
        </w:rPr>
        <w:t>and</w:t>
      </w:r>
      <w:commentRangeEnd w:id="101"/>
      <w:r w:rsidR="00512EA9">
        <w:rPr>
          <w:rStyle w:val="Verwijzingopmerking"/>
        </w:rPr>
        <w:commentReference w:id="101"/>
      </w:r>
      <w:r w:rsidRPr="00F70F0A">
        <w:rPr>
          <w:rFonts w:ascii="Times New Roman" w:hAnsi="Times New Roman" w:cs="Times New Roman"/>
          <w:sz w:val="24"/>
          <w:szCs w:val="24"/>
          <w:lang w:val="en-US"/>
        </w:rPr>
        <w:t xml:space="preserve">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6F42E1E5" w14:textId="77777777"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the results within each panel shows whether the overall results are robust and representative of all subsets, or whether there are nuances per </w:t>
      </w:r>
      <w:r>
        <w:rPr>
          <w:rFonts w:ascii="Times New Roman" w:hAnsi="Times New Roman" w:cs="Times New Roman"/>
          <w:sz w:val="24"/>
          <w:szCs w:val="24"/>
          <w:lang w:val="en-US"/>
        </w:rPr>
        <w:lastRenderedPageBreak/>
        <w:t xml:space="preserve">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73E0F18B" w14:textId="77777777"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We ran a mixed-effects model on the ostracism effect of the first </w:t>
      </w:r>
      <w:commentRangeStart w:id="102"/>
      <w:r w:rsidRPr="00F70F0A">
        <w:rPr>
          <w:rFonts w:ascii="Times New Roman" w:hAnsi="Times New Roman" w:cs="Times New Roman"/>
          <w:sz w:val="24"/>
          <w:szCs w:val="24"/>
          <w:lang w:val="en-US"/>
        </w:rPr>
        <w:t>measure</w:t>
      </w:r>
      <w:commentRangeEnd w:id="102"/>
      <w:r w:rsidR="00512EA9">
        <w:rPr>
          <w:rStyle w:val="Verwijzingopmerking"/>
        </w:rPr>
        <w:commentReference w:id="102"/>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proofErr w:type="gramStart"/>
      <w:r w:rsidRPr="00F70F0A">
        <w:rPr>
          <w:rFonts w:ascii="Times New Roman" w:hAnsi="Times New Roman" w:cs="Times New Roman"/>
          <w:sz w:val="24"/>
          <w:szCs w:val="24"/>
          <w:lang w:val="en-US"/>
        </w:rPr>
        <w:t>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proofErr w:type="gramEnd"/>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w:t>
      </w:r>
      <w:proofErr w:type="spellStart"/>
      <w:r w:rsidR="009657C1">
        <w:rPr>
          <w:rFonts w:ascii="Times New Roman" w:hAnsi="Times New Roman" w:cs="Times New Roman"/>
          <w:sz w:val="24"/>
          <w:szCs w:val="24"/>
          <w:lang w:val="en-US"/>
        </w:rPr>
        <w:t>sizes</w:t>
      </w:r>
      <w:del w:id="103" w:author="I. van Beest" w:date="2014-01-29T16:12:00Z">
        <w:r w:rsidR="009657C1" w:rsidDel="00512EA9">
          <w:rPr>
            <w:rFonts w:ascii="Times New Roman" w:hAnsi="Times New Roman" w:cs="Times New Roman"/>
            <w:sz w:val="24"/>
            <w:szCs w:val="24"/>
            <w:lang w:val="en-US"/>
          </w:rPr>
          <w:delText xml:space="preserve">, showing psychometric convergence among the three scales </w:delText>
        </w:r>
        <w:commentRangeStart w:id="104"/>
        <w:r w:rsidR="009657C1" w:rsidDel="00512EA9">
          <w:rPr>
            <w:rFonts w:ascii="Times New Roman" w:hAnsi="Times New Roman" w:cs="Times New Roman"/>
            <w:sz w:val="24"/>
            <w:szCs w:val="24"/>
            <w:lang w:val="en-US"/>
          </w:rPr>
          <w:delText xml:space="preserve">(but not necessarily validity). </w:delText>
        </w:r>
        <w:commentRangeEnd w:id="104"/>
        <w:r w:rsidR="00DE704D" w:rsidDel="00512EA9">
          <w:rPr>
            <w:rStyle w:val="Verwijzingopmerking"/>
          </w:rPr>
          <w:commentReference w:id="104"/>
        </w:r>
      </w:del>
      <w:r w:rsidRPr="00F70F0A">
        <w:rPr>
          <w:rFonts w:ascii="Times New Roman" w:hAnsi="Times New Roman" w:cs="Times New Roman"/>
          <w:sz w:val="24"/>
          <w:szCs w:val="24"/>
          <w:lang w:val="en-US"/>
        </w:rPr>
        <w:t>These</w:t>
      </w:r>
      <w:proofErr w:type="spellEnd"/>
      <w:r w:rsidRPr="00F70F0A">
        <w:rPr>
          <w:rFonts w:ascii="Times New Roman" w:hAnsi="Times New Roman" w:cs="Times New Roman"/>
          <w:sz w:val="24"/>
          <w:szCs w:val="24"/>
          <w:lang w:val="en-US"/>
        </w:rPr>
        <w:t xml:space="preserv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179F5C4E"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w:t>
      </w:r>
      <w:r w:rsidR="00A57D26">
        <w:rPr>
          <w:rFonts w:ascii="Times New Roman" w:hAnsi="Times New Roman" w:cs="Times New Roman"/>
          <w:sz w:val="24"/>
          <w:szCs w:val="24"/>
          <w:lang w:val="en-US"/>
        </w:rPr>
        <w:lastRenderedPageBreak/>
        <w:t>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typical Cyberball</w:t>
      </w:r>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Cyberball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w:t>
      </w:r>
      <w:commentRangeStart w:id="105"/>
      <w:r w:rsidR="00731737" w:rsidRPr="00F70F0A">
        <w:rPr>
          <w:rFonts w:ascii="Times New Roman" w:hAnsi="Times New Roman" w:cs="Times New Roman"/>
          <w:sz w:val="24"/>
          <w:szCs w:val="24"/>
          <w:lang w:val="en-US"/>
        </w:rPr>
        <w:t>value</w:t>
      </w:r>
      <w:commentRangeEnd w:id="105"/>
      <w:r w:rsidR="004C77A4">
        <w:rPr>
          <w:rStyle w:val="Verwijzingopmerking"/>
        </w:rPr>
        <w:commentReference w:id="105"/>
      </w:r>
      <w:r w:rsidR="00731737" w:rsidRPr="00F70F0A">
        <w:rPr>
          <w:rFonts w:ascii="Times New Roman" w:hAnsi="Times New Roman" w:cs="Times New Roman"/>
          <w:sz w:val="24"/>
          <w:szCs w:val="24"/>
          <w:lang w:val="en-US"/>
        </w:rPr>
        <w:t xml:space="preserv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artefact </w:t>
      </w:r>
      <w:r w:rsidR="00731737" w:rsidRPr="00F70F0A">
        <w:rPr>
          <w:rFonts w:ascii="Times New Roman" w:hAnsi="Times New Roman" w:cs="Times New Roman"/>
          <w:sz w:val="24"/>
          <w:szCs w:val="24"/>
          <w:lang w:val="en-US"/>
        </w:rPr>
        <w:t xml:space="preserve">from the inclusion of different measures and the use of alternative Cyberball setups. </w:t>
      </w:r>
    </w:p>
    <w:p w14:paraId="57A4EB1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 xml:space="preserve">yberball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6CDB8128"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BF6D763" w14:textId="77777777"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Cyberball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w:t>
      </w:r>
      <w:r w:rsidR="00731737" w:rsidRPr="00F70F0A">
        <w:rPr>
          <w:rFonts w:ascii="Times New Roman" w:hAnsi="Times New Roman" w:cs="Times New Roman"/>
          <w:sz w:val="24"/>
          <w:szCs w:val="24"/>
          <w:lang w:val="en-US"/>
        </w:rPr>
        <w:lastRenderedPageBreak/>
        <w:t xml:space="preserve">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07B1D48C" w14:textId="77777777"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ins w:id="106" w:author="Ilja van Beest" w:date="2014-01-28T11:15:00Z">
        <w:r w:rsidR="00421505">
          <w:rPr>
            <w:rFonts w:ascii="Times New Roman" w:hAnsi="Times New Roman" w:cs="Times New Roman"/>
            <w:sz w:val="24"/>
            <w:szCs w:val="24"/>
            <w:lang w:val="en-US"/>
          </w:rPr>
          <w:t>, but on both occasions the effect was relatively weak</w:t>
        </w:r>
      </w:ins>
      <w:del w:id="107" w:author="Ilja van Beest" w:date="2014-01-28T11:16:00Z">
        <w:r w:rsidR="000B0FFB" w:rsidDel="00421505">
          <w:rPr>
            <w:rFonts w:ascii="Times New Roman" w:hAnsi="Times New Roman" w:cs="Times New Roman"/>
            <w:sz w:val="24"/>
            <w:szCs w:val="24"/>
            <w:lang w:val="en-US"/>
          </w:rPr>
          <w:delText xml:space="preserve"> </w:delText>
        </w:r>
      </w:del>
      <w:del w:id="108" w:author="Ilja van Beest" w:date="2014-01-28T11:14:00Z">
        <w:r w:rsidR="00153A5A" w:rsidDel="00421505">
          <w:rPr>
            <w:rFonts w:ascii="Times New Roman" w:hAnsi="Times New Roman" w:cs="Times New Roman"/>
            <w:sz w:val="24"/>
            <w:szCs w:val="24"/>
            <w:lang w:val="en-US"/>
          </w:rPr>
          <w:delText>(</w:delText>
        </w:r>
        <w:r w:rsidR="000B0FFB" w:rsidDel="00421505">
          <w:rPr>
            <w:rFonts w:ascii="Times New Roman" w:hAnsi="Times New Roman" w:cs="Times New Roman"/>
            <w:sz w:val="24"/>
            <w:szCs w:val="24"/>
            <w:lang w:val="en-US"/>
          </w:rPr>
          <w:delText>when three outliers were excluded</w:delText>
        </w:r>
        <w:r w:rsidR="00153A5A" w:rsidDel="00421505">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w:t>
      </w:r>
      <w:del w:id="109" w:author="Ilja van Beest" w:date="2014-01-28T11:16:00Z">
        <w:r w:rsidR="000B0FFB" w:rsidDel="00421505">
          <w:rPr>
            <w:rFonts w:ascii="Times New Roman" w:hAnsi="Times New Roman" w:cs="Times New Roman"/>
            <w:sz w:val="24"/>
            <w:szCs w:val="24"/>
            <w:lang w:val="en-US"/>
          </w:rPr>
          <w:delText xml:space="preserve"> </w:delText>
        </w:r>
        <w:r w:rsidRPr="00F70F0A" w:rsidDel="00421505">
          <w:rPr>
            <w:rFonts w:ascii="Times New Roman" w:hAnsi="Times New Roman" w:cs="Times New Roman"/>
            <w:sz w:val="24"/>
            <w:szCs w:val="24"/>
            <w:lang w:val="en-US"/>
          </w:rPr>
          <w:delText xml:space="preserve">In other words, </w:delText>
        </w:r>
        <w:r w:rsidR="00153A5A" w:rsidDel="00421505">
          <w:rPr>
            <w:rFonts w:ascii="Times New Roman" w:hAnsi="Times New Roman" w:cs="Times New Roman"/>
            <w:sz w:val="24"/>
            <w:szCs w:val="24"/>
            <w:lang w:val="en-US"/>
          </w:rPr>
          <w:delText>our</w:delText>
        </w:r>
        <w:r w:rsidR="00153A5A" w:rsidRPr="00F70F0A" w:rsidDel="00421505">
          <w:rPr>
            <w:rFonts w:ascii="Times New Roman" w:hAnsi="Times New Roman" w:cs="Times New Roman"/>
            <w:sz w:val="24"/>
            <w:szCs w:val="24"/>
            <w:lang w:val="en-US"/>
          </w:rPr>
          <w:delText xml:space="preserve"> </w:delText>
        </w:r>
        <w:r w:rsidRPr="00F70F0A" w:rsidDel="00421505">
          <w:rPr>
            <w:rFonts w:ascii="Times New Roman" w:hAnsi="Times New Roman" w:cs="Times New Roman"/>
            <w:sz w:val="24"/>
            <w:szCs w:val="24"/>
            <w:lang w:val="en-US"/>
          </w:rPr>
          <w:delText xml:space="preserve">results indicate that the ostracism effect can be moderated </w:delText>
        </w:r>
        <w:r w:rsidDel="00421505">
          <w:rPr>
            <w:rFonts w:ascii="Times New Roman" w:hAnsi="Times New Roman" w:cs="Times New Roman"/>
            <w:sz w:val="24"/>
            <w:szCs w:val="24"/>
            <w:lang w:val="en-US"/>
          </w:rPr>
          <w:delText xml:space="preserve">by other </w:delText>
        </w:r>
        <w:r w:rsidR="00B244B9" w:rsidDel="00421505">
          <w:rPr>
            <w:rFonts w:ascii="Times New Roman" w:hAnsi="Times New Roman" w:cs="Times New Roman"/>
            <w:sz w:val="24"/>
            <w:szCs w:val="24"/>
            <w:lang w:val="en-US"/>
          </w:rPr>
          <w:delText xml:space="preserve">factors on </w:delText>
        </w:r>
        <w:r w:rsidR="00BB2C66" w:rsidDel="00421505">
          <w:rPr>
            <w:rFonts w:ascii="Times New Roman" w:hAnsi="Times New Roman" w:cs="Times New Roman"/>
            <w:sz w:val="24"/>
            <w:szCs w:val="24"/>
            <w:lang w:val="en-US"/>
          </w:rPr>
          <w:delText>the first measure and a</w:delText>
        </w:r>
        <w:r w:rsidR="00F2747E" w:rsidDel="00421505">
          <w:rPr>
            <w:rFonts w:ascii="Times New Roman" w:hAnsi="Times New Roman" w:cs="Times New Roman"/>
            <w:sz w:val="24"/>
            <w:szCs w:val="24"/>
            <w:lang w:val="en-US"/>
          </w:rPr>
          <w:delText>lso on the last measure</w:delText>
        </w:r>
        <w:r w:rsidR="00BB2C66" w:rsidDel="00421505">
          <w:rPr>
            <w:rFonts w:ascii="Times New Roman" w:hAnsi="Times New Roman" w:cs="Times New Roman"/>
            <w:sz w:val="24"/>
            <w:szCs w:val="24"/>
            <w:lang w:val="en-US"/>
          </w:rPr>
          <w:delText xml:space="preserve"> </w:delText>
        </w:r>
        <w:r w:rsidR="00F2747E" w:rsidDel="00421505">
          <w:rPr>
            <w:rFonts w:ascii="Times New Roman" w:hAnsi="Times New Roman" w:cs="Times New Roman"/>
            <w:sz w:val="24"/>
            <w:szCs w:val="24"/>
            <w:lang w:val="en-US"/>
          </w:rPr>
          <w:delText>(</w:delText>
        </w:r>
        <w:r w:rsidR="00BB2C66" w:rsidDel="00421505">
          <w:rPr>
            <w:rFonts w:ascii="Times New Roman" w:hAnsi="Times New Roman" w:cs="Times New Roman"/>
            <w:sz w:val="24"/>
            <w:szCs w:val="24"/>
            <w:lang w:val="en-US"/>
          </w:rPr>
          <w:delText>albeit less clearly so</w:delText>
        </w:r>
        <w:r w:rsidR="00F2747E" w:rsidDel="00421505">
          <w:rPr>
            <w:rFonts w:ascii="Times New Roman" w:hAnsi="Times New Roman" w:cs="Times New Roman"/>
            <w:sz w:val="24"/>
            <w:szCs w:val="24"/>
            <w:lang w:val="en-US"/>
          </w:rPr>
          <w:delText>)</w:delText>
        </w:r>
        <w:r w:rsidR="00BB2C66" w:rsidDel="00421505">
          <w:rPr>
            <w:rFonts w:ascii="Times New Roman" w:hAnsi="Times New Roman" w:cs="Times New Roman"/>
            <w:sz w:val="24"/>
            <w:szCs w:val="24"/>
            <w:lang w:val="en-US"/>
          </w:rPr>
          <w:delText>.</w:delText>
        </w:r>
      </w:del>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commentRangeStart w:id="110"/>
      <w:r w:rsidR="00B244B9">
        <w:rPr>
          <w:rFonts w:ascii="Times New Roman" w:hAnsi="Times New Roman" w:cs="Times New Roman"/>
          <w:sz w:val="24"/>
          <w:szCs w:val="24"/>
          <w:lang w:val="en-US"/>
        </w:rPr>
        <w:t>ostracism</w:t>
      </w:r>
      <w:commentRangeEnd w:id="110"/>
      <w:r w:rsidR="00421505">
        <w:rPr>
          <w:rStyle w:val="Verwijzingopmerking"/>
        </w:rPr>
        <w:commentReference w:id="110"/>
      </w:r>
      <w:r w:rsidR="00B244B9">
        <w:rPr>
          <w:rFonts w:ascii="Times New Roman" w:hAnsi="Times New Roman" w:cs="Times New Roman"/>
          <w:sz w:val="24"/>
          <w:szCs w:val="24"/>
          <w:lang w:val="en-US"/>
        </w:rPr>
        <w:t xml:space="preserve">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ins w:id="111" w:author="Ilja van Beest" w:date="2014-01-28T11:17:00Z">
        <w:r w:rsidR="00421505">
          <w:rPr>
            <w:rFonts w:ascii="Times New Roman" w:hAnsi="Times New Roman" w:cs="Times New Roman"/>
            <w:sz w:val="24"/>
            <w:szCs w:val="24"/>
            <w:lang w:val="en-US"/>
          </w:rPr>
          <w:t xml:space="preserve"> and that both effects are relatively large</w:t>
        </w:r>
      </w:ins>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ins w:id="112" w:author="Ilja van Beest" w:date="2014-01-28T11:18:00Z">
        <w:r w:rsidR="00421505">
          <w:rPr>
            <w:rFonts w:ascii="Times New Roman" w:hAnsi="Times New Roman" w:cs="Times New Roman"/>
            <w:sz w:val="24"/>
            <w:szCs w:val="24"/>
            <w:lang w:val="en-US"/>
          </w:rPr>
          <w:t xml:space="preserve">Both theses effects were relatively weak (d </w:t>
        </w:r>
        <w:proofErr w:type="gramStart"/>
        <w:r w:rsidR="00421505">
          <w:rPr>
            <w:rFonts w:ascii="Times New Roman" w:hAnsi="Times New Roman" w:cs="Times New Roman"/>
            <w:sz w:val="24"/>
            <w:szCs w:val="24"/>
            <w:lang w:val="en-US"/>
          </w:rPr>
          <w:t>= ?</w:t>
        </w:r>
        <w:proofErr w:type="gramEnd"/>
        <w:r w:rsidR="00421505">
          <w:rPr>
            <w:rFonts w:ascii="Times New Roman" w:hAnsi="Times New Roman" w:cs="Times New Roman"/>
            <w:sz w:val="24"/>
            <w:szCs w:val="24"/>
            <w:lang w:val="en-US"/>
          </w:rPr>
          <w:t>?)</w:t>
        </w:r>
      </w:ins>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w:t>
      </w:r>
      <w:r w:rsidR="00FD0516">
        <w:rPr>
          <w:rFonts w:ascii="Times New Roman" w:hAnsi="Times New Roman" w:cs="Times New Roman"/>
          <w:sz w:val="24"/>
          <w:szCs w:val="24"/>
          <w:lang w:val="en-US"/>
        </w:rPr>
        <w:t xml:space="preserve">apply </w:t>
      </w:r>
      <w:r w:rsidR="00FB237B">
        <w:rPr>
          <w:rFonts w:ascii="Times New Roman" w:hAnsi="Times New Roman" w:cs="Times New Roman"/>
          <w:sz w:val="24"/>
          <w:szCs w:val="24"/>
          <w:lang w:val="en-US"/>
        </w:rPr>
        <w:t xml:space="preserve">the findings to the factors of </w:t>
      </w:r>
      <w:r w:rsidR="00243F20">
        <w:rPr>
          <w:rFonts w:ascii="Times New Roman" w:hAnsi="Times New Roman" w:cs="Times New Roman"/>
          <w:sz w:val="24"/>
          <w:szCs w:val="24"/>
          <w:lang w:val="en-US"/>
        </w:rPr>
        <w:t>Bernstein, Sacco, and Young (2010)</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243F20">
        <w:rPr>
          <w:rFonts w:ascii="Times New Roman" w:hAnsi="Times New Roman" w:cs="Times New Roman"/>
          <w:sz w:val="24"/>
          <w:szCs w:val="24"/>
          <w:lang w:val="en-US"/>
        </w:rPr>
        <w:t xml:space="preserve">for both being ostracized by the outgroup </w:t>
      </w:r>
      <w:r w:rsidR="00243F20" w:rsidRPr="00243F20">
        <w:rPr>
          <w:rFonts w:ascii="Times New Roman" w:hAnsi="Times New Roman" w:cs="Times New Roman"/>
          <w:i/>
          <w:sz w:val="24"/>
          <w:szCs w:val="24"/>
          <w:lang w:val="en-US"/>
        </w:rPr>
        <w:t>and</w:t>
      </w:r>
      <w:r w:rsidR="00243F20">
        <w:rPr>
          <w:rFonts w:ascii="Times New Roman" w:hAnsi="Times New Roman" w:cs="Times New Roman"/>
          <w:sz w:val="24"/>
          <w:szCs w:val="24"/>
          <w:lang w:val="en-US"/>
        </w:rPr>
        <w:t xml:space="preserve"> the </w:t>
      </w:r>
      <w:commentRangeStart w:id="113"/>
      <w:r w:rsidR="00243F20">
        <w:rPr>
          <w:rFonts w:ascii="Times New Roman" w:hAnsi="Times New Roman" w:cs="Times New Roman"/>
          <w:sz w:val="24"/>
          <w:szCs w:val="24"/>
          <w:lang w:val="en-US"/>
        </w:rPr>
        <w:t>ingroup</w:t>
      </w:r>
      <w:commentRangeEnd w:id="113"/>
      <w:r w:rsidR="00421505">
        <w:rPr>
          <w:rStyle w:val="Verwijzingopmerking"/>
        </w:rPr>
        <w:commentReference w:id="113"/>
      </w:r>
      <w:r w:rsidR="00243F20">
        <w:rPr>
          <w:rFonts w:ascii="Times New Roman" w:hAnsi="Times New Roman" w:cs="Times New Roman"/>
          <w:sz w:val="24"/>
          <w:szCs w:val="24"/>
          <w:lang w:val="en-US"/>
        </w:rPr>
        <w:t>, on the dependent measure need for control</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w:t>
      </w:r>
      <w:r w:rsidR="00243F20">
        <w:rPr>
          <w:rFonts w:ascii="Times New Roman" w:hAnsi="Times New Roman" w:cs="Times New Roman"/>
          <w:sz w:val="24"/>
          <w:szCs w:val="24"/>
          <w:lang w:val="en-US"/>
        </w:rPr>
        <w:t xml:space="preserve">those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 xml:space="preserve">by </w:t>
      </w:r>
      <w:proofErr w:type="gramStart"/>
      <w:r w:rsidR="00243F20">
        <w:rPr>
          <w:rFonts w:ascii="Times New Roman" w:hAnsi="Times New Roman" w:cs="Times New Roman"/>
          <w:sz w:val="24"/>
          <w:szCs w:val="24"/>
          <w:lang w:val="en-US"/>
        </w:rPr>
        <w:t>the outgroup</w:t>
      </w:r>
      <w:proofErr w:type="gramEnd"/>
      <w:r w:rsidR="00243F20">
        <w:rPr>
          <w:rFonts w:ascii="Times New Roman" w:hAnsi="Times New Roman" w:cs="Times New Roman"/>
          <w:sz w:val="24"/>
          <w:szCs w:val="24"/>
          <w:lang w:val="en-US"/>
        </w:rPr>
        <w:t xml:space="preserve">, </w:t>
      </w:r>
      <w:r w:rsidR="004C638C">
        <w:rPr>
          <w:rFonts w:ascii="Times New Roman" w:hAnsi="Times New Roman" w:cs="Times New Roman"/>
          <w:sz w:val="24"/>
          <w:szCs w:val="24"/>
          <w:lang w:val="en-US"/>
        </w:rPr>
        <w:t>out</w:t>
      </w:r>
      <w:r w:rsidR="00AD2DBE">
        <w:rPr>
          <w:rFonts w:ascii="Times New Roman" w:hAnsi="Times New Roman" w:cs="Times New Roman"/>
          <w:sz w:val="24"/>
          <w:szCs w:val="24"/>
          <w:lang w:val="en-US"/>
        </w:rPr>
        <w:t xml:space="preserve">score </w:t>
      </w:r>
      <w:r w:rsidR="00243F20">
        <w:rPr>
          <w:rFonts w:ascii="Times New Roman" w:hAnsi="Times New Roman" w:cs="Times New Roman"/>
          <w:sz w:val="24"/>
          <w:szCs w:val="24"/>
          <w:lang w:val="en-US"/>
        </w:rPr>
        <w:t xml:space="preserve">those </w:t>
      </w:r>
      <w:r w:rsidR="00AD2DBE">
        <w:rPr>
          <w:rFonts w:ascii="Times New Roman" w:hAnsi="Times New Roman" w:cs="Times New Roman"/>
          <w:sz w:val="24"/>
          <w:szCs w:val="24"/>
          <w:lang w:val="en-US"/>
        </w:rPr>
        <w:t xml:space="preserve">ostracized </w:t>
      </w:r>
      <w:r w:rsidR="00243F20">
        <w:rPr>
          <w:rFonts w:ascii="Times New Roman" w:hAnsi="Times New Roman" w:cs="Times New Roman"/>
          <w:sz w:val="24"/>
          <w:szCs w:val="24"/>
          <w:lang w:val="en-US"/>
        </w:rPr>
        <w:t>by the ingroup</w:t>
      </w:r>
      <w:r w:rsidR="004C638C">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 xml:space="preserve">(and vice versa for the included). </w:t>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an effect which only holds for the first time point</w:t>
      </w:r>
      <w:r w:rsidR="00EE5EA4">
        <w:rPr>
          <w:rFonts w:ascii="Times New Roman" w:hAnsi="Times New Roman" w:cs="Times New Roman"/>
          <w:sz w:val="24"/>
          <w:szCs w:val="24"/>
          <w:lang w:val="en-US"/>
        </w:rPr>
        <w:t xml:space="preserve">. Vice versa, the moderated inclusion group scores lower on measures such as fundamental needs, when compared to non-moderated </w:t>
      </w:r>
      <w:r w:rsidR="00EE5EA4">
        <w:rPr>
          <w:rFonts w:ascii="Times New Roman" w:hAnsi="Times New Roman" w:cs="Times New Roman"/>
          <w:sz w:val="24"/>
          <w:szCs w:val="24"/>
          <w:lang w:val="en-US"/>
        </w:rPr>
        <w:lastRenderedPageBreak/>
        <w:t>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feelings in the ostracism conditions, but makes these feelings worse in the inclusion conditions. Substantively, this suggests that </w:t>
      </w:r>
      <w:proofErr w:type="gramStart"/>
      <w:r w:rsidR="000D3458">
        <w:rPr>
          <w:rFonts w:ascii="Times New Roman" w:hAnsi="Times New Roman" w:cs="Times New Roman"/>
          <w:sz w:val="24"/>
          <w:szCs w:val="24"/>
          <w:lang w:val="en-US"/>
        </w:rPr>
        <w:t>what makes the bad feel good</w:t>
      </w:r>
      <w:proofErr w:type="gramEnd"/>
      <w:r w:rsidR="000D3458">
        <w:rPr>
          <w:rFonts w:ascii="Times New Roman" w:hAnsi="Times New Roman" w:cs="Times New Roman"/>
          <w:sz w:val="24"/>
          <w:szCs w:val="24"/>
          <w:lang w:val="en-US"/>
        </w:rPr>
        <w:t xml:space="preserve">, </w:t>
      </w:r>
      <w:proofErr w:type="gramStart"/>
      <w:r w:rsidR="000D3458">
        <w:rPr>
          <w:rFonts w:ascii="Times New Roman" w:hAnsi="Times New Roman" w:cs="Times New Roman"/>
          <w:sz w:val="24"/>
          <w:szCs w:val="24"/>
          <w:lang w:val="en-US"/>
        </w:rPr>
        <w:t>makes the good feel bad</w:t>
      </w:r>
      <w:proofErr w:type="gramEnd"/>
      <w:r w:rsidR="000D3458">
        <w:rPr>
          <w:rFonts w:ascii="Times New Roman" w:hAnsi="Times New Roman" w:cs="Times New Roman"/>
          <w:sz w:val="24"/>
          <w:szCs w:val="24"/>
          <w:lang w:val="en-US"/>
        </w:rPr>
        <w:t>.</w:t>
      </w:r>
    </w:p>
    <w:p w14:paraId="4C33C1B2" w14:textId="77777777" w:rsidR="00F2747E" w:rsidRPr="008634A5" w:rsidRDefault="007B2FE5" w:rsidP="00C16978">
      <w:pPr>
        <w:spacing w:after="0" w:line="480" w:lineRule="auto"/>
        <w:ind w:firstLine="708"/>
        <w:rPr>
          <w:rFonts w:ascii="Times New Roman" w:hAnsi="Times New Roman" w:cs="Times New Roman"/>
          <w:sz w:val="24"/>
          <w:szCs w:val="24"/>
          <w:lang w:val="en-US"/>
        </w:rPr>
      </w:pPr>
      <w:ins w:id="114" w:author="Ilja van Beest" w:date="2014-01-28T11:25:00Z">
        <w:r>
          <w:rPr>
            <w:rFonts w:ascii="Times New Roman" w:hAnsi="Times New Roman" w:cs="Times New Roman"/>
            <w:sz w:val="24"/>
            <w:szCs w:val="24"/>
            <w:lang w:val="en-US"/>
          </w:rPr>
          <w:t xml:space="preserve">The exploratory analyses focused on…. These analyses revealed … </w:t>
        </w:r>
      </w:ins>
      <w:r w:rsidR="00731737">
        <w:rPr>
          <w:rFonts w:ascii="Times New Roman" w:hAnsi="Times New Roman" w:cs="Times New Roman"/>
          <w:sz w:val="24"/>
          <w:szCs w:val="24"/>
          <w:lang w:val="en-US"/>
        </w:rPr>
        <w:t>We also ran exploratory analyses to study</w:t>
      </w:r>
      <w:r w:rsidR="00731737"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00731737"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00731737"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w:t>
      </w:r>
      <w:r w:rsidR="00731737">
        <w:rPr>
          <w:rFonts w:ascii="Times New Roman" w:hAnsi="Times New Roman" w:cs="Times New Roman"/>
          <w:sz w:val="24"/>
          <w:szCs w:val="24"/>
          <w:lang w:val="en-US"/>
        </w:rPr>
        <w:t>setup</w:t>
      </w:r>
      <w:r w:rsidR="00731737" w:rsidRPr="00F70F0A">
        <w:rPr>
          <w:rFonts w:ascii="Times New Roman" w:hAnsi="Times New Roman" w:cs="Times New Roman"/>
          <w:sz w:val="24"/>
          <w:szCs w:val="24"/>
          <w:lang w:val="en-US"/>
        </w:rPr>
        <w:t xml:space="preserve"> of the Cyberball manipulation</w:t>
      </w:r>
      <w:r w:rsidR="00153A5A">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789AA466" w14:textId="77777777"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5FA1DBFB" w14:textId="77777777" w:rsidR="00E76D2C" w:rsidRDefault="004C2069" w:rsidP="004C2069">
      <w:pPr>
        <w:spacing w:after="0" w:line="480" w:lineRule="auto"/>
        <w:ind w:firstLine="708"/>
        <w:rPr>
          <w:ins w:id="115" w:author="I. van Beest" w:date="2014-01-29T16:33:00Z"/>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meta-analyses</w:t>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F8120FF" w14:textId="77777777" w:rsidR="00A331BA" w:rsidRDefault="00A331BA" w:rsidP="004C2069">
      <w:pPr>
        <w:spacing w:after="0" w:line="480" w:lineRule="auto"/>
        <w:ind w:firstLine="708"/>
        <w:rPr>
          <w:ins w:id="116" w:author="I. van Beest" w:date="2014-01-29T16:33:00Z"/>
          <w:rFonts w:ascii="Times New Roman" w:hAnsi="Times New Roman" w:cs="Times New Roman"/>
          <w:sz w:val="24"/>
          <w:szCs w:val="24"/>
          <w:lang w:val="en-US"/>
        </w:rPr>
      </w:pPr>
    </w:p>
    <w:p w14:paraId="77DBB74B" w14:textId="77777777" w:rsidR="00A331BA" w:rsidRDefault="00A331BA" w:rsidP="004C2069">
      <w:pPr>
        <w:spacing w:after="0" w:line="480" w:lineRule="auto"/>
        <w:ind w:firstLine="708"/>
        <w:rPr>
          <w:ins w:id="117" w:author="I. van Beest" w:date="2014-01-29T16:33:00Z"/>
          <w:rFonts w:ascii="Times New Roman" w:hAnsi="Times New Roman" w:cs="Times New Roman"/>
          <w:sz w:val="24"/>
          <w:szCs w:val="24"/>
          <w:lang w:val="en-US"/>
        </w:rPr>
      </w:pPr>
    </w:p>
    <w:p w14:paraId="43139E39" w14:textId="77777777" w:rsidR="00A331BA" w:rsidRDefault="00A331BA" w:rsidP="004C2069">
      <w:pPr>
        <w:spacing w:after="0" w:line="480" w:lineRule="auto"/>
        <w:ind w:firstLine="708"/>
        <w:rPr>
          <w:ins w:id="118" w:author="I. van Beest" w:date="2014-01-29T16:33:00Z"/>
          <w:rFonts w:ascii="Times New Roman" w:hAnsi="Times New Roman" w:cs="Times New Roman"/>
          <w:sz w:val="24"/>
          <w:szCs w:val="24"/>
          <w:lang w:val="en-US"/>
        </w:rPr>
      </w:pPr>
      <w:ins w:id="119" w:author="I. van Beest" w:date="2014-01-29T16:33:00Z">
        <w:r>
          <w:rPr>
            <w:rFonts w:ascii="Times New Roman" w:hAnsi="Times New Roman" w:cs="Times New Roman"/>
            <w:sz w:val="24"/>
            <w:szCs w:val="24"/>
            <w:lang w:val="en-US"/>
          </w:rPr>
          <w:lastRenderedPageBreak/>
          <w:t>Hi Kip, this would be an excellent moment to share your magic…</w:t>
        </w:r>
        <w:proofErr w:type="gramStart"/>
        <w:r>
          <w:rPr>
            <w:rFonts w:ascii="Times New Roman" w:hAnsi="Times New Roman" w:cs="Times New Roman"/>
            <w:sz w:val="24"/>
            <w:szCs w:val="24"/>
            <w:lang w:val="en-US"/>
          </w:rPr>
          <w:t>.here</w:t>
        </w:r>
        <w:proofErr w:type="gram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explain</w:t>
        </w:r>
        <w:proofErr w:type="gramEnd"/>
        <w:r>
          <w:rPr>
            <w:rFonts w:ascii="Times New Roman" w:hAnsi="Times New Roman" w:cs="Times New Roman"/>
            <w:sz w:val="24"/>
            <w:szCs w:val="24"/>
            <w:lang w:val="en-US"/>
          </w:rPr>
          <w:t xml:space="preserve"> that experiments say one thing and that meta does the </w:t>
        </w:r>
      </w:ins>
      <w:ins w:id="120" w:author="I. van Beest" w:date="2014-01-29T16:34:00Z">
        <w:r>
          <w:rPr>
            <w:rFonts w:ascii="Times New Roman" w:hAnsi="Times New Roman" w:cs="Times New Roman"/>
            <w:sz w:val="24"/>
            <w:szCs w:val="24"/>
            <w:lang w:val="en-US"/>
          </w:rPr>
          <w:t>other</w:t>
        </w:r>
      </w:ins>
      <w:ins w:id="121" w:author="I. van Beest" w:date="2014-01-29T16:33:00Z">
        <w:r>
          <w:rPr>
            <w:rFonts w:ascii="Times New Roman" w:hAnsi="Times New Roman" w:cs="Times New Roman"/>
            <w:sz w:val="24"/>
            <w:szCs w:val="24"/>
            <w:lang w:val="en-US"/>
          </w:rPr>
          <w:t>.</w:t>
        </w:r>
      </w:ins>
      <w:ins w:id="122" w:author="I. van Beest" w:date="2014-01-29T16:34:00Z">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And a call for further experimentation.</w:t>
        </w:r>
        <w:proofErr w:type="gramEnd"/>
        <w:r>
          <w:rPr>
            <w:rFonts w:ascii="Times New Roman" w:hAnsi="Times New Roman" w:cs="Times New Roman"/>
            <w:sz w:val="24"/>
            <w:szCs w:val="24"/>
            <w:lang w:val="en-US"/>
          </w:rPr>
          <w:t xml:space="preserve"> </w:t>
        </w:r>
      </w:ins>
    </w:p>
    <w:p w14:paraId="552F6C64" w14:textId="766BBE22" w:rsidR="0001299C" w:rsidRDefault="0001299C" w:rsidP="004C2069">
      <w:pPr>
        <w:spacing w:after="0" w:line="480" w:lineRule="auto"/>
        <w:ind w:firstLine="708"/>
        <w:rPr>
          <w:ins w:id="123" w:author="Kipling Williams" w:date="2014-01-30T09:08:00Z"/>
          <w:rFonts w:ascii="Times New Roman" w:hAnsi="Times New Roman" w:cs="Times New Roman"/>
          <w:sz w:val="24"/>
          <w:szCs w:val="24"/>
          <w:lang w:val="en-US"/>
        </w:rPr>
      </w:pPr>
      <w:ins w:id="124" w:author="Kipling Williams" w:date="2014-01-30T09:13:00Z">
        <w:r w:rsidRPr="0001299C">
          <w:rPr>
            <w:rFonts w:ascii="Times New Roman" w:hAnsi="Times New Roman" w:cs="Times New Roman"/>
            <w:b/>
            <w:sz w:val="24"/>
            <w:szCs w:val="24"/>
            <w:lang w:val="en-US"/>
            <w:rPrChange w:id="125" w:author="Kipling Williams" w:date="2014-01-30T09:13:00Z">
              <w:rPr>
                <w:rFonts w:ascii="Times New Roman" w:hAnsi="Times New Roman" w:cs="Times New Roman"/>
                <w:sz w:val="24"/>
                <w:szCs w:val="24"/>
                <w:lang w:val="en-US"/>
              </w:rPr>
            </w:rPrChange>
          </w:rPr>
          <w:t>Williams’s Model of Ostracism: Supported or Not?</w:t>
        </w:r>
        <w:r>
          <w:rPr>
            <w:rFonts w:ascii="Times New Roman" w:hAnsi="Times New Roman" w:cs="Times New Roman"/>
            <w:b/>
            <w:sz w:val="24"/>
            <w:szCs w:val="24"/>
            <w:lang w:val="en-US"/>
          </w:rPr>
          <w:t xml:space="preserve"> </w:t>
        </w:r>
      </w:ins>
      <w:ins w:id="126" w:author="Kipling Williams" w:date="2014-01-29T12:43:00Z">
        <w:r w:rsidR="006C124A">
          <w:rPr>
            <w:rFonts w:ascii="Times New Roman" w:hAnsi="Times New Roman" w:cs="Times New Roman"/>
            <w:sz w:val="24"/>
            <w:szCs w:val="24"/>
            <w:lang w:val="en-US"/>
          </w:rPr>
          <w:t>Regarding the test of Williams</w:t>
        </w:r>
      </w:ins>
      <w:ins w:id="127" w:author="Kipling Williams" w:date="2014-01-29T12:44:00Z">
        <w:r w:rsidR="006C124A">
          <w:rPr>
            <w:rFonts w:ascii="Times New Roman" w:hAnsi="Times New Roman" w:cs="Times New Roman"/>
            <w:sz w:val="24"/>
            <w:szCs w:val="24"/>
            <w:lang w:val="en-US"/>
          </w:rPr>
          <w:t xml:space="preserve">’s model, there are </w:t>
        </w:r>
      </w:ins>
      <w:ins w:id="128" w:author="Kipling Williams" w:date="2014-01-29T12:56:00Z">
        <w:r w:rsidR="006C124A">
          <w:rPr>
            <w:rFonts w:ascii="Times New Roman" w:hAnsi="Times New Roman" w:cs="Times New Roman"/>
            <w:sz w:val="24"/>
            <w:szCs w:val="24"/>
            <w:lang w:val="en-US"/>
          </w:rPr>
          <w:t>a few important</w:t>
        </w:r>
      </w:ins>
      <w:ins w:id="129" w:author="Kipling Williams" w:date="2014-01-29T12:44:00Z">
        <w:r w:rsidR="006C124A">
          <w:rPr>
            <w:rFonts w:ascii="Times New Roman" w:hAnsi="Times New Roman" w:cs="Times New Roman"/>
            <w:sz w:val="24"/>
            <w:szCs w:val="24"/>
            <w:lang w:val="en-US"/>
          </w:rPr>
          <w:t xml:space="preserve"> </w:t>
        </w:r>
      </w:ins>
      <w:ins w:id="130" w:author="Kipling Williams" w:date="2014-01-30T09:03:00Z">
        <w:r>
          <w:rPr>
            <w:rFonts w:ascii="Times New Roman" w:hAnsi="Times New Roman" w:cs="Times New Roman"/>
            <w:sz w:val="24"/>
            <w:szCs w:val="24"/>
            <w:lang w:val="en-US"/>
          </w:rPr>
          <w:t xml:space="preserve">observations and </w:t>
        </w:r>
      </w:ins>
      <w:ins w:id="131" w:author="Kipling Williams" w:date="2014-01-29T12:44:00Z">
        <w:r w:rsidR="006C124A">
          <w:rPr>
            <w:rFonts w:ascii="Times New Roman" w:hAnsi="Times New Roman" w:cs="Times New Roman"/>
            <w:sz w:val="24"/>
            <w:szCs w:val="24"/>
            <w:lang w:val="en-US"/>
          </w:rPr>
          <w:t xml:space="preserve">limitations. First, </w:t>
        </w:r>
      </w:ins>
      <w:ins w:id="132" w:author="Kipling Williams" w:date="2014-01-30T09:02:00Z">
        <w:r>
          <w:rPr>
            <w:rFonts w:ascii="Times New Roman" w:hAnsi="Times New Roman" w:cs="Times New Roman"/>
            <w:sz w:val="24"/>
            <w:szCs w:val="24"/>
            <w:lang w:val="en-US"/>
          </w:rPr>
          <w:t xml:space="preserve">Williams proposes fundamental need threat as a result of even a brief episode of ostracism. This was supported by the meta-analysis. </w:t>
        </w:r>
      </w:ins>
      <w:ins w:id="133" w:author="Kipling Williams" w:date="2014-01-30T09:04:00Z">
        <w:r>
          <w:rPr>
            <w:rFonts w:ascii="Times New Roman" w:hAnsi="Times New Roman" w:cs="Times New Roman"/>
            <w:sz w:val="24"/>
            <w:szCs w:val="24"/>
            <w:lang w:val="en-US"/>
          </w:rPr>
          <w:t>The model asserts that n</w:t>
        </w:r>
      </w:ins>
      <w:ins w:id="134" w:author="Kipling Williams" w:date="2014-01-30T09:03:00Z">
        <w:r>
          <w:rPr>
            <w:rFonts w:ascii="Times New Roman" w:hAnsi="Times New Roman" w:cs="Times New Roman"/>
            <w:sz w:val="24"/>
            <w:szCs w:val="24"/>
            <w:lang w:val="en-US"/>
          </w:rPr>
          <w:t>egative</w:t>
        </w:r>
      </w:ins>
      <w:ins w:id="135" w:author="Kipling Williams" w:date="2014-01-30T09:02:00Z">
        <w:r>
          <w:rPr>
            <w:rFonts w:ascii="Times New Roman" w:hAnsi="Times New Roman" w:cs="Times New Roman"/>
            <w:sz w:val="24"/>
            <w:szCs w:val="24"/>
            <w:lang w:val="en-US"/>
          </w:rPr>
          <w:t xml:space="preserve"> emotional reactions are also induced by ostracism; this was </w:t>
        </w:r>
      </w:ins>
      <w:ins w:id="136" w:author="Kipling Williams" w:date="2014-01-30T09:04:00Z">
        <w:r>
          <w:rPr>
            <w:rFonts w:ascii="Times New Roman" w:hAnsi="Times New Roman" w:cs="Times New Roman"/>
            <w:sz w:val="24"/>
            <w:szCs w:val="24"/>
            <w:lang w:val="en-US"/>
          </w:rPr>
          <w:t xml:space="preserve">also </w:t>
        </w:r>
      </w:ins>
      <w:ins w:id="137" w:author="Kipling Williams" w:date="2014-01-30T09:02:00Z">
        <w:r>
          <w:rPr>
            <w:rFonts w:ascii="Times New Roman" w:hAnsi="Times New Roman" w:cs="Times New Roman"/>
            <w:sz w:val="24"/>
            <w:szCs w:val="24"/>
            <w:lang w:val="en-US"/>
          </w:rPr>
          <w:t xml:space="preserve">supported. </w:t>
        </w:r>
      </w:ins>
      <w:ins w:id="138" w:author="Kipling Williams" w:date="2014-01-30T09:04:00Z">
        <w:r>
          <w:rPr>
            <w:rFonts w:ascii="Times New Roman" w:hAnsi="Times New Roman" w:cs="Times New Roman"/>
            <w:sz w:val="24"/>
            <w:szCs w:val="24"/>
            <w:lang w:val="en-US"/>
          </w:rPr>
          <w:t xml:space="preserve">The proposition that the initial reaction to ostracism is pain is difficult to assess with the criterion of inclusion in this meta-analysis. </w:t>
        </w:r>
      </w:ins>
      <w:ins w:id="139" w:author="Kipling Williams" w:date="2014-01-30T09:05:00Z">
        <w:r>
          <w:rPr>
            <w:rFonts w:ascii="Times New Roman" w:hAnsi="Times New Roman" w:cs="Times New Roman"/>
            <w:sz w:val="24"/>
            <w:szCs w:val="24"/>
            <w:lang w:val="en-US"/>
          </w:rPr>
          <w:t>The most convincing evidence of ostracism-induced-pain comes from the neuroscience literature, which was not included in this meta-analysis. That moderation is predicted to occur in the reflective stage, when the context and meaning of the ostracism event can be appraised, is also supported by the present meta-analysis. Both individual differences and situational context are shown to moderate downstream reactions. The final stage of Williams</w:t>
        </w:r>
      </w:ins>
      <w:ins w:id="140" w:author="Kipling Williams" w:date="2014-01-30T09:07:00Z">
        <w:r>
          <w:rPr>
            <w:rFonts w:ascii="Times New Roman" w:hAnsi="Times New Roman" w:cs="Times New Roman"/>
            <w:sz w:val="24"/>
            <w:szCs w:val="24"/>
            <w:lang w:val="en-US"/>
          </w:rPr>
          <w:t>’s model—resignation—is outside the aims of the present meta-analysis, as it requires long</w:t>
        </w:r>
      </w:ins>
      <w:ins w:id="141" w:author="Kipling Williams" w:date="2014-01-30T09:08:00Z">
        <w:r>
          <w:rPr>
            <w:rFonts w:ascii="Times New Roman" w:hAnsi="Times New Roman" w:cs="Times New Roman"/>
            <w:sz w:val="24"/>
            <w:szCs w:val="24"/>
            <w:lang w:val="en-US"/>
          </w:rPr>
          <w:t>-</w:t>
        </w:r>
      </w:ins>
      <w:ins w:id="142" w:author="Kipling Williams" w:date="2014-01-30T09:07:00Z">
        <w:r>
          <w:rPr>
            <w:rFonts w:ascii="Times New Roman" w:hAnsi="Times New Roman" w:cs="Times New Roman"/>
            <w:sz w:val="24"/>
            <w:szCs w:val="24"/>
            <w:lang w:val="en-US"/>
          </w:rPr>
          <w:t>term exposure to ostracism. Thus, most of propositions set forth in Williams</w:t>
        </w:r>
      </w:ins>
      <w:ins w:id="143" w:author="Kipling Williams" w:date="2014-01-30T09:08:00Z">
        <w:r>
          <w:rPr>
            <w:rFonts w:ascii="Times New Roman" w:hAnsi="Times New Roman" w:cs="Times New Roman"/>
            <w:sz w:val="24"/>
            <w:szCs w:val="24"/>
            <w:lang w:val="en-US"/>
          </w:rPr>
          <w:t>’s model that can be tested within this meta-analysis are supported.</w:t>
        </w:r>
      </w:ins>
    </w:p>
    <w:p w14:paraId="736EF214" w14:textId="77777777" w:rsidR="0001299C" w:rsidRDefault="0001299C" w:rsidP="004C2069">
      <w:pPr>
        <w:spacing w:after="0" w:line="480" w:lineRule="auto"/>
        <w:ind w:firstLine="708"/>
        <w:rPr>
          <w:ins w:id="144" w:author="Kipling Williams" w:date="2014-01-30T09:12:00Z"/>
          <w:rFonts w:ascii="Times New Roman" w:hAnsi="Times New Roman" w:cs="Times New Roman"/>
          <w:sz w:val="24"/>
          <w:szCs w:val="24"/>
          <w:lang w:val="en-US"/>
        </w:rPr>
      </w:pPr>
      <w:ins w:id="145" w:author="Kipling Williams" w:date="2014-01-30T09:08:00Z">
        <w:r>
          <w:rPr>
            <w:rFonts w:ascii="Times New Roman" w:hAnsi="Times New Roman" w:cs="Times New Roman"/>
            <w:sz w:val="24"/>
            <w:szCs w:val="24"/>
            <w:lang w:val="en-US"/>
          </w:rPr>
          <w:t xml:space="preserve">The one </w:t>
        </w:r>
      </w:ins>
      <w:ins w:id="146" w:author="Kipling Williams" w:date="2014-01-30T09:09:00Z">
        <w:r>
          <w:rPr>
            <w:rFonts w:ascii="Times New Roman" w:hAnsi="Times New Roman" w:cs="Times New Roman"/>
            <w:sz w:val="24"/>
            <w:szCs w:val="24"/>
            <w:lang w:val="en-US"/>
          </w:rPr>
          <w:t>proposition that</w:t>
        </w:r>
      </w:ins>
      <w:ins w:id="147" w:author="Kipling Williams" w:date="2014-01-30T09:08:00Z">
        <w:r>
          <w:rPr>
            <w:rFonts w:ascii="Times New Roman" w:hAnsi="Times New Roman" w:cs="Times New Roman"/>
            <w:sz w:val="24"/>
            <w:szCs w:val="24"/>
            <w:lang w:val="en-US"/>
          </w:rPr>
          <w:t xml:space="preserve"> appears to be </w:t>
        </w:r>
      </w:ins>
      <w:ins w:id="148" w:author="Kipling Williams" w:date="2014-01-30T09:09:00Z">
        <w:r>
          <w:rPr>
            <w:rFonts w:ascii="Times New Roman" w:hAnsi="Times New Roman" w:cs="Times New Roman"/>
            <w:sz w:val="24"/>
            <w:szCs w:val="24"/>
            <w:lang w:val="en-US"/>
          </w:rPr>
          <w:t xml:space="preserve">unsupported is the argument that, because reactions to ostracism are functionally adaptive, there is a universal distress reaction to </w:t>
        </w:r>
      </w:ins>
      <w:ins w:id="149" w:author="Kipling Williams" w:date="2014-01-30T09:10:00Z">
        <w:r>
          <w:rPr>
            <w:rFonts w:ascii="Times New Roman" w:hAnsi="Times New Roman" w:cs="Times New Roman"/>
            <w:sz w:val="24"/>
            <w:szCs w:val="24"/>
            <w:lang w:val="en-US"/>
          </w:rPr>
          <w:t xml:space="preserve">the initial onset of </w:t>
        </w:r>
      </w:ins>
      <w:ins w:id="150" w:author="Kipling Williams" w:date="2014-01-30T09:09:00Z">
        <w:r>
          <w:rPr>
            <w:rFonts w:ascii="Times New Roman" w:hAnsi="Times New Roman" w:cs="Times New Roman"/>
            <w:sz w:val="24"/>
            <w:szCs w:val="24"/>
            <w:lang w:val="en-US"/>
          </w:rPr>
          <w:t xml:space="preserve">ostracism </w:t>
        </w:r>
      </w:ins>
      <w:ins w:id="151" w:author="Kipling Williams" w:date="2014-01-30T09:10:00Z">
        <w:r>
          <w:rPr>
            <w:rFonts w:ascii="Times New Roman" w:hAnsi="Times New Roman" w:cs="Times New Roman"/>
            <w:sz w:val="24"/>
            <w:szCs w:val="24"/>
            <w:lang w:val="en-US"/>
          </w:rPr>
          <w:t>that is resistant to moderation.</w:t>
        </w:r>
      </w:ins>
      <w:ins w:id="152" w:author="Kipling Williams" w:date="2014-01-30T09:08:00Z">
        <w:r>
          <w:rPr>
            <w:rFonts w:ascii="Times New Roman" w:hAnsi="Times New Roman" w:cs="Times New Roman"/>
            <w:sz w:val="24"/>
            <w:szCs w:val="24"/>
            <w:lang w:val="en-US"/>
          </w:rPr>
          <w:t xml:space="preserve"> </w:t>
        </w:r>
      </w:ins>
      <w:ins w:id="153" w:author="Kipling Williams" w:date="2014-01-29T12:44:00Z">
        <w:r w:rsidR="006C124A">
          <w:rPr>
            <w:rFonts w:ascii="Times New Roman" w:hAnsi="Times New Roman" w:cs="Times New Roman"/>
            <w:sz w:val="24"/>
            <w:szCs w:val="24"/>
            <w:lang w:val="en-US"/>
          </w:rPr>
          <w:t xml:space="preserve">Williams specifically refers to physiological, online, or immediate retrospective reports to assess reflexive reactions. </w:t>
        </w:r>
      </w:ins>
      <w:ins w:id="154" w:author="Kipling Williams" w:date="2014-01-29T12:45:00Z">
        <w:r w:rsidR="006C124A">
          <w:rPr>
            <w:rFonts w:ascii="Times New Roman" w:hAnsi="Times New Roman" w:cs="Times New Roman"/>
            <w:sz w:val="24"/>
            <w:szCs w:val="24"/>
            <w:lang w:val="en-US"/>
          </w:rPr>
          <w:t>In many instances,</w:t>
        </w:r>
      </w:ins>
      <w:ins w:id="155" w:author="Kipling Williams" w:date="2014-01-29T12:44:00Z">
        <w:r w:rsidR="006C124A">
          <w:rPr>
            <w:rFonts w:ascii="Times New Roman" w:hAnsi="Times New Roman" w:cs="Times New Roman"/>
            <w:sz w:val="24"/>
            <w:szCs w:val="24"/>
            <w:lang w:val="en-US"/>
          </w:rPr>
          <w:t xml:space="preserve"> the </w:t>
        </w:r>
        <w:r w:rsidR="006C124A" w:rsidRPr="006C124A">
          <w:rPr>
            <w:rFonts w:ascii="Times New Roman" w:hAnsi="Times New Roman" w:cs="Times New Roman"/>
            <w:i/>
            <w:sz w:val="24"/>
            <w:szCs w:val="24"/>
            <w:lang w:val="en-US"/>
            <w:rPrChange w:id="156" w:author="Kipling Williams" w:date="2014-01-29T12:45:00Z">
              <w:rPr>
                <w:rFonts w:ascii="Times New Roman" w:hAnsi="Times New Roman" w:cs="Times New Roman"/>
                <w:sz w:val="24"/>
                <w:szCs w:val="24"/>
                <w:lang w:val="en-US"/>
              </w:rPr>
            </w:rPrChange>
          </w:rPr>
          <w:t>first</w:t>
        </w:r>
        <w:r w:rsidR="006C124A">
          <w:rPr>
            <w:rFonts w:ascii="Times New Roman" w:hAnsi="Times New Roman" w:cs="Times New Roman"/>
            <w:sz w:val="24"/>
            <w:szCs w:val="24"/>
            <w:lang w:val="en-US"/>
          </w:rPr>
          <w:t xml:space="preserve"> reaction is not isomorphic with </w:t>
        </w:r>
      </w:ins>
      <w:ins w:id="157" w:author="Kipling Williams" w:date="2014-01-29T12:45:00Z">
        <w:r w:rsidR="006C124A">
          <w:rPr>
            <w:rFonts w:ascii="Times New Roman" w:hAnsi="Times New Roman" w:cs="Times New Roman"/>
            <w:sz w:val="24"/>
            <w:szCs w:val="24"/>
            <w:lang w:val="en-US"/>
          </w:rPr>
          <w:t>reflexive measures. Anything taken after the game, or assessed by wording indicating present state (rather than the participants</w:t>
        </w:r>
      </w:ins>
      <w:ins w:id="158" w:author="Kipling Williams" w:date="2014-01-29T12:46:00Z">
        <w:r w:rsidR="006C124A">
          <w:rPr>
            <w:rFonts w:ascii="Times New Roman" w:hAnsi="Times New Roman" w:cs="Times New Roman"/>
            <w:sz w:val="24"/>
            <w:szCs w:val="24"/>
            <w:lang w:val="en-US"/>
          </w:rPr>
          <w:t xml:space="preserve">’ state during the game), is not assumed to be reflexive, nor predicted to be resistant to moderation. Indeed, </w:t>
        </w:r>
      </w:ins>
      <w:ins w:id="159" w:author="Kipling Williams" w:date="2014-01-29T12:48:00Z">
        <w:r w:rsidR="006C124A">
          <w:rPr>
            <w:rFonts w:ascii="Times New Roman" w:hAnsi="Times New Roman" w:cs="Times New Roman"/>
            <w:sz w:val="24"/>
            <w:szCs w:val="24"/>
            <w:lang w:val="en-US"/>
          </w:rPr>
          <w:t xml:space="preserve">empirical </w:t>
        </w:r>
      </w:ins>
      <w:ins w:id="160" w:author="Kipling Williams" w:date="2014-01-29T12:46:00Z">
        <w:r w:rsidR="006C124A">
          <w:rPr>
            <w:rFonts w:ascii="Times New Roman" w:hAnsi="Times New Roman" w:cs="Times New Roman"/>
            <w:sz w:val="24"/>
            <w:szCs w:val="24"/>
            <w:lang w:val="en-US"/>
          </w:rPr>
          <w:t xml:space="preserve">studies </w:t>
        </w:r>
      </w:ins>
      <w:ins w:id="161" w:author="Kipling Williams" w:date="2014-01-29T12:47:00Z">
        <w:r w:rsidR="006C124A">
          <w:rPr>
            <w:rFonts w:ascii="Times New Roman" w:hAnsi="Times New Roman" w:cs="Times New Roman"/>
            <w:sz w:val="24"/>
            <w:szCs w:val="24"/>
            <w:lang w:val="en-US"/>
          </w:rPr>
          <w:t xml:space="preserve">published by Williams </w:t>
        </w:r>
      </w:ins>
      <w:ins w:id="162" w:author="Kipling Williams" w:date="2014-01-29T12:48:00Z">
        <w:r w:rsidR="006C124A">
          <w:rPr>
            <w:rFonts w:ascii="Times New Roman" w:hAnsi="Times New Roman" w:cs="Times New Roman"/>
            <w:sz w:val="24"/>
            <w:szCs w:val="24"/>
            <w:lang w:val="en-US"/>
          </w:rPr>
          <w:t xml:space="preserve">and his colleagues </w:t>
        </w:r>
      </w:ins>
      <w:ins w:id="163" w:author="Kipling Williams" w:date="2014-01-29T12:47:00Z">
        <w:r w:rsidR="006C124A">
          <w:rPr>
            <w:rFonts w:ascii="Times New Roman" w:hAnsi="Times New Roman" w:cs="Times New Roman"/>
            <w:sz w:val="24"/>
            <w:szCs w:val="24"/>
            <w:lang w:val="en-US"/>
          </w:rPr>
          <w:t>for which</w:t>
        </w:r>
      </w:ins>
      <w:ins w:id="164" w:author="Kipling Williams" w:date="2014-01-29T12:46:00Z">
        <w:r w:rsidR="006C124A">
          <w:rPr>
            <w:rFonts w:ascii="Times New Roman" w:hAnsi="Times New Roman" w:cs="Times New Roman"/>
            <w:sz w:val="24"/>
            <w:szCs w:val="24"/>
            <w:lang w:val="en-US"/>
          </w:rPr>
          <w:t xml:space="preserve"> reflexive </w:t>
        </w:r>
      </w:ins>
      <w:ins w:id="165" w:author="Kipling Williams" w:date="2014-01-29T12:47:00Z">
        <w:r w:rsidR="006C124A">
          <w:rPr>
            <w:rFonts w:ascii="Times New Roman" w:hAnsi="Times New Roman" w:cs="Times New Roman"/>
            <w:sz w:val="24"/>
            <w:szCs w:val="24"/>
            <w:lang w:val="en-US"/>
          </w:rPr>
          <w:t xml:space="preserve">and </w:t>
        </w:r>
        <w:r w:rsidR="006C124A">
          <w:rPr>
            <w:rFonts w:ascii="Times New Roman" w:hAnsi="Times New Roman" w:cs="Times New Roman"/>
            <w:sz w:val="24"/>
            <w:szCs w:val="24"/>
            <w:lang w:val="en-US"/>
          </w:rPr>
          <w:lastRenderedPageBreak/>
          <w:t xml:space="preserve">reflective need satisfaction measures </w:t>
        </w:r>
      </w:ins>
      <w:ins w:id="166" w:author="Kipling Williams" w:date="2014-01-29T12:48:00Z">
        <w:r w:rsidR="006C124A">
          <w:rPr>
            <w:rFonts w:ascii="Times New Roman" w:hAnsi="Times New Roman" w:cs="Times New Roman"/>
            <w:sz w:val="24"/>
            <w:szCs w:val="24"/>
            <w:lang w:val="en-US"/>
          </w:rPr>
          <w:t xml:space="preserve">are used </w:t>
        </w:r>
      </w:ins>
      <w:ins w:id="167" w:author="Kipling Williams" w:date="2014-01-29T12:47:00Z">
        <w:r w:rsidR="006C124A">
          <w:rPr>
            <w:rFonts w:ascii="Times New Roman" w:hAnsi="Times New Roman" w:cs="Times New Roman"/>
            <w:sz w:val="24"/>
            <w:szCs w:val="24"/>
            <w:lang w:val="en-US"/>
          </w:rPr>
          <w:t>show repeatedly that the reflexive measures are unaffected by cross-cutting situational factors or individual differences</w:t>
        </w:r>
      </w:ins>
      <w:ins w:id="168" w:author="Kipling Williams" w:date="2014-01-29T12:49:00Z">
        <w:r w:rsidR="006C124A">
          <w:rPr>
            <w:rFonts w:ascii="Times New Roman" w:hAnsi="Times New Roman" w:cs="Times New Roman"/>
            <w:sz w:val="24"/>
            <w:szCs w:val="24"/>
            <w:lang w:val="en-US"/>
          </w:rPr>
          <w:t xml:space="preserve">, whereas reflective measures are moderated. The only exceptions to this pattern are the Wirth, </w:t>
        </w:r>
        <w:proofErr w:type="spellStart"/>
        <w:r w:rsidR="006C124A">
          <w:rPr>
            <w:rFonts w:ascii="Times New Roman" w:hAnsi="Times New Roman" w:cs="Times New Roman"/>
            <w:sz w:val="24"/>
            <w:szCs w:val="24"/>
            <w:lang w:val="en-US"/>
          </w:rPr>
          <w:t>Lynam</w:t>
        </w:r>
        <w:proofErr w:type="spellEnd"/>
        <w:r w:rsidR="006C124A">
          <w:rPr>
            <w:rFonts w:ascii="Times New Roman" w:hAnsi="Times New Roman" w:cs="Times New Roman"/>
            <w:sz w:val="24"/>
            <w:szCs w:val="24"/>
            <w:lang w:val="en-US"/>
          </w:rPr>
          <w:t>, &amp; Williams</w:t>
        </w:r>
      </w:ins>
      <w:ins w:id="169" w:author="Kipling Williams" w:date="2014-01-29T12:50:00Z">
        <w:r w:rsidR="006C124A">
          <w:rPr>
            <w:rFonts w:ascii="Times New Roman" w:hAnsi="Times New Roman" w:cs="Times New Roman"/>
            <w:sz w:val="24"/>
            <w:szCs w:val="24"/>
            <w:lang w:val="en-US"/>
          </w:rPr>
          <w:t xml:space="preserve"> (2010) study for which trait measures of personality disorder do show initial moderation (those with higher levels of </w:t>
        </w:r>
      </w:ins>
      <w:ins w:id="170" w:author="Kipling Williams" w:date="2014-01-29T12:51:00Z">
        <w:r w:rsidR="006C124A">
          <w:rPr>
            <w:rFonts w:ascii="Times New Roman" w:hAnsi="Times New Roman" w:cs="Times New Roman"/>
            <w:sz w:val="24"/>
            <w:szCs w:val="24"/>
            <w:lang w:val="en-US"/>
          </w:rPr>
          <w:t xml:space="preserve">trait </w:t>
        </w:r>
      </w:ins>
      <w:ins w:id="171" w:author="Kipling Williams" w:date="2014-01-29T12:50:00Z">
        <w:r w:rsidR="006C124A">
          <w:rPr>
            <w:rFonts w:ascii="Times New Roman" w:hAnsi="Times New Roman" w:cs="Times New Roman"/>
            <w:sz w:val="24"/>
            <w:szCs w:val="24"/>
            <w:lang w:val="en-US"/>
          </w:rPr>
          <w:t>personality disorder show less pain than those with lower levels of trait personality disorder)</w:t>
        </w:r>
      </w:ins>
      <w:ins w:id="172" w:author="Kipling Williams" w:date="2014-01-29T12:51:00Z">
        <w:r w:rsidR="006C124A">
          <w:rPr>
            <w:rFonts w:ascii="Times New Roman" w:hAnsi="Times New Roman" w:cs="Times New Roman"/>
            <w:sz w:val="24"/>
            <w:szCs w:val="24"/>
            <w:lang w:val="en-US"/>
          </w:rPr>
          <w:t>, and Goodwin, Williams, &amp; Carter-Sowell</w:t>
        </w:r>
      </w:ins>
      <w:ins w:id="173" w:author="Kipling Williams" w:date="2014-01-29T12:52:00Z">
        <w:r w:rsidR="006C124A">
          <w:rPr>
            <w:rFonts w:ascii="Times New Roman" w:hAnsi="Times New Roman" w:cs="Times New Roman"/>
            <w:sz w:val="24"/>
            <w:szCs w:val="24"/>
            <w:lang w:val="en-US"/>
          </w:rPr>
          <w:t xml:space="preserve"> (2010)</w:t>
        </w:r>
      </w:ins>
      <w:ins w:id="174" w:author="Kipling Williams" w:date="2014-01-29T12:51:00Z">
        <w:r w:rsidR="006C124A">
          <w:rPr>
            <w:rFonts w:ascii="Times New Roman" w:hAnsi="Times New Roman" w:cs="Times New Roman"/>
            <w:sz w:val="24"/>
            <w:szCs w:val="24"/>
            <w:lang w:val="en-US"/>
          </w:rPr>
          <w:t xml:space="preserve">, for which a small difference in reflexive distress was noted </w:t>
        </w:r>
      </w:ins>
      <w:ins w:id="175" w:author="Kipling Williams" w:date="2014-01-29T12:52:00Z">
        <w:r w:rsidR="006C124A">
          <w:rPr>
            <w:rFonts w:ascii="Times New Roman" w:hAnsi="Times New Roman" w:cs="Times New Roman"/>
            <w:sz w:val="24"/>
            <w:szCs w:val="24"/>
            <w:lang w:val="en-US"/>
          </w:rPr>
          <w:t xml:space="preserve">in a sample of over 600 participants </w:t>
        </w:r>
      </w:ins>
      <w:ins w:id="176" w:author="Kipling Williams" w:date="2014-01-29T12:51:00Z">
        <w:r w:rsidR="006C124A">
          <w:rPr>
            <w:rFonts w:ascii="Times New Roman" w:hAnsi="Times New Roman" w:cs="Times New Roman"/>
            <w:sz w:val="24"/>
            <w:szCs w:val="24"/>
            <w:lang w:val="en-US"/>
          </w:rPr>
          <w:t>such that females showed stronger negative effects than males.</w:t>
        </w:r>
      </w:ins>
      <w:ins w:id="177" w:author="Kipling Williams" w:date="2014-01-29T12:53:00Z">
        <w:r w:rsidR="006C124A">
          <w:rPr>
            <w:rFonts w:ascii="Times New Roman" w:hAnsi="Times New Roman" w:cs="Times New Roman"/>
            <w:sz w:val="24"/>
            <w:szCs w:val="24"/>
            <w:lang w:val="en-US"/>
          </w:rPr>
          <w:t xml:space="preserve"> That leaves well over 15 publications, some with multiple </w:t>
        </w:r>
      </w:ins>
      <w:ins w:id="178" w:author="Kipling Williams" w:date="2014-01-29T12:57:00Z">
        <w:r w:rsidR="0088433C">
          <w:rPr>
            <w:rFonts w:ascii="Times New Roman" w:hAnsi="Times New Roman" w:cs="Times New Roman"/>
            <w:sz w:val="24"/>
            <w:szCs w:val="24"/>
            <w:lang w:val="en-US"/>
          </w:rPr>
          <w:t>studies, which</w:t>
        </w:r>
      </w:ins>
      <w:ins w:id="179" w:author="Kipling Williams" w:date="2014-01-29T12:53:00Z">
        <w:r w:rsidR="006C124A">
          <w:rPr>
            <w:rFonts w:ascii="Times New Roman" w:hAnsi="Times New Roman" w:cs="Times New Roman"/>
            <w:sz w:val="24"/>
            <w:szCs w:val="24"/>
            <w:lang w:val="en-US"/>
          </w:rPr>
          <w:t xml:space="preserve"> show the predicted pattern. </w:t>
        </w:r>
      </w:ins>
      <w:ins w:id="180" w:author="Kipling Williams" w:date="2014-01-30T09:10:00Z">
        <w:r>
          <w:rPr>
            <w:rFonts w:ascii="Times New Roman" w:hAnsi="Times New Roman" w:cs="Times New Roman"/>
            <w:sz w:val="24"/>
            <w:szCs w:val="24"/>
            <w:lang w:val="en-US"/>
          </w:rPr>
          <w:t xml:space="preserve">Thus, studies that specifically test this proposition have, within the studies, supported the hypothesis of more moderation at the reflective than reflexive stage. However, </w:t>
        </w:r>
      </w:ins>
      <w:ins w:id="181" w:author="Kipling Williams" w:date="2014-01-30T09:11:00Z">
        <w:r>
          <w:rPr>
            <w:rFonts w:ascii="Times New Roman" w:hAnsi="Times New Roman" w:cs="Times New Roman"/>
            <w:sz w:val="24"/>
            <w:szCs w:val="24"/>
            <w:lang w:val="en-US"/>
          </w:rPr>
          <w:t xml:space="preserve">meta-analytically </w:t>
        </w:r>
      </w:ins>
      <w:ins w:id="182" w:author="Kipling Williams" w:date="2014-01-30T09:10:00Z">
        <w:r>
          <w:rPr>
            <w:rFonts w:ascii="Times New Roman" w:hAnsi="Times New Roman" w:cs="Times New Roman"/>
            <w:sz w:val="24"/>
            <w:szCs w:val="24"/>
            <w:lang w:val="en-US"/>
          </w:rPr>
          <w:t>combining across studies</w:t>
        </w:r>
      </w:ins>
      <w:ins w:id="183" w:author="Kipling Williams" w:date="2014-01-30T09:11:00Z">
        <w:r>
          <w:rPr>
            <w:rFonts w:ascii="Times New Roman" w:hAnsi="Times New Roman" w:cs="Times New Roman"/>
            <w:sz w:val="24"/>
            <w:szCs w:val="24"/>
            <w:lang w:val="en-US"/>
          </w:rPr>
          <w:t xml:space="preserve"> does not provide similar support. Thus, we are left deciding which method is more compelling.</w:t>
        </w:r>
      </w:ins>
    </w:p>
    <w:p w14:paraId="62A9D2C9" w14:textId="6D652400" w:rsidR="00A331BA" w:rsidRDefault="0001299C" w:rsidP="004C2069">
      <w:pPr>
        <w:spacing w:after="0" w:line="480" w:lineRule="auto"/>
        <w:ind w:firstLine="708"/>
        <w:rPr>
          <w:ins w:id="184" w:author="Kipling Williams" w:date="2014-01-30T09:13:00Z"/>
          <w:rFonts w:ascii="Times New Roman" w:hAnsi="Times New Roman" w:cs="Times New Roman"/>
          <w:sz w:val="24"/>
          <w:szCs w:val="24"/>
          <w:lang w:val="en-US"/>
        </w:rPr>
      </w:pPr>
      <w:ins w:id="185" w:author="Kipling Williams" w:date="2014-01-30T09:12:00Z">
        <w:r>
          <w:rPr>
            <w:rFonts w:ascii="Times New Roman" w:hAnsi="Times New Roman" w:cs="Times New Roman"/>
            <w:sz w:val="24"/>
            <w:szCs w:val="24"/>
            <w:lang w:val="en-US"/>
          </w:rPr>
          <w:t>Further, the</w:t>
        </w:r>
      </w:ins>
      <w:ins w:id="186" w:author="Kipling Williams" w:date="2014-01-29T12:53:00Z">
        <w:r w:rsidR="006C124A">
          <w:rPr>
            <w:rFonts w:ascii="Times New Roman" w:hAnsi="Times New Roman" w:cs="Times New Roman"/>
            <w:sz w:val="24"/>
            <w:szCs w:val="24"/>
            <w:lang w:val="en-US"/>
          </w:rPr>
          <w:t xml:space="preserve"> </w:t>
        </w:r>
      </w:ins>
      <w:ins w:id="187" w:author="Kipling Williams" w:date="2014-01-30T09:12:00Z">
        <w:r>
          <w:rPr>
            <w:rFonts w:ascii="Times New Roman" w:hAnsi="Times New Roman" w:cs="Times New Roman"/>
            <w:sz w:val="24"/>
            <w:szCs w:val="24"/>
            <w:lang w:val="en-US"/>
          </w:rPr>
          <w:t xml:space="preserve">seemingly large </w:t>
        </w:r>
      </w:ins>
      <w:ins w:id="188" w:author="Kipling Williams" w:date="2014-01-29T12:53:00Z">
        <w:r w:rsidR="006C124A">
          <w:rPr>
            <w:rFonts w:ascii="Times New Roman" w:hAnsi="Times New Roman" w:cs="Times New Roman"/>
            <w:sz w:val="24"/>
            <w:szCs w:val="24"/>
            <w:lang w:val="en-US"/>
          </w:rPr>
          <w:t xml:space="preserve">heterogeneity of the data to the </w:t>
        </w:r>
      </w:ins>
      <w:ins w:id="189" w:author="Kipling Williams" w:date="2014-01-29T12:54:00Z">
        <w:r w:rsidR="006C124A">
          <w:rPr>
            <w:rFonts w:ascii="Times New Roman" w:hAnsi="Times New Roman" w:cs="Times New Roman"/>
            <w:sz w:val="24"/>
            <w:szCs w:val="24"/>
            <w:lang w:val="en-US"/>
          </w:rPr>
          <w:t>first</w:t>
        </w:r>
      </w:ins>
      <w:ins w:id="190" w:author="Kipling Williams" w:date="2014-01-29T12:53:00Z">
        <w:r w:rsidR="006C124A">
          <w:rPr>
            <w:rFonts w:ascii="Times New Roman" w:hAnsi="Times New Roman" w:cs="Times New Roman"/>
            <w:sz w:val="24"/>
            <w:szCs w:val="24"/>
            <w:lang w:val="en-US"/>
          </w:rPr>
          <w:t xml:space="preserve"> measures</w:t>
        </w:r>
      </w:ins>
      <w:ins w:id="191" w:author="Kipling Williams" w:date="2014-01-29T12:54:00Z">
        <w:r w:rsidR="006C124A">
          <w:rPr>
            <w:rFonts w:ascii="Times New Roman" w:hAnsi="Times New Roman" w:cs="Times New Roman"/>
            <w:sz w:val="24"/>
            <w:szCs w:val="24"/>
            <w:lang w:val="en-US"/>
          </w:rPr>
          <w:t xml:space="preserve"> is suggested to indicate hidden moderators that have yet been discovered. Whereas this is certainly interesting and may lead to further experimentation and discoveries, we need to be caution when interpreting this heterogeneity in a conceptual vacuum. What paradigms that have been meta-analyzed show significantly less heterogeneity? A control or comparison group is needed to allow for any speculation regarding the presumed high level of heterogeneity.</w:t>
        </w:r>
      </w:ins>
      <w:ins w:id="192" w:author="Kipling Williams" w:date="2014-01-30T09:01:00Z">
        <w:r>
          <w:rPr>
            <w:rFonts w:ascii="Times New Roman" w:hAnsi="Times New Roman" w:cs="Times New Roman"/>
            <w:sz w:val="24"/>
            <w:szCs w:val="24"/>
            <w:lang w:val="en-US"/>
          </w:rPr>
          <w:t xml:space="preserve"> </w:t>
        </w:r>
      </w:ins>
    </w:p>
    <w:p w14:paraId="1E6A0C20" w14:textId="6744C0C3" w:rsidR="0001299C" w:rsidRPr="00F70F0A" w:rsidRDefault="0001299C" w:rsidP="004C2069">
      <w:pPr>
        <w:spacing w:after="0" w:line="480" w:lineRule="auto"/>
        <w:ind w:firstLine="708"/>
        <w:rPr>
          <w:rFonts w:ascii="Times New Roman" w:hAnsi="Times New Roman" w:cs="Times New Roman"/>
          <w:sz w:val="24"/>
          <w:szCs w:val="24"/>
          <w:lang w:val="en-US"/>
        </w:rPr>
      </w:pPr>
      <w:ins w:id="193" w:author="Kipling Williams" w:date="2014-01-30T09:13:00Z">
        <w:r>
          <w:rPr>
            <w:rFonts w:ascii="Times New Roman" w:hAnsi="Times New Roman" w:cs="Times New Roman"/>
            <w:sz w:val="24"/>
            <w:szCs w:val="24"/>
            <w:lang w:val="en-US"/>
          </w:rPr>
          <w:t>In sum, there is substantial meta-analytic support for many of the propositions put forth in Williams</w:t>
        </w:r>
      </w:ins>
      <w:ins w:id="194" w:author="Kipling Williams" w:date="2014-01-30T09:14:00Z">
        <w:r>
          <w:rPr>
            <w:rFonts w:ascii="Times New Roman" w:hAnsi="Times New Roman" w:cs="Times New Roman"/>
            <w:sz w:val="24"/>
            <w:szCs w:val="24"/>
            <w:lang w:val="en-US"/>
          </w:rPr>
          <w:t xml:space="preserve">’s model of ostracism. Future research is needed to clarify whether </w:t>
        </w:r>
      </w:ins>
      <w:ins w:id="195" w:author="Kipling Williams" w:date="2014-01-30T09:15:00Z">
        <w:r>
          <w:rPr>
            <w:rFonts w:ascii="Times New Roman" w:hAnsi="Times New Roman" w:cs="Times New Roman"/>
            <w:sz w:val="24"/>
            <w:szCs w:val="24"/>
            <w:lang w:val="en-US"/>
          </w:rPr>
          <w:t xml:space="preserve">(or under what conditions) </w:t>
        </w:r>
      </w:ins>
      <w:ins w:id="196" w:author="Kipling Williams" w:date="2014-01-30T09:14:00Z">
        <w:r>
          <w:rPr>
            <w:rFonts w:ascii="Times New Roman" w:hAnsi="Times New Roman" w:cs="Times New Roman"/>
            <w:sz w:val="24"/>
            <w:szCs w:val="24"/>
            <w:lang w:val="en-US"/>
          </w:rPr>
          <w:t>immediate (reflexive) reactions are more resistant to moderation than delayed (reflexive) reactions.</w:t>
        </w:r>
      </w:ins>
    </w:p>
    <w:p w14:paraId="2808604F" w14:textId="77777777" w:rsidR="00204DDD" w:rsidRDefault="00731737" w:rsidP="006C124A">
      <w:pPr>
        <w:tabs>
          <w:tab w:val="left" w:pos="2506"/>
        </w:tabs>
        <w:spacing w:after="0" w:line="480" w:lineRule="auto"/>
        <w:ind w:firstLine="720"/>
        <w:rPr>
          <w:rFonts w:ascii="Times New Roman" w:hAnsi="Times New Roman" w:cs="Times New Roman"/>
          <w:sz w:val="24"/>
          <w:szCs w:val="24"/>
          <w:lang w:val="en-US"/>
        </w:rPr>
      </w:pPr>
      <w:r w:rsidRPr="00F70F0A">
        <w:rPr>
          <w:rFonts w:ascii="Times New Roman" w:hAnsi="Times New Roman" w:cs="Times New Roman"/>
          <w:b/>
          <w:sz w:val="24"/>
          <w:szCs w:val="24"/>
          <w:lang w:val="en-US"/>
        </w:rPr>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w:t>
      </w:r>
      <w:r w:rsidRPr="00F70F0A">
        <w:rPr>
          <w:rFonts w:ascii="Times New Roman" w:hAnsi="Times New Roman" w:cs="Times New Roman"/>
          <w:sz w:val="24"/>
          <w:szCs w:val="24"/>
          <w:lang w:val="en-US"/>
        </w:rPr>
        <w:lastRenderedPageBreak/>
        <w:t xml:space="preserve">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46370C4"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55EA06A3"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Pigott,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Cyberball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xml:space="preserve">%. </w:t>
      </w:r>
      <w:commentRangeStart w:id="197"/>
      <w:r w:rsidRPr="00F70F0A">
        <w:rPr>
          <w:rFonts w:ascii="Times New Roman" w:hAnsi="Times New Roman" w:cs="Times New Roman"/>
          <w:sz w:val="24"/>
          <w:szCs w:val="24"/>
          <w:lang w:val="en-US"/>
        </w:rPr>
        <w:lastRenderedPageBreak/>
        <w:t>This</w:t>
      </w:r>
      <w:commentRangeEnd w:id="197"/>
      <w:r w:rsidR="004C77A4">
        <w:rPr>
          <w:rStyle w:val="Verwijzingopmerking"/>
        </w:rPr>
        <w:commentReference w:id="197"/>
      </w:r>
      <w:r w:rsidRPr="00F70F0A">
        <w:rPr>
          <w:rFonts w:ascii="Times New Roman" w:hAnsi="Times New Roman" w:cs="Times New Roman"/>
          <w:sz w:val="24"/>
          <w:szCs w:val="24"/>
          <w:lang w:val="en-US"/>
        </w:rPr>
        <w:t xml:space="preserve"> indicates that the effects are very variable to begin with, and makes it unlikely that the effects are misrepresented.</w:t>
      </w:r>
    </w:p>
    <w:p w14:paraId="0E0D8996" w14:textId="77777777"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LeBel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timepoints (maximum discrepancy of 4.9 percentage points). Substantive differences in proportions of measures across time points are minimal, and form an unlikely driving force for our findings. In sum, we conclude that the findings are not an artefact of selecting the first and last measures. </w:t>
      </w:r>
    </w:p>
    <w:p w14:paraId="38640853"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w:t>
      </w:r>
      <w:r w:rsidRPr="00F70F0A">
        <w:rPr>
          <w:rFonts w:ascii="Times New Roman" w:hAnsi="Times New Roman" w:cs="Times New Roman"/>
          <w:sz w:val="24"/>
          <w:szCs w:val="24"/>
          <w:lang w:val="en-US"/>
        </w:rPr>
        <w:lastRenderedPageBreak/>
        <w:t>interesting avenue for further research in a meta-analytic domain of neurophysiological measures to add to the work of Cacioppo and colleagues (2013) within the physiological framework. These references can easily be retrieved from the database of examined papers, as is available on the OSF page of this paper.</w:t>
      </w:r>
    </w:p>
    <w:p w14:paraId="70A020E8" w14:textId="77777777" w:rsidR="00B5508E" w:rsidRDefault="00731737" w:rsidP="00B5508E">
      <w:pPr>
        <w:numPr>
          <w:ins w:id="198" w:author="I van Beest" w:date="2013-10-07T23:51:00Z"/>
        </w:numPr>
        <w:spacing w:after="0" w:line="480" w:lineRule="auto"/>
        <w:ind w:firstLine="708"/>
        <w:rPr>
          <w:ins w:id="199" w:author="Ilja van Beest" w:date="2014-01-28T11:41:00Z"/>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 xml:space="preserve">validity of the conclusions </w:t>
      </w:r>
      <w:proofErr w:type="gramStart"/>
      <w:r w:rsidR="009657C1">
        <w:rPr>
          <w:rFonts w:ascii="Times New Roman" w:hAnsi="Times New Roman" w:cs="Times New Roman"/>
          <w:sz w:val="24"/>
          <w:szCs w:val="24"/>
          <w:lang w:val="en-US"/>
        </w:rPr>
        <w:t>are</w:t>
      </w:r>
      <w:proofErr w:type="gramEnd"/>
      <w:r w:rsidR="009657C1">
        <w:rPr>
          <w:rFonts w:ascii="Times New Roman" w:hAnsi="Times New Roman" w:cs="Times New Roman"/>
          <w:sz w:val="24"/>
          <w:szCs w:val="24"/>
          <w:lang w:val="en-US"/>
        </w:rPr>
        <w:t xml:space="preserv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4A1B4C6E" w14:textId="77777777" w:rsidR="00D95882" w:rsidRDefault="00D95882" w:rsidP="00B5508E">
      <w:pPr>
        <w:numPr>
          <w:ins w:id="200" w:author="I van Beest" w:date="2013-10-07T23:51:00Z"/>
        </w:numPr>
        <w:spacing w:after="0" w:line="480" w:lineRule="auto"/>
        <w:ind w:firstLine="708"/>
        <w:rPr>
          <w:ins w:id="201" w:author="Ilja van Beest" w:date="2014-01-28T11:41:00Z"/>
          <w:rFonts w:ascii="Times New Roman" w:hAnsi="Times New Roman" w:cs="Times New Roman"/>
          <w:sz w:val="24"/>
          <w:szCs w:val="24"/>
          <w:lang w:val="en-US"/>
        </w:rPr>
      </w:pPr>
    </w:p>
    <w:p w14:paraId="14500463" w14:textId="77777777" w:rsidR="00D95882" w:rsidRDefault="00D95882" w:rsidP="00B5508E">
      <w:pPr>
        <w:numPr>
          <w:ins w:id="202" w:author="I van Beest" w:date="2013-10-07T23:51:00Z"/>
        </w:numPr>
        <w:spacing w:after="0" w:line="480" w:lineRule="auto"/>
        <w:ind w:firstLine="708"/>
        <w:rPr>
          <w:ins w:id="203" w:author="Ilja van Beest" w:date="2014-01-28T11:41:00Z"/>
          <w:rFonts w:ascii="Times New Roman" w:hAnsi="Times New Roman" w:cs="Times New Roman"/>
          <w:sz w:val="24"/>
          <w:szCs w:val="24"/>
          <w:lang w:val="en-US"/>
        </w:rPr>
      </w:pPr>
      <w:proofErr w:type="gramStart"/>
      <w:ins w:id="204" w:author="Ilja van Beest" w:date="2014-01-28T11:41:00Z">
        <w:r w:rsidRPr="00D95882">
          <w:rPr>
            <w:rFonts w:ascii="Times New Roman" w:hAnsi="Times New Roman" w:cs="Times New Roman"/>
            <w:sz w:val="24"/>
            <w:szCs w:val="24"/>
            <w:highlight w:val="yellow"/>
            <w:lang w:val="en-US"/>
          </w:rPr>
          <w:t>Mff</w:t>
        </w:r>
        <w:r w:rsidRPr="00D95882">
          <w:rPr>
            <w:rFonts w:ascii="Times New Roman" w:hAnsi="Times New Roman" w:cs="Times New Roman"/>
            <w:sz w:val="24"/>
            <w:szCs w:val="24"/>
            <w:highlight w:val="yellow"/>
            <w:lang w:val="en-US"/>
            <w:rPrChange w:id="205" w:author="Ilja van Beest" w:date="2014-01-28T11:47:00Z">
              <w:rPr>
                <w:rFonts w:ascii="Times New Roman" w:hAnsi="Times New Roman" w:cs="Times New Roman"/>
                <w:sz w:val="24"/>
                <w:szCs w:val="24"/>
                <w:lang w:val="en-US"/>
              </w:rPr>
            </w:rPrChange>
          </w:rPr>
          <w:t xml:space="preserve">  We</w:t>
        </w:r>
        <w:proofErr w:type="gramEnd"/>
        <w:r w:rsidRPr="00D95882">
          <w:rPr>
            <w:rFonts w:ascii="Times New Roman" w:hAnsi="Times New Roman" w:cs="Times New Roman"/>
            <w:sz w:val="24"/>
            <w:szCs w:val="24"/>
            <w:highlight w:val="yellow"/>
            <w:lang w:val="en-US"/>
            <w:rPrChange w:id="206" w:author="Ilja van Beest" w:date="2014-01-28T11:47:00Z">
              <w:rPr>
                <w:rFonts w:ascii="Times New Roman" w:hAnsi="Times New Roman" w:cs="Times New Roman"/>
                <w:sz w:val="24"/>
                <w:szCs w:val="24"/>
                <w:lang w:val="en-US"/>
              </w:rPr>
            </w:rPrChange>
          </w:rPr>
          <w:t xml:space="preserve"> coded the articles in a specific way. In each article we only condired the first and last measures that was subsequently coded as being an interpersonal, intrapersonal or need </w:t>
        </w:r>
      </w:ins>
      <w:ins w:id="207" w:author="Ilja van Beest" w:date="2014-01-28T11:42:00Z">
        <w:r w:rsidRPr="00D95882">
          <w:rPr>
            <w:rFonts w:ascii="Times New Roman" w:hAnsi="Times New Roman" w:cs="Times New Roman"/>
            <w:sz w:val="24"/>
            <w:szCs w:val="24"/>
            <w:highlight w:val="yellow"/>
            <w:lang w:val="en-US"/>
            <w:rPrChange w:id="208" w:author="Ilja van Beest" w:date="2014-01-28T11:47:00Z">
              <w:rPr>
                <w:rFonts w:ascii="Times New Roman" w:hAnsi="Times New Roman" w:cs="Times New Roman"/>
                <w:sz w:val="24"/>
                <w:szCs w:val="24"/>
                <w:lang w:val="en-US"/>
              </w:rPr>
            </w:rPrChange>
          </w:rPr>
          <w:t>satisfaction</w:t>
        </w:r>
      </w:ins>
      <w:ins w:id="209" w:author="Ilja van Beest" w:date="2014-01-28T11:41:00Z">
        <w:r w:rsidRPr="00D95882">
          <w:rPr>
            <w:rFonts w:ascii="Times New Roman" w:hAnsi="Times New Roman" w:cs="Times New Roman"/>
            <w:sz w:val="24"/>
            <w:szCs w:val="24"/>
            <w:highlight w:val="yellow"/>
            <w:lang w:val="en-US"/>
            <w:rPrChange w:id="210" w:author="Ilja van Beest" w:date="2014-01-28T11:47:00Z">
              <w:rPr>
                <w:rFonts w:ascii="Times New Roman" w:hAnsi="Times New Roman" w:cs="Times New Roman"/>
                <w:sz w:val="24"/>
                <w:szCs w:val="24"/>
                <w:lang w:val="en-US"/>
              </w:rPr>
            </w:rPrChange>
          </w:rPr>
          <w:t xml:space="preserve"> </w:t>
        </w:r>
      </w:ins>
      <w:ins w:id="211" w:author="Ilja van Beest" w:date="2014-01-28T11:42:00Z">
        <w:r w:rsidRPr="00D95882">
          <w:rPr>
            <w:rFonts w:ascii="Times New Roman" w:hAnsi="Times New Roman" w:cs="Times New Roman"/>
            <w:sz w:val="24"/>
            <w:szCs w:val="24"/>
            <w:highlight w:val="yellow"/>
            <w:lang w:val="en-US"/>
            <w:rPrChange w:id="212" w:author="Ilja van Beest" w:date="2014-01-28T11:47:00Z">
              <w:rPr>
                <w:rFonts w:ascii="Times New Roman" w:hAnsi="Times New Roman" w:cs="Times New Roman"/>
                <w:sz w:val="24"/>
                <w:szCs w:val="24"/>
                <w:lang w:val="en-US"/>
              </w:rPr>
            </w:rPrChange>
          </w:rPr>
          <w:t xml:space="preserve">meausure. An alternative method for coding would be to check in each article whether it contains an interpsonal, intrapersonal or needs satisfaction measures, and then code for each of these measures whehther it is first or last. In our coding we only have two means for every article. In </w:t>
        </w:r>
      </w:ins>
      <w:ins w:id="213" w:author="Ilja van Beest" w:date="2014-01-28T11:44:00Z">
        <w:r w:rsidRPr="00D95882">
          <w:rPr>
            <w:rFonts w:ascii="Times New Roman" w:hAnsi="Times New Roman" w:cs="Times New Roman"/>
            <w:sz w:val="24"/>
            <w:szCs w:val="24"/>
            <w:highlight w:val="yellow"/>
            <w:lang w:val="en-US"/>
            <w:rPrChange w:id="214" w:author="Ilja van Beest" w:date="2014-01-28T11:47:00Z">
              <w:rPr>
                <w:rFonts w:ascii="Times New Roman" w:hAnsi="Times New Roman" w:cs="Times New Roman"/>
                <w:sz w:val="24"/>
                <w:szCs w:val="24"/>
                <w:lang w:val="en-US"/>
              </w:rPr>
            </w:rPrChange>
          </w:rPr>
          <w:t>the second coding it would be possible to have 6 means for every article. The consequence is that we can state whether T1 differs from T2, and see how different measures change this relations. But, can not directly test how a specific measure is affected by temperoal changes.</w:t>
        </w:r>
        <w:r>
          <w:rPr>
            <w:rFonts w:ascii="Times New Roman" w:hAnsi="Times New Roman" w:cs="Times New Roman"/>
            <w:sz w:val="24"/>
            <w:szCs w:val="24"/>
            <w:lang w:val="en-US"/>
          </w:rPr>
          <w:t xml:space="preserve"> </w:t>
        </w:r>
      </w:ins>
    </w:p>
    <w:p w14:paraId="5CC4F712" w14:textId="77777777" w:rsidR="00D95882" w:rsidRDefault="00D95882" w:rsidP="00B5508E">
      <w:pPr>
        <w:numPr>
          <w:ins w:id="215" w:author="I van Beest" w:date="2013-10-07T23:51:00Z"/>
        </w:numPr>
        <w:spacing w:after="0" w:line="480" w:lineRule="auto"/>
        <w:ind w:firstLine="708"/>
        <w:rPr>
          <w:rFonts w:ascii="Times New Roman" w:hAnsi="Times New Roman" w:cs="Times New Roman"/>
          <w:sz w:val="24"/>
          <w:szCs w:val="24"/>
          <w:lang w:val="en-US"/>
        </w:rPr>
      </w:pPr>
    </w:p>
    <w:p w14:paraId="0B4754B8" w14:textId="77777777" w:rsidR="00A15DA2" w:rsidRDefault="0014060B" w:rsidP="00B5508E">
      <w:pPr>
        <w:spacing w:after="0" w:line="480" w:lineRule="auto"/>
        <w:rPr>
          <w:ins w:id="216"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lastRenderedPageBreak/>
        <w:t>Conclusion.</w:t>
      </w:r>
      <w:del w:id="217" w:author="I. van Beest" w:date="2014-01-29T09:53:00Z">
        <w:r w:rsidDel="0061569D">
          <w:rPr>
            <w:rFonts w:ascii="Times New Roman" w:hAnsi="Times New Roman" w:cs="Times New Roman"/>
            <w:b/>
            <w:sz w:val="24"/>
            <w:szCs w:val="24"/>
            <w:lang w:val="en-US"/>
          </w:rPr>
          <w:delText xml:space="preserve"> </w:delText>
        </w:r>
        <w:r w:rsidR="00731737" w:rsidRPr="00F70F0A" w:rsidDel="0061569D">
          <w:rPr>
            <w:rFonts w:ascii="Times New Roman" w:hAnsi="Times New Roman" w:cs="Times New Roman"/>
            <w:sz w:val="24"/>
            <w:szCs w:val="24"/>
            <w:lang w:val="en-US"/>
          </w:rPr>
          <w:delText xml:space="preserve">Despite these limitations, the meta-analysis provides </w:delText>
        </w:r>
        <w:r w:rsidR="00A62BCA" w:rsidDel="0061569D">
          <w:rPr>
            <w:rFonts w:ascii="Times New Roman" w:hAnsi="Times New Roman" w:cs="Times New Roman"/>
            <w:sz w:val="24"/>
            <w:szCs w:val="24"/>
            <w:lang w:val="en-US"/>
          </w:rPr>
          <w:delText>robust</w:delText>
        </w:r>
        <w:r w:rsidR="00731737" w:rsidRPr="00F70F0A" w:rsidDel="0061569D">
          <w:rPr>
            <w:rFonts w:ascii="Times New Roman" w:hAnsi="Times New Roman" w:cs="Times New Roman"/>
            <w:sz w:val="24"/>
            <w:szCs w:val="24"/>
            <w:lang w:val="en-US"/>
          </w:rPr>
          <w:delText xml:space="preserve"> findings with regards to the workings of ostracism, and subsequently also poses new questions</w:delText>
        </w:r>
      </w:del>
      <w:r w:rsidR="00731737" w:rsidRPr="00F70F0A">
        <w:rPr>
          <w:rFonts w:ascii="Times New Roman" w:hAnsi="Times New Roman" w:cs="Times New Roman"/>
          <w:sz w:val="24"/>
          <w:szCs w:val="24"/>
          <w:lang w:val="en-US"/>
        </w:rPr>
        <w:t xml:space="preserve">.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ins w:id="218" w:author="I. van Beest" w:date="2014-01-29T09:07:00Z">
        <w:r w:rsidR="00052E9B">
          <w:rPr>
            <w:rFonts w:ascii="Times New Roman" w:hAnsi="Times New Roman" w:cs="Times New Roman"/>
            <w:sz w:val="24"/>
            <w:szCs w:val="24"/>
            <w:lang w:val="en-US"/>
          </w:rPr>
          <w:t xml:space="preserve">Moreover, the results show that the impact of ostracism decreases from first to last measure. </w:t>
        </w:r>
      </w:ins>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w:t>
      </w:r>
      <w:commentRangeStart w:id="219"/>
      <w:r w:rsidR="00731737" w:rsidRPr="00F70F0A">
        <w:rPr>
          <w:rFonts w:ascii="Times New Roman" w:hAnsi="Times New Roman" w:cs="Times New Roman"/>
          <w:sz w:val="24"/>
          <w:szCs w:val="24"/>
          <w:lang w:val="en-US"/>
        </w:rPr>
        <w:t>studies</w:t>
      </w:r>
      <w:commentRangeEnd w:id="219"/>
      <w:r w:rsidR="00052E9B">
        <w:rPr>
          <w:rStyle w:val="Verwijzingopmerking"/>
        </w:rPr>
        <w:commentReference w:id="219"/>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del w:id="220" w:author="I. van Beest" w:date="2014-01-29T09:52:00Z">
        <w:r w:rsidR="00731737" w:rsidRPr="00F70F0A" w:rsidDel="0061569D">
          <w:rPr>
            <w:rFonts w:ascii="Times New Roman" w:hAnsi="Times New Roman" w:cs="Times New Roman"/>
            <w:sz w:val="24"/>
            <w:szCs w:val="24"/>
            <w:lang w:val="en-US"/>
          </w:rPr>
          <w:delText>. T</w:delText>
        </w:r>
        <w:r w:rsidR="00A15DA2" w:rsidDel="0061569D">
          <w:rPr>
            <w:rFonts w:ascii="Times New Roman" w:hAnsi="Times New Roman" w:cs="Times New Roman"/>
            <w:sz w:val="24"/>
            <w:szCs w:val="24"/>
            <w:lang w:val="en-US"/>
          </w:rPr>
          <w:delText>he large heterogeneity of effects also</w:delText>
        </w:r>
      </w:del>
      <w:ins w:id="221" w:author="I. van Beest" w:date="2014-01-29T09:52:00Z">
        <w:r w:rsidR="0061569D">
          <w:rPr>
            <w:rFonts w:ascii="Times New Roman" w:hAnsi="Times New Roman" w:cs="Times New Roman"/>
            <w:sz w:val="24"/>
            <w:szCs w:val="24"/>
            <w:lang w:val="en-US"/>
          </w:rPr>
          <w:t xml:space="preserve"> and</w:t>
        </w:r>
      </w:ins>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ins w:id="222" w:author="I. van Beest" w:date="2014-01-29T09:06:00Z">
        <w:r w:rsidR="00052E9B">
          <w:rPr>
            <w:rFonts w:ascii="Times New Roman" w:hAnsi="Times New Roman" w:cs="Times New Roman"/>
            <w:sz w:val="24"/>
            <w:szCs w:val="24"/>
            <w:lang w:val="en-US"/>
          </w:rPr>
          <w:t xml:space="preserve">immediate </w:t>
        </w:r>
      </w:ins>
      <w:r w:rsidR="00731737" w:rsidRPr="00F70F0A">
        <w:rPr>
          <w:rFonts w:ascii="Times New Roman" w:hAnsi="Times New Roman" w:cs="Times New Roman"/>
          <w:sz w:val="24"/>
          <w:szCs w:val="24"/>
          <w:lang w:val="en-US"/>
        </w:rPr>
        <w:t xml:space="preserve">ostracism effect is actually as reflexive as has been </w:t>
      </w:r>
      <w:del w:id="223" w:author="I. van Beest" w:date="2014-01-29T09:53:00Z">
        <w:r w:rsidR="00731737" w:rsidRPr="00F70F0A" w:rsidDel="0061569D">
          <w:rPr>
            <w:rFonts w:ascii="Times New Roman" w:hAnsi="Times New Roman" w:cs="Times New Roman"/>
            <w:sz w:val="24"/>
            <w:szCs w:val="24"/>
            <w:lang w:val="en-US"/>
          </w:rPr>
          <w:delText xml:space="preserve">proposed </w:delText>
        </w:r>
      </w:del>
      <w:r w:rsidR="00731737" w:rsidRPr="00F70F0A">
        <w:rPr>
          <w:rFonts w:ascii="Times New Roman" w:hAnsi="Times New Roman" w:cs="Times New Roman"/>
          <w:sz w:val="24"/>
          <w:szCs w:val="24"/>
          <w:lang w:val="en-US"/>
        </w:rPr>
        <w:t>previously</w:t>
      </w:r>
      <w:ins w:id="224" w:author="I. van Beest" w:date="2014-01-29T09:53:00Z">
        <w:r w:rsidR="0061569D">
          <w:rPr>
            <w:rFonts w:ascii="Times New Roman" w:hAnsi="Times New Roman" w:cs="Times New Roman"/>
            <w:sz w:val="24"/>
            <w:szCs w:val="24"/>
            <w:lang w:val="en-US"/>
          </w:rPr>
          <w:t xml:space="preserve"> proposed</w:t>
        </w:r>
      </w:ins>
      <w:r w:rsidR="00731737">
        <w:rPr>
          <w:rFonts w:ascii="Times New Roman" w:hAnsi="Times New Roman" w:cs="Times New Roman"/>
          <w:sz w:val="24"/>
          <w:szCs w:val="24"/>
          <w:lang w:val="en-US"/>
        </w:rPr>
        <w:t xml:space="preserve">, </w:t>
      </w:r>
      <w:del w:id="225" w:author="I. van Beest" w:date="2014-01-29T09:53:00Z">
        <w:r w:rsidR="00731737" w:rsidDel="0061569D">
          <w:rPr>
            <w:rFonts w:ascii="Times New Roman" w:hAnsi="Times New Roman" w:cs="Times New Roman"/>
            <w:sz w:val="24"/>
            <w:szCs w:val="24"/>
            <w:lang w:val="en-US"/>
          </w:rPr>
          <w:delText>or whether it taps on different cognitive processes</w:delText>
        </w:r>
        <w:r w:rsidR="00731737" w:rsidRPr="00F70F0A" w:rsidDel="0061569D">
          <w:rPr>
            <w:rFonts w:ascii="Times New Roman" w:hAnsi="Times New Roman" w:cs="Times New Roman"/>
            <w:sz w:val="24"/>
            <w:szCs w:val="24"/>
            <w:lang w:val="en-US"/>
          </w:rPr>
          <w:delText xml:space="preserve">. </w:delText>
        </w:r>
      </w:del>
      <w:r w:rsidR="00731737" w:rsidRPr="00F70F0A">
        <w:rPr>
          <w:rFonts w:ascii="Times New Roman" w:hAnsi="Times New Roman" w:cs="Times New Roman"/>
          <w:sz w:val="24"/>
          <w:szCs w:val="24"/>
          <w:lang w:val="en-US"/>
        </w:rPr>
        <w:t>These findings extend the need-threat model (Williams, 2009), which has played a major role in ostracism research until now. We invite fellow researchers to think and test ideas that might provide some explanation for these findings.</w:t>
      </w:r>
    </w:p>
    <w:bookmarkEnd w:id="68"/>
    <w:p w14:paraId="4A89CEE4" w14:textId="77777777" w:rsidR="00E76D2C" w:rsidRDefault="00731737" w:rsidP="00B5508E">
      <w:pPr>
        <w:spacing w:after="0" w:line="480" w:lineRule="auto"/>
        <w:rPr>
          <w:ins w:id="226"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3D2D593" w14:textId="77777777" w:rsidR="00215DA4" w:rsidRDefault="00215DA4" w:rsidP="00215DA4">
      <w:pPr>
        <w:jc w:val="center"/>
        <w:rPr>
          <w:rFonts w:ascii="Times New Roman" w:hAnsi="Times New Roman" w:cs="Times New Roman"/>
          <w:sz w:val="24"/>
          <w:szCs w:val="24"/>
          <w:lang w:val="en-US"/>
        </w:rPr>
      </w:pPr>
      <w:commentRangeStart w:id="227"/>
      <w:r>
        <w:rPr>
          <w:rFonts w:ascii="Times New Roman" w:hAnsi="Times New Roman" w:cs="Times New Roman"/>
          <w:sz w:val="24"/>
          <w:szCs w:val="24"/>
          <w:lang w:val="en-US"/>
        </w:rPr>
        <w:lastRenderedPageBreak/>
        <w:t>References</w:t>
      </w:r>
      <w:commentRangeEnd w:id="227"/>
      <w:r w:rsidR="00CD43F4">
        <w:rPr>
          <w:rStyle w:val="Verwijzingopmerking"/>
        </w:rPr>
        <w:commentReference w:id="227"/>
      </w:r>
    </w:p>
    <w:p w14:paraId="6A582C9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53B35B92"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gramStart"/>
      <w:r>
        <w:rPr>
          <w:rFonts w:ascii="Times New Roman" w:hAnsi="Times New Roman" w:cs="Times New Roman"/>
          <w:sz w:val="24"/>
          <w:szCs w:val="24"/>
          <w:lang w:val="en-US"/>
        </w:rPr>
        <w:t>doi</w:t>
      </w:r>
      <w:proofErr w:type="gramEnd"/>
      <w:r>
        <w:rPr>
          <w:rFonts w:ascii="Times New Roman" w:hAnsi="Times New Roman" w:cs="Times New Roman"/>
          <w:sz w:val="24"/>
          <w:szCs w:val="24"/>
          <w:lang w:val="en-US"/>
        </w:rPr>
        <w:t>: 10.1177/1745691612459060</w:t>
      </w:r>
    </w:p>
    <w:p w14:paraId="22CCCB27"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Baumeister, R. F., &amp; Leary, M. R. (1995). The need to belong: desire for interpersonal attachments as a fundamental human motivation. </w:t>
      </w:r>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259A6C37" w14:textId="77777777" w:rsidR="009B54BE" w:rsidRPr="009B54BE" w:rsidRDefault="00593A23">
      <w:pPr>
        <w:pStyle w:val="Norma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2321C9">
        <w:rPr>
          <w:noProof/>
          <w:lang w:val="nl-NL"/>
          <w:rPrChange w:id="228" w:author="Chris Hartgerink" w:date="2014-01-19T08:32:00Z">
            <w:rPr>
              <w:noProof/>
            </w:rPr>
          </w:rPrChange>
        </w:rPr>
        <w:t xml:space="preserve">Baumeister, R. F., Twenge, J. M., &amp; Nuss, C. K. (2002). </w:t>
      </w:r>
      <w:r w:rsidR="009B54BE" w:rsidRPr="009B54BE">
        <w:rPr>
          <w:noProof/>
        </w:rPr>
        <w:t xml:space="preserve">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303633AD" w14:textId="77777777" w:rsidR="009B54BE" w:rsidRPr="009B54BE" w:rsidRDefault="009B54BE">
      <w:pPr>
        <w:pStyle w:val="Norma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2A694871" w14:textId="77777777" w:rsidR="009B54BE" w:rsidRPr="009B54BE" w:rsidRDefault="009B54BE">
      <w:pPr>
        <w:pStyle w:val="Norma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240CF3AA" w14:textId="77777777" w:rsidR="009B54BE" w:rsidRPr="009B54BE" w:rsidRDefault="009B54BE">
      <w:pPr>
        <w:pStyle w:val="Norma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1FEC87B8" w14:textId="77777777" w:rsidR="009B54BE" w:rsidRPr="009B54BE" w:rsidRDefault="009B54BE">
      <w:pPr>
        <w:pStyle w:val="Norma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501F51D8" w14:textId="77777777" w:rsidR="009B54BE" w:rsidRPr="009B54BE" w:rsidRDefault="009B54BE">
      <w:pPr>
        <w:pStyle w:val="Norma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C93A78E" w14:textId="77777777" w:rsidR="009B54BE" w:rsidRPr="009B54BE" w:rsidRDefault="009B54BE">
      <w:pPr>
        <w:pStyle w:val="Norma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278FD57E" w14:textId="77777777" w:rsidR="009B54BE" w:rsidRPr="009B54BE" w:rsidRDefault="009B54BE">
      <w:pPr>
        <w:pStyle w:val="Norma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53FE139F" w14:textId="77777777" w:rsidR="009B54BE" w:rsidRPr="009B54BE" w:rsidRDefault="009B54BE">
      <w:pPr>
        <w:pStyle w:val="Norma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5543943A" w14:textId="77777777" w:rsidR="009B54BE" w:rsidRPr="009B54BE" w:rsidRDefault="009B54BE">
      <w:pPr>
        <w:pStyle w:val="Norma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1C9A4A44" w14:textId="77777777" w:rsidR="009B54BE" w:rsidRPr="009B54BE" w:rsidRDefault="009B54BE">
      <w:pPr>
        <w:pStyle w:val="Norma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61FDA55" w14:textId="77777777" w:rsidR="009B54BE" w:rsidRPr="009B54BE" w:rsidRDefault="009B54BE">
      <w:pPr>
        <w:pStyle w:val="Norma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6F07E197" w14:textId="77777777" w:rsidR="009B54BE" w:rsidRPr="009B54BE" w:rsidRDefault="009B54BE">
      <w:pPr>
        <w:pStyle w:val="Norma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1C666195" w14:textId="77777777" w:rsidR="009B54BE" w:rsidRPr="009B54BE" w:rsidRDefault="009B54BE">
      <w:pPr>
        <w:pStyle w:val="Norma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1EBA5132" w14:textId="77777777" w:rsidR="009B54BE" w:rsidRPr="009B54BE" w:rsidRDefault="009B54BE">
      <w:pPr>
        <w:pStyle w:val="Norma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6CC9AA40" w14:textId="77777777" w:rsidR="009B54BE" w:rsidRPr="009B54BE" w:rsidRDefault="009B54BE">
      <w:pPr>
        <w:pStyle w:val="Normaalweb"/>
        <w:ind w:left="480" w:hanging="480"/>
        <w:divId w:val="1425105130"/>
        <w:rPr>
          <w:noProof/>
        </w:rPr>
      </w:pPr>
      <w:r w:rsidRPr="009B54BE">
        <w:rPr>
          <w:noProof/>
        </w:rPr>
        <w:t>R Core Team. (2013). R: A Language and Environment for Statistical Computing. Vienna, Austria. Retrieved from http://www.r-project.org/</w:t>
      </w:r>
    </w:p>
    <w:p w14:paraId="0F955735" w14:textId="77777777" w:rsidR="009B54BE" w:rsidRPr="009B54BE" w:rsidRDefault="009B54BE">
      <w:pPr>
        <w:pStyle w:val="Norma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6F3F4CC4" w14:textId="77777777" w:rsidR="009B54BE" w:rsidRPr="009B54BE" w:rsidRDefault="009B54BE">
      <w:pPr>
        <w:pStyle w:val="Norma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A70E41A" w14:textId="77777777" w:rsidR="009B54BE" w:rsidRPr="009B54BE" w:rsidRDefault="009B54BE">
      <w:pPr>
        <w:pStyle w:val="Normaalweb"/>
        <w:ind w:left="480" w:hanging="480"/>
        <w:divId w:val="1425105130"/>
        <w:rPr>
          <w:noProof/>
        </w:rPr>
      </w:pPr>
      <w:r w:rsidRPr="002321C9">
        <w:rPr>
          <w:noProof/>
          <w:lang w:val="nl-NL"/>
          <w:rPrChange w:id="229" w:author="Chris Hartgerink" w:date="2014-01-19T08:32:00Z">
            <w:rPr>
              <w:noProof/>
            </w:rPr>
          </w:rPrChange>
        </w:rPr>
        <w:t xml:space="preserve">Van Beest, I., Carter-Sowell, A. R., van Dijk, E., &amp; Williams, K. D. (2012). </w:t>
      </w:r>
      <w:r w:rsidRPr="009B54BE">
        <w:rPr>
          <w:noProof/>
        </w:rPr>
        <w:t xml:space="preserve">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07EB9EAD" w14:textId="77777777" w:rsidR="009B54BE" w:rsidRPr="009B54BE" w:rsidRDefault="009B54BE">
      <w:pPr>
        <w:pStyle w:val="Norma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75331588" w14:textId="77777777" w:rsidR="009B54BE" w:rsidRPr="009B54BE" w:rsidRDefault="009B54BE">
      <w:pPr>
        <w:pStyle w:val="Norma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43CDF592" w14:textId="77777777" w:rsidR="009B54BE" w:rsidRDefault="009B54BE">
      <w:pPr>
        <w:pStyle w:val="Norma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F52C2EC" w14:textId="7777777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350CAC41" w14:textId="77777777" w:rsidR="009B54BE" w:rsidRPr="009B54BE" w:rsidRDefault="009B54BE">
      <w:pPr>
        <w:pStyle w:val="Norma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42390F42" w14:textId="77777777" w:rsidR="009B54BE" w:rsidRPr="009B54BE" w:rsidRDefault="009B54BE">
      <w:pPr>
        <w:pStyle w:val="Norma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220B220F" w14:textId="77777777" w:rsidR="009B54BE" w:rsidRPr="009B54BE" w:rsidRDefault="009B54BE">
      <w:pPr>
        <w:pStyle w:val="Norma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0264D14" w14:textId="77777777" w:rsidR="009B54BE" w:rsidRPr="009B54BE" w:rsidRDefault="009B54BE">
      <w:pPr>
        <w:pStyle w:val="Norma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7867B182" w14:textId="77777777" w:rsidR="009B54BE" w:rsidRPr="009B54BE" w:rsidRDefault="009B54BE">
      <w:pPr>
        <w:pStyle w:val="Norma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3D11BFBD" w14:textId="77777777" w:rsidR="00B35841" w:rsidRDefault="00593A23" w:rsidP="009618D3">
      <w:pPr>
        <w:pStyle w:val="Normaalweb"/>
        <w:spacing w:before="0" w:beforeAutospacing="0" w:after="0" w:afterAutospacing="0"/>
        <w:divId w:val="785346477"/>
      </w:pPr>
      <w:r>
        <w:fldChar w:fldCharType="end"/>
      </w:r>
    </w:p>
    <w:p w14:paraId="6CF584B5" w14:textId="77777777" w:rsidR="00CE5252" w:rsidRDefault="00CE5252">
      <w:pPr>
        <w:rPr>
          <w:rFonts w:ascii="Times New Roman" w:eastAsiaTheme="minorEastAsia" w:hAnsi="Times New Roman" w:cs="Times New Roman"/>
          <w:b/>
          <w:sz w:val="24"/>
          <w:szCs w:val="24"/>
          <w:lang w:val="en-US"/>
        </w:rPr>
      </w:pPr>
      <w:r>
        <w:rPr>
          <w:b/>
        </w:rPr>
        <w:br w:type="page"/>
      </w:r>
    </w:p>
    <w:p w14:paraId="21F105CC" w14:textId="77777777" w:rsidR="006623EF" w:rsidRDefault="006623EF" w:rsidP="009618D3">
      <w:pPr>
        <w:pStyle w:val="Normaalweb"/>
        <w:divId w:val="785346477"/>
      </w:pPr>
      <w:r>
        <w:rPr>
          <w:b/>
        </w:rPr>
        <w:lastRenderedPageBreak/>
        <w:t>Footnotes</w:t>
      </w:r>
    </w:p>
    <w:p w14:paraId="36782845" w14:textId="77777777" w:rsidR="006623EF" w:rsidRDefault="005A3837"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3AADABA5" w14:textId="77777777" w:rsidR="006623EF" w:rsidRDefault="006623EF" w:rsidP="006623EF">
      <w:pPr>
        <w:pStyle w:val="Lijstalinea"/>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2321C9">
        <w:fldChar w:fldCharType="begin"/>
      </w:r>
      <w:r w:rsidR="002321C9" w:rsidRPr="002321C9">
        <w:rPr>
          <w:lang w:val="en-US"/>
          <w:rPrChange w:id="230" w:author="Chris Hartgerink" w:date="2014-01-19T08:31:00Z">
            <w:rPr/>
          </w:rPrChange>
        </w:rPr>
        <w:instrText xml:space="preserve"> HYPERLINK "http://openscienceframework.org/project/HT25n/" </w:instrText>
      </w:r>
      <w:r w:rsidR="002321C9">
        <w:fldChar w:fldCharType="separate"/>
      </w:r>
      <w:r>
        <w:rPr>
          <w:rStyle w:val="Hyperlink"/>
          <w:rFonts w:ascii="Times New Roman" w:hAnsi="Times New Roman" w:cs="Times New Roman"/>
          <w:sz w:val="24"/>
          <w:szCs w:val="24"/>
          <w:lang w:val="en-US"/>
        </w:rPr>
        <w:t>http://openscienceframework.org/project/HT25n/</w:t>
      </w:r>
      <w:r w:rsidR="002321C9">
        <w:rPr>
          <w:rStyle w:val="Hyperlink"/>
          <w:rFonts w:ascii="Times New Roman" w:hAnsi="Times New Roman" w:cs="Times New Roman"/>
          <w:sz w:val="24"/>
          <w:szCs w:val="24"/>
          <w:lang w:val="en-US"/>
        </w:rPr>
        <w:fldChar w:fldCharType="end"/>
      </w:r>
    </w:p>
    <w:p w14:paraId="339EA4D8"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6826CC61" w14:textId="77777777" w:rsidR="006623EF" w:rsidRDefault="00593A23"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Zadro,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337BA43E" w14:textId="77777777" w:rsidR="006623EF" w:rsidRDefault="00A13277"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2958B3CB" w14:textId="77777777" w:rsidR="006623EF" w:rsidRDefault="006623EF" w:rsidP="006623EF">
      <w:pPr>
        <w:pStyle w:val="Lijstalinea"/>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unvalidated scales over validated scales. </w:t>
      </w:r>
    </w:p>
    <w:p w14:paraId="4AF64158"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6435BB90"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512EA9" w14:paraId="66858A0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7C6961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71BCEC1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77BAFD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5BAD8FB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2C6F7F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4C79576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661B41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EBCA7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512EA9" w14:paraId="4A59632A"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C0CDE5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04BAD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E106F29"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78533C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C1F9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2418113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5C35B7D" w14:textId="77777777" w:rsidTr="00C105FC">
        <w:trPr>
          <w:trHeight w:val="765"/>
        </w:trPr>
        <w:tc>
          <w:tcPr>
            <w:tcW w:w="957" w:type="dxa"/>
            <w:tcBorders>
              <w:top w:val="nil"/>
              <w:left w:val="nil"/>
              <w:bottom w:val="nil"/>
              <w:right w:val="nil"/>
            </w:tcBorders>
            <w:shd w:val="clear" w:color="auto" w:fill="auto"/>
            <w:vAlign w:val="center"/>
            <w:hideMark/>
          </w:tcPr>
          <w:p w14:paraId="623E299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05CE257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508085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6D9AB4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0EBC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47635F6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A4F12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5680328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F1E6BF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D2081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0321641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30A1B3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B624016" w14:textId="77777777" w:rsidTr="00C105FC">
        <w:trPr>
          <w:trHeight w:val="510"/>
        </w:trPr>
        <w:tc>
          <w:tcPr>
            <w:tcW w:w="957" w:type="dxa"/>
            <w:tcBorders>
              <w:top w:val="nil"/>
              <w:left w:val="nil"/>
              <w:bottom w:val="nil"/>
              <w:right w:val="nil"/>
            </w:tcBorders>
            <w:shd w:val="clear" w:color="auto" w:fill="auto"/>
            <w:vAlign w:val="center"/>
            <w:hideMark/>
          </w:tcPr>
          <w:p w14:paraId="5299859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66A751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BFA95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17534DE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1E111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571F8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4361136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E3200F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5F5C57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748C29C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402AEC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9CBD2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06221BA9" w14:textId="77777777" w:rsidTr="00C105FC">
        <w:trPr>
          <w:trHeight w:val="255"/>
        </w:trPr>
        <w:tc>
          <w:tcPr>
            <w:tcW w:w="957" w:type="dxa"/>
            <w:tcBorders>
              <w:top w:val="nil"/>
              <w:left w:val="nil"/>
              <w:bottom w:val="single" w:sz="4" w:space="0" w:color="auto"/>
              <w:right w:val="nil"/>
            </w:tcBorders>
            <w:shd w:val="clear" w:color="auto" w:fill="auto"/>
            <w:hideMark/>
          </w:tcPr>
          <w:p w14:paraId="7341686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2F4E29A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64A0D2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8B447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72DBF2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10A8A0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C5D8F4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7C4F3A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067B180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54EA1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43A5DE6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4D530C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15BEFD39" w14:textId="77777777" w:rsidTr="00C105FC">
        <w:trPr>
          <w:trHeight w:val="255"/>
        </w:trPr>
        <w:tc>
          <w:tcPr>
            <w:tcW w:w="957" w:type="dxa"/>
            <w:tcBorders>
              <w:top w:val="nil"/>
              <w:left w:val="nil"/>
              <w:bottom w:val="nil"/>
              <w:right w:val="nil"/>
            </w:tcBorders>
            <w:shd w:val="clear" w:color="auto" w:fill="auto"/>
            <w:noWrap/>
            <w:vAlign w:val="bottom"/>
            <w:hideMark/>
          </w:tcPr>
          <w:p w14:paraId="658BE8E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4372BC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23C32C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1183347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180527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2E91AB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3B1C24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5761C2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F236E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1D4C0B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095DDFB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5CF20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E0D9491" w14:textId="77777777" w:rsidTr="00C105FC">
        <w:trPr>
          <w:trHeight w:val="255"/>
        </w:trPr>
        <w:tc>
          <w:tcPr>
            <w:tcW w:w="957" w:type="dxa"/>
            <w:tcBorders>
              <w:top w:val="nil"/>
              <w:left w:val="nil"/>
              <w:bottom w:val="nil"/>
              <w:right w:val="nil"/>
            </w:tcBorders>
            <w:shd w:val="clear" w:color="auto" w:fill="auto"/>
            <w:noWrap/>
            <w:vAlign w:val="bottom"/>
            <w:hideMark/>
          </w:tcPr>
          <w:p w14:paraId="5B052A2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703002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CDF8F6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278D3F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70D1BBC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391D7D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B65CC1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B541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733A13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15FE54B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9044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56851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27F21606" w14:textId="77777777" w:rsidTr="00C105FC">
        <w:trPr>
          <w:trHeight w:val="255"/>
        </w:trPr>
        <w:tc>
          <w:tcPr>
            <w:tcW w:w="957" w:type="dxa"/>
            <w:tcBorders>
              <w:top w:val="nil"/>
              <w:left w:val="nil"/>
              <w:bottom w:val="nil"/>
              <w:right w:val="nil"/>
            </w:tcBorders>
            <w:shd w:val="clear" w:color="auto" w:fill="auto"/>
            <w:noWrap/>
            <w:vAlign w:val="bottom"/>
            <w:hideMark/>
          </w:tcPr>
          <w:p w14:paraId="4A0972A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6780C47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1FEDC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9586C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10584A3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6250D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685E30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63EA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92416F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8918EE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324A60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01965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512EA9" w14:paraId="40F9E2D8"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D43AC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783A1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67663B7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58053A3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5B967FC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37B1F467"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27F3A53F" w14:textId="77777777" w:rsidTr="00C105FC">
        <w:trPr>
          <w:trHeight w:val="765"/>
        </w:trPr>
        <w:tc>
          <w:tcPr>
            <w:tcW w:w="957" w:type="dxa"/>
            <w:tcBorders>
              <w:top w:val="nil"/>
              <w:left w:val="nil"/>
              <w:bottom w:val="nil"/>
              <w:right w:val="nil"/>
            </w:tcBorders>
            <w:shd w:val="clear" w:color="auto" w:fill="auto"/>
            <w:vAlign w:val="center"/>
            <w:hideMark/>
          </w:tcPr>
          <w:p w14:paraId="4D8040A0"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4C3C10E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760E1B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1ABF9F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444EBF1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1C067E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0251D8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6AE9E50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2A0457D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3A9ED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28FADCA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3AF018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29386B0C" w14:textId="77777777" w:rsidTr="00C105FC">
        <w:trPr>
          <w:trHeight w:val="510"/>
        </w:trPr>
        <w:tc>
          <w:tcPr>
            <w:tcW w:w="957" w:type="dxa"/>
            <w:tcBorders>
              <w:top w:val="nil"/>
              <w:left w:val="nil"/>
              <w:bottom w:val="nil"/>
              <w:right w:val="nil"/>
            </w:tcBorders>
            <w:shd w:val="clear" w:color="auto" w:fill="auto"/>
            <w:vAlign w:val="center"/>
            <w:hideMark/>
          </w:tcPr>
          <w:p w14:paraId="49172DA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193EB88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163B007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08DD01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0B75BE2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3F0DB5D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0C06C03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7A09E60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8C9D29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21A19C7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4FFD3DE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13BAB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6A11919F" w14:textId="77777777" w:rsidTr="00C105FC">
        <w:trPr>
          <w:trHeight w:val="255"/>
        </w:trPr>
        <w:tc>
          <w:tcPr>
            <w:tcW w:w="957" w:type="dxa"/>
            <w:tcBorders>
              <w:top w:val="nil"/>
              <w:left w:val="nil"/>
              <w:bottom w:val="single" w:sz="4" w:space="0" w:color="auto"/>
              <w:right w:val="nil"/>
            </w:tcBorders>
            <w:shd w:val="clear" w:color="auto" w:fill="auto"/>
            <w:hideMark/>
          </w:tcPr>
          <w:p w14:paraId="746F68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111785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46429A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0432605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1BA795C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729731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5C303E7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1D985F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0F639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10A3BE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0A9AFF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18CF76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2F609A61" w14:textId="77777777" w:rsidTr="00C105FC">
        <w:trPr>
          <w:trHeight w:val="255"/>
        </w:trPr>
        <w:tc>
          <w:tcPr>
            <w:tcW w:w="957" w:type="dxa"/>
            <w:tcBorders>
              <w:top w:val="nil"/>
              <w:left w:val="nil"/>
              <w:bottom w:val="nil"/>
              <w:right w:val="nil"/>
            </w:tcBorders>
            <w:shd w:val="clear" w:color="auto" w:fill="auto"/>
            <w:noWrap/>
            <w:vAlign w:val="bottom"/>
            <w:hideMark/>
          </w:tcPr>
          <w:p w14:paraId="3F0C7D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5D439AD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597CA6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2B3C8FE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D69A3D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68BFC39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FBFC9E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BB09B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61599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449969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4C6A0AE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B3084B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DF11BD5"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80F47A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D3D291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5E5E132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5A1170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6A22F8B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AAC74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4ECDBF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2DBF198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1743FE0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267446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55C749C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9668B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512EA9" w14:paraId="784CB49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35C5975E"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31B8A440" w14:textId="77777777" w:rsidR="00C010BB" w:rsidRDefault="00C010BB">
      <w:pPr>
        <w:rPr>
          <w:lang w:val="en-US"/>
        </w:rPr>
      </w:pPr>
      <w:r>
        <w:rPr>
          <w:lang w:val="en-US"/>
        </w:rPr>
        <w:br w:type="page"/>
      </w:r>
    </w:p>
    <w:p w14:paraId="1382094A"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512EA9" w14:paraId="033CB0D0"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7EAB0DC8"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2586B08A"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4A57D87B"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proofErr w:type="spellStart"/>
            <w:r w:rsidRPr="00F70F0A">
              <w:rPr>
                <w:rFonts w:ascii="Times New Roman" w:eastAsia="Times New Roman" w:hAnsi="Times New Roman" w:cs="Times New Roman"/>
                <w:color w:val="000000"/>
                <w:sz w:val="20"/>
                <w:szCs w:val="20"/>
                <w:lang w:eastAsia="nl-NL"/>
              </w:rPr>
              <w:t>author</w:t>
            </w:r>
            <w:proofErr w:type="spellEnd"/>
          </w:p>
        </w:tc>
        <w:tc>
          <w:tcPr>
            <w:tcW w:w="540" w:type="dxa"/>
            <w:tcBorders>
              <w:top w:val="single" w:sz="4" w:space="0" w:color="auto"/>
              <w:left w:val="nil"/>
              <w:bottom w:val="single" w:sz="4" w:space="0" w:color="auto"/>
              <w:right w:val="nil"/>
            </w:tcBorders>
            <w:shd w:val="clear" w:color="auto" w:fill="auto"/>
            <w:noWrap/>
            <w:vAlign w:val="bottom"/>
          </w:tcPr>
          <w:p w14:paraId="2718B4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79BEB2F3"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23E408A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7E2C58D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0659F59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442FA3D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2ADE80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14AACB0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773BA2D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5E2B6AC"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275C72" w14:textId="77777777">
        <w:trPr>
          <w:trHeight w:val="300"/>
        </w:trPr>
        <w:tc>
          <w:tcPr>
            <w:tcW w:w="1796" w:type="dxa"/>
            <w:tcBorders>
              <w:top w:val="nil"/>
              <w:left w:val="nil"/>
              <w:bottom w:val="nil"/>
              <w:right w:val="nil"/>
            </w:tcBorders>
            <w:shd w:val="clear" w:color="auto" w:fill="auto"/>
            <w:noWrap/>
            <w:vAlign w:val="bottom"/>
          </w:tcPr>
          <w:p w14:paraId="3B2F5F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237427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A0F2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22E4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74C905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5ED3F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3FAD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A0407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79F9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17E2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0123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2F14FAE0" w14:textId="77777777">
        <w:trPr>
          <w:trHeight w:val="300"/>
        </w:trPr>
        <w:tc>
          <w:tcPr>
            <w:tcW w:w="1796" w:type="dxa"/>
            <w:tcBorders>
              <w:top w:val="nil"/>
              <w:left w:val="nil"/>
              <w:bottom w:val="nil"/>
              <w:right w:val="nil"/>
            </w:tcBorders>
            <w:shd w:val="clear" w:color="auto" w:fill="auto"/>
            <w:noWrap/>
            <w:vAlign w:val="bottom"/>
          </w:tcPr>
          <w:p w14:paraId="7F123B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79869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B09A2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7B9A9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7487CF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9404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52A510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17436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07E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51E2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9B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DFB88E" w14:textId="77777777">
        <w:trPr>
          <w:trHeight w:val="300"/>
        </w:trPr>
        <w:tc>
          <w:tcPr>
            <w:tcW w:w="1796" w:type="dxa"/>
            <w:tcBorders>
              <w:top w:val="nil"/>
              <w:left w:val="nil"/>
              <w:bottom w:val="nil"/>
              <w:right w:val="nil"/>
            </w:tcBorders>
            <w:shd w:val="clear" w:color="auto" w:fill="auto"/>
            <w:noWrap/>
            <w:vAlign w:val="bottom"/>
          </w:tcPr>
          <w:p w14:paraId="52E934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793A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8EA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99B5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87FAA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74AFF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D976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536B7D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CA3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C6D9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9840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769755" w14:textId="77777777">
        <w:trPr>
          <w:trHeight w:val="300"/>
        </w:trPr>
        <w:tc>
          <w:tcPr>
            <w:tcW w:w="1796" w:type="dxa"/>
            <w:tcBorders>
              <w:top w:val="nil"/>
              <w:left w:val="nil"/>
              <w:bottom w:val="nil"/>
              <w:right w:val="nil"/>
            </w:tcBorders>
            <w:shd w:val="clear" w:color="auto" w:fill="auto"/>
            <w:noWrap/>
            <w:vAlign w:val="bottom"/>
          </w:tcPr>
          <w:p w14:paraId="4FB7DF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BFD6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3C18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516FEB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4DBC2F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786B4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C9F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12188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7E7252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02D514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4392C4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1510617D" w14:textId="77777777">
        <w:trPr>
          <w:trHeight w:val="300"/>
        </w:trPr>
        <w:tc>
          <w:tcPr>
            <w:tcW w:w="1796" w:type="dxa"/>
            <w:tcBorders>
              <w:top w:val="nil"/>
              <w:left w:val="nil"/>
              <w:bottom w:val="nil"/>
              <w:right w:val="nil"/>
            </w:tcBorders>
            <w:shd w:val="clear" w:color="auto" w:fill="auto"/>
            <w:noWrap/>
            <w:vAlign w:val="bottom"/>
          </w:tcPr>
          <w:p w14:paraId="10988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4751A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1F459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6130C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13D684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7ABA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FA39A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2656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861F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2822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53D20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1C62A5E" w14:textId="77777777">
        <w:trPr>
          <w:trHeight w:val="300"/>
        </w:trPr>
        <w:tc>
          <w:tcPr>
            <w:tcW w:w="1796" w:type="dxa"/>
            <w:tcBorders>
              <w:top w:val="nil"/>
              <w:left w:val="nil"/>
              <w:bottom w:val="nil"/>
              <w:right w:val="nil"/>
            </w:tcBorders>
            <w:shd w:val="clear" w:color="auto" w:fill="auto"/>
            <w:noWrap/>
            <w:vAlign w:val="bottom"/>
          </w:tcPr>
          <w:p w14:paraId="3078C4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2429E9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6FBAA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FC7E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225ACC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06C37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22A11F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A30ED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12F3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20E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587D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28FE55" w14:textId="77777777">
        <w:trPr>
          <w:trHeight w:val="300"/>
        </w:trPr>
        <w:tc>
          <w:tcPr>
            <w:tcW w:w="1796" w:type="dxa"/>
            <w:tcBorders>
              <w:top w:val="nil"/>
              <w:left w:val="nil"/>
              <w:bottom w:val="nil"/>
              <w:right w:val="nil"/>
            </w:tcBorders>
            <w:shd w:val="clear" w:color="auto" w:fill="auto"/>
            <w:noWrap/>
            <w:vAlign w:val="bottom"/>
          </w:tcPr>
          <w:p w14:paraId="1A5432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2B31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2E78C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57FA9F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44D8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C52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00137B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8175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7B72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D598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4AFF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7CE38D" w14:textId="77777777">
        <w:trPr>
          <w:trHeight w:val="300"/>
        </w:trPr>
        <w:tc>
          <w:tcPr>
            <w:tcW w:w="1796" w:type="dxa"/>
            <w:tcBorders>
              <w:top w:val="nil"/>
              <w:left w:val="nil"/>
              <w:bottom w:val="nil"/>
              <w:right w:val="nil"/>
            </w:tcBorders>
            <w:shd w:val="clear" w:color="auto" w:fill="auto"/>
            <w:noWrap/>
            <w:vAlign w:val="bottom"/>
          </w:tcPr>
          <w:p w14:paraId="5DB1C8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870B2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68CAA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3D72F5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7E37C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3BEAE6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8F6D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5A6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930D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89E4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FEF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1B881C" w14:textId="77777777">
        <w:trPr>
          <w:trHeight w:val="300"/>
        </w:trPr>
        <w:tc>
          <w:tcPr>
            <w:tcW w:w="1796" w:type="dxa"/>
            <w:tcBorders>
              <w:top w:val="nil"/>
              <w:left w:val="nil"/>
              <w:bottom w:val="nil"/>
              <w:right w:val="nil"/>
            </w:tcBorders>
            <w:shd w:val="clear" w:color="auto" w:fill="auto"/>
            <w:noWrap/>
            <w:vAlign w:val="bottom"/>
          </w:tcPr>
          <w:p w14:paraId="773274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5B61C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7CC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4D36F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5192F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EAD56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E9E0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474F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CBD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931A1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0B93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90D645" w14:textId="77777777">
        <w:trPr>
          <w:trHeight w:val="300"/>
        </w:trPr>
        <w:tc>
          <w:tcPr>
            <w:tcW w:w="1796" w:type="dxa"/>
            <w:tcBorders>
              <w:top w:val="nil"/>
              <w:left w:val="nil"/>
              <w:bottom w:val="nil"/>
              <w:right w:val="nil"/>
            </w:tcBorders>
            <w:shd w:val="clear" w:color="auto" w:fill="auto"/>
            <w:noWrap/>
            <w:vAlign w:val="bottom"/>
          </w:tcPr>
          <w:p w14:paraId="56417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9D581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EE2C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5D04E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17802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4101A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48E61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F64F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1E9AC3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24C63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79F1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1CCE2ECF" w14:textId="77777777">
        <w:trPr>
          <w:trHeight w:val="300"/>
        </w:trPr>
        <w:tc>
          <w:tcPr>
            <w:tcW w:w="1796" w:type="dxa"/>
            <w:tcBorders>
              <w:top w:val="nil"/>
              <w:left w:val="nil"/>
              <w:bottom w:val="nil"/>
              <w:right w:val="nil"/>
            </w:tcBorders>
            <w:shd w:val="clear" w:color="auto" w:fill="auto"/>
            <w:noWrap/>
            <w:vAlign w:val="bottom"/>
          </w:tcPr>
          <w:p w14:paraId="4578FB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5AB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C069A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145AD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7B4A07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61FCC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974B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E15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65B74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D9BBA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A593E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8C7A9E6" w14:textId="77777777">
        <w:trPr>
          <w:trHeight w:val="300"/>
        </w:trPr>
        <w:tc>
          <w:tcPr>
            <w:tcW w:w="1796" w:type="dxa"/>
            <w:tcBorders>
              <w:top w:val="nil"/>
              <w:left w:val="nil"/>
              <w:bottom w:val="nil"/>
              <w:right w:val="nil"/>
            </w:tcBorders>
            <w:shd w:val="clear" w:color="auto" w:fill="auto"/>
            <w:noWrap/>
            <w:vAlign w:val="bottom"/>
          </w:tcPr>
          <w:p w14:paraId="2CE672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FBD8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47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3356E6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7E57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2A2045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331A2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0E7EBD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2F455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119A3A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4C0F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322721EC" w14:textId="77777777">
        <w:trPr>
          <w:trHeight w:val="300"/>
        </w:trPr>
        <w:tc>
          <w:tcPr>
            <w:tcW w:w="1796" w:type="dxa"/>
            <w:tcBorders>
              <w:top w:val="nil"/>
              <w:left w:val="nil"/>
              <w:bottom w:val="nil"/>
              <w:right w:val="nil"/>
            </w:tcBorders>
            <w:shd w:val="clear" w:color="auto" w:fill="auto"/>
            <w:noWrap/>
            <w:vAlign w:val="bottom"/>
          </w:tcPr>
          <w:p w14:paraId="7ECD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383C4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26D4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8ACE0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1B2C7E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4F4B7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2B61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4CED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49A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DFD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949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816A8B" w14:textId="77777777">
        <w:trPr>
          <w:trHeight w:val="300"/>
        </w:trPr>
        <w:tc>
          <w:tcPr>
            <w:tcW w:w="1796" w:type="dxa"/>
            <w:tcBorders>
              <w:top w:val="nil"/>
              <w:left w:val="nil"/>
              <w:bottom w:val="nil"/>
              <w:right w:val="nil"/>
            </w:tcBorders>
            <w:shd w:val="clear" w:color="auto" w:fill="auto"/>
            <w:noWrap/>
            <w:vAlign w:val="bottom"/>
          </w:tcPr>
          <w:p w14:paraId="224D37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075C97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63750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1323F2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525DD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8BC4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C660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7818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66A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5CBB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95AF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B23598" w14:textId="77777777">
        <w:trPr>
          <w:trHeight w:val="300"/>
        </w:trPr>
        <w:tc>
          <w:tcPr>
            <w:tcW w:w="1796" w:type="dxa"/>
            <w:tcBorders>
              <w:top w:val="nil"/>
              <w:left w:val="nil"/>
              <w:bottom w:val="nil"/>
              <w:right w:val="nil"/>
            </w:tcBorders>
            <w:shd w:val="clear" w:color="auto" w:fill="auto"/>
            <w:noWrap/>
            <w:vAlign w:val="bottom"/>
          </w:tcPr>
          <w:p w14:paraId="3BE1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CDF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4EAD9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10A80B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9C65B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A184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74671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1FB64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5603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D42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78C8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4C43EB5" w14:textId="77777777">
        <w:trPr>
          <w:trHeight w:val="300"/>
        </w:trPr>
        <w:tc>
          <w:tcPr>
            <w:tcW w:w="1796" w:type="dxa"/>
            <w:tcBorders>
              <w:top w:val="nil"/>
              <w:left w:val="nil"/>
              <w:bottom w:val="nil"/>
              <w:right w:val="nil"/>
            </w:tcBorders>
            <w:shd w:val="clear" w:color="auto" w:fill="auto"/>
            <w:noWrap/>
            <w:vAlign w:val="bottom"/>
          </w:tcPr>
          <w:p w14:paraId="4ABECB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148F12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FB9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0ED9C0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52C0D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4AA553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43739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55D5A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7380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2566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D74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09B8C" w14:textId="77777777">
        <w:trPr>
          <w:trHeight w:val="300"/>
        </w:trPr>
        <w:tc>
          <w:tcPr>
            <w:tcW w:w="1796" w:type="dxa"/>
            <w:tcBorders>
              <w:top w:val="nil"/>
              <w:left w:val="nil"/>
              <w:bottom w:val="nil"/>
              <w:right w:val="nil"/>
            </w:tcBorders>
            <w:shd w:val="clear" w:color="auto" w:fill="auto"/>
            <w:noWrap/>
            <w:vAlign w:val="bottom"/>
          </w:tcPr>
          <w:p w14:paraId="17A65D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646C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663D0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E3F7E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4DE0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5C218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3F3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6A95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551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5773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087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9EEEC9A" w14:textId="77777777">
        <w:trPr>
          <w:trHeight w:val="300"/>
        </w:trPr>
        <w:tc>
          <w:tcPr>
            <w:tcW w:w="1796" w:type="dxa"/>
            <w:tcBorders>
              <w:top w:val="nil"/>
              <w:left w:val="nil"/>
              <w:bottom w:val="nil"/>
              <w:right w:val="nil"/>
            </w:tcBorders>
            <w:shd w:val="clear" w:color="auto" w:fill="auto"/>
            <w:noWrap/>
            <w:vAlign w:val="bottom"/>
          </w:tcPr>
          <w:p w14:paraId="119C35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0B2FD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DB18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7E6815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A0F55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439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20D7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09E0B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0C140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75519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16CF4D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118D479" w14:textId="77777777">
        <w:trPr>
          <w:trHeight w:val="300"/>
        </w:trPr>
        <w:tc>
          <w:tcPr>
            <w:tcW w:w="1796" w:type="dxa"/>
            <w:tcBorders>
              <w:top w:val="nil"/>
              <w:left w:val="nil"/>
              <w:bottom w:val="nil"/>
              <w:right w:val="nil"/>
            </w:tcBorders>
            <w:shd w:val="clear" w:color="auto" w:fill="auto"/>
            <w:noWrap/>
            <w:vAlign w:val="bottom"/>
          </w:tcPr>
          <w:p w14:paraId="4DF78A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C906B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B7398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5C9D9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23B8A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2B4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DBF6C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3BCC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5C5D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B7AE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0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E053C12" w14:textId="77777777">
        <w:trPr>
          <w:trHeight w:val="300"/>
        </w:trPr>
        <w:tc>
          <w:tcPr>
            <w:tcW w:w="1796" w:type="dxa"/>
            <w:tcBorders>
              <w:top w:val="nil"/>
              <w:left w:val="nil"/>
              <w:bottom w:val="nil"/>
              <w:right w:val="nil"/>
            </w:tcBorders>
            <w:shd w:val="clear" w:color="auto" w:fill="auto"/>
            <w:noWrap/>
            <w:vAlign w:val="bottom"/>
          </w:tcPr>
          <w:p w14:paraId="409C03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3C4F1F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27EC0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399D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0FA97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7441F4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21560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D0A4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0DDC22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51284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119BB8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2467E74B" w14:textId="77777777">
        <w:trPr>
          <w:trHeight w:val="300"/>
        </w:trPr>
        <w:tc>
          <w:tcPr>
            <w:tcW w:w="1796" w:type="dxa"/>
            <w:tcBorders>
              <w:top w:val="nil"/>
              <w:left w:val="nil"/>
              <w:bottom w:val="nil"/>
              <w:right w:val="nil"/>
            </w:tcBorders>
            <w:shd w:val="clear" w:color="auto" w:fill="auto"/>
            <w:noWrap/>
            <w:vAlign w:val="bottom"/>
          </w:tcPr>
          <w:p w14:paraId="49DE2F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6BCC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24B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54745E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0F630D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6614E0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FF8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AB68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878B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4997A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AB9C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16D8A1E4" w14:textId="77777777">
        <w:trPr>
          <w:trHeight w:val="300"/>
        </w:trPr>
        <w:tc>
          <w:tcPr>
            <w:tcW w:w="1796" w:type="dxa"/>
            <w:tcBorders>
              <w:top w:val="nil"/>
              <w:left w:val="nil"/>
              <w:bottom w:val="nil"/>
              <w:right w:val="nil"/>
            </w:tcBorders>
            <w:shd w:val="clear" w:color="auto" w:fill="auto"/>
            <w:noWrap/>
            <w:vAlign w:val="bottom"/>
          </w:tcPr>
          <w:p w14:paraId="4120EC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7127D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B62A6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6289FA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26834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2C2BA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80E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68E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573F8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3B362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A68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EDA273" w14:textId="77777777">
        <w:trPr>
          <w:trHeight w:val="300"/>
        </w:trPr>
        <w:tc>
          <w:tcPr>
            <w:tcW w:w="1796" w:type="dxa"/>
            <w:tcBorders>
              <w:top w:val="nil"/>
              <w:left w:val="nil"/>
              <w:bottom w:val="nil"/>
              <w:right w:val="nil"/>
            </w:tcBorders>
            <w:shd w:val="clear" w:color="auto" w:fill="auto"/>
            <w:noWrap/>
            <w:vAlign w:val="bottom"/>
          </w:tcPr>
          <w:p w14:paraId="0FC767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FE97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B2B5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77C59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22271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E61F6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340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9F7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D23A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5B2C9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40B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C24DE4A" w14:textId="77777777">
        <w:trPr>
          <w:trHeight w:val="300"/>
        </w:trPr>
        <w:tc>
          <w:tcPr>
            <w:tcW w:w="1796" w:type="dxa"/>
            <w:tcBorders>
              <w:top w:val="nil"/>
              <w:left w:val="nil"/>
              <w:bottom w:val="nil"/>
              <w:right w:val="nil"/>
            </w:tcBorders>
            <w:shd w:val="clear" w:color="auto" w:fill="auto"/>
            <w:noWrap/>
            <w:vAlign w:val="bottom"/>
          </w:tcPr>
          <w:p w14:paraId="487DE7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2122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3DD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2045E3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3430F6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55E1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FB3D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57A4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6F09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A48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7D4D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10AF71" w14:textId="77777777">
        <w:trPr>
          <w:trHeight w:val="300"/>
        </w:trPr>
        <w:tc>
          <w:tcPr>
            <w:tcW w:w="1796" w:type="dxa"/>
            <w:tcBorders>
              <w:top w:val="nil"/>
              <w:left w:val="nil"/>
              <w:bottom w:val="nil"/>
              <w:right w:val="nil"/>
            </w:tcBorders>
            <w:shd w:val="clear" w:color="auto" w:fill="auto"/>
            <w:noWrap/>
            <w:vAlign w:val="bottom"/>
          </w:tcPr>
          <w:p w14:paraId="4D7083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06D8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34043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2123D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7F4AB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0650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EB645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18A59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66C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CC9F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23B6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3D4B49" w14:textId="77777777">
        <w:trPr>
          <w:trHeight w:val="300"/>
        </w:trPr>
        <w:tc>
          <w:tcPr>
            <w:tcW w:w="1796" w:type="dxa"/>
            <w:tcBorders>
              <w:top w:val="nil"/>
              <w:left w:val="nil"/>
              <w:bottom w:val="nil"/>
              <w:right w:val="nil"/>
            </w:tcBorders>
            <w:shd w:val="clear" w:color="auto" w:fill="auto"/>
            <w:noWrap/>
            <w:vAlign w:val="bottom"/>
          </w:tcPr>
          <w:p w14:paraId="08276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6B83CE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218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11BAA4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05219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8AD1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39DC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68EBD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0A6D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409CA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A1FB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49FBA4" w14:textId="77777777">
        <w:trPr>
          <w:trHeight w:val="300"/>
        </w:trPr>
        <w:tc>
          <w:tcPr>
            <w:tcW w:w="1796" w:type="dxa"/>
            <w:tcBorders>
              <w:top w:val="nil"/>
              <w:left w:val="nil"/>
              <w:bottom w:val="nil"/>
              <w:right w:val="nil"/>
            </w:tcBorders>
            <w:shd w:val="clear" w:color="auto" w:fill="auto"/>
            <w:noWrap/>
            <w:vAlign w:val="bottom"/>
          </w:tcPr>
          <w:p w14:paraId="5D7E0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46C40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90FD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08E7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3BB7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A1178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35EB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A7A4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4F79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3F7C7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E3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F56243" w14:textId="77777777">
        <w:trPr>
          <w:trHeight w:val="300"/>
        </w:trPr>
        <w:tc>
          <w:tcPr>
            <w:tcW w:w="1796" w:type="dxa"/>
            <w:tcBorders>
              <w:top w:val="nil"/>
              <w:left w:val="nil"/>
              <w:bottom w:val="nil"/>
              <w:right w:val="nil"/>
            </w:tcBorders>
            <w:shd w:val="clear" w:color="auto" w:fill="auto"/>
            <w:noWrap/>
            <w:vAlign w:val="bottom"/>
          </w:tcPr>
          <w:p w14:paraId="7C4791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0B338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69609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54F29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7949D9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139CE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41B240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5EC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5B86E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F66EB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3A5D72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11587C3" w14:textId="77777777">
        <w:trPr>
          <w:trHeight w:val="300"/>
        </w:trPr>
        <w:tc>
          <w:tcPr>
            <w:tcW w:w="1796" w:type="dxa"/>
            <w:tcBorders>
              <w:top w:val="nil"/>
              <w:left w:val="nil"/>
              <w:bottom w:val="nil"/>
              <w:right w:val="nil"/>
            </w:tcBorders>
            <w:shd w:val="clear" w:color="auto" w:fill="auto"/>
            <w:noWrap/>
            <w:vAlign w:val="bottom"/>
          </w:tcPr>
          <w:p w14:paraId="39C76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22FB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CD9A8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752F1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2B3128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7EF1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49E21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2190B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5D20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358E4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F44E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EF24338" w14:textId="77777777">
        <w:trPr>
          <w:trHeight w:val="300"/>
        </w:trPr>
        <w:tc>
          <w:tcPr>
            <w:tcW w:w="1796" w:type="dxa"/>
            <w:tcBorders>
              <w:top w:val="nil"/>
              <w:left w:val="nil"/>
              <w:bottom w:val="nil"/>
              <w:right w:val="nil"/>
            </w:tcBorders>
            <w:shd w:val="clear" w:color="auto" w:fill="auto"/>
            <w:noWrap/>
            <w:vAlign w:val="bottom"/>
          </w:tcPr>
          <w:p w14:paraId="32060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2C381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EA5F5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FCE7D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FB8E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4503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358C7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68B488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70E968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455B71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018B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6ABFCB36" w14:textId="77777777">
        <w:trPr>
          <w:trHeight w:val="300"/>
        </w:trPr>
        <w:tc>
          <w:tcPr>
            <w:tcW w:w="1796" w:type="dxa"/>
            <w:tcBorders>
              <w:top w:val="nil"/>
              <w:left w:val="nil"/>
              <w:bottom w:val="nil"/>
              <w:right w:val="nil"/>
            </w:tcBorders>
            <w:shd w:val="clear" w:color="auto" w:fill="auto"/>
            <w:noWrap/>
            <w:vAlign w:val="bottom"/>
          </w:tcPr>
          <w:p w14:paraId="1F0989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4BDB52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8005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015C1C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C4B9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7053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F423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B0F49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94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11299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4BD3C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43D3E992" w14:textId="77777777">
        <w:trPr>
          <w:trHeight w:val="300"/>
        </w:trPr>
        <w:tc>
          <w:tcPr>
            <w:tcW w:w="1796" w:type="dxa"/>
            <w:tcBorders>
              <w:top w:val="nil"/>
              <w:left w:val="nil"/>
              <w:bottom w:val="nil"/>
              <w:right w:val="nil"/>
            </w:tcBorders>
            <w:shd w:val="clear" w:color="auto" w:fill="auto"/>
            <w:noWrap/>
            <w:vAlign w:val="bottom"/>
          </w:tcPr>
          <w:p w14:paraId="5AE3C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6EE388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F56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47B7D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7357C4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091147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F7D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D19D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D95AE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2653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17A9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0957FC" w14:textId="77777777">
        <w:trPr>
          <w:trHeight w:val="300"/>
        </w:trPr>
        <w:tc>
          <w:tcPr>
            <w:tcW w:w="1796" w:type="dxa"/>
            <w:tcBorders>
              <w:top w:val="nil"/>
              <w:left w:val="nil"/>
              <w:bottom w:val="nil"/>
              <w:right w:val="nil"/>
            </w:tcBorders>
            <w:shd w:val="clear" w:color="auto" w:fill="auto"/>
            <w:noWrap/>
            <w:vAlign w:val="bottom"/>
          </w:tcPr>
          <w:p w14:paraId="33B45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9509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301BE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44F01A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A251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C1C74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AB2E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20C1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A269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C29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65E4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88582D" w14:textId="77777777">
        <w:trPr>
          <w:trHeight w:val="300"/>
        </w:trPr>
        <w:tc>
          <w:tcPr>
            <w:tcW w:w="1796" w:type="dxa"/>
            <w:tcBorders>
              <w:top w:val="nil"/>
              <w:left w:val="nil"/>
              <w:bottom w:val="nil"/>
              <w:right w:val="nil"/>
            </w:tcBorders>
            <w:shd w:val="clear" w:color="auto" w:fill="auto"/>
            <w:noWrap/>
            <w:vAlign w:val="bottom"/>
          </w:tcPr>
          <w:p w14:paraId="31814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46C44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29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B9CD6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AEC55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7A167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1C1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AA84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71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8C96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849D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1F0616" w14:textId="77777777">
        <w:trPr>
          <w:trHeight w:val="300"/>
        </w:trPr>
        <w:tc>
          <w:tcPr>
            <w:tcW w:w="1796" w:type="dxa"/>
            <w:tcBorders>
              <w:top w:val="nil"/>
              <w:left w:val="nil"/>
              <w:bottom w:val="nil"/>
              <w:right w:val="nil"/>
            </w:tcBorders>
            <w:shd w:val="clear" w:color="auto" w:fill="auto"/>
            <w:noWrap/>
            <w:vAlign w:val="bottom"/>
          </w:tcPr>
          <w:p w14:paraId="25AB99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432603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AA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451AC5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F0EF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C6F9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F8EA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FFA3A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9155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9618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2979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4D3CE12" w14:textId="77777777">
        <w:trPr>
          <w:trHeight w:val="300"/>
        </w:trPr>
        <w:tc>
          <w:tcPr>
            <w:tcW w:w="1796" w:type="dxa"/>
            <w:tcBorders>
              <w:top w:val="nil"/>
              <w:left w:val="nil"/>
              <w:bottom w:val="nil"/>
              <w:right w:val="nil"/>
            </w:tcBorders>
            <w:shd w:val="clear" w:color="auto" w:fill="auto"/>
            <w:noWrap/>
            <w:vAlign w:val="bottom"/>
          </w:tcPr>
          <w:p w14:paraId="133984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208A31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08857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9938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6C920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8E398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0E63DB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7D7EE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21F696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0BFC5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BF6C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6A425E8" w14:textId="77777777">
        <w:trPr>
          <w:trHeight w:val="300"/>
        </w:trPr>
        <w:tc>
          <w:tcPr>
            <w:tcW w:w="1796" w:type="dxa"/>
            <w:tcBorders>
              <w:top w:val="nil"/>
              <w:left w:val="nil"/>
              <w:bottom w:val="nil"/>
              <w:right w:val="nil"/>
            </w:tcBorders>
            <w:shd w:val="clear" w:color="auto" w:fill="auto"/>
            <w:noWrap/>
            <w:vAlign w:val="bottom"/>
          </w:tcPr>
          <w:p w14:paraId="7C958E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108628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05DD7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1D787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0800D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BA419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16DE8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08960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013CB9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11AA3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90BD9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A8A15F2" w14:textId="77777777">
        <w:trPr>
          <w:trHeight w:val="300"/>
        </w:trPr>
        <w:tc>
          <w:tcPr>
            <w:tcW w:w="1796" w:type="dxa"/>
            <w:tcBorders>
              <w:top w:val="nil"/>
              <w:left w:val="nil"/>
              <w:bottom w:val="nil"/>
              <w:right w:val="nil"/>
            </w:tcBorders>
            <w:shd w:val="clear" w:color="auto" w:fill="auto"/>
            <w:noWrap/>
            <w:vAlign w:val="bottom"/>
          </w:tcPr>
          <w:p w14:paraId="424F16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6F31BC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213BD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2A62A4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25533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437F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730B2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D4697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68333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F9B5C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64830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68DEDA5" w14:textId="77777777">
        <w:trPr>
          <w:trHeight w:val="300"/>
        </w:trPr>
        <w:tc>
          <w:tcPr>
            <w:tcW w:w="1796" w:type="dxa"/>
            <w:tcBorders>
              <w:top w:val="nil"/>
              <w:left w:val="nil"/>
              <w:bottom w:val="nil"/>
              <w:right w:val="nil"/>
            </w:tcBorders>
            <w:shd w:val="clear" w:color="auto" w:fill="auto"/>
            <w:noWrap/>
            <w:vAlign w:val="bottom"/>
          </w:tcPr>
          <w:p w14:paraId="0E78A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4574EF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0AD4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647979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32D0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13079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0BA345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1A26C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1F18F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BE4B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2F6DE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137D67E3" w14:textId="77777777">
        <w:trPr>
          <w:trHeight w:val="300"/>
        </w:trPr>
        <w:tc>
          <w:tcPr>
            <w:tcW w:w="1796" w:type="dxa"/>
            <w:tcBorders>
              <w:top w:val="nil"/>
              <w:left w:val="nil"/>
              <w:bottom w:val="nil"/>
              <w:right w:val="nil"/>
            </w:tcBorders>
            <w:shd w:val="clear" w:color="auto" w:fill="auto"/>
            <w:noWrap/>
            <w:vAlign w:val="bottom"/>
          </w:tcPr>
          <w:p w14:paraId="2DE29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69D7DF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19ACCB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5017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73C2F1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18BD90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3B5D49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DF6C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0A5711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494B8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714F8A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AC99941" w14:textId="77777777">
        <w:trPr>
          <w:trHeight w:val="300"/>
        </w:trPr>
        <w:tc>
          <w:tcPr>
            <w:tcW w:w="1796" w:type="dxa"/>
            <w:tcBorders>
              <w:top w:val="nil"/>
              <w:left w:val="nil"/>
              <w:bottom w:val="nil"/>
              <w:right w:val="nil"/>
            </w:tcBorders>
            <w:shd w:val="clear" w:color="auto" w:fill="auto"/>
            <w:noWrap/>
            <w:vAlign w:val="bottom"/>
          </w:tcPr>
          <w:p w14:paraId="4D073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2960A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AF49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7332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F60A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A8E0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EBB72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82D9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0491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F5D82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76EF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F14CAA" w14:textId="77777777">
        <w:trPr>
          <w:trHeight w:val="300"/>
        </w:trPr>
        <w:tc>
          <w:tcPr>
            <w:tcW w:w="1796" w:type="dxa"/>
            <w:tcBorders>
              <w:top w:val="nil"/>
              <w:left w:val="nil"/>
              <w:bottom w:val="nil"/>
              <w:right w:val="nil"/>
            </w:tcBorders>
            <w:shd w:val="clear" w:color="auto" w:fill="auto"/>
            <w:noWrap/>
            <w:vAlign w:val="bottom"/>
          </w:tcPr>
          <w:p w14:paraId="63091D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6FC209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F03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6ABB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D09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3860D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CFA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1A11D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029E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91A0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D9F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6C3D9B" w14:textId="77777777">
        <w:trPr>
          <w:trHeight w:val="300"/>
        </w:trPr>
        <w:tc>
          <w:tcPr>
            <w:tcW w:w="1796" w:type="dxa"/>
            <w:tcBorders>
              <w:top w:val="nil"/>
              <w:left w:val="nil"/>
              <w:bottom w:val="nil"/>
              <w:right w:val="nil"/>
            </w:tcBorders>
            <w:shd w:val="clear" w:color="auto" w:fill="auto"/>
            <w:noWrap/>
            <w:vAlign w:val="bottom"/>
          </w:tcPr>
          <w:p w14:paraId="751714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116A73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BD511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7819E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145498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0C5FB9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5700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C0AE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EBC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B9A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C346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075BF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5E842A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0F4DAD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320423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3D639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C6DFD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2A7D4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B7E7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4E0AAC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0A7A62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4301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55C8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5983B31B"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E5EF2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1B9C7D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5D874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94036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1F874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23D4EF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3AE257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83EDF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3F0E6B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274B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1B77A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39BC3803" w14:textId="77777777">
        <w:trPr>
          <w:trHeight w:val="300"/>
        </w:trPr>
        <w:tc>
          <w:tcPr>
            <w:tcW w:w="1796" w:type="dxa"/>
            <w:tcBorders>
              <w:top w:val="nil"/>
              <w:left w:val="nil"/>
              <w:bottom w:val="nil"/>
              <w:right w:val="nil"/>
            </w:tcBorders>
            <w:shd w:val="clear" w:color="auto" w:fill="auto"/>
            <w:noWrap/>
            <w:vAlign w:val="bottom"/>
          </w:tcPr>
          <w:p w14:paraId="2C7AF8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04A719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77EB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28924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F6E9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207D49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17A9D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7F83E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69851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5FE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6760C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0B621A9" w14:textId="77777777">
        <w:trPr>
          <w:trHeight w:val="300"/>
        </w:trPr>
        <w:tc>
          <w:tcPr>
            <w:tcW w:w="1796" w:type="dxa"/>
            <w:tcBorders>
              <w:top w:val="nil"/>
              <w:left w:val="nil"/>
              <w:bottom w:val="nil"/>
              <w:right w:val="nil"/>
            </w:tcBorders>
            <w:shd w:val="clear" w:color="auto" w:fill="auto"/>
            <w:noWrap/>
            <w:vAlign w:val="bottom"/>
          </w:tcPr>
          <w:p w14:paraId="04BDA5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7A8CAE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2174E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32CD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7A2CF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A3564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D563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0819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5B85C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B33C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0E9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F99CD2" w14:textId="77777777">
        <w:trPr>
          <w:trHeight w:val="300"/>
        </w:trPr>
        <w:tc>
          <w:tcPr>
            <w:tcW w:w="1796" w:type="dxa"/>
            <w:tcBorders>
              <w:top w:val="nil"/>
              <w:left w:val="nil"/>
              <w:bottom w:val="nil"/>
              <w:right w:val="nil"/>
            </w:tcBorders>
            <w:shd w:val="clear" w:color="auto" w:fill="auto"/>
            <w:noWrap/>
            <w:vAlign w:val="bottom"/>
          </w:tcPr>
          <w:p w14:paraId="66360F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42EE80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2BC5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1D7D51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BAFA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D4E71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562E7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607E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EA42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14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BE3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47F4D8" w14:textId="77777777">
        <w:trPr>
          <w:trHeight w:val="300"/>
        </w:trPr>
        <w:tc>
          <w:tcPr>
            <w:tcW w:w="1796" w:type="dxa"/>
            <w:tcBorders>
              <w:top w:val="nil"/>
              <w:left w:val="nil"/>
              <w:bottom w:val="nil"/>
              <w:right w:val="nil"/>
            </w:tcBorders>
            <w:shd w:val="clear" w:color="auto" w:fill="auto"/>
            <w:noWrap/>
            <w:vAlign w:val="bottom"/>
          </w:tcPr>
          <w:p w14:paraId="0D01D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199FD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44D4C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44843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20513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5CA82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25094A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708CD0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1B12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B12F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87F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9AD30F" w14:textId="77777777">
        <w:trPr>
          <w:trHeight w:val="300"/>
        </w:trPr>
        <w:tc>
          <w:tcPr>
            <w:tcW w:w="1796" w:type="dxa"/>
            <w:tcBorders>
              <w:top w:val="nil"/>
              <w:left w:val="nil"/>
              <w:bottom w:val="nil"/>
              <w:right w:val="nil"/>
            </w:tcBorders>
            <w:shd w:val="clear" w:color="auto" w:fill="auto"/>
            <w:noWrap/>
            <w:vAlign w:val="bottom"/>
          </w:tcPr>
          <w:p w14:paraId="5F88D1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1ED2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A720B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044233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7AB849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AD662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D97C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3F2A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EBFDD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195A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356548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3BFB6FA9" w14:textId="77777777">
        <w:trPr>
          <w:trHeight w:val="300"/>
        </w:trPr>
        <w:tc>
          <w:tcPr>
            <w:tcW w:w="1796" w:type="dxa"/>
            <w:tcBorders>
              <w:top w:val="nil"/>
              <w:left w:val="nil"/>
              <w:bottom w:val="nil"/>
              <w:right w:val="nil"/>
            </w:tcBorders>
            <w:shd w:val="clear" w:color="auto" w:fill="auto"/>
            <w:noWrap/>
            <w:vAlign w:val="bottom"/>
          </w:tcPr>
          <w:p w14:paraId="139F8C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AD5C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58C18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0AA260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12591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D05A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A2654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B83D8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1C0A6E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73197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47BC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C640E3E" w14:textId="77777777">
        <w:trPr>
          <w:trHeight w:val="300"/>
        </w:trPr>
        <w:tc>
          <w:tcPr>
            <w:tcW w:w="1796" w:type="dxa"/>
            <w:tcBorders>
              <w:top w:val="nil"/>
              <w:left w:val="nil"/>
              <w:bottom w:val="nil"/>
              <w:right w:val="nil"/>
            </w:tcBorders>
            <w:shd w:val="clear" w:color="auto" w:fill="auto"/>
            <w:noWrap/>
            <w:vAlign w:val="bottom"/>
          </w:tcPr>
          <w:p w14:paraId="37F77A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2C21F9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E6AAE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4DB17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2D1B5C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0DAF9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1D82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81933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CFEB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9311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13D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223E206" w14:textId="77777777">
        <w:trPr>
          <w:trHeight w:val="300"/>
        </w:trPr>
        <w:tc>
          <w:tcPr>
            <w:tcW w:w="1796" w:type="dxa"/>
            <w:tcBorders>
              <w:top w:val="nil"/>
              <w:left w:val="nil"/>
              <w:bottom w:val="nil"/>
              <w:right w:val="nil"/>
            </w:tcBorders>
            <w:shd w:val="clear" w:color="auto" w:fill="auto"/>
            <w:noWrap/>
            <w:vAlign w:val="bottom"/>
          </w:tcPr>
          <w:p w14:paraId="258355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3A622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2452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1262F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A0A2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3C12B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1C5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1AC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AE77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3005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453C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9E936D" w14:textId="77777777">
        <w:trPr>
          <w:trHeight w:val="300"/>
        </w:trPr>
        <w:tc>
          <w:tcPr>
            <w:tcW w:w="1796" w:type="dxa"/>
            <w:tcBorders>
              <w:top w:val="nil"/>
              <w:left w:val="nil"/>
              <w:bottom w:val="nil"/>
              <w:right w:val="nil"/>
            </w:tcBorders>
            <w:shd w:val="clear" w:color="auto" w:fill="auto"/>
            <w:noWrap/>
            <w:vAlign w:val="bottom"/>
          </w:tcPr>
          <w:p w14:paraId="25A2C4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704889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9CB39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4769A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09D0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496E4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BBD35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4AF84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C6CB7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41BD68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1A611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B175D5F" w14:textId="77777777">
        <w:trPr>
          <w:trHeight w:val="300"/>
        </w:trPr>
        <w:tc>
          <w:tcPr>
            <w:tcW w:w="1796" w:type="dxa"/>
            <w:tcBorders>
              <w:top w:val="nil"/>
              <w:left w:val="nil"/>
              <w:bottom w:val="nil"/>
              <w:right w:val="nil"/>
            </w:tcBorders>
            <w:shd w:val="clear" w:color="auto" w:fill="auto"/>
            <w:noWrap/>
            <w:vAlign w:val="bottom"/>
          </w:tcPr>
          <w:p w14:paraId="508A7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6B11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D1FB2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1403A7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6B48CD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09D8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BBD9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965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618C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E11A0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4A36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F63398" w14:textId="77777777">
        <w:trPr>
          <w:trHeight w:val="300"/>
        </w:trPr>
        <w:tc>
          <w:tcPr>
            <w:tcW w:w="1796" w:type="dxa"/>
            <w:tcBorders>
              <w:top w:val="nil"/>
              <w:left w:val="nil"/>
              <w:bottom w:val="nil"/>
              <w:right w:val="nil"/>
            </w:tcBorders>
            <w:shd w:val="clear" w:color="auto" w:fill="auto"/>
            <w:noWrap/>
            <w:vAlign w:val="bottom"/>
          </w:tcPr>
          <w:p w14:paraId="7A65FA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355821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774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4BD37C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B652F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43CB28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63DC4B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3BD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8E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3A5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6F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F184901" w14:textId="77777777">
        <w:trPr>
          <w:trHeight w:val="300"/>
        </w:trPr>
        <w:tc>
          <w:tcPr>
            <w:tcW w:w="1796" w:type="dxa"/>
            <w:tcBorders>
              <w:top w:val="nil"/>
              <w:left w:val="nil"/>
              <w:bottom w:val="nil"/>
              <w:right w:val="nil"/>
            </w:tcBorders>
            <w:shd w:val="clear" w:color="auto" w:fill="auto"/>
            <w:noWrap/>
            <w:vAlign w:val="bottom"/>
          </w:tcPr>
          <w:p w14:paraId="272632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7F6847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E8328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8B7F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74B004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FB28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F600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2050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CE2A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4B1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9675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01656E" w14:textId="77777777">
        <w:trPr>
          <w:trHeight w:val="300"/>
        </w:trPr>
        <w:tc>
          <w:tcPr>
            <w:tcW w:w="1796" w:type="dxa"/>
            <w:tcBorders>
              <w:top w:val="nil"/>
              <w:left w:val="nil"/>
              <w:bottom w:val="nil"/>
              <w:right w:val="nil"/>
            </w:tcBorders>
            <w:shd w:val="clear" w:color="auto" w:fill="auto"/>
            <w:noWrap/>
            <w:vAlign w:val="bottom"/>
          </w:tcPr>
          <w:p w14:paraId="41B599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EC6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83461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1C896C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5F025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E6EA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13D0C3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4AF905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7F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CEE2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D0C4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2EF43E" w14:textId="77777777">
        <w:trPr>
          <w:trHeight w:val="300"/>
        </w:trPr>
        <w:tc>
          <w:tcPr>
            <w:tcW w:w="1796" w:type="dxa"/>
            <w:tcBorders>
              <w:top w:val="nil"/>
              <w:left w:val="nil"/>
              <w:bottom w:val="nil"/>
              <w:right w:val="nil"/>
            </w:tcBorders>
            <w:shd w:val="clear" w:color="auto" w:fill="auto"/>
            <w:noWrap/>
            <w:vAlign w:val="bottom"/>
          </w:tcPr>
          <w:p w14:paraId="779D0A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5EA1D2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104AD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2B8B1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13314B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52271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75599D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9EA7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4347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6C67AD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608603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07340AC" w14:textId="77777777">
        <w:trPr>
          <w:trHeight w:val="300"/>
        </w:trPr>
        <w:tc>
          <w:tcPr>
            <w:tcW w:w="1796" w:type="dxa"/>
            <w:tcBorders>
              <w:top w:val="nil"/>
              <w:left w:val="nil"/>
              <w:bottom w:val="nil"/>
              <w:right w:val="nil"/>
            </w:tcBorders>
            <w:shd w:val="clear" w:color="auto" w:fill="auto"/>
            <w:noWrap/>
            <w:vAlign w:val="bottom"/>
          </w:tcPr>
          <w:p w14:paraId="745CBA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245A6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748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233FD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631708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59C2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5224A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2958E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8D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7348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273D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7BDA626" w14:textId="77777777">
        <w:trPr>
          <w:trHeight w:val="300"/>
        </w:trPr>
        <w:tc>
          <w:tcPr>
            <w:tcW w:w="1796" w:type="dxa"/>
            <w:tcBorders>
              <w:top w:val="nil"/>
              <w:left w:val="nil"/>
              <w:bottom w:val="nil"/>
              <w:right w:val="nil"/>
            </w:tcBorders>
            <w:shd w:val="clear" w:color="auto" w:fill="auto"/>
            <w:noWrap/>
            <w:vAlign w:val="bottom"/>
          </w:tcPr>
          <w:p w14:paraId="0084C6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00C1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614A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01E3B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1888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AE2B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61E5C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5DF40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C95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A380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37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88AD600" w14:textId="77777777">
        <w:trPr>
          <w:trHeight w:val="300"/>
        </w:trPr>
        <w:tc>
          <w:tcPr>
            <w:tcW w:w="1796" w:type="dxa"/>
            <w:tcBorders>
              <w:top w:val="nil"/>
              <w:left w:val="nil"/>
              <w:bottom w:val="nil"/>
              <w:right w:val="nil"/>
            </w:tcBorders>
            <w:shd w:val="clear" w:color="auto" w:fill="auto"/>
            <w:noWrap/>
            <w:vAlign w:val="bottom"/>
          </w:tcPr>
          <w:p w14:paraId="219BD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71FC6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7BC7DA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D04D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7CFB3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CC1E8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60B05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FECA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26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354B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9D03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52AF3F" w14:textId="77777777">
        <w:trPr>
          <w:trHeight w:val="300"/>
        </w:trPr>
        <w:tc>
          <w:tcPr>
            <w:tcW w:w="1796" w:type="dxa"/>
            <w:tcBorders>
              <w:top w:val="nil"/>
              <w:left w:val="nil"/>
              <w:bottom w:val="nil"/>
              <w:right w:val="nil"/>
            </w:tcBorders>
            <w:shd w:val="clear" w:color="auto" w:fill="auto"/>
            <w:noWrap/>
            <w:vAlign w:val="bottom"/>
          </w:tcPr>
          <w:p w14:paraId="414094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6589A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D677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8EC1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0A113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E722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05D8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5F89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7719E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38E432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6CE3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2034770" w14:textId="77777777">
        <w:trPr>
          <w:trHeight w:val="300"/>
        </w:trPr>
        <w:tc>
          <w:tcPr>
            <w:tcW w:w="1796" w:type="dxa"/>
            <w:tcBorders>
              <w:top w:val="nil"/>
              <w:left w:val="nil"/>
              <w:bottom w:val="nil"/>
              <w:right w:val="nil"/>
            </w:tcBorders>
            <w:shd w:val="clear" w:color="auto" w:fill="auto"/>
            <w:noWrap/>
            <w:vAlign w:val="bottom"/>
          </w:tcPr>
          <w:p w14:paraId="4819F5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6EE11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6137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50180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25B3B0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95EE7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E980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F491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767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3271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3BAA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E1DA22" w14:textId="77777777">
        <w:trPr>
          <w:trHeight w:val="300"/>
        </w:trPr>
        <w:tc>
          <w:tcPr>
            <w:tcW w:w="1796" w:type="dxa"/>
            <w:tcBorders>
              <w:top w:val="nil"/>
              <w:left w:val="nil"/>
              <w:bottom w:val="nil"/>
              <w:right w:val="nil"/>
            </w:tcBorders>
            <w:shd w:val="clear" w:color="auto" w:fill="auto"/>
            <w:noWrap/>
            <w:vAlign w:val="bottom"/>
          </w:tcPr>
          <w:p w14:paraId="32D880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36C5E4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0EEDD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46A91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06BE3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5FA9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A985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07BB8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4FA9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1A0B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E4652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BE09CC2" w14:textId="77777777">
        <w:trPr>
          <w:trHeight w:val="300"/>
        </w:trPr>
        <w:tc>
          <w:tcPr>
            <w:tcW w:w="1796" w:type="dxa"/>
            <w:tcBorders>
              <w:top w:val="nil"/>
              <w:left w:val="nil"/>
              <w:bottom w:val="nil"/>
              <w:right w:val="nil"/>
            </w:tcBorders>
            <w:shd w:val="clear" w:color="auto" w:fill="auto"/>
            <w:noWrap/>
            <w:vAlign w:val="bottom"/>
          </w:tcPr>
          <w:p w14:paraId="657A15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179217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5A8C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513330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3D4F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39B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990C2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18085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9423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1FB2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04A2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BE79F4" w14:textId="77777777">
        <w:trPr>
          <w:trHeight w:val="300"/>
        </w:trPr>
        <w:tc>
          <w:tcPr>
            <w:tcW w:w="1796" w:type="dxa"/>
            <w:tcBorders>
              <w:top w:val="nil"/>
              <w:left w:val="nil"/>
              <w:bottom w:val="nil"/>
              <w:right w:val="nil"/>
            </w:tcBorders>
            <w:shd w:val="clear" w:color="auto" w:fill="auto"/>
            <w:noWrap/>
            <w:vAlign w:val="bottom"/>
          </w:tcPr>
          <w:p w14:paraId="72EAB2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30CA8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3A3C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1C8ACD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13FABE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5648F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DCF0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A79BF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AEB6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8C54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8E5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FFAC70D" w14:textId="77777777">
        <w:trPr>
          <w:trHeight w:val="300"/>
        </w:trPr>
        <w:tc>
          <w:tcPr>
            <w:tcW w:w="1796" w:type="dxa"/>
            <w:tcBorders>
              <w:top w:val="nil"/>
              <w:left w:val="nil"/>
              <w:bottom w:val="nil"/>
              <w:right w:val="nil"/>
            </w:tcBorders>
            <w:shd w:val="clear" w:color="auto" w:fill="auto"/>
            <w:noWrap/>
            <w:vAlign w:val="bottom"/>
          </w:tcPr>
          <w:p w14:paraId="535933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201C4F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14EF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3359A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2A68C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0FC246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2B1544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69F2C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212E41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06A672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3A94F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00310D42" w14:textId="77777777">
        <w:trPr>
          <w:trHeight w:val="300"/>
        </w:trPr>
        <w:tc>
          <w:tcPr>
            <w:tcW w:w="1796" w:type="dxa"/>
            <w:tcBorders>
              <w:top w:val="nil"/>
              <w:left w:val="nil"/>
              <w:bottom w:val="nil"/>
              <w:right w:val="nil"/>
            </w:tcBorders>
            <w:shd w:val="clear" w:color="auto" w:fill="auto"/>
            <w:noWrap/>
            <w:vAlign w:val="bottom"/>
          </w:tcPr>
          <w:p w14:paraId="52B340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41C2FA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004E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7674A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209ED1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7E175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6F5D56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AD5C6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2A83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8F3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606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078000" w14:textId="77777777">
        <w:trPr>
          <w:trHeight w:val="300"/>
        </w:trPr>
        <w:tc>
          <w:tcPr>
            <w:tcW w:w="1796" w:type="dxa"/>
            <w:tcBorders>
              <w:top w:val="nil"/>
              <w:left w:val="nil"/>
              <w:bottom w:val="nil"/>
              <w:right w:val="nil"/>
            </w:tcBorders>
            <w:shd w:val="clear" w:color="auto" w:fill="auto"/>
            <w:noWrap/>
            <w:vAlign w:val="bottom"/>
          </w:tcPr>
          <w:p w14:paraId="74D63A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5994C9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010C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0F3F09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06BA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3DFC09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14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F7E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CCB0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91B6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0F67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050A0B" w14:textId="77777777">
        <w:trPr>
          <w:trHeight w:val="300"/>
        </w:trPr>
        <w:tc>
          <w:tcPr>
            <w:tcW w:w="1796" w:type="dxa"/>
            <w:tcBorders>
              <w:top w:val="nil"/>
              <w:left w:val="nil"/>
              <w:bottom w:val="nil"/>
              <w:right w:val="nil"/>
            </w:tcBorders>
            <w:shd w:val="clear" w:color="auto" w:fill="auto"/>
            <w:noWrap/>
            <w:vAlign w:val="bottom"/>
          </w:tcPr>
          <w:p w14:paraId="23C66B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0E0961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8DD1E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5DB27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841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EA113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6967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C04E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ECB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2E38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27C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D29F10" w14:textId="77777777">
        <w:trPr>
          <w:trHeight w:val="300"/>
        </w:trPr>
        <w:tc>
          <w:tcPr>
            <w:tcW w:w="1796" w:type="dxa"/>
            <w:tcBorders>
              <w:top w:val="nil"/>
              <w:left w:val="nil"/>
              <w:bottom w:val="nil"/>
              <w:right w:val="nil"/>
            </w:tcBorders>
            <w:shd w:val="clear" w:color="auto" w:fill="auto"/>
            <w:noWrap/>
            <w:vAlign w:val="bottom"/>
          </w:tcPr>
          <w:p w14:paraId="215EF2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28932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55B0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167414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E4857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464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7A8ED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481D64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071F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0587D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114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03A2725" w14:textId="77777777">
        <w:trPr>
          <w:trHeight w:val="300"/>
        </w:trPr>
        <w:tc>
          <w:tcPr>
            <w:tcW w:w="1796" w:type="dxa"/>
            <w:tcBorders>
              <w:top w:val="nil"/>
              <w:left w:val="nil"/>
              <w:bottom w:val="nil"/>
              <w:right w:val="nil"/>
            </w:tcBorders>
            <w:shd w:val="clear" w:color="auto" w:fill="auto"/>
            <w:noWrap/>
            <w:vAlign w:val="bottom"/>
          </w:tcPr>
          <w:p w14:paraId="412CE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3421B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A15A1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3ADF1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AA168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D348D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332A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9EAD6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231A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CDAE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B6BB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2CDA58" w14:textId="77777777">
        <w:trPr>
          <w:trHeight w:val="300"/>
        </w:trPr>
        <w:tc>
          <w:tcPr>
            <w:tcW w:w="1796" w:type="dxa"/>
            <w:tcBorders>
              <w:top w:val="nil"/>
              <w:left w:val="nil"/>
              <w:bottom w:val="nil"/>
              <w:right w:val="nil"/>
            </w:tcBorders>
            <w:shd w:val="clear" w:color="auto" w:fill="auto"/>
            <w:noWrap/>
            <w:vAlign w:val="bottom"/>
          </w:tcPr>
          <w:p w14:paraId="11FC86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FB99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EC9F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586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9032D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9F1A5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57CA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0964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62DE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024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4752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A3FB5D" w14:textId="77777777">
        <w:trPr>
          <w:trHeight w:val="300"/>
        </w:trPr>
        <w:tc>
          <w:tcPr>
            <w:tcW w:w="1796" w:type="dxa"/>
            <w:tcBorders>
              <w:top w:val="nil"/>
              <w:left w:val="nil"/>
              <w:bottom w:val="nil"/>
              <w:right w:val="nil"/>
            </w:tcBorders>
            <w:shd w:val="clear" w:color="auto" w:fill="auto"/>
            <w:noWrap/>
            <w:vAlign w:val="bottom"/>
          </w:tcPr>
          <w:p w14:paraId="09C126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51E74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1349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4ABC34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3134F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583955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1A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2C19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D969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B63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018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29D4A3" w14:textId="77777777">
        <w:trPr>
          <w:trHeight w:val="300"/>
        </w:trPr>
        <w:tc>
          <w:tcPr>
            <w:tcW w:w="1796" w:type="dxa"/>
            <w:tcBorders>
              <w:top w:val="nil"/>
              <w:left w:val="nil"/>
              <w:bottom w:val="nil"/>
              <w:right w:val="nil"/>
            </w:tcBorders>
            <w:shd w:val="clear" w:color="auto" w:fill="auto"/>
            <w:noWrap/>
            <w:vAlign w:val="bottom"/>
          </w:tcPr>
          <w:p w14:paraId="70EEF0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99711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38274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4EAB11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13C3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57488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36957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B3C48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6A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3589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F48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DEE9AE" w14:textId="77777777">
        <w:trPr>
          <w:trHeight w:val="300"/>
        </w:trPr>
        <w:tc>
          <w:tcPr>
            <w:tcW w:w="1796" w:type="dxa"/>
            <w:tcBorders>
              <w:top w:val="nil"/>
              <w:left w:val="nil"/>
              <w:bottom w:val="nil"/>
              <w:right w:val="nil"/>
            </w:tcBorders>
            <w:shd w:val="clear" w:color="auto" w:fill="auto"/>
            <w:noWrap/>
            <w:vAlign w:val="bottom"/>
          </w:tcPr>
          <w:p w14:paraId="1ECF5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33F9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5A57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69E78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718674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E377E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F7D4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ADC7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C3A4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8985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C349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0C812A" w14:textId="77777777">
        <w:trPr>
          <w:trHeight w:val="300"/>
        </w:trPr>
        <w:tc>
          <w:tcPr>
            <w:tcW w:w="1796" w:type="dxa"/>
            <w:tcBorders>
              <w:top w:val="nil"/>
              <w:left w:val="nil"/>
              <w:bottom w:val="nil"/>
              <w:right w:val="nil"/>
            </w:tcBorders>
            <w:shd w:val="clear" w:color="auto" w:fill="auto"/>
            <w:noWrap/>
            <w:vAlign w:val="bottom"/>
          </w:tcPr>
          <w:p w14:paraId="1EB79D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05257A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9D88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527C7D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0CD75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BE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19A773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7FF31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1FD3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05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2C14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20D5B6" w14:textId="77777777">
        <w:trPr>
          <w:trHeight w:val="300"/>
        </w:trPr>
        <w:tc>
          <w:tcPr>
            <w:tcW w:w="1796" w:type="dxa"/>
            <w:tcBorders>
              <w:top w:val="nil"/>
              <w:left w:val="nil"/>
              <w:bottom w:val="nil"/>
              <w:right w:val="nil"/>
            </w:tcBorders>
            <w:shd w:val="clear" w:color="auto" w:fill="auto"/>
            <w:noWrap/>
            <w:vAlign w:val="bottom"/>
          </w:tcPr>
          <w:p w14:paraId="0DC3F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333DE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F3A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39AB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199AE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FC4AD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574EC8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6379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4026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FF09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0CCC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9B11F" w14:textId="77777777">
        <w:trPr>
          <w:trHeight w:val="300"/>
        </w:trPr>
        <w:tc>
          <w:tcPr>
            <w:tcW w:w="1796" w:type="dxa"/>
            <w:tcBorders>
              <w:top w:val="nil"/>
              <w:left w:val="nil"/>
              <w:bottom w:val="nil"/>
              <w:right w:val="nil"/>
            </w:tcBorders>
            <w:shd w:val="clear" w:color="auto" w:fill="auto"/>
            <w:noWrap/>
            <w:vAlign w:val="bottom"/>
          </w:tcPr>
          <w:p w14:paraId="19B36B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13398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1ED9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4007F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2151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B84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327A44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7A133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88D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A1B9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605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0C4269" w14:textId="77777777">
        <w:trPr>
          <w:trHeight w:val="300"/>
        </w:trPr>
        <w:tc>
          <w:tcPr>
            <w:tcW w:w="1796" w:type="dxa"/>
            <w:tcBorders>
              <w:top w:val="nil"/>
              <w:left w:val="nil"/>
              <w:bottom w:val="nil"/>
              <w:right w:val="nil"/>
            </w:tcBorders>
            <w:shd w:val="clear" w:color="auto" w:fill="auto"/>
            <w:noWrap/>
            <w:vAlign w:val="bottom"/>
          </w:tcPr>
          <w:p w14:paraId="3BECE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0A444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84D4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7AD1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55A1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1054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017D7C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0E26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7E2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099B0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30D7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63E35C8" w14:textId="77777777">
        <w:trPr>
          <w:trHeight w:val="300"/>
        </w:trPr>
        <w:tc>
          <w:tcPr>
            <w:tcW w:w="1796" w:type="dxa"/>
            <w:tcBorders>
              <w:top w:val="nil"/>
              <w:left w:val="nil"/>
              <w:bottom w:val="nil"/>
              <w:right w:val="nil"/>
            </w:tcBorders>
            <w:shd w:val="clear" w:color="auto" w:fill="auto"/>
            <w:noWrap/>
            <w:vAlign w:val="bottom"/>
          </w:tcPr>
          <w:p w14:paraId="4C5C75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1215D5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BAA2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14F253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2F8B46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100F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C28E1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07594F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411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8D4E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1F18D2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7D7120D8" w14:textId="77777777">
        <w:trPr>
          <w:trHeight w:val="300"/>
        </w:trPr>
        <w:tc>
          <w:tcPr>
            <w:tcW w:w="1796" w:type="dxa"/>
            <w:tcBorders>
              <w:top w:val="nil"/>
              <w:left w:val="nil"/>
              <w:bottom w:val="nil"/>
              <w:right w:val="nil"/>
            </w:tcBorders>
            <w:shd w:val="clear" w:color="auto" w:fill="auto"/>
            <w:noWrap/>
            <w:vAlign w:val="bottom"/>
          </w:tcPr>
          <w:p w14:paraId="6BA1E7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3D4CAB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16D4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1910A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301BF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B41B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6401D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692C6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D266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DC2DE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ABC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779C23" w14:textId="77777777">
        <w:trPr>
          <w:trHeight w:val="300"/>
        </w:trPr>
        <w:tc>
          <w:tcPr>
            <w:tcW w:w="1796" w:type="dxa"/>
            <w:tcBorders>
              <w:top w:val="nil"/>
              <w:left w:val="nil"/>
              <w:bottom w:val="nil"/>
              <w:right w:val="nil"/>
            </w:tcBorders>
            <w:shd w:val="clear" w:color="auto" w:fill="auto"/>
            <w:noWrap/>
            <w:vAlign w:val="bottom"/>
          </w:tcPr>
          <w:p w14:paraId="780608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1A77CD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11A4F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976F8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142ED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3E5B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DCFA1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16BE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B050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1C35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3F9D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55632B5" w14:textId="77777777">
        <w:trPr>
          <w:trHeight w:val="300"/>
        </w:trPr>
        <w:tc>
          <w:tcPr>
            <w:tcW w:w="1796" w:type="dxa"/>
            <w:tcBorders>
              <w:top w:val="nil"/>
              <w:left w:val="nil"/>
              <w:bottom w:val="nil"/>
              <w:right w:val="nil"/>
            </w:tcBorders>
            <w:shd w:val="clear" w:color="auto" w:fill="auto"/>
            <w:noWrap/>
            <w:vAlign w:val="bottom"/>
          </w:tcPr>
          <w:p w14:paraId="51ADC3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2434E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1F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EC880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2D002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7AE51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429E9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95BB7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EA4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06AD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4E7D3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6C04CB35" w14:textId="77777777">
        <w:trPr>
          <w:trHeight w:val="300"/>
        </w:trPr>
        <w:tc>
          <w:tcPr>
            <w:tcW w:w="1796" w:type="dxa"/>
            <w:tcBorders>
              <w:top w:val="nil"/>
              <w:left w:val="nil"/>
              <w:bottom w:val="nil"/>
              <w:right w:val="nil"/>
            </w:tcBorders>
            <w:shd w:val="clear" w:color="auto" w:fill="auto"/>
            <w:noWrap/>
            <w:vAlign w:val="bottom"/>
          </w:tcPr>
          <w:p w14:paraId="46E40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362B52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199E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CEFC6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45A38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DC3B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48069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0AF2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0E23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808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E3F3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6B0ACB" w14:textId="77777777">
        <w:trPr>
          <w:trHeight w:val="300"/>
        </w:trPr>
        <w:tc>
          <w:tcPr>
            <w:tcW w:w="1796" w:type="dxa"/>
            <w:tcBorders>
              <w:top w:val="nil"/>
              <w:left w:val="nil"/>
              <w:bottom w:val="nil"/>
              <w:right w:val="nil"/>
            </w:tcBorders>
            <w:shd w:val="clear" w:color="auto" w:fill="auto"/>
            <w:noWrap/>
            <w:vAlign w:val="bottom"/>
          </w:tcPr>
          <w:p w14:paraId="0EF4AA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5B4D9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A2CBD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17650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305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510BD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E470B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68385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B2B5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8F8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FAC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8B538"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689C1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3DDD7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745E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E300B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442FB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75B9C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738B17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3A216F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FBF9F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55D74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4D44BB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8EC8394"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74AD22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107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1D93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4304E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5C3319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2F67A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6AA1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D54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2E7B82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5350F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55214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9CED93" w14:textId="77777777">
        <w:trPr>
          <w:trHeight w:val="300"/>
        </w:trPr>
        <w:tc>
          <w:tcPr>
            <w:tcW w:w="1796" w:type="dxa"/>
            <w:tcBorders>
              <w:top w:val="nil"/>
              <w:left w:val="nil"/>
              <w:bottom w:val="nil"/>
              <w:right w:val="nil"/>
            </w:tcBorders>
            <w:shd w:val="clear" w:color="auto" w:fill="auto"/>
            <w:noWrap/>
            <w:vAlign w:val="bottom"/>
          </w:tcPr>
          <w:p w14:paraId="44808A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124954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24AD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2BDDD5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786302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09680D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7E4CB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F66A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A9EE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34E5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5E6D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101A7A" w14:textId="77777777">
        <w:trPr>
          <w:trHeight w:val="300"/>
        </w:trPr>
        <w:tc>
          <w:tcPr>
            <w:tcW w:w="1796" w:type="dxa"/>
            <w:tcBorders>
              <w:top w:val="nil"/>
              <w:left w:val="nil"/>
              <w:bottom w:val="nil"/>
              <w:right w:val="nil"/>
            </w:tcBorders>
            <w:shd w:val="clear" w:color="auto" w:fill="auto"/>
            <w:noWrap/>
            <w:vAlign w:val="bottom"/>
          </w:tcPr>
          <w:p w14:paraId="4D52DA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EA284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BBD7D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6F7F4A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0146CD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14447A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21DB7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91E5D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FEB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4556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26A1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D40397" w14:textId="77777777">
        <w:trPr>
          <w:trHeight w:val="300"/>
        </w:trPr>
        <w:tc>
          <w:tcPr>
            <w:tcW w:w="1796" w:type="dxa"/>
            <w:tcBorders>
              <w:top w:val="nil"/>
              <w:left w:val="nil"/>
              <w:bottom w:val="nil"/>
              <w:right w:val="nil"/>
            </w:tcBorders>
            <w:shd w:val="clear" w:color="auto" w:fill="auto"/>
            <w:noWrap/>
            <w:vAlign w:val="bottom"/>
          </w:tcPr>
          <w:p w14:paraId="5BD49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4D1B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B59A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3AF2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08FC1C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4ADAC6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4605CA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25F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7BA2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00E11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C912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5EC70C1" w14:textId="77777777">
        <w:trPr>
          <w:trHeight w:val="300"/>
        </w:trPr>
        <w:tc>
          <w:tcPr>
            <w:tcW w:w="1796" w:type="dxa"/>
            <w:tcBorders>
              <w:top w:val="nil"/>
              <w:left w:val="nil"/>
              <w:bottom w:val="nil"/>
              <w:right w:val="nil"/>
            </w:tcBorders>
            <w:shd w:val="clear" w:color="auto" w:fill="auto"/>
            <w:noWrap/>
            <w:vAlign w:val="bottom"/>
          </w:tcPr>
          <w:p w14:paraId="529A69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8C3F1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007FE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DC1F6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51D93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ABA6D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008F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59834C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1BD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9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B543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128F6D" w14:textId="77777777">
        <w:trPr>
          <w:trHeight w:val="300"/>
        </w:trPr>
        <w:tc>
          <w:tcPr>
            <w:tcW w:w="1796" w:type="dxa"/>
            <w:tcBorders>
              <w:top w:val="nil"/>
              <w:left w:val="nil"/>
              <w:bottom w:val="nil"/>
              <w:right w:val="nil"/>
            </w:tcBorders>
            <w:shd w:val="clear" w:color="auto" w:fill="auto"/>
            <w:noWrap/>
            <w:vAlign w:val="bottom"/>
          </w:tcPr>
          <w:p w14:paraId="2AAE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7F99F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1BA44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D6FF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00BA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A8665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0E6F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88A7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04085F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0516A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5E5FA3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7BBCA1C6" w14:textId="77777777">
        <w:trPr>
          <w:trHeight w:val="300"/>
        </w:trPr>
        <w:tc>
          <w:tcPr>
            <w:tcW w:w="1796" w:type="dxa"/>
            <w:tcBorders>
              <w:top w:val="nil"/>
              <w:left w:val="nil"/>
              <w:bottom w:val="nil"/>
              <w:right w:val="nil"/>
            </w:tcBorders>
            <w:shd w:val="clear" w:color="auto" w:fill="auto"/>
            <w:noWrap/>
            <w:vAlign w:val="bottom"/>
          </w:tcPr>
          <w:p w14:paraId="611500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7DBB0F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431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42BD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219772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A2300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C57F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1E7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1E0404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B33B9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5AE2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547C8A" w14:textId="77777777">
        <w:trPr>
          <w:trHeight w:val="300"/>
        </w:trPr>
        <w:tc>
          <w:tcPr>
            <w:tcW w:w="1796" w:type="dxa"/>
            <w:tcBorders>
              <w:top w:val="nil"/>
              <w:left w:val="nil"/>
              <w:bottom w:val="nil"/>
              <w:right w:val="nil"/>
            </w:tcBorders>
            <w:shd w:val="clear" w:color="auto" w:fill="auto"/>
            <w:noWrap/>
            <w:vAlign w:val="bottom"/>
          </w:tcPr>
          <w:p w14:paraId="0E9723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5728F9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9FE31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07B10C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E3E0C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D8484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FE765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B3BD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15CF7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68093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5DA029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22B9FAA" w14:textId="77777777">
        <w:trPr>
          <w:trHeight w:val="300"/>
        </w:trPr>
        <w:tc>
          <w:tcPr>
            <w:tcW w:w="1796" w:type="dxa"/>
            <w:tcBorders>
              <w:top w:val="nil"/>
              <w:left w:val="nil"/>
              <w:bottom w:val="nil"/>
              <w:right w:val="nil"/>
            </w:tcBorders>
            <w:shd w:val="clear" w:color="auto" w:fill="auto"/>
            <w:noWrap/>
            <w:vAlign w:val="bottom"/>
          </w:tcPr>
          <w:p w14:paraId="183AB4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1F30D0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2EC4E8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3203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73F18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6AA9C1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0D7A0E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1E9AAA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E844B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45FAC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56AED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596DDE9" w14:textId="77777777">
        <w:trPr>
          <w:trHeight w:val="300"/>
        </w:trPr>
        <w:tc>
          <w:tcPr>
            <w:tcW w:w="1796" w:type="dxa"/>
            <w:tcBorders>
              <w:top w:val="nil"/>
              <w:left w:val="nil"/>
              <w:bottom w:val="nil"/>
              <w:right w:val="nil"/>
            </w:tcBorders>
            <w:shd w:val="clear" w:color="auto" w:fill="auto"/>
            <w:noWrap/>
            <w:vAlign w:val="bottom"/>
          </w:tcPr>
          <w:p w14:paraId="0E993C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27C47B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7B3E7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0BD40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60025D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55D2E4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6861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3266D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6F5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0920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469A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1EC22E4" w14:textId="77777777">
        <w:trPr>
          <w:trHeight w:val="300"/>
        </w:trPr>
        <w:tc>
          <w:tcPr>
            <w:tcW w:w="1796" w:type="dxa"/>
            <w:tcBorders>
              <w:top w:val="nil"/>
              <w:left w:val="nil"/>
              <w:bottom w:val="nil"/>
              <w:right w:val="nil"/>
            </w:tcBorders>
            <w:shd w:val="clear" w:color="auto" w:fill="auto"/>
            <w:noWrap/>
            <w:vAlign w:val="bottom"/>
          </w:tcPr>
          <w:p w14:paraId="37CC26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2DE874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D7E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7A24CC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0BBD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70B31D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2708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3426F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6AEDA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D1357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A21E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0222DA8" w14:textId="77777777">
        <w:trPr>
          <w:trHeight w:val="300"/>
        </w:trPr>
        <w:tc>
          <w:tcPr>
            <w:tcW w:w="1796" w:type="dxa"/>
            <w:tcBorders>
              <w:top w:val="nil"/>
              <w:left w:val="nil"/>
              <w:bottom w:val="nil"/>
              <w:right w:val="nil"/>
            </w:tcBorders>
            <w:shd w:val="clear" w:color="auto" w:fill="auto"/>
            <w:noWrap/>
            <w:vAlign w:val="bottom"/>
          </w:tcPr>
          <w:p w14:paraId="7B033D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654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08D0E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2E802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4BB6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25C43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27809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21462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315E2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8F53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A84B5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247E959B" w14:textId="77777777">
        <w:trPr>
          <w:trHeight w:val="300"/>
        </w:trPr>
        <w:tc>
          <w:tcPr>
            <w:tcW w:w="1796" w:type="dxa"/>
            <w:tcBorders>
              <w:top w:val="nil"/>
              <w:left w:val="nil"/>
              <w:bottom w:val="nil"/>
              <w:right w:val="nil"/>
            </w:tcBorders>
            <w:shd w:val="clear" w:color="auto" w:fill="auto"/>
            <w:noWrap/>
            <w:vAlign w:val="bottom"/>
          </w:tcPr>
          <w:p w14:paraId="3A3E44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1D78E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5918A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71E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5AAFBD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2F5B4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4729FF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1471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EFB47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8F6C7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E606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03F053A" w14:textId="77777777">
        <w:trPr>
          <w:trHeight w:val="300"/>
        </w:trPr>
        <w:tc>
          <w:tcPr>
            <w:tcW w:w="1796" w:type="dxa"/>
            <w:tcBorders>
              <w:top w:val="nil"/>
              <w:left w:val="nil"/>
              <w:bottom w:val="nil"/>
              <w:right w:val="nil"/>
            </w:tcBorders>
            <w:shd w:val="clear" w:color="auto" w:fill="auto"/>
            <w:noWrap/>
            <w:vAlign w:val="bottom"/>
          </w:tcPr>
          <w:p w14:paraId="273E287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6A3FA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BC76E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1CDB03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911CF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B4CE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0203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0181B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7E48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614DB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9446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7C45B0E5" w14:textId="77777777">
        <w:trPr>
          <w:trHeight w:val="300"/>
        </w:trPr>
        <w:tc>
          <w:tcPr>
            <w:tcW w:w="1796" w:type="dxa"/>
            <w:tcBorders>
              <w:top w:val="nil"/>
              <w:left w:val="nil"/>
              <w:bottom w:val="nil"/>
              <w:right w:val="nil"/>
            </w:tcBorders>
            <w:shd w:val="clear" w:color="auto" w:fill="auto"/>
            <w:noWrap/>
            <w:vAlign w:val="bottom"/>
          </w:tcPr>
          <w:p w14:paraId="7CB847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4A58E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E49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0372A8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60B63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8BE2A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42613F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7DA2D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7801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A925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0C3F87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0128D4C0" w14:textId="77777777">
        <w:trPr>
          <w:trHeight w:val="300"/>
        </w:trPr>
        <w:tc>
          <w:tcPr>
            <w:tcW w:w="1796" w:type="dxa"/>
            <w:tcBorders>
              <w:top w:val="nil"/>
              <w:left w:val="nil"/>
              <w:bottom w:val="nil"/>
              <w:right w:val="nil"/>
            </w:tcBorders>
            <w:shd w:val="clear" w:color="auto" w:fill="auto"/>
            <w:noWrap/>
            <w:vAlign w:val="bottom"/>
          </w:tcPr>
          <w:p w14:paraId="18A03D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5E5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C72FF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D1E9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9F837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2764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E609F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D64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73628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03AF42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7584C2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AA6FA78" w14:textId="77777777">
        <w:trPr>
          <w:trHeight w:val="300"/>
        </w:trPr>
        <w:tc>
          <w:tcPr>
            <w:tcW w:w="1796" w:type="dxa"/>
            <w:tcBorders>
              <w:top w:val="nil"/>
              <w:left w:val="nil"/>
              <w:bottom w:val="nil"/>
              <w:right w:val="nil"/>
            </w:tcBorders>
            <w:shd w:val="clear" w:color="auto" w:fill="auto"/>
            <w:noWrap/>
            <w:vAlign w:val="bottom"/>
          </w:tcPr>
          <w:p w14:paraId="167673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59337C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7482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580DF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0BFDC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11B4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2EAA99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1D9B9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A051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6D0B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4C71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D6CEE72" w14:textId="77777777">
        <w:trPr>
          <w:trHeight w:val="300"/>
        </w:trPr>
        <w:tc>
          <w:tcPr>
            <w:tcW w:w="1796" w:type="dxa"/>
            <w:tcBorders>
              <w:top w:val="nil"/>
              <w:left w:val="nil"/>
              <w:bottom w:val="nil"/>
              <w:right w:val="nil"/>
            </w:tcBorders>
            <w:shd w:val="clear" w:color="auto" w:fill="auto"/>
            <w:noWrap/>
            <w:vAlign w:val="bottom"/>
          </w:tcPr>
          <w:p w14:paraId="32E3B2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64334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F0FB2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383FB5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7F251F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3E97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24628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87A15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2E9B30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2A169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554B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2E4AC58E" w14:textId="77777777">
        <w:trPr>
          <w:trHeight w:val="300"/>
        </w:trPr>
        <w:tc>
          <w:tcPr>
            <w:tcW w:w="1796" w:type="dxa"/>
            <w:tcBorders>
              <w:top w:val="nil"/>
              <w:left w:val="nil"/>
              <w:bottom w:val="nil"/>
              <w:right w:val="nil"/>
            </w:tcBorders>
            <w:shd w:val="clear" w:color="auto" w:fill="auto"/>
            <w:noWrap/>
            <w:vAlign w:val="bottom"/>
          </w:tcPr>
          <w:p w14:paraId="4704699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0F53F8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7C0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83B29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40B8EB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1229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76FE44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398B8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64E25A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ABF70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7D5483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7803302" w14:textId="77777777">
        <w:trPr>
          <w:trHeight w:val="300"/>
        </w:trPr>
        <w:tc>
          <w:tcPr>
            <w:tcW w:w="1796" w:type="dxa"/>
            <w:tcBorders>
              <w:top w:val="nil"/>
              <w:left w:val="nil"/>
              <w:bottom w:val="nil"/>
              <w:right w:val="nil"/>
            </w:tcBorders>
            <w:shd w:val="clear" w:color="auto" w:fill="auto"/>
            <w:noWrap/>
            <w:vAlign w:val="bottom"/>
          </w:tcPr>
          <w:p w14:paraId="05899B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0B0DF9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22E0F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2C1820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34A259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352A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494D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7CB0B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21DCE2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1D8F7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BA156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8207475" w14:textId="77777777">
        <w:trPr>
          <w:trHeight w:val="300"/>
        </w:trPr>
        <w:tc>
          <w:tcPr>
            <w:tcW w:w="1796" w:type="dxa"/>
            <w:tcBorders>
              <w:top w:val="nil"/>
              <w:left w:val="nil"/>
              <w:bottom w:val="nil"/>
              <w:right w:val="nil"/>
            </w:tcBorders>
            <w:shd w:val="clear" w:color="auto" w:fill="auto"/>
            <w:noWrap/>
            <w:vAlign w:val="bottom"/>
          </w:tcPr>
          <w:p w14:paraId="7C31AA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186F2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BB528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6FEDFF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18786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D35F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982F9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E88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E827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90F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131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189213" w14:textId="77777777">
        <w:trPr>
          <w:trHeight w:val="300"/>
        </w:trPr>
        <w:tc>
          <w:tcPr>
            <w:tcW w:w="1796" w:type="dxa"/>
            <w:tcBorders>
              <w:top w:val="nil"/>
              <w:left w:val="nil"/>
              <w:bottom w:val="nil"/>
              <w:right w:val="nil"/>
            </w:tcBorders>
            <w:shd w:val="clear" w:color="auto" w:fill="auto"/>
            <w:noWrap/>
            <w:vAlign w:val="bottom"/>
          </w:tcPr>
          <w:p w14:paraId="20207D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97421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172CA7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27221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61D7D0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2F5A55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3789DD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EF4F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A66E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9F5B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D602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378623" w14:textId="77777777">
        <w:trPr>
          <w:trHeight w:val="300"/>
        </w:trPr>
        <w:tc>
          <w:tcPr>
            <w:tcW w:w="1796" w:type="dxa"/>
            <w:tcBorders>
              <w:top w:val="nil"/>
              <w:left w:val="nil"/>
              <w:bottom w:val="nil"/>
              <w:right w:val="nil"/>
            </w:tcBorders>
            <w:shd w:val="clear" w:color="auto" w:fill="auto"/>
            <w:noWrap/>
            <w:vAlign w:val="bottom"/>
          </w:tcPr>
          <w:p w14:paraId="24A899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27D2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9CB16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5F35FD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35435C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43F5E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3E0DDF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353DB6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34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7C44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86809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95C549C" w14:textId="77777777">
        <w:trPr>
          <w:trHeight w:val="300"/>
        </w:trPr>
        <w:tc>
          <w:tcPr>
            <w:tcW w:w="1796" w:type="dxa"/>
            <w:tcBorders>
              <w:top w:val="nil"/>
              <w:left w:val="nil"/>
              <w:bottom w:val="nil"/>
              <w:right w:val="nil"/>
            </w:tcBorders>
            <w:shd w:val="clear" w:color="auto" w:fill="auto"/>
            <w:noWrap/>
            <w:vAlign w:val="bottom"/>
          </w:tcPr>
          <w:p w14:paraId="0F21B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B21C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79B2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658CC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57A328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94BFD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63495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EC482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23CE8D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6048E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37D1D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4B77D99" w14:textId="77777777">
        <w:trPr>
          <w:trHeight w:val="300"/>
        </w:trPr>
        <w:tc>
          <w:tcPr>
            <w:tcW w:w="1796" w:type="dxa"/>
            <w:tcBorders>
              <w:top w:val="nil"/>
              <w:left w:val="nil"/>
              <w:bottom w:val="nil"/>
              <w:right w:val="nil"/>
            </w:tcBorders>
            <w:shd w:val="clear" w:color="auto" w:fill="auto"/>
            <w:noWrap/>
            <w:vAlign w:val="bottom"/>
          </w:tcPr>
          <w:p w14:paraId="36268F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65C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C01B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49BACD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1E6FA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3C1159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00B0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F6EE2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BE381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41F7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604A7D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BA0748A" w14:textId="77777777">
        <w:trPr>
          <w:trHeight w:val="300"/>
        </w:trPr>
        <w:tc>
          <w:tcPr>
            <w:tcW w:w="1796" w:type="dxa"/>
            <w:tcBorders>
              <w:top w:val="nil"/>
              <w:left w:val="nil"/>
              <w:bottom w:val="nil"/>
              <w:right w:val="nil"/>
            </w:tcBorders>
            <w:shd w:val="clear" w:color="auto" w:fill="auto"/>
            <w:noWrap/>
            <w:vAlign w:val="bottom"/>
          </w:tcPr>
          <w:p w14:paraId="2E5A2E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54AD1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FE4E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4D2377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64B8E5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43C84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40BBBE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D80E3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A450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EA5EF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EC55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B5E3D5" w14:textId="77777777">
        <w:trPr>
          <w:trHeight w:val="300"/>
        </w:trPr>
        <w:tc>
          <w:tcPr>
            <w:tcW w:w="1796" w:type="dxa"/>
            <w:tcBorders>
              <w:top w:val="nil"/>
              <w:left w:val="nil"/>
              <w:bottom w:val="nil"/>
              <w:right w:val="nil"/>
            </w:tcBorders>
            <w:shd w:val="clear" w:color="auto" w:fill="auto"/>
            <w:noWrap/>
            <w:vAlign w:val="bottom"/>
          </w:tcPr>
          <w:p w14:paraId="65A3BB1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554DE7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28A3F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52C68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3AED4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51BD1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7745C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A4D9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CF257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180D3D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4EEB3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05F1312" w14:textId="77777777">
        <w:trPr>
          <w:trHeight w:val="300"/>
        </w:trPr>
        <w:tc>
          <w:tcPr>
            <w:tcW w:w="1796" w:type="dxa"/>
            <w:tcBorders>
              <w:top w:val="nil"/>
              <w:left w:val="nil"/>
              <w:bottom w:val="nil"/>
              <w:right w:val="nil"/>
            </w:tcBorders>
            <w:shd w:val="clear" w:color="auto" w:fill="auto"/>
            <w:noWrap/>
            <w:vAlign w:val="bottom"/>
          </w:tcPr>
          <w:p w14:paraId="29F242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DF9F6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9779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4B57BA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7F9C08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00DD4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DA27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CCD96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2625B5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FB5E6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50524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16AC5864" w14:textId="77777777">
        <w:trPr>
          <w:trHeight w:val="300"/>
        </w:trPr>
        <w:tc>
          <w:tcPr>
            <w:tcW w:w="1796" w:type="dxa"/>
            <w:tcBorders>
              <w:top w:val="nil"/>
              <w:left w:val="nil"/>
              <w:bottom w:val="nil"/>
              <w:right w:val="nil"/>
            </w:tcBorders>
            <w:shd w:val="clear" w:color="auto" w:fill="auto"/>
            <w:noWrap/>
            <w:vAlign w:val="bottom"/>
          </w:tcPr>
          <w:p w14:paraId="5A6B58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6333F0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A8E2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A19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589C9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0B1FDB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6026AC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6B19B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B4D4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3FCE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E3EA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7F0125" w14:textId="77777777">
        <w:trPr>
          <w:trHeight w:val="300"/>
        </w:trPr>
        <w:tc>
          <w:tcPr>
            <w:tcW w:w="1796" w:type="dxa"/>
            <w:tcBorders>
              <w:top w:val="nil"/>
              <w:left w:val="nil"/>
              <w:bottom w:val="nil"/>
              <w:right w:val="nil"/>
            </w:tcBorders>
            <w:shd w:val="clear" w:color="auto" w:fill="auto"/>
            <w:noWrap/>
            <w:vAlign w:val="bottom"/>
          </w:tcPr>
          <w:p w14:paraId="6CC7A6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423E1E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41F4A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1F678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62C5AD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4A7D6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E747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C0A6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D35D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B401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4B602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AE882" w14:textId="77777777">
        <w:trPr>
          <w:trHeight w:val="300"/>
        </w:trPr>
        <w:tc>
          <w:tcPr>
            <w:tcW w:w="1796" w:type="dxa"/>
            <w:tcBorders>
              <w:top w:val="nil"/>
              <w:left w:val="nil"/>
              <w:bottom w:val="nil"/>
              <w:right w:val="nil"/>
            </w:tcBorders>
            <w:shd w:val="clear" w:color="auto" w:fill="auto"/>
            <w:noWrap/>
            <w:vAlign w:val="bottom"/>
          </w:tcPr>
          <w:p w14:paraId="045BBF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4EC05B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479DF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2931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31058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24B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4A3F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1D8F6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77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4F65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03B8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F5698A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467691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DA59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6551D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0F382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77D4EE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3EC1C5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2ACE56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48CA6E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8ECC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ED6D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22CEB7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512EA9" w14:paraId="3D42BCE8"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82A63C7" w14:textId="77777777"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Δd represent interactions.</w:t>
            </w:r>
          </w:p>
        </w:tc>
      </w:tr>
    </w:tbl>
    <w:p w14:paraId="4455F489"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309306F5"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512EA9" w14:paraId="505FDB4C"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137EC105"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00BF9265"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633E863D"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086CCBB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50CF7635"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41F6A379"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2DEA3917"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0D9D02E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B85C9DC"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369DEA9E"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64326E" w:rsidRPr="00C16279" w14:paraId="2F41E6C8" w14:textId="77777777" w:rsidTr="00C149D1">
        <w:trPr>
          <w:trHeight w:val="325"/>
        </w:trPr>
        <w:tc>
          <w:tcPr>
            <w:tcW w:w="1969" w:type="dxa"/>
            <w:tcBorders>
              <w:top w:val="nil"/>
              <w:left w:val="nil"/>
              <w:bottom w:val="nil"/>
              <w:right w:val="nil"/>
            </w:tcBorders>
            <w:shd w:val="clear" w:color="auto" w:fill="auto"/>
            <w:noWrap/>
            <w:vAlign w:val="bottom"/>
            <w:hideMark/>
          </w:tcPr>
          <w:p w14:paraId="70B0C001"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47C2CB2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16F809C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449B1D9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0DCBC41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5D2F493A"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7A1914DA"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598192B6" w14:textId="77777777" w:rsidTr="00C149D1">
        <w:trPr>
          <w:trHeight w:val="325"/>
        </w:trPr>
        <w:tc>
          <w:tcPr>
            <w:tcW w:w="1969" w:type="dxa"/>
            <w:tcBorders>
              <w:top w:val="nil"/>
              <w:left w:val="nil"/>
              <w:bottom w:val="nil"/>
              <w:right w:val="nil"/>
            </w:tcBorders>
            <w:shd w:val="clear" w:color="auto" w:fill="auto"/>
            <w:noWrap/>
            <w:vAlign w:val="bottom"/>
            <w:hideMark/>
          </w:tcPr>
          <w:p w14:paraId="0E3F5C9A"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2FD0408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6348914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71FA0B8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099703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3971F78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64317C7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17908E5" w14:textId="77777777" w:rsidTr="00C149D1">
        <w:trPr>
          <w:trHeight w:val="325"/>
        </w:trPr>
        <w:tc>
          <w:tcPr>
            <w:tcW w:w="1969" w:type="dxa"/>
            <w:tcBorders>
              <w:top w:val="nil"/>
              <w:left w:val="nil"/>
              <w:bottom w:val="nil"/>
              <w:right w:val="nil"/>
            </w:tcBorders>
            <w:shd w:val="clear" w:color="auto" w:fill="auto"/>
            <w:noWrap/>
            <w:vAlign w:val="bottom"/>
          </w:tcPr>
          <w:p w14:paraId="5AE63F0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4E0C295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A9A83"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D267E5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68CA896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D062988"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30741C93"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05DA5826" w14:textId="77777777" w:rsidTr="00C149D1">
        <w:trPr>
          <w:trHeight w:val="325"/>
        </w:trPr>
        <w:tc>
          <w:tcPr>
            <w:tcW w:w="1969" w:type="dxa"/>
            <w:tcBorders>
              <w:top w:val="nil"/>
              <w:left w:val="nil"/>
              <w:bottom w:val="nil"/>
              <w:right w:val="nil"/>
            </w:tcBorders>
            <w:shd w:val="clear" w:color="auto" w:fill="auto"/>
            <w:noWrap/>
            <w:vAlign w:val="bottom"/>
            <w:hideMark/>
          </w:tcPr>
          <w:p w14:paraId="4B571CB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67F4BAE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32B2C20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0ECB44E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271F96D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01EA2A59"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0F6737F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2201B5E7" w14:textId="77777777" w:rsidTr="00C149D1">
        <w:trPr>
          <w:trHeight w:val="325"/>
        </w:trPr>
        <w:tc>
          <w:tcPr>
            <w:tcW w:w="1969" w:type="dxa"/>
            <w:tcBorders>
              <w:top w:val="nil"/>
              <w:left w:val="nil"/>
              <w:bottom w:val="nil"/>
              <w:right w:val="nil"/>
            </w:tcBorders>
            <w:shd w:val="clear" w:color="auto" w:fill="auto"/>
            <w:noWrap/>
            <w:vAlign w:val="bottom"/>
            <w:hideMark/>
          </w:tcPr>
          <w:p w14:paraId="24745F61"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1F7BE13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6E7B875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140413B0"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7B73FCCF"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2BB6820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13A7A8C1"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76E3A62D" w14:textId="77777777" w:rsidTr="00C149D1">
        <w:trPr>
          <w:trHeight w:val="325"/>
        </w:trPr>
        <w:tc>
          <w:tcPr>
            <w:tcW w:w="1969" w:type="dxa"/>
            <w:tcBorders>
              <w:top w:val="nil"/>
              <w:left w:val="nil"/>
              <w:bottom w:val="nil"/>
              <w:right w:val="nil"/>
            </w:tcBorders>
            <w:shd w:val="clear" w:color="auto" w:fill="auto"/>
            <w:noWrap/>
            <w:vAlign w:val="bottom"/>
            <w:hideMark/>
          </w:tcPr>
          <w:p w14:paraId="36AC24D4"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050D9E8E"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76885046"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667C917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53E4EB1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101B333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E895DE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22215AA" w14:textId="77777777" w:rsidTr="00C149D1">
        <w:trPr>
          <w:trHeight w:val="325"/>
        </w:trPr>
        <w:tc>
          <w:tcPr>
            <w:tcW w:w="1969" w:type="dxa"/>
            <w:tcBorders>
              <w:top w:val="nil"/>
              <w:left w:val="nil"/>
              <w:bottom w:val="nil"/>
              <w:right w:val="nil"/>
            </w:tcBorders>
            <w:shd w:val="clear" w:color="auto" w:fill="auto"/>
            <w:noWrap/>
            <w:vAlign w:val="bottom"/>
            <w:hideMark/>
          </w:tcPr>
          <w:p w14:paraId="166B0EF3"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24294AD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89CF4"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341A12BC"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674D84D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23ED53E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2B919DD"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3D52AAB4" w14:textId="77777777" w:rsidTr="00C149D1">
        <w:trPr>
          <w:trHeight w:val="325"/>
        </w:trPr>
        <w:tc>
          <w:tcPr>
            <w:tcW w:w="1969" w:type="dxa"/>
            <w:tcBorders>
              <w:top w:val="nil"/>
              <w:left w:val="nil"/>
              <w:bottom w:val="nil"/>
              <w:right w:val="nil"/>
            </w:tcBorders>
            <w:shd w:val="clear" w:color="auto" w:fill="auto"/>
            <w:noWrap/>
            <w:vAlign w:val="bottom"/>
          </w:tcPr>
          <w:p w14:paraId="20A6078E"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1C7CA28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74743456"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2908CDE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51CF670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CB0C1D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44098C2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6759040" w14:textId="77777777" w:rsidTr="00C149D1">
        <w:trPr>
          <w:trHeight w:val="325"/>
        </w:trPr>
        <w:tc>
          <w:tcPr>
            <w:tcW w:w="1969" w:type="dxa"/>
            <w:tcBorders>
              <w:top w:val="nil"/>
              <w:left w:val="nil"/>
              <w:bottom w:val="nil"/>
              <w:right w:val="nil"/>
            </w:tcBorders>
            <w:shd w:val="clear" w:color="auto" w:fill="auto"/>
            <w:noWrap/>
            <w:vAlign w:val="bottom"/>
          </w:tcPr>
          <w:p w14:paraId="276BA2DE"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6753F291"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1A8D8F4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43BF42A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1B6CFE0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F5A019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AFC271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7F88585E" w14:textId="77777777" w:rsidTr="00C149D1">
        <w:trPr>
          <w:trHeight w:val="325"/>
        </w:trPr>
        <w:tc>
          <w:tcPr>
            <w:tcW w:w="1969" w:type="dxa"/>
            <w:tcBorders>
              <w:top w:val="nil"/>
              <w:left w:val="nil"/>
              <w:bottom w:val="nil"/>
              <w:right w:val="nil"/>
            </w:tcBorders>
            <w:shd w:val="clear" w:color="auto" w:fill="auto"/>
            <w:noWrap/>
            <w:vAlign w:val="bottom"/>
          </w:tcPr>
          <w:p w14:paraId="572BC5E2"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455358C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29809BF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5EB060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64530B1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0DD554F"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261E9D61"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DE1F711" w14:textId="77777777" w:rsidTr="00C149D1">
        <w:trPr>
          <w:trHeight w:val="325"/>
        </w:trPr>
        <w:tc>
          <w:tcPr>
            <w:tcW w:w="1969" w:type="dxa"/>
            <w:tcBorders>
              <w:top w:val="nil"/>
              <w:left w:val="nil"/>
              <w:bottom w:val="nil"/>
              <w:right w:val="nil"/>
            </w:tcBorders>
            <w:shd w:val="clear" w:color="auto" w:fill="auto"/>
            <w:noWrap/>
            <w:vAlign w:val="bottom"/>
          </w:tcPr>
          <w:p w14:paraId="2CB30EF4"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6C51636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5F728A"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DB9BF06"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49E20712"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F3618B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595F7395"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5F8A46AD" w14:textId="77777777" w:rsidTr="00C149D1">
        <w:trPr>
          <w:trHeight w:val="325"/>
        </w:trPr>
        <w:tc>
          <w:tcPr>
            <w:tcW w:w="1969" w:type="dxa"/>
            <w:tcBorders>
              <w:top w:val="nil"/>
              <w:left w:val="nil"/>
              <w:bottom w:val="nil"/>
              <w:right w:val="nil"/>
            </w:tcBorders>
            <w:shd w:val="clear" w:color="auto" w:fill="auto"/>
            <w:noWrap/>
            <w:vAlign w:val="bottom"/>
          </w:tcPr>
          <w:p w14:paraId="20D01C26"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6AD49087"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77B98A1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23F4A380"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7B31300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90D58A9"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000F21A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5DBD6843" w14:textId="77777777" w:rsidTr="00C149D1">
        <w:trPr>
          <w:trHeight w:val="325"/>
        </w:trPr>
        <w:tc>
          <w:tcPr>
            <w:tcW w:w="1969" w:type="dxa"/>
            <w:tcBorders>
              <w:top w:val="nil"/>
              <w:left w:val="nil"/>
              <w:bottom w:val="nil"/>
              <w:right w:val="nil"/>
            </w:tcBorders>
            <w:shd w:val="clear" w:color="auto" w:fill="auto"/>
            <w:noWrap/>
            <w:vAlign w:val="bottom"/>
          </w:tcPr>
          <w:p w14:paraId="56C63A3B"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0DB4D9A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6E0F9F6E"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68643A24"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68176898"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6514702D"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5C2049D5" w14:textId="777777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57B1A692"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4655C428" w14:textId="7777777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635308FF"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038D100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55ABC962"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3A599855"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1A35C5A7"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1BEC6A2B" w14:textId="7777777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512EA9" w14:paraId="7D684F44"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55501CA8" w14:textId="77777777"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25B5D5AC"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BD2E599"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4BF0EAC" w14:textId="77777777"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eastAsia="nl-NL"/>
        </w:rPr>
        <w:lastRenderedPageBreak/>
        <w:drawing>
          <wp:inline distT="0" distB="0" distL="0" distR="0" wp14:anchorId="49175C54" wp14:editId="203DE7D2">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60A2D27F" w14:textId="77777777"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A dotplot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r w:rsidR="00B85BEF">
        <w:rPr>
          <w:rFonts w:ascii="Times New Roman" w:hAnsi="Times New Roman" w:cs="Times New Roman"/>
          <w:sz w:val="24"/>
          <w:szCs w:val="24"/>
          <w:lang w:val="en-US"/>
        </w:rPr>
        <w:br w:type="page"/>
      </w:r>
    </w:p>
    <w:p w14:paraId="61722F45"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val="en-US" w:eastAsia="nl-NL"/>
        </w:rPr>
        <w:lastRenderedPageBreak/>
        <w:drawing>
          <wp:inline distT="0" distB="0" distL="0" distR="0" wp14:anchorId="01F32CF3" wp14:editId="69100898">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748C61CD"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4890D95A" w14:textId="77777777" w:rsidR="00E76D2C" w:rsidRPr="00F70F0A" w:rsidRDefault="00731737" w:rsidP="006623EF">
      <w:pPr>
        <w:pStyle w:val="Lijstalinea"/>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77EF307A" w14:textId="77777777"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E23AFE8"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2A202D3A" w14:textId="77777777" w:rsidR="00E76D2C" w:rsidRPr="00F70F0A" w:rsidRDefault="00731737" w:rsidP="006623EF">
      <w:pPr>
        <w:pStyle w:val="Lijstalinea"/>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F73CAA9" w14:textId="77777777" w:rsidR="00A56777" w:rsidRPr="00F70F0A" w:rsidRDefault="00A56777"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08327EE7"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first term in the nominator is the ostracism effect and the second term is the ostracism effect in the moderator conditions. This Δd corresponds to the partial eta-squared of the interaction. Sampling variance of g was calculated by multiplying the sampling variance of d by the squared correction factor, that is</w:t>
      </w:r>
    </w:p>
    <w:p w14:paraId="143B1EAA" w14:textId="77777777" w:rsidR="00A56777" w:rsidRPr="00F70F0A" w:rsidRDefault="00BB37F6" w:rsidP="006623EF">
      <w:pPr>
        <w:pStyle w:val="Lijstalinea"/>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B1422D2" w14:textId="77777777" w:rsidR="00E76D2C" w:rsidRPr="00F70F0A" w:rsidRDefault="00731737" w:rsidP="006623EF">
      <w:pPr>
        <w:pStyle w:val="Lijstalinea"/>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0E889B93"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29C4FC3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050DA5F4" w14:textId="77777777" w:rsidR="00E76D2C" w:rsidRPr="00F70F0A" w:rsidRDefault="00E76D2C" w:rsidP="006623EF">
      <w:pPr>
        <w:spacing w:after="0"/>
        <w:jc w:val="center"/>
        <w:rPr>
          <w:rFonts w:ascii="Times New Roman" w:hAnsi="Times New Roman" w:cs="Times New Roman"/>
          <w:b/>
          <w:sz w:val="24"/>
          <w:szCs w:val="24"/>
          <w:lang w:val="en-US"/>
        </w:rPr>
      </w:pPr>
    </w:p>
    <w:p w14:paraId="77A4236E" w14:textId="77777777" w:rsidR="00E76D2C" w:rsidRPr="00F70F0A" w:rsidRDefault="00E76D2C" w:rsidP="006623EF">
      <w:pPr>
        <w:spacing w:after="0"/>
        <w:jc w:val="center"/>
        <w:rPr>
          <w:rFonts w:ascii="Times New Roman" w:hAnsi="Times New Roman" w:cs="Times New Roman"/>
          <w:b/>
          <w:sz w:val="24"/>
          <w:szCs w:val="24"/>
          <w:lang w:val="en-US"/>
        </w:rPr>
      </w:pPr>
    </w:p>
    <w:p w14:paraId="6EF03017" w14:textId="77777777" w:rsidR="00E76D2C" w:rsidRPr="00F70F0A" w:rsidRDefault="00E76D2C" w:rsidP="006623EF">
      <w:pPr>
        <w:spacing w:after="0"/>
        <w:jc w:val="center"/>
        <w:rPr>
          <w:rFonts w:ascii="Times New Roman" w:hAnsi="Times New Roman" w:cs="Times New Roman"/>
          <w:b/>
          <w:sz w:val="24"/>
          <w:szCs w:val="24"/>
          <w:lang w:val="en-US"/>
        </w:rPr>
      </w:pPr>
    </w:p>
    <w:p w14:paraId="0F71C963" w14:textId="77777777" w:rsidR="00E76D2C" w:rsidRPr="00F70F0A" w:rsidRDefault="00E76D2C" w:rsidP="006623EF">
      <w:pPr>
        <w:spacing w:after="0"/>
        <w:jc w:val="center"/>
        <w:rPr>
          <w:rFonts w:ascii="Times New Roman" w:hAnsi="Times New Roman" w:cs="Times New Roman"/>
          <w:b/>
          <w:sz w:val="24"/>
          <w:szCs w:val="24"/>
          <w:lang w:val="en-US"/>
        </w:rPr>
      </w:pPr>
    </w:p>
    <w:p w14:paraId="1B478527" w14:textId="77777777" w:rsidR="00E76D2C" w:rsidRPr="00F70F0A" w:rsidRDefault="00E76D2C" w:rsidP="006623EF">
      <w:pPr>
        <w:spacing w:after="0"/>
        <w:jc w:val="center"/>
        <w:rPr>
          <w:rFonts w:ascii="Times New Roman" w:hAnsi="Times New Roman" w:cs="Times New Roman"/>
          <w:b/>
          <w:sz w:val="24"/>
          <w:szCs w:val="24"/>
          <w:lang w:val="en-US"/>
        </w:rPr>
      </w:pPr>
    </w:p>
    <w:p w14:paraId="21CBE6C3" w14:textId="77777777" w:rsidR="00E76D2C" w:rsidRPr="00F70F0A" w:rsidRDefault="00E76D2C" w:rsidP="006623EF">
      <w:pPr>
        <w:spacing w:after="0"/>
        <w:jc w:val="center"/>
        <w:rPr>
          <w:rFonts w:ascii="Times New Roman" w:hAnsi="Times New Roman" w:cs="Times New Roman"/>
          <w:b/>
          <w:sz w:val="24"/>
          <w:szCs w:val="24"/>
          <w:lang w:val="en-US"/>
        </w:rPr>
      </w:pPr>
    </w:p>
    <w:p w14:paraId="26608628"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00772AA"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8C6BE33"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Reference list of included studies </w:t>
      </w:r>
    </w:p>
    <w:p w14:paraId="1B7B673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Alvares, G. A., Hickie, I. B., &amp; Guastella,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6833AE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Ambrosini, E., Blomberg, O., Mandrigin, A., &amp; Costantini,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21ABF93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5D8462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Kastenmüller,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3AC5EEE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Banki,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566AD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Bastian, B., &amp; Haslam,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CBD59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6719480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4FED242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Hugenberg, K., &amp; Cook, E. (2010a). Being “in” with the in-crowd: the effects of social exclusion and inclusion are enhanced by the perceived essentialism of ingroups and outgroups.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579211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Bernstein, M. J., Sacco, D. F., Young, S. G., Hugenberg, K., &amp; Cook, E. (2010b). Unpublished study of “Being ‘in’ with the crowd” paper.</w:t>
      </w:r>
    </w:p>
    <w:p w14:paraId="19BB90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Boyes,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Cyberball: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4B903E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Brochu, P. M., Garcia, D. M., Smith, H. J., &amp; Esses,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77BB4B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73C4B8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0F297CD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Wesslemann, E. C., Wirth, J. H., Law, A. T., Chen, Z., Kosasih,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45A709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343521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DeWall,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7544491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Chernyak, N.,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Zayas,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7B43B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Tiedens, L. Z., &amp; Govan,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384F7F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Chrisp,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University of Otago. Retrieved from http://otago.ourarchive.ac.nz/bitstream/handle/10523/2662/ChrispJulia</w:t>
      </w:r>
    </w:p>
    <w:p w14:paraId="5CE77D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Gundersen, N., Nelson, D. A., &amp; Stockdale, L. (2011). Adolescents’ Prosocial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7D595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17D645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1247F4F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DeBono, A., &amp; Muraven,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6D8DA3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Hawkinson,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DD2349B" w14:textId="77777777" w:rsidR="006623EF" w:rsidRDefault="006623EF" w:rsidP="006623EF">
      <w:pPr>
        <w:pStyle w:val="Normaalweb"/>
        <w:ind w:left="480" w:hanging="480"/>
      </w:pPr>
      <w:r w:rsidRPr="001E4ECD">
        <w:t xml:space="preserve">Duclos,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34391A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Eisenberger, N. I., Jarcho, J. M., Lieberman, M. D., &amp; Naliboff,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0DBEE011" w14:textId="77777777" w:rsidR="006623EF" w:rsidRDefault="006623EF" w:rsidP="006623EF">
      <w:pPr>
        <w:pStyle w:val="Normaalweb"/>
        <w:ind w:left="480" w:hanging="480"/>
      </w:pPr>
      <w:r>
        <w:t>Fayant, M. P., Lantian, A., Muller, D., &amp; Hartgerink, C.H.J. (</w:t>
      </w:r>
      <w:r w:rsidR="005D08D9">
        <w:rPr>
          <w:i/>
        </w:rPr>
        <w:t>submitted</w:t>
      </w:r>
      <w:r>
        <w:t>). Is ostracism by a despised group suffering? A replication of Gonsalkorale and Williams (2007).</w:t>
      </w:r>
    </w:p>
    <w:p w14:paraId="6EA69648" w14:textId="77777777" w:rsidR="006623EF" w:rsidRDefault="006623EF" w:rsidP="006623EF">
      <w:pPr>
        <w:pStyle w:val="Norma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r>
        <w:rPr>
          <w:rFonts w:eastAsia="Times New Roman"/>
          <w:i/>
          <w:iCs/>
        </w:rPr>
        <w:t>Wat is erger: genegeerd of gepest</w:t>
      </w:r>
      <w:r w:rsidR="00A13277">
        <w:rPr>
          <w:rFonts w:eastAsia="Times New Roman"/>
          <w:i/>
          <w:iCs/>
        </w:rPr>
        <w:t xml:space="preserve"> </w:t>
      </w:r>
      <w:r>
        <w:rPr>
          <w:rFonts w:eastAsia="Times New Roman"/>
          <w:i/>
          <w:iCs/>
        </w:rPr>
        <w:t>worden? [The effects of group membership on ostracism and bullying. What is worse: being ignored or being bullied?]</w:t>
      </w:r>
      <w:r>
        <w:rPr>
          <w:rFonts w:eastAsia="Times New Roman"/>
        </w:rPr>
        <w:t>. University Leiden.</w:t>
      </w:r>
    </w:p>
    <w:p w14:paraId="07E04B8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Gallardo-Pujol, D., Andrés-Pueyo, A., &amp; Maydeu-Olivares,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2BD7D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Gan,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7A8D88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Garczynski,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2B617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Geniole, S. N., Carré,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EBC0B9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4F1533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Gonsalkorale, K., &amp; Williams, K. D. (2007). The KKK won’t let me play: ostracism even by a despised outgroup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7B650C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6E9DF0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Greitemeyer, T., Fischer, P., &amp; Kastenmüller,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3C101E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Gruijters,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15EF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Hackenbracht,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445053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Zadro, L., Fink, E., Richardson, R., O’Moore, K., Griffiths, B., Dadds,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5899A3C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Hellmann, J. H., &amp; Echterhoff,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192D7A4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0B83C2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6E94A0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2ECA243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Ijzerman, H., Gallucci, M., Pouw, W. T. J. L., Weiβgerber, S. C., Van Doesum, N. J., &amp; Williams, K. D. (2012). Cold-blooded loneliness: social exclusion leads to lower skin temperatures. </w:t>
      </w:r>
      <w:r>
        <w:rPr>
          <w:rFonts w:ascii="Times New Roman" w:eastAsia="Times New Roman" w:hAnsi="Times New Roman" w:cs="Times New Roman"/>
          <w:i/>
          <w:iCs/>
          <w:sz w:val="24"/>
          <w:szCs w:val="24"/>
          <w:lang w:val="en-US"/>
        </w:rPr>
        <w:t>Acta Psychologica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1BDD563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154025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58FE17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Dongning,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26D3AE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Kassner, M. P., Wesselmann,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r>
        <w:rPr>
          <w:rFonts w:ascii="Times New Roman" w:eastAsia="Times New Roman" w:hAnsi="Times New Roman" w:cs="Times New Roman"/>
          <w:i/>
          <w:iCs/>
          <w:sz w:val="24"/>
          <w:szCs w:val="24"/>
          <w:lang w:val="en-US"/>
        </w:rPr>
        <w:t>Cyberpsychology,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21CB92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Seok, D.-H., Poulsen, J. R., Harris, D. W., &amp; Messé,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doi:10.1002/ejsp</w:t>
      </w:r>
    </w:p>
    <w:p w14:paraId="19BF73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60CCD6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D5957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Caroll,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77BF2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Krijnen, J.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Research Report “BP29 Complete.”</w:t>
      </w:r>
    </w:p>
    <w:p w14:paraId="4910F74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2AEC10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Lakin, J. L., Chartrand, T. L., &amp; Arkin, R. M. (2008). I am too just like you: nonconscious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D3EFC1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Moulds,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3458E3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Lustenberger, D. E., &amp; Jagacinski,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1102EB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74DD9F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Donnellan,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75430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286AED0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Nordgren, L. F., McDonnell, M.-H.M., &amp; Loewenstein,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2914F3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23BCFF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Oberleitner,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24AA8F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Gravens,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3E469B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Pharo,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35D817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Plaisier, X. S., &amp; Konijn,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3E1146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37C98F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 D., &amp; Williams, K. D. (2012). Self-construals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4086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Renneberg, B., Herm, K., Hahn, A., Staebler, K., Lammers, C.-H., &amp; Roepke,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4642379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755BB1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Do victimization experiences accentuate reactions to ostracism? An experiment using Cyberball.</w:t>
      </w:r>
    </w:p>
    <w:p w14:paraId="59B7B8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Ruggieri, S., Bendixen, M., Gabriel, U., &amp; Alsaker,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Cyberball: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781ADE5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Hugenberg,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39D0C9F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19E09C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Salvy, S.-J., Bowker, J. C., Nitecki, L. A., Kluczynski, M. A., Germeroth, L. J., &amp; Roemmich,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doi:10.1093/jpepsy/jsr066</w:t>
      </w:r>
    </w:p>
    <w:p w14:paraId="58E9C53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Schaafsma,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1B40B9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Bailenson,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1D15BB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Staebler, K., Renneberg, B., Stopsack, M., Fiedler, P., Weiler, M., &amp; Roepke,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5C5F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Stillman, T. F., Baumeister, R. F., Lambert, N. M., Crescioni, A. W., Dewall, C. N., &amp; Fincham,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75E159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612E388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Dijk, E. (2011). Cyberbomb: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453C45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Dijk,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434B68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54BA4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Dijk,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Social exclusion and schadenfreude.</w:t>
      </w:r>
    </w:p>
    <w:p w14:paraId="21FD15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052314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DC7FE3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Bagg,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6C7088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Wesselmann, E. D., Wirth, J. H., Mroczek,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4214A0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Cyberostracism: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7C218B3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Govan, C. L., Croker, V., Tynan, D., Cruickshank, M., &amp; Lam, A. (2002). Investigations into differences between social- and cyberostracism.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DE792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27F7B5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Lynam,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64EECF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38A6AB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Zadro,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6D09CC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Zhong, C.-B., &amp; Leonardelli,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2BF66A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Zöller, C., Maroof, P., Weik, U., &amp; Deinzer,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r>
        <w:rPr>
          <w:rFonts w:ascii="Times New Roman" w:eastAsia="Times New Roman" w:hAnsi="Times New Roman" w:cs="Times New Roman"/>
          <w:i/>
          <w:iCs/>
          <w:sz w:val="24"/>
          <w:szCs w:val="24"/>
          <w:lang w:val="en-US"/>
        </w:rPr>
        <w:t>Psychoneuroendocrinology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276130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Zwolinski,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67E5F35"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Ilja van Beest" w:date="2014-01-29T16:20:00Z" w:initials="Iv">
    <w:p w14:paraId="27269068" w14:textId="77777777" w:rsidR="00512EA9" w:rsidRPr="00512EA9" w:rsidRDefault="00512EA9">
      <w:pPr>
        <w:pStyle w:val="Tekstopmerking"/>
        <w:rPr>
          <w:lang w:val="en-US"/>
        </w:rPr>
      </w:pPr>
      <w:r>
        <w:rPr>
          <w:rStyle w:val="Verwijzingopmerking"/>
        </w:rPr>
        <w:annotationRef/>
      </w:r>
      <w:r w:rsidR="004C77A4">
        <w:rPr>
          <w:lang w:val="en-US"/>
        </w:rPr>
        <w:t xml:space="preserve">Hi </w:t>
      </w:r>
      <w:proofErr w:type="spellStart"/>
      <w:r w:rsidR="004C77A4">
        <w:rPr>
          <w:lang w:val="en-US"/>
        </w:rPr>
        <w:t>chris</w:t>
      </w:r>
      <w:proofErr w:type="spellEnd"/>
      <w:r w:rsidR="004C77A4">
        <w:rPr>
          <w:lang w:val="en-US"/>
        </w:rPr>
        <w:t xml:space="preserve">, </w:t>
      </w:r>
      <w:r w:rsidRPr="00512EA9">
        <w:rPr>
          <w:lang w:val="en-US"/>
        </w:rPr>
        <w:t>Delete this sentence, does not add much</w:t>
      </w:r>
    </w:p>
  </w:comment>
  <w:comment w:id="73" w:author="Ilja van Beest" w:date="2014-01-29T16:29:00Z" w:initials="Iv">
    <w:p w14:paraId="0D7EA074" w14:textId="77777777" w:rsidR="00512EA9" w:rsidRDefault="00512EA9">
      <w:pPr>
        <w:pStyle w:val="Tekstopmerking"/>
      </w:pPr>
      <w:r>
        <w:rPr>
          <w:rStyle w:val="Verwijzingopmerking"/>
        </w:rPr>
        <w:annotationRef/>
      </w:r>
      <w:r>
        <w:t>Een voor een aanstippen (1) etc. Dit zijn belangrijkste structurele aspecten. Redenatie achter alleen op maat 1. Oppassen met post hoc redenaties hiervan</w:t>
      </w:r>
    </w:p>
    <w:p w14:paraId="4DDE3E3C" w14:textId="77777777" w:rsidR="00512EA9" w:rsidRDefault="00512EA9">
      <w:pPr>
        <w:pStyle w:val="Tekstopmerking"/>
      </w:pPr>
    </w:p>
    <w:p w14:paraId="62065132" w14:textId="77777777" w:rsidR="00512EA9" w:rsidRDefault="00512EA9">
      <w:pPr>
        <w:pStyle w:val="Tekstopmerking"/>
        <w:rPr>
          <w:lang w:val="en-US"/>
        </w:rPr>
      </w:pPr>
      <w:r w:rsidRPr="00512EA9">
        <w:rPr>
          <w:lang w:val="en-US"/>
        </w:rPr>
        <w:t xml:space="preserve">Hi Chris, please spend more time on writing why structural aspects are important. </w:t>
      </w:r>
      <w:r>
        <w:rPr>
          <w:lang w:val="en-US"/>
        </w:rPr>
        <w:t xml:space="preserve"> My take is that there is no direct justification why we focus on T1 only. Thus, please do also include the analyses of these </w:t>
      </w:r>
      <w:proofErr w:type="spellStart"/>
      <w:r>
        <w:rPr>
          <w:lang w:val="en-US"/>
        </w:rPr>
        <w:t>meaures</w:t>
      </w:r>
      <w:proofErr w:type="spellEnd"/>
      <w:r>
        <w:rPr>
          <w:lang w:val="en-US"/>
        </w:rPr>
        <w:t xml:space="preserve"> on T2.</w:t>
      </w:r>
    </w:p>
    <w:p w14:paraId="2765DD5B" w14:textId="77777777" w:rsidR="00512EA9" w:rsidRDefault="00512EA9">
      <w:pPr>
        <w:pStyle w:val="Tekstopmerking"/>
        <w:rPr>
          <w:lang w:val="en-US"/>
        </w:rPr>
      </w:pPr>
    </w:p>
    <w:p w14:paraId="09E9BF02" w14:textId="77777777" w:rsidR="00512EA9" w:rsidRDefault="00512EA9">
      <w:pPr>
        <w:pStyle w:val="Tekstopmerking"/>
        <w:rPr>
          <w:lang w:val="en-US"/>
        </w:rPr>
      </w:pPr>
      <w:r>
        <w:rPr>
          <w:lang w:val="en-US"/>
        </w:rPr>
        <w:t>(I get that we are not looking for three way interaction. So simply looking at the overall effect –regardless of moderator – is best, because that would thus also maximize the number of studies included)</w:t>
      </w:r>
    </w:p>
    <w:p w14:paraId="6751661F" w14:textId="77777777" w:rsidR="004517F8" w:rsidRDefault="004517F8">
      <w:pPr>
        <w:pStyle w:val="Tekstopmerking"/>
        <w:rPr>
          <w:lang w:val="en-US"/>
        </w:rPr>
      </w:pPr>
    </w:p>
    <w:p w14:paraId="38C7AE85" w14:textId="77777777" w:rsidR="004517F8" w:rsidRPr="00512EA9" w:rsidRDefault="004517F8">
      <w:pPr>
        <w:pStyle w:val="Tekstopmerking"/>
        <w:rPr>
          <w:lang w:val="en-US"/>
        </w:rPr>
      </w:pPr>
      <w:r>
        <w:rPr>
          <w:lang w:val="en-US"/>
        </w:rPr>
        <w:t xml:space="preserve">Also make clear in method that we have 120 studies in total, of which 52 have a moderator. Thus we have 172 comparison between inclusion and ostracism. However, when testing the effect of age on this </w:t>
      </w:r>
      <w:proofErr w:type="spellStart"/>
      <w:r>
        <w:rPr>
          <w:lang w:val="en-US"/>
        </w:rPr>
        <w:t>comparision</w:t>
      </w:r>
      <w:proofErr w:type="spellEnd"/>
      <w:r>
        <w:rPr>
          <w:lang w:val="en-US"/>
        </w:rPr>
        <w:t xml:space="preserve"> we did not use 172 </w:t>
      </w:r>
      <w:proofErr w:type="spellStart"/>
      <w:r>
        <w:rPr>
          <w:lang w:val="en-US"/>
        </w:rPr>
        <w:t>comparision</w:t>
      </w:r>
      <w:proofErr w:type="spellEnd"/>
      <w:r>
        <w:rPr>
          <w:lang w:val="en-US"/>
        </w:rPr>
        <w:t xml:space="preserve">, but instead only 120 </w:t>
      </w:r>
      <w:proofErr w:type="spellStart"/>
      <w:r>
        <w:rPr>
          <w:lang w:val="en-US"/>
        </w:rPr>
        <w:t>comparision</w:t>
      </w:r>
      <w:proofErr w:type="spellEnd"/>
      <w:r>
        <w:rPr>
          <w:lang w:val="en-US"/>
        </w:rPr>
        <w:t xml:space="preserve">. These are the standard </w:t>
      </w:r>
      <w:proofErr w:type="spellStart"/>
      <w:r>
        <w:rPr>
          <w:lang w:val="en-US"/>
        </w:rPr>
        <w:t>cyberball</w:t>
      </w:r>
      <w:proofErr w:type="spellEnd"/>
      <w:r>
        <w:rPr>
          <w:lang w:val="en-US"/>
        </w:rPr>
        <w:t xml:space="preserve"> comparison of the 52, and 68 experiment that did not have a moderator. </w:t>
      </w:r>
    </w:p>
    <w:p w14:paraId="5F7EF670" w14:textId="77777777" w:rsidR="00512EA9" w:rsidRPr="00512EA9" w:rsidRDefault="00512EA9">
      <w:pPr>
        <w:pStyle w:val="Tekstopmerking"/>
        <w:rPr>
          <w:lang w:val="en-US"/>
        </w:rPr>
      </w:pPr>
    </w:p>
    <w:p w14:paraId="24C10387" w14:textId="77777777" w:rsidR="00512EA9" w:rsidRPr="00512EA9" w:rsidRDefault="00512EA9">
      <w:pPr>
        <w:pStyle w:val="Tekstopmerking"/>
        <w:rPr>
          <w:lang w:val="en-US"/>
        </w:rPr>
      </w:pPr>
    </w:p>
  </w:comment>
  <w:comment w:id="78" w:author="Ilja van Beest" w:date="2014-01-29T16:06:00Z" w:initials="Iv">
    <w:p w14:paraId="1BB1078B" w14:textId="77777777" w:rsidR="00512EA9" w:rsidRPr="00052E9B" w:rsidRDefault="00512EA9">
      <w:pPr>
        <w:pStyle w:val="Tekstopmerking"/>
        <w:rPr>
          <w:lang w:val="en-US"/>
        </w:rPr>
      </w:pPr>
      <w:r>
        <w:rPr>
          <w:rStyle w:val="Verwijzingopmerking"/>
        </w:rPr>
        <w:annotationRef/>
      </w:r>
      <w:r w:rsidRPr="00052E9B">
        <w:rPr>
          <w:lang w:val="en-US"/>
        </w:rPr>
        <w:t xml:space="preserve">We considered </w:t>
      </w:r>
      <w:proofErr w:type="spellStart"/>
      <w:r w:rsidRPr="00052E9B">
        <w:rPr>
          <w:lang w:val="en-US"/>
        </w:rPr>
        <w:t>measureses</w:t>
      </w:r>
      <w:proofErr w:type="spellEnd"/>
      <w:r w:rsidRPr="00052E9B">
        <w:rPr>
          <w:lang w:val="en-US"/>
        </w:rPr>
        <w:t xml:space="preserve"> that speak to how participant interact with </w:t>
      </w:r>
      <w:proofErr w:type="gramStart"/>
      <w:r w:rsidRPr="00052E9B">
        <w:rPr>
          <w:lang w:val="en-US"/>
        </w:rPr>
        <w:t>others .</w:t>
      </w:r>
      <w:proofErr w:type="gramEnd"/>
      <w:r w:rsidRPr="00052E9B">
        <w:rPr>
          <w:lang w:val="en-US"/>
        </w:rPr>
        <w:t xml:space="preserve"> </w:t>
      </w:r>
    </w:p>
    <w:p w14:paraId="717B2D7E" w14:textId="77777777" w:rsidR="00512EA9" w:rsidRPr="00052E9B" w:rsidRDefault="00512EA9">
      <w:pPr>
        <w:pStyle w:val="Tekstopmerking"/>
        <w:rPr>
          <w:lang w:val="en-US"/>
        </w:rPr>
      </w:pPr>
    </w:p>
    <w:p w14:paraId="1D8D3E5A" w14:textId="77777777" w:rsidR="00512EA9" w:rsidRDefault="00512EA9">
      <w:pPr>
        <w:pStyle w:val="Tekstopmerking"/>
        <w:rPr>
          <w:lang w:val="en-US"/>
        </w:rPr>
      </w:pPr>
      <w:r w:rsidRPr="00052E9B">
        <w:rPr>
          <w:lang w:val="en-US"/>
        </w:rPr>
        <w:t xml:space="preserve">We </w:t>
      </w:r>
      <w:proofErr w:type="spellStart"/>
      <w:r w:rsidRPr="00052E9B">
        <w:rPr>
          <w:lang w:val="en-US"/>
        </w:rPr>
        <w:t>consdiered</w:t>
      </w:r>
      <w:proofErr w:type="spellEnd"/>
      <w:r w:rsidRPr="00052E9B">
        <w:rPr>
          <w:lang w:val="en-US"/>
        </w:rPr>
        <w:t xml:space="preserve"> intra…  And, also, a specific intra </w:t>
      </w:r>
      <w:proofErr w:type="spellStart"/>
      <w:r w:rsidRPr="00052E9B">
        <w:rPr>
          <w:lang w:val="en-US"/>
        </w:rPr>
        <w:t>taht</w:t>
      </w:r>
      <w:proofErr w:type="spellEnd"/>
      <w:r w:rsidRPr="00052E9B">
        <w:rPr>
          <w:lang w:val="en-US"/>
        </w:rPr>
        <w:t xml:space="preserve"> is fundamental needs. </w:t>
      </w:r>
    </w:p>
    <w:p w14:paraId="4E9DB4AC" w14:textId="77777777" w:rsidR="00512EA9" w:rsidRDefault="00512EA9">
      <w:pPr>
        <w:pStyle w:val="Tekstopmerking"/>
        <w:rPr>
          <w:lang w:val="en-US"/>
        </w:rPr>
      </w:pPr>
    </w:p>
    <w:p w14:paraId="13290A3F" w14:textId="77777777" w:rsidR="00512EA9" w:rsidRPr="00052E9B" w:rsidRDefault="00512EA9">
      <w:pPr>
        <w:pStyle w:val="Tekstopmerking"/>
        <w:rPr>
          <w:lang w:val="en-US"/>
        </w:rPr>
      </w:pPr>
      <w:r>
        <w:rPr>
          <w:lang w:val="en-US"/>
        </w:rPr>
        <w:t xml:space="preserve">The order in which we present this argument should start with interpersonal measures and then intrapersonal measures and then need satisfaction. This will ensure that the reader gets that need satisfaction is a specific subsample of intrapersonal measures. </w:t>
      </w:r>
    </w:p>
  </w:comment>
  <w:comment w:id="100" w:author="Jelte Wicherts" w:date="2014-01-06T14:22:00Z" w:initials="JW">
    <w:p w14:paraId="287ACB9C" w14:textId="77777777" w:rsidR="00512EA9" w:rsidRPr="002321C9" w:rsidRDefault="00512EA9">
      <w:pPr>
        <w:pStyle w:val="Tekstopmerking"/>
        <w:rPr>
          <w:lang w:val="en-US"/>
        </w:rPr>
      </w:pPr>
      <w:r>
        <w:rPr>
          <w:rStyle w:val="Verwijzingopmerking"/>
        </w:rPr>
        <w:annotationRef/>
      </w:r>
      <w:r w:rsidRPr="002321C9">
        <w:rPr>
          <w:lang w:val="en-US"/>
        </w:rPr>
        <w:t xml:space="preserve">Which is quite </w:t>
      </w:r>
      <w:proofErr w:type="spellStart"/>
      <w:r w:rsidRPr="002321C9">
        <w:rPr>
          <w:lang w:val="en-US"/>
        </w:rPr>
        <w:t>counterintiutive</w:t>
      </w:r>
      <w:proofErr w:type="spellEnd"/>
      <w:r w:rsidRPr="002321C9">
        <w:rPr>
          <w:lang w:val="en-US"/>
        </w:rPr>
        <w:t xml:space="preserve">… </w:t>
      </w:r>
    </w:p>
  </w:comment>
  <w:comment w:id="101" w:author="I. van Beest" w:date="2014-01-29T16:09:00Z" w:initials="IvB">
    <w:p w14:paraId="09E1E668" w14:textId="77777777" w:rsidR="00512EA9" w:rsidRPr="00512EA9" w:rsidRDefault="00512EA9">
      <w:pPr>
        <w:pStyle w:val="Tekstopmerking"/>
        <w:rPr>
          <w:lang w:val="en-US"/>
        </w:rPr>
      </w:pPr>
      <w:r>
        <w:rPr>
          <w:rStyle w:val="Verwijzingopmerking"/>
        </w:rPr>
        <w:annotationRef/>
      </w:r>
      <w:r w:rsidRPr="00512EA9">
        <w:rPr>
          <w:lang w:val="en-US"/>
        </w:rPr>
        <w:t xml:space="preserve">Be sure to check that we use names that are also used in table at the end. </w:t>
      </w:r>
      <w:r>
        <w:rPr>
          <w:lang w:val="en-US"/>
        </w:rPr>
        <w:t xml:space="preserve">There we use the term model for example. Perhaps also </w:t>
      </w:r>
      <w:proofErr w:type="spellStart"/>
      <w:r>
        <w:rPr>
          <w:lang w:val="en-US"/>
        </w:rPr>
        <w:t>incude</w:t>
      </w:r>
      <w:proofErr w:type="spellEnd"/>
      <w:r>
        <w:rPr>
          <w:lang w:val="en-US"/>
        </w:rPr>
        <w:t xml:space="preserve"> here in parentheses. </w:t>
      </w:r>
    </w:p>
  </w:comment>
  <w:comment w:id="102" w:author="I. van Beest" w:date="2014-01-29T16:10:00Z" w:initials="IvB">
    <w:p w14:paraId="3A50E93E" w14:textId="77777777" w:rsidR="00512EA9" w:rsidRPr="00512EA9" w:rsidRDefault="00512EA9">
      <w:pPr>
        <w:pStyle w:val="Tekstopmerking"/>
        <w:rPr>
          <w:lang w:val="en-US"/>
        </w:rPr>
      </w:pPr>
      <w:r>
        <w:rPr>
          <w:rStyle w:val="Verwijzingopmerking"/>
        </w:rPr>
        <w:annotationRef/>
      </w:r>
      <w:r w:rsidRPr="00512EA9">
        <w:rPr>
          <w:lang w:val="en-US"/>
        </w:rPr>
        <w:t xml:space="preserve">I think we should do this on both first and last. </w:t>
      </w:r>
    </w:p>
  </w:comment>
  <w:comment w:id="104" w:author="Chris Hartgerink" w:date="2014-01-29T16:11:00Z" w:initials="CH">
    <w:p w14:paraId="4D10B19C" w14:textId="77777777" w:rsidR="00512EA9" w:rsidRDefault="00512EA9">
      <w:pPr>
        <w:pStyle w:val="Tekstopmerking"/>
        <w:rPr>
          <w:lang w:val="en-US"/>
        </w:rPr>
      </w:pPr>
      <w:r>
        <w:rPr>
          <w:rStyle w:val="Verwijzingopmerking"/>
        </w:rPr>
        <w:annotationRef/>
      </w:r>
      <w:r w:rsidRPr="00DE704D">
        <w:rPr>
          <w:lang w:val="en-US"/>
        </w:rPr>
        <w:t xml:space="preserve">I keep this in to remind readers </w:t>
      </w:r>
      <w:r>
        <w:rPr>
          <w:lang w:val="en-US"/>
        </w:rPr>
        <w:t>that reliability does not equal validity, just as a safeguard</w:t>
      </w:r>
    </w:p>
    <w:p w14:paraId="147A8F75" w14:textId="77777777" w:rsidR="00512EA9" w:rsidRDefault="00512EA9">
      <w:pPr>
        <w:pStyle w:val="Tekstopmerking"/>
        <w:rPr>
          <w:lang w:val="en-US"/>
        </w:rPr>
      </w:pPr>
    </w:p>
    <w:p w14:paraId="3CDE308E" w14:textId="77777777" w:rsidR="00512EA9" w:rsidRDefault="00512EA9">
      <w:pPr>
        <w:pStyle w:val="Tekstopmerking"/>
        <w:rPr>
          <w:lang w:val="en-US"/>
        </w:rPr>
      </w:pPr>
      <w:r>
        <w:rPr>
          <w:lang w:val="en-US"/>
        </w:rPr>
        <w:t xml:space="preserve">IVB: but I read this as a specific issue about need satisfaction and thus a warning that is specific for this measure. And there I do not agree as similar arguments can be made for other </w:t>
      </w:r>
      <w:proofErr w:type="spellStart"/>
      <w:r>
        <w:rPr>
          <w:lang w:val="en-US"/>
        </w:rPr>
        <w:t>dvs</w:t>
      </w:r>
      <w:proofErr w:type="spellEnd"/>
      <w:r>
        <w:rPr>
          <w:lang w:val="en-US"/>
        </w:rPr>
        <w:t xml:space="preserve">. </w:t>
      </w:r>
    </w:p>
    <w:p w14:paraId="32F98224" w14:textId="77777777" w:rsidR="00512EA9" w:rsidRDefault="00512EA9">
      <w:pPr>
        <w:pStyle w:val="Tekstopmerking"/>
        <w:rPr>
          <w:lang w:val="en-US"/>
        </w:rPr>
      </w:pPr>
    </w:p>
    <w:p w14:paraId="29026EA7" w14:textId="77777777" w:rsidR="00512EA9" w:rsidRPr="00DE704D" w:rsidRDefault="00512EA9">
      <w:pPr>
        <w:pStyle w:val="Tekstopmerking"/>
        <w:rPr>
          <w:lang w:val="en-US"/>
        </w:rPr>
      </w:pPr>
      <w:r>
        <w:rPr>
          <w:lang w:val="en-US"/>
        </w:rPr>
        <w:t xml:space="preserve">Thus, I would simply delete this qualification. </w:t>
      </w:r>
    </w:p>
  </w:comment>
  <w:comment w:id="105" w:author="I. van Beest" w:date="2014-01-29T16:36:00Z" w:initials="IvB">
    <w:p w14:paraId="5D5BD2C2" w14:textId="77777777" w:rsidR="004C77A4" w:rsidRPr="004C77A4" w:rsidRDefault="004C77A4">
      <w:pPr>
        <w:pStyle w:val="Tekstopmerking"/>
        <w:rPr>
          <w:lang w:val="en-US"/>
        </w:rPr>
      </w:pPr>
      <w:r>
        <w:rPr>
          <w:rStyle w:val="Verwijzingopmerking"/>
        </w:rPr>
        <w:annotationRef/>
      </w:r>
      <w:r>
        <w:rPr>
          <w:lang w:val="en-US"/>
        </w:rPr>
        <w:t xml:space="preserve">Hi Chris, </w:t>
      </w:r>
      <w:r w:rsidRPr="004C77A4">
        <w:rPr>
          <w:lang w:val="en-US"/>
        </w:rPr>
        <w:t xml:space="preserve">Did we not check this again when we were sitting at the computer? </w:t>
      </w:r>
      <w:r>
        <w:rPr>
          <w:lang w:val="en-US"/>
        </w:rPr>
        <w:t xml:space="preserve">And did we not have even a more precise subsample? </w:t>
      </w:r>
      <w:r w:rsidR="00A331BA">
        <w:rPr>
          <w:lang w:val="en-US"/>
        </w:rPr>
        <w:t xml:space="preserve"> See abstract using 19 studies. </w:t>
      </w:r>
    </w:p>
  </w:comment>
  <w:comment w:id="110" w:author="Ilja van Beest" w:date="2014-01-29T16:14:00Z" w:initials="Iv">
    <w:p w14:paraId="26B1515E" w14:textId="77777777" w:rsidR="00512EA9" w:rsidRPr="00052E9B" w:rsidRDefault="00512EA9">
      <w:pPr>
        <w:pStyle w:val="Tekstopmerking"/>
        <w:rPr>
          <w:lang w:val="en-US"/>
        </w:rPr>
      </w:pPr>
      <w:r>
        <w:rPr>
          <w:rStyle w:val="Verwijzingopmerking"/>
        </w:rPr>
        <w:annotationRef/>
      </w:r>
      <w:r w:rsidRPr="00052E9B">
        <w:rPr>
          <w:lang w:val="en-US"/>
        </w:rPr>
        <w:t>Indicate effect sizes for measure “ all</w:t>
      </w:r>
      <w:proofErr w:type="gramStart"/>
      <w:r w:rsidRPr="00052E9B">
        <w:rPr>
          <w:lang w:val="en-US"/>
        </w:rPr>
        <w:t>” .</w:t>
      </w:r>
      <w:proofErr w:type="gramEnd"/>
      <w:r w:rsidRPr="00052E9B">
        <w:rPr>
          <w:lang w:val="en-US"/>
        </w:rPr>
        <w:t xml:space="preserve"> </w:t>
      </w:r>
      <w:r w:rsidR="004C77A4">
        <w:rPr>
          <w:lang w:val="en-US"/>
        </w:rPr>
        <w:t xml:space="preserve">So that reader knows we are now discussing the overall analysis and not one that pertains to more specific </w:t>
      </w:r>
      <w:proofErr w:type="spellStart"/>
      <w:r w:rsidR="004C77A4">
        <w:rPr>
          <w:lang w:val="en-US"/>
        </w:rPr>
        <w:t>dvs</w:t>
      </w:r>
      <w:proofErr w:type="spellEnd"/>
      <w:r w:rsidR="004C77A4">
        <w:rPr>
          <w:lang w:val="en-US"/>
        </w:rPr>
        <w:t xml:space="preserve">. </w:t>
      </w:r>
    </w:p>
  </w:comment>
  <w:comment w:id="113" w:author="Ilja van Beest" w:date="2014-01-29T16:15:00Z" w:initials="Iv">
    <w:p w14:paraId="7B8B4468" w14:textId="77777777" w:rsidR="00512EA9" w:rsidRDefault="00512EA9">
      <w:pPr>
        <w:pStyle w:val="Tekstopmerking"/>
      </w:pPr>
      <w:r>
        <w:rPr>
          <w:rStyle w:val="Verwijzingopmerking"/>
        </w:rPr>
        <w:annotationRef/>
      </w:r>
      <w:r>
        <w:t>Volgorde andersom.</w:t>
      </w:r>
    </w:p>
    <w:p w14:paraId="28CC5201" w14:textId="77777777" w:rsidR="00512EA9" w:rsidRDefault="00512EA9">
      <w:pPr>
        <w:pStyle w:val="Tekstopmerking"/>
      </w:pPr>
    </w:p>
    <w:p w14:paraId="4172AC88" w14:textId="77777777" w:rsidR="00512EA9" w:rsidRDefault="00512EA9">
      <w:pPr>
        <w:pStyle w:val="Tekstopmerking"/>
      </w:pPr>
      <w:r>
        <w:t xml:space="preserve">Eerst conclusie dat inclusie dus een beetje naar wordt en exclusie een beetje minder naar.  Dan aangeven dat dit dus bij een </w:t>
      </w:r>
      <w:proofErr w:type="spellStart"/>
      <w:r>
        <w:t>ingroup</w:t>
      </w:r>
      <w:proofErr w:type="spellEnd"/>
      <w:r>
        <w:t xml:space="preserve"> </w:t>
      </w:r>
      <w:proofErr w:type="spellStart"/>
      <w:r>
        <w:t>outrougp</w:t>
      </w:r>
      <w:proofErr w:type="spellEnd"/>
      <w:r>
        <w:t xml:space="preserve"> zou betekenen dat …. De </w:t>
      </w:r>
      <w:proofErr w:type="spellStart"/>
      <w:r>
        <w:t>outgroup</w:t>
      </w:r>
      <w:proofErr w:type="spellEnd"/>
      <w:r>
        <w:t xml:space="preserve"> er voor zorgt dat je een minder hoge </w:t>
      </w:r>
      <w:proofErr w:type="spellStart"/>
      <w:r>
        <w:t>need</w:t>
      </w:r>
      <w:proofErr w:type="spellEnd"/>
      <w:r>
        <w:t xml:space="preserve"> </w:t>
      </w:r>
      <w:proofErr w:type="spellStart"/>
      <w:r>
        <w:t>satisfaction</w:t>
      </w:r>
      <w:proofErr w:type="spellEnd"/>
      <w:r>
        <w:t xml:space="preserve"> </w:t>
      </w:r>
      <w:proofErr w:type="spellStart"/>
      <w:r>
        <w:t>ehbt</w:t>
      </w:r>
      <w:proofErr w:type="spellEnd"/>
      <w:r>
        <w:t xml:space="preserve"> bij inclusie, maar een hogere </w:t>
      </w:r>
      <w:proofErr w:type="spellStart"/>
      <w:r>
        <w:t>need</w:t>
      </w:r>
      <w:proofErr w:type="spellEnd"/>
      <w:r>
        <w:t xml:space="preserve"> </w:t>
      </w:r>
      <w:proofErr w:type="spellStart"/>
      <w:r>
        <w:t>satisfaction</w:t>
      </w:r>
      <w:proofErr w:type="spellEnd"/>
      <w:r>
        <w:t xml:space="preserve"> </w:t>
      </w:r>
      <w:proofErr w:type="spellStart"/>
      <w:r>
        <w:t>by</w:t>
      </w:r>
      <w:proofErr w:type="spellEnd"/>
      <w:r>
        <w:t xml:space="preserve"> </w:t>
      </w:r>
      <w:proofErr w:type="spellStart"/>
      <w:r>
        <w:t>exlcuise</w:t>
      </w:r>
      <w:proofErr w:type="spellEnd"/>
      <w:r>
        <w:t xml:space="preserve">. </w:t>
      </w:r>
    </w:p>
    <w:p w14:paraId="6751B1C6" w14:textId="77777777" w:rsidR="004C77A4" w:rsidRDefault="004C77A4">
      <w:pPr>
        <w:pStyle w:val="Tekstopmerking"/>
      </w:pPr>
    </w:p>
    <w:p w14:paraId="441DE700" w14:textId="77777777" w:rsidR="004C77A4" w:rsidRDefault="004C77A4">
      <w:pPr>
        <w:pStyle w:val="Tekstopmerking"/>
      </w:pPr>
    </w:p>
    <w:p w14:paraId="4A33BE52" w14:textId="77777777" w:rsidR="004C77A4" w:rsidRPr="004C77A4" w:rsidRDefault="004C77A4">
      <w:pPr>
        <w:pStyle w:val="Tekstopmerking"/>
        <w:rPr>
          <w:lang w:val="en-US"/>
        </w:rPr>
      </w:pPr>
      <w:r w:rsidRPr="004C77A4">
        <w:rPr>
          <w:lang w:val="en-US"/>
        </w:rPr>
        <w:t xml:space="preserve">I would rewrite this so that it is clear what we mean in general terms. </w:t>
      </w:r>
      <w:r>
        <w:rPr>
          <w:lang w:val="en-US"/>
        </w:rPr>
        <w:t xml:space="preserve">The example would now suggest that they observed this. Our point is that we use an illustration to get the message across. </w:t>
      </w:r>
    </w:p>
  </w:comment>
  <w:comment w:id="197" w:author="I. van Beest" w:date="2014-01-29T16:20:00Z" w:initials="IvB">
    <w:p w14:paraId="3E192907" w14:textId="77777777" w:rsidR="004C77A4" w:rsidRPr="004C77A4" w:rsidRDefault="004C77A4">
      <w:pPr>
        <w:pStyle w:val="Tekstopmerking"/>
        <w:rPr>
          <w:lang w:val="en-US"/>
        </w:rPr>
      </w:pPr>
      <w:r>
        <w:rPr>
          <w:rStyle w:val="Verwijzingopmerking"/>
        </w:rPr>
        <w:annotationRef/>
      </w:r>
      <w:r w:rsidRPr="004C77A4">
        <w:rPr>
          <w:lang w:val="en-US"/>
        </w:rPr>
        <w:t>Chris/</w:t>
      </w:r>
      <w:proofErr w:type="spellStart"/>
      <w:r w:rsidRPr="004C77A4">
        <w:rPr>
          <w:lang w:val="en-US"/>
        </w:rPr>
        <w:t>Jelte</w:t>
      </w:r>
      <w:proofErr w:type="spellEnd"/>
      <w:r w:rsidRPr="004C77A4">
        <w:rPr>
          <w:lang w:val="en-US"/>
        </w:rPr>
        <w:t>: Can</w:t>
      </w:r>
      <w:r>
        <w:rPr>
          <w:lang w:val="en-US"/>
        </w:rPr>
        <w:t xml:space="preserve"> we not make a comparison here? Is this heterogeneity bigger that is typically found in other meta analyses? Or is it similar, or is it smaller. </w:t>
      </w:r>
    </w:p>
  </w:comment>
  <w:comment w:id="219" w:author="I. van Beest" w:date="2014-01-29T09:11:00Z" w:initials="IvB">
    <w:p w14:paraId="6647D831" w14:textId="77777777" w:rsidR="00512EA9" w:rsidRDefault="00512EA9">
      <w:pPr>
        <w:pStyle w:val="Tekstopmerking"/>
        <w:rPr>
          <w:lang w:val="en-US"/>
        </w:rPr>
      </w:pPr>
      <w:r>
        <w:rPr>
          <w:rStyle w:val="Verwijzingopmerking"/>
        </w:rPr>
        <w:annotationRef/>
      </w:r>
      <w:r w:rsidRPr="00052E9B">
        <w:rPr>
          <w:lang w:val="en-US"/>
        </w:rPr>
        <w:t xml:space="preserve">This is for </w:t>
      </w:r>
      <w:proofErr w:type="spellStart"/>
      <w:r w:rsidRPr="00052E9B">
        <w:rPr>
          <w:lang w:val="en-US"/>
        </w:rPr>
        <w:t>Jelte</w:t>
      </w:r>
      <w:proofErr w:type="spellEnd"/>
      <w:r w:rsidRPr="00052E9B">
        <w:rPr>
          <w:lang w:val="en-US"/>
        </w:rPr>
        <w:t xml:space="preserve"> and Chris. </w:t>
      </w:r>
    </w:p>
    <w:p w14:paraId="6D3DCA28" w14:textId="77777777" w:rsidR="00512EA9" w:rsidRDefault="00512EA9">
      <w:pPr>
        <w:pStyle w:val="Tekstopmerking"/>
        <w:rPr>
          <w:lang w:val="en-US"/>
        </w:rPr>
      </w:pPr>
    </w:p>
    <w:p w14:paraId="7681521F" w14:textId="77777777" w:rsidR="00512EA9" w:rsidRDefault="00512EA9">
      <w:pPr>
        <w:pStyle w:val="Tekstopmerking"/>
        <w:rPr>
          <w:lang w:val="en-US"/>
        </w:rPr>
      </w:pPr>
      <w:r>
        <w:rPr>
          <w:lang w:val="en-US"/>
        </w:rPr>
        <w:t>What about this logic.</w:t>
      </w:r>
    </w:p>
    <w:p w14:paraId="5A385730" w14:textId="77777777" w:rsidR="00512EA9" w:rsidRDefault="00512EA9">
      <w:pPr>
        <w:pStyle w:val="Tekstopmerking"/>
        <w:rPr>
          <w:lang w:val="en-US"/>
        </w:rPr>
      </w:pPr>
    </w:p>
    <w:p w14:paraId="3E75A3E1" w14:textId="77777777" w:rsidR="00512EA9" w:rsidRDefault="00512EA9">
      <w:pPr>
        <w:pStyle w:val="Tekstopmerking"/>
        <w:rPr>
          <w:lang w:val="en-US"/>
        </w:rPr>
      </w:pPr>
      <w:r>
        <w:rPr>
          <w:lang w:val="en-US"/>
        </w:rPr>
        <w:t>T1 main effect is large, T1 interaction is small.</w:t>
      </w:r>
    </w:p>
    <w:p w14:paraId="421CC79A" w14:textId="77777777" w:rsidR="00512EA9" w:rsidRDefault="00512EA9">
      <w:pPr>
        <w:pStyle w:val="Tekstopmerking"/>
        <w:rPr>
          <w:lang w:val="en-US"/>
        </w:rPr>
      </w:pPr>
    </w:p>
    <w:p w14:paraId="6522491E" w14:textId="77777777" w:rsidR="00512EA9" w:rsidRDefault="00512EA9">
      <w:pPr>
        <w:pStyle w:val="Tekstopmerking"/>
        <w:rPr>
          <w:lang w:val="en-US"/>
        </w:rPr>
      </w:pPr>
      <w:r>
        <w:rPr>
          <w:lang w:val="en-US"/>
        </w:rPr>
        <w:t xml:space="preserve">T2 main effect is smaller than T1. T2 interaction is equal in size to T1. </w:t>
      </w:r>
    </w:p>
    <w:p w14:paraId="6F5BEC7F" w14:textId="77777777" w:rsidR="00512EA9" w:rsidRDefault="00512EA9">
      <w:pPr>
        <w:pStyle w:val="Tekstopmerking"/>
        <w:rPr>
          <w:lang w:val="en-US"/>
        </w:rPr>
      </w:pPr>
    </w:p>
    <w:p w14:paraId="348CB3DB" w14:textId="77777777" w:rsidR="00512EA9" w:rsidRDefault="00512EA9">
      <w:pPr>
        <w:pStyle w:val="Tekstopmerking"/>
        <w:rPr>
          <w:lang w:val="en-US"/>
        </w:rPr>
      </w:pPr>
      <w:r>
        <w:rPr>
          <w:lang w:val="en-US"/>
        </w:rPr>
        <w:t>Hence, the relative effect sizes T1main:T1interaction &lt; T2main: T2interaciton.</w:t>
      </w:r>
    </w:p>
    <w:p w14:paraId="14DCABCF" w14:textId="77777777" w:rsidR="00512EA9" w:rsidRDefault="00512EA9">
      <w:pPr>
        <w:pStyle w:val="Tekstopmerking"/>
        <w:rPr>
          <w:lang w:val="en-US"/>
        </w:rPr>
      </w:pPr>
    </w:p>
    <w:p w14:paraId="70B7D01B" w14:textId="77777777" w:rsidR="00512EA9" w:rsidRDefault="00512EA9">
      <w:pPr>
        <w:pStyle w:val="Tekstopmerking"/>
        <w:rPr>
          <w:lang w:val="en-US"/>
        </w:rPr>
      </w:pPr>
    </w:p>
    <w:p w14:paraId="56B78695" w14:textId="77777777" w:rsidR="00512EA9" w:rsidRPr="00052E9B" w:rsidRDefault="00512EA9">
      <w:pPr>
        <w:pStyle w:val="Tekstopmerking"/>
        <w:rPr>
          <w:lang w:val="en-US"/>
        </w:rPr>
      </w:pPr>
      <w:r>
        <w:rPr>
          <w:lang w:val="en-US"/>
        </w:rPr>
        <w:t>Or in other words the relative impact of the interaction does increase from T1 to T2</w:t>
      </w:r>
    </w:p>
  </w:comment>
  <w:comment w:id="227" w:author="Chris Hartgerink" w:date="2014-01-02T13:25:00Z" w:initials="CH">
    <w:p w14:paraId="59B2D5D3" w14:textId="77777777" w:rsidR="00512EA9" w:rsidRPr="00FB237B" w:rsidRDefault="00512EA9">
      <w:pPr>
        <w:pStyle w:val="Tekstopmerking"/>
        <w:rPr>
          <w:lang w:val="en-US"/>
        </w:rPr>
      </w:pPr>
      <w:r>
        <w:rPr>
          <w:rStyle w:val="Verwijzingopmerking"/>
        </w:rPr>
        <w:annotationRef/>
      </w:r>
      <w:r w:rsidRPr="00FB237B">
        <w:rPr>
          <w:lang w:val="en-US"/>
        </w:rPr>
        <w:t>Double check for asterisks and if it includes all (</w:t>
      </w:r>
      <w:proofErr w:type="spellStart"/>
      <w:r w:rsidRPr="00FB237B">
        <w:rPr>
          <w:lang w:val="en-US"/>
        </w:rPr>
        <w:t>mendeley</w:t>
      </w:r>
      <w:proofErr w:type="spellEnd"/>
      <w:r w:rsidRPr="00FB237B">
        <w:rPr>
          <w:lang w:val="en-US"/>
        </w:rPr>
        <w:t xml:space="preserve"> keeps kicking out refs.........)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C7B456B" w15:done="0"/>
  <w15:commentEx w15:paraId="7022C0AE" w15:done="0"/>
  <w15:commentEx w15:paraId="5E37CB1F" w15:done="0"/>
  <w15:commentEx w15:paraId="47C9A04C" w15:done="0"/>
  <w15:commentEx w15:paraId="57A0B2F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34ABC" w14:textId="77777777" w:rsidR="00D34187" w:rsidRDefault="00D34187" w:rsidP="00E87791">
      <w:pPr>
        <w:spacing w:after="0" w:line="240" w:lineRule="auto"/>
      </w:pPr>
      <w:r>
        <w:separator/>
      </w:r>
    </w:p>
  </w:endnote>
  <w:endnote w:type="continuationSeparator" w:id="0">
    <w:p w14:paraId="5E65427D" w14:textId="77777777" w:rsidR="00D34187" w:rsidRDefault="00D34187"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EndPr/>
    <w:sdtContent>
      <w:p w14:paraId="2DF3AFE3" w14:textId="77777777" w:rsidR="00512EA9" w:rsidRDefault="00BB37F6">
        <w:pPr>
          <w:pStyle w:val="Voettekst"/>
          <w:jc w:val="right"/>
        </w:pPr>
      </w:p>
    </w:sdtContent>
  </w:sdt>
  <w:p w14:paraId="78AF750C" w14:textId="77777777" w:rsidR="00512EA9" w:rsidRDefault="00512EA9">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36F8E" w14:textId="77777777" w:rsidR="00D34187" w:rsidRDefault="00D34187" w:rsidP="00E87791">
      <w:pPr>
        <w:spacing w:after="0" w:line="240" w:lineRule="auto"/>
      </w:pPr>
      <w:r>
        <w:separator/>
      </w:r>
    </w:p>
  </w:footnote>
  <w:footnote w:type="continuationSeparator" w:id="0">
    <w:p w14:paraId="6D55B00E" w14:textId="77777777" w:rsidR="00D34187" w:rsidRDefault="00D34187"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9819" w14:textId="77777777" w:rsidR="00512EA9" w:rsidRPr="00F0642F" w:rsidRDefault="00512EA9" w:rsidP="00174722">
    <w:pPr>
      <w:pStyle w:val="Koptekst"/>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BB37F6">
      <w:rPr>
        <w:rFonts w:ascii="Times New Roman" w:hAnsi="Times New Roman" w:cs="Times New Roman"/>
        <w:noProof/>
        <w:lang w:val="en-US"/>
      </w:rPr>
      <w:t>3</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revisionView w:markup="0"/>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299C"/>
    <w:rsid w:val="0001316B"/>
    <w:rsid w:val="000138B8"/>
    <w:rsid w:val="0001626A"/>
    <w:rsid w:val="00021138"/>
    <w:rsid w:val="0002415B"/>
    <w:rsid w:val="00034A15"/>
    <w:rsid w:val="00035B90"/>
    <w:rsid w:val="00041662"/>
    <w:rsid w:val="0004217A"/>
    <w:rsid w:val="0004634D"/>
    <w:rsid w:val="000522A2"/>
    <w:rsid w:val="00052E9B"/>
    <w:rsid w:val="0006039A"/>
    <w:rsid w:val="00061F3B"/>
    <w:rsid w:val="00063027"/>
    <w:rsid w:val="00065019"/>
    <w:rsid w:val="00070978"/>
    <w:rsid w:val="0007620A"/>
    <w:rsid w:val="0008327B"/>
    <w:rsid w:val="000855C0"/>
    <w:rsid w:val="000A7802"/>
    <w:rsid w:val="000B02FA"/>
    <w:rsid w:val="000B0FFB"/>
    <w:rsid w:val="000B1401"/>
    <w:rsid w:val="000B48A1"/>
    <w:rsid w:val="000B73FB"/>
    <w:rsid w:val="000D3458"/>
    <w:rsid w:val="000E0198"/>
    <w:rsid w:val="000E524A"/>
    <w:rsid w:val="000F5363"/>
    <w:rsid w:val="00111F5F"/>
    <w:rsid w:val="00114AA5"/>
    <w:rsid w:val="00130F58"/>
    <w:rsid w:val="00132DA6"/>
    <w:rsid w:val="00134C8B"/>
    <w:rsid w:val="00136C95"/>
    <w:rsid w:val="0014060B"/>
    <w:rsid w:val="00146A41"/>
    <w:rsid w:val="00151D65"/>
    <w:rsid w:val="00153A5A"/>
    <w:rsid w:val="0016126F"/>
    <w:rsid w:val="001618D7"/>
    <w:rsid w:val="00162414"/>
    <w:rsid w:val="001724F0"/>
    <w:rsid w:val="00174722"/>
    <w:rsid w:val="00184824"/>
    <w:rsid w:val="001A07B0"/>
    <w:rsid w:val="001A1739"/>
    <w:rsid w:val="001A726D"/>
    <w:rsid w:val="001B1775"/>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21C9"/>
    <w:rsid w:val="00234196"/>
    <w:rsid w:val="00243F20"/>
    <w:rsid w:val="002455C9"/>
    <w:rsid w:val="00246DBD"/>
    <w:rsid w:val="0025295A"/>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2721D"/>
    <w:rsid w:val="003375A0"/>
    <w:rsid w:val="0035059B"/>
    <w:rsid w:val="00350896"/>
    <w:rsid w:val="0035369A"/>
    <w:rsid w:val="003545D7"/>
    <w:rsid w:val="00356A51"/>
    <w:rsid w:val="003620A6"/>
    <w:rsid w:val="003744A8"/>
    <w:rsid w:val="003800A3"/>
    <w:rsid w:val="00381745"/>
    <w:rsid w:val="00384DBB"/>
    <w:rsid w:val="003A0811"/>
    <w:rsid w:val="003A194D"/>
    <w:rsid w:val="003B0002"/>
    <w:rsid w:val="003B196F"/>
    <w:rsid w:val="003B19FD"/>
    <w:rsid w:val="003C2481"/>
    <w:rsid w:val="003D22CC"/>
    <w:rsid w:val="003D3000"/>
    <w:rsid w:val="003D74C3"/>
    <w:rsid w:val="003E0E89"/>
    <w:rsid w:val="00405018"/>
    <w:rsid w:val="00405ED2"/>
    <w:rsid w:val="00410232"/>
    <w:rsid w:val="00421505"/>
    <w:rsid w:val="00421DF3"/>
    <w:rsid w:val="00423B73"/>
    <w:rsid w:val="00443A07"/>
    <w:rsid w:val="00444A89"/>
    <w:rsid w:val="00447A01"/>
    <w:rsid w:val="004517F8"/>
    <w:rsid w:val="00457942"/>
    <w:rsid w:val="004626E4"/>
    <w:rsid w:val="00462C12"/>
    <w:rsid w:val="00465378"/>
    <w:rsid w:val="00473E31"/>
    <w:rsid w:val="004803B1"/>
    <w:rsid w:val="00480E89"/>
    <w:rsid w:val="00487D04"/>
    <w:rsid w:val="004A7912"/>
    <w:rsid w:val="004A7CA5"/>
    <w:rsid w:val="004B1D45"/>
    <w:rsid w:val="004B2301"/>
    <w:rsid w:val="004B7C46"/>
    <w:rsid w:val="004C0E3C"/>
    <w:rsid w:val="004C1FCA"/>
    <w:rsid w:val="004C2069"/>
    <w:rsid w:val="004C2568"/>
    <w:rsid w:val="004C5F22"/>
    <w:rsid w:val="004C638C"/>
    <w:rsid w:val="004C77A4"/>
    <w:rsid w:val="004E06FD"/>
    <w:rsid w:val="004E1996"/>
    <w:rsid w:val="005040FC"/>
    <w:rsid w:val="00511854"/>
    <w:rsid w:val="00512EA9"/>
    <w:rsid w:val="005141F0"/>
    <w:rsid w:val="00520722"/>
    <w:rsid w:val="00536231"/>
    <w:rsid w:val="00541A62"/>
    <w:rsid w:val="00552A0D"/>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1569D"/>
    <w:rsid w:val="0062361D"/>
    <w:rsid w:val="00623D68"/>
    <w:rsid w:val="00631BF6"/>
    <w:rsid w:val="00632A9D"/>
    <w:rsid w:val="006334A3"/>
    <w:rsid w:val="006416AA"/>
    <w:rsid w:val="0064326E"/>
    <w:rsid w:val="006623EF"/>
    <w:rsid w:val="00662D2B"/>
    <w:rsid w:val="0066375E"/>
    <w:rsid w:val="006740D0"/>
    <w:rsid w:val="0068468E"/>
    <w:rsid w:val="00692953"/>
    <w:rsid w:val="006950DD"/>
    <w:rsid w:val="006A1BD6"/>
    <w:rsid w:val="006C1200"/>
    <w:rsid w:val="006C124A"/>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2FE5"/>
    <w:rsid w:val="007B5EE4"/>
    <w:rsid w:val="007B79EA"/>
    <w:rsid w:val="007D26AC"/>
    <w:rsid w:val="007D5A2F"/>
    <w:rsid w:val="007E5030"/>
    <w:rsid w:val="007F3D00"/>
    <w:rsid w:val="007F7FC7"/>
    <w:rsid w:val="008048F7"/>
    <w:rsid w:val="00807731"/>
    <w:rsid w:val="00817422"/>
    <w:rsid w:val="00822478"/>
    <w:rsid w:val="00831180"/>
    <w:rsid w:val="0083188D"/>
    <w:rsid w:val="00831AB2"/>
    <w:rsid w:val="00833C41"/>
    <w:rsid w:val="0084114C"/>
    <w:rsid w:val="00845204"/>
    <w:rsid w:val="0086030D"/>
    <w:rsid w:val="008634A5"/>
    <w:rsid w:val="00871BEA"/>
    <w:rsid w:val="0088433C"/>
    <w:rsid w:val="0089224F"/>
    <w:rsid w:val="00892BAA"/>
    <w:rsid w:val="008A5DA6"/>
    <w:rsid w:val="008C572D"/>
    <w:rsid w:val="008D0ED0"/>
    <w:rsid w:val="008D1067"/>
    <w:rsid w:val="008D146B"/>
    <w:rsid w:val="008D5B38"/>
    <w:rsid w:val="008D683E"/>
    <w:rsid w:val="008E78E3"/>
    <w:rsid w:val="008E7C11"/>
    <w:rsid w:val="008F6491"/>
    <w:rsid w:val="00901224"/>
    <w:rsid w:val="00905FC8"/>
    <w:rsid w:val="00911603"/>
    <w:rsid w:val="009153CA"/>
    <w:rsid w:val="0091637F"/>
    <w:rsid w:val="00922531"/>
    <w:rsid w:val="00936E11"/>
    <w:rsid w:val="0094417D"/>
    <w:rsid w:val="00947A6B"/>
    <w:rsid w:val="009514DA"/>
    <w:rsid w:val="00955B28"/>
    <w:rsid w:val="00960EE6"/>
    <w:rsid w:val="009618D3"/>
    <w:rsid w:val="009638AE"/>
    <w:rsid w:val="009657C1"/>
    <w:rsid w:val="00966977"/>
    <w:rsid w:val="009743EF"/>
    <w:rsid w:val="00990E83"/>
    <w:rsid w:val="00991FBE"/>
    <w:rsid w:val="009933D4"/>
    <w:rsid w:val="0099599A"/>
    <w:rsid w:val="009A1674"/>
    <w:rsid w:val="009A24B1"/>
    <w:rsid w:val="009A3B12"/>
    <w:rsid w:val="009A7687"/>
    <w:rsid w:val="009B54BE"/>
    <w:rsid w:val="009C1A66"/>
    <w:rsid w:val="009C3583"/>
    <w:rsid w:val="009C467D"/>
    <w:rsid w:val="009D5863"/>
    <w:rsid w:val="009E05F5"/>
    <w:rsid w:val="009E406E"/>
    <w:rsid w:val="009E759C"/>
    <w:rsid w:val="009F6162"/>
    <w:rsid w:val="009F7D49"/>
    <w:rsid w:val="00A075B4"/>
    <w:rsid w:val="00A13277"/>
    <w:rsid w:val="00A15DA2"/>
    <w:rsid w:val="00A162B4"/>
    <w:rsid w:val="00A211E4"/>
    <w:rsid w:val="00A22D2C"/>
    <w:rsid w:val="00A303A1"/>
    <w:rsid w:val="00A331BA"/>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61E5"/>
    <w:rsid w:val="00AA7236"/>
    <w:rsid w:val="00AC209A"/>
    <w:rsid w:val="00AD2DBE"/>
    <w:rsid w:val="00AD3D33"/>
    <w:rsid w:val="00AE1195"/>
    <w:rsid w:val="00AF2757"/>
    <w:rsid w:val="00AF4F59"/>
    <w:rsid w:val="00B0101C"/>
    <w:rsid w:val="00B14343"/>
    <w:rsid w:val="00B153D6"/>
    <w:rsid w:val="00B23802"/>
    <w:rsid w:val="00B244B9"/>
    <w:rsid w:val="00B30886"/>
    <w:rsid w:val="00B35841"/>
    <w:rsid w:val="00B37953"/>
    <w:rsid w:val="00B37D29"/>
    <w:rsid w:val="00B40354"/>
    <w:rsid w:val="00B42601"/>
    <w:rsid w:val="00B5508E"/>
    <w:rsid w:val="00B61469"/>
    <w:rsid w:val="00B73337"/>
    <w:rsid w:val="00B830F2"/>
    <w:rsid w:val="00B84A1F"/>
    <w:rsid w:val="00B85BEF"/>
    <w:rsid w:val="00B87D3D"/>
    <w:rsid w:val="00B970E9"/>
    <w:rsid w:val="00BA008B"/>
    <w:rsid w:val="00BA130B"/>
    <w:rsid w:val="00BA4449"/>
    <w:rsid w:val="00BB049C"/>
    <w:rsid w:val="00BB2C66"/>
    <w:rsid w:val="00BB37F6"/>
    <w:rsid w:val="00BD5138"/>
    <w:rsid w:val="00BD5CC7"/>
    <w:rsid w:val="00BE1AD1"/>
    <w:rsid w:val="00BE4844"/>
    <w:rsid w:val="00BF4BB7"/>
    <w:rsid w:val="00C010BB"/>
    <w:rsid w:val="00C012C6"/>
    <w:rsid w:val="00C05D90"/>
    <w:rsid w:val="00C105FC"/>
    <w:rsid w:val="00C149D1"/>
    <w:rsid w:val="00C16279"/>
    <w:rsid w:val="00C16978"/>
    <w:rsid w:val="00C170B6"/>
    <w:rsid w:val="00C204A0"/>
    <w:rsid w:val="00C2192A"/>
    <w:rsid w:val="00C30555"/>
    <w:rsid w:val="00C36012"/>
    <w:rsid w:val="00C41997"/>
    <w:rsid w:val="00C5412A"/>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12CD7"/>
    <w:rsid w:val="00D2013A"/>
    <w:rsid w:val="00D26CD9"/>
    <w:rsid w:val="00D3005D"/>
    <w:rsid w:val="00D34187"/>
    <w:rsid w:val="00D36BCB"/>
    <w:rsid w:val="00D52F7B"/>
    <w:rsid w:val="00D57655"/>
    <w:rsid w:val="00D643EA"/>
    <w:rsid w:val="00D7758A"/>
    <w:rsid w:val="00D86BF9"/>
    <w:rsid w:val="00D95882"/>
    <w:rsid w:val="00DA0EC7"/>
    <w:rsid w:val="00DA390D"/>
    <w:rsid w:val="00DB066D"/>
    <w:rsid w:val="00DB2DCC"/>
    <w:rsid w:val="00DB5826"/>
    <w:rsid w:val="00DB7523"/>
    <w:rsid w:val="00DC4FBB"/>
    <w:rsid w:val="00DC5D21"/>
    <w:rsid w:val="00DD13D0"/>
    <w:rsid w:val="00DE20D1"/>
    <w:rsid w:val="00DE3DCD"/>
    <w:rsid w:val="00DE620F"/>
    <w:rsid w:val="00DE704D"/>
    <w:rsid w:val="00DF78D0"/>
    <w:rsid w:val="00E057F3"/>
    <w:rsid w:val="00E06E83"/>
    <w:rsid w:val="00E10B15"/>
    <w:rsid w:val="00E1191A"/>
    <w:rsid w:val="00E134D3"/>
    <w:rsid w:val="00E15699"/>
    <w:rsid w:val="00E160B5"/>
    <w:rsid w:val="00E37B43"/>
    <w:rsid w:val="00E447B4"/>
    <w:rsid w:val="00E476A0"/>
    <w:rsid w:val="00E51543"/>
    <w:rsid w:val="00E5214A"/>
    <w:rsid w:val="00E57305"/>
    <w:rsid w:val="00E57E05"/>
    <w:rsid w:val="00E661C6"/>
    <w:rsid w:val="00E66930"/>
    <w:rsid w:val="00E66E16"/>
    <w:rsid w:val="00E72809"/>
    <w:rsid w:val="00E75ACC"/>
    <w:rsid w:val="00E76445"/>
    <w:rsid w:val="00E76D2C"/>
    <w:rsid w:val="00E846CF"/>
    <w:rsid w:val="00E87791"/>
    <w:rsid w:val="00E91FED"/>
    <w:rsid w:val="00EA1F8D"/>
    <w:rsid w:val="00EB5472"/>
    <w:rsid w:val="00EC31F3"/>
    <w:rsid w:val="00EC3A5F"/>
    <w:rsid w:val="00EC5428"/>
    <w:rsid w:val="00EC58F2"/>
    <w:rsid w:val="00ED4442"/>
    <w:rsid w:val="00EE3741"/>
    <w:rsid w:val="00EE5060"/>
    <w:rsid w:val="00EE5EA4"/>
    <w:rsid w:val="00EF022B"/>
    <w:rsid w:val="00EF7261"/>
    <w:rsid w:val="00F0304B"/>
    <w:rsid w:val="00F03342"/>
    <w:rsid w:val="00F04790"/>
    <w:rsid w:val="00F15DFE"/>
    <w:rsid w:val="00F2747E"/>
    <w:rsid w:val="00F30481"/>
    <w:rsid w:val="00F325CA"/>
    <w:rsid w:val="00F32A13"/>
    <w:rsid w:val="00F35C01"/>
    <w:rsid w:val="00F366BA"/>
    <w:rsid w:val="00F41F85"/>
    <w:rsid w:val="00F47019"/>
    <w:rsid w:val="00F5059F"/>
    <w:rsid w:val="00F53751"/>
    <w:rsid w:val="00F610B3"/>
    <w:rsid w:val="00F644AB"/>
    <w:rsid w:val="00F65837"/>
    <w:rsid w:val="00F70F9F"/>
    <w:rsid w:val="00F7317E"/>
    <w:rsid w:val="00F77280"/>
    <w:rsid w:val="00F827F0"/>
    <w:rsid w:val="00F848CA"/>
    <w:rsid w:val="00F84C5C"/>
    <w:rsid w:val="00F85F5D"/>
    <w:rsid w:val="00F9041D"/>
    <w:rsid w:val="00F961BE"/>
    <w:rsid w:val="00F96AEC"/>
    <w:rsid w:val="00F96CAC"/>
    <w:rsid w:val="00FA40F1"/>
    <w:rsid w:val="00FA4AE7"/>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53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Standaardalinea-lettertype"/>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0132BA"/>
  </w:style>
  <w:style w:type="paragraph" w:styleId="Kop1">
    <w:name w:val="heading 1"/>
    <w:basedOn w:val="Normaal"/>
    <w:next w:val="Normaal"/>
    <w:link w:val="Kop1Teken"/>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Normaal"/>
    <w:next w:val="Normaal"/>
    <w:link w:val="Kop2Teken"/>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Kop2Teken">
    <w:name w:val="Kop 2 Teken"/>
    <w:basedOn w:val="Standaardalinea-lettertype"/>
    <w:link w:val="Kop2"/>
    <w:uiPriority w:val="9"/>
    <w:rsid w:val="00E87791"/>
    <w:rPr>
      <w:rFonts w:asciiTheme="majorHAnsi" w:eastAsiaTheme="majorEastAsia" w:hAnsiTheme="majorHAnsi" w:cstheme="majorBidi"/>
      <w:b/>
      <w:bCs/>
      <w:color w:val="4F81BD" w:themeColor="accent1"/>
      <w:sz w:val="26"/>
      <w:szCs w:val="26"/>
    </w:rPr>
  </w:style>
  <w:style w:type="paragraph" w:styleId="Koptekst">
    <w:name w:val="header"/>
    <w:basedOn w:val="Normaal"/>
    <w:link w:val="KoptekstTeken"/>
    <w:uiPriority w:val="99"/>
    <w:unhideWhenUsed/>
    <w:rsid w:val="00E87791"/>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E87791"/>
  </w:style>
  <w:style w:type="paragraph" w:styleId="Voettekst">
    <w:name w:val="footer"/>
    <w:basedOn w:val="Normaal"/>
    <w:link w:val="VoettekstTeken"/>
    <w:uiPriority w:val="99"/>
    <w:unhideWhenUsed/>
    <w:rsid w:val="00E87791"/>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E87791"/>
  </w:style>
  <w:style w:type="paragraph" w:styleId="Lijstalinea">
    <w:name w:val="List Paragraph"/>
    <w:basedOn w:val="Normaal"/>
    <w:uiPriority w:val="34"/>
    <w:qFormat/>
    <w:rsid w:val="007C4162"/>
    <w:pPr>
      <w:ind w:left="720"/>
      <w:contextualSpacing/>
    </w:pPr>
  </w:style>
  <w:style w:type="character" w:styleId="Hyperlink">
    <w:name w:val="Hyperlink"/>
    <w:basedOn w:val="Standaardalinea-lettertype"/>
    <w:uiPriority w:val="99"/>
    <w:unhideWhenUsed/>
    <w:rsid w:val="006E25B8"/>
    <w:rPr>
      <w:color w:val="0000FF" w:themeColor="hyperlink"/>
      <w:u w:val="single"/>
    </w:rPr>
  </w:style>
  <w:style w:type="character" w:styleId="GevolgdeHyperlink">
    <w:name w:val="FollowedHyperlink"/>
    <w:basedOn w:val="Standaardalinea-lettertype"/>
    <w:uiPriority w:val="99"/>
    <w:semiHidden/>
    <w:unhideWhenUsed/>
    <w:rsid w:val="003E00F9"/>
    <w:rPr>
      <w:color w:val="800080" w:themeColor="followedHyperlink"/>
      <w:u w:val="single"/>
    </w:rPr>
  </w:style>
  <w:style w:type="character" w:styleId="Tekstvantijdelijkeaanduiding">
    <w:name w:val="Placeholder Text"/>
    <w:basedOn w:val="Standaardalinea-lettertype"/>
    <w:uiPriority w:val="99"/>
    <w:semiHidden/>
    <w:rsid w:val="007C0EDE"/>
    <w:rPr>
      <w:color w:val="808080"/>
    </w:rPr>
  </w:style>
  <w:style w:type="paragraph" w:styleId="Ballontekst">
    <w:name w:val="Balloon Text"/>
    <w:basedOn w:val="Normaal"/>
    <w:link w:val="BallontekstTeken"/>
    <w:uiPriority w:val="99"/>
    <w:semiHidden/>
    <w:unhideWhenUsed/>
    <w:rsid w:val="007C0EDE"/>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C0EDE"/>
    <w:rPr>
      <w:rFonts w:ascii="Tahoma" w:hAnsi="Tahoma" w:cs="Tahoma"/>
      <w:sz w:val="16"/>
      <w:szCs w:val="16"/>
    </w:rPr>
  </w:style>
  <w:style w:type="paragraph" w:styleId="Voetnoottekst">
    <w:name w:val="footnote text"/>
    <w:basedOn w:val="Normaal"/>
    <w:link w:val="VoetnoottekstTeken"/>
    <w:uiPriority w:val="99"/>
    <w:semiHidden/>
    <w:unhideWhenUsed/>
    <w:rsid w:val="00490A62"/>
    <w:pPr>
      <w:spacing w:after="0" w:line="240" w:lineRule="auto"/>
    </w:pPr>
    <w:rPr>
      <w:sz w:val="20"/>
      <w:szCs w:val="20"/>
    </w:rPr>
  </w:style>
  <w:style w:type="character" w:customStyle="1" w:styleId="VoetnoottekstTeken">
    <w:name w:val="Voetnoottekst Teken"/>
    <w:basedOn w:val="Standaardalinea-lettertype"/>
    <w:link w:val="Voetnoottekst"/>
    <w:uiPriority w:val="99"/>
    <w:semiHidden/>
    <w:rsid w:val="00490A62"/>
    <w:rPr>
      <w:sz w:val="20"/>
      <w:szCs w:val="20"/>
    </w:rPr>
  </w:style>
  <w:style w:type="character" w:styleId="Voetnootmarkering">
    <w:name w:val="footnote reference"/>
    <w:basedOn w:val="Standaardalinea-lettertype"/>
    <w:uiPriority w:val="99"/>
    <w:semiHidden/>
    <w:unhideWhenUsed/>
    <w:rsid w:val="00490A62"/>
    <w:rPr>
      <w:vertAlign w:val="superscript"/>
    </w:rPr>
  </w:style>
  <w:style w:type="table" w:styleId="Tabelraster">
    <w:name w:val="Table Grid"/>
    <w:basedOn w:val="Standaardtabe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alweb">
    <w:name w:val="Normal (Web)"/>
    <w:basedOn w:val="Norma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Verwijzingopmerking">
    <w:name w:val="annotation reference"/>
    <w:basedOn w:val="Standaardalinea-lettertype"/>
    <w:uiPriority w:val="99"/>
    <w:semiHidden/>
    <w:unhideWhenUsed/>
    <w:rsid w:val="00BF7834"/>
    <w:rPr>
      <w:sz w:val="18"/>
      <w:szCs w:val="18"/>
    </w:rPr>
  </w:style>
  <w:style w:type="paragraph" w:styleId="Tekstopmerking">
    <w:name w:val="annotation text"/>
    <w:basedOn w:val="Normaal"/>
    <w:link w:val="TekstopmerkingTeken"/>
    <w:uiPriority w:val="99"/>
    <w:unhideWhenUsed/>
    <w:rsid w:val="00BF7834"/>
    <w:pPr>
      <w:spacing w:line="240" w:lineRule="auto"/>
    </w:pPr>
    <w:rPr>
      <w:sz w:val="24"/>
      <w:szCs w:val="24"/>
    </w:rPr>
  </w:style>
  <w:style w:type="character" w:customStyle="1" w:styleId="TekstopmerkingTeken">
    <w:name w:val="Tekst opmerking Teken"/>
    <w:basedOn w:val="Standaardalinea-lettertype"/>
    <w:link w:val="Tekstopmerking"/>
    <w:uiPriority w:val="99"/>
    <w:rsid w:val="00BF7834"/>
    <w:rPr>
      <w:sz w:val="24"/>
      <w:szCs w:val="24"/>
    </w:rPr>
  </w:style>
  <w:style w:type="paragraph" w:styleId="Onderwerpvanopmerking">
    <w:name w:val="annotation subject"/>
    <w:basedOn w:val="Tekstopmerking"/>
    <w:next w:val="Tekstopmerking"/>
    <w:link w:val="OnderwerpvanopmerkingTeken"/>
    <w:uiPriority w:val="99"/>
    <w:semiHidden/>
    <w:unhideWhenUsed/>
    <w:rsid w:val="00BF7834"/>
    <w:rPr>
      <w:b/>
      <w:bCs/>
      <w:sz w:val="20"/>
      <w:szCs w:val="20"/>
    </w:rPr>
  </w:style>
  <w:style w:type="character" w:customStyle="1" w:styleId="OnderwerpvanopmerkingTeken">
    <w:name w:val="Onderwerp van opmerking Teken"/>
    <w:basedOn w:val="TekstopmerkingTeken"/>
    <w:link w:val="Onderwerpvanopmerking"/>
    <w:uiPriority w:val="99"/>
    <w:semiHidden/>
    <w:rsid w:val="00BF7834"/>
    <w:rPr>
      <w:b/>
      <w:bCs/>
      <w:sz w:val="20"/>
      <w:szCs w:val="20"/>
    </w:rPr>
  </w:style>
  <w:style w:type="paragraph" w:styleId="Revisie">
    <w:name w:val="Revision"/>
    <w:hidden/>
    <w:uiPriority w:val="99"/>
    <w:semiHidden/>
    <w:rsid w:val="00C22D66"/>
    <w:pPr>
      <w:spacing w:after="0" w:line="240" w:lineRule="auto"/>
    </w:pPr>
  </w:style>
  <w:style w:type="paragraph" w:customStyle="1" w:styleId="font5">
    <w:name w:val="font5"/>
    <w:basedOn w:val="Norma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Standaardalinea-lettertype"/>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C216A-718B-7147-9316-121F7B51F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24146</Words>
  <Characters>132806</Characters>
  <Application>Microsoft Macintosh Word</Application>
  <DocSecurity>0</DocSecurity>
  <Lines>1106</Lines>
  <Paragraphs>313</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156639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Hartgerink</dc:creator>
  <cp:lastModifiedBy>Ilja van Beest</cp:lastModifiedBy>
  <cp:revision>2</cp:revision>
  <cp:lastPrinted>2013-06-10T18:08:00Z</cp:lastPrinted>
  <dcterms:created xsi:type="dcterms:W3CDTF">2014-02-02T19:32:00Z</dcterms:created>
  <dcterms:modified xsi:type="dcterms:W3CDTF">2014-02-02T19:32:00Z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