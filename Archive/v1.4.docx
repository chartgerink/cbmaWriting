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396431" w14:textId="77777777" w:rsidR="00E76D2C" w:rsidRPr="00E76D2C" w:rsidRDefault="00E76D2C" w:rsidP="00444A89">
      <w:pPr>
        <w:spacing w:after="0"/>
        <w:rPr>
          <w:rFonts w:ascii="Times New Roman" w:hAnsi="Times New Roman" w:cs="Times New Roman"/>
          <w:sz w:val="24"/>
          <w:szCs w:val="24"/>
        </w:rPr>
      </w:pPr>
    </w:p>
    <w:p w14:paraId="67C578C1" w14:textId="77777777" w:rsidR="00E76D2C" w:rsidRDefault="00E76D2C" w:rsidP="00444A89">
      <w:pPr>
        <w:spacing w:after="0"/>
        <w:jc w:val="center"/>
        <w:rPr>
          <w:rFonts w:ascii="Times New Roman" w:hAnsi="Times New Roman" w:cs="Times New Roman"/>
          <w:sz w:val="24"/>
          <w:szCs w:val="24"/>
          <w:lang w:val="en-US"/>
        </w:rPr>
      </w:pPr>
    </w:p>
    <w:p w14:paraId="1DB66380" w14:textId="77777777" w:rsidR="00C30555"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Temporal effects of ostracism: </w:t>
      </w:r>
    </w:p>
    <w:p w14:paraId="7913E1BD" w14:textId="77777777" w:rsidR="00E76D2C" w:rsidRPr="00F70F0A"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lang w:val="en-US"/>
        </w:rPr>
        <w:t>A meta-analysis of Cyberball studies.</w:t>
      </w:r>
    </w:p>
    <w:p w14:paraId="0AC8115D" w14:textId="77777777" w:rsidR="00C30555" w:rsidRPr="00444A89" w:rsidRDefault="00C30555" w:rsidP="00444A89">
      <w:pPr>
        <w:spacing w:after="0"/>
        <w:jc w:val="center"/>
        <w:rPr>
          <w:rFonts w:ascii="Times New Roman" w:hAnsi="Times New Roman" w:cs="Times New Roman"/>
          <w:sz w:val="24"/>
          <w:szCs w:val="24"/>
          <w:lang w:val="en-US"/>
        </w:rPr>
      </w:pPr>
    </w:p>
    <w:p w14:paraId="384EE072" w14:textId="77777777" w:rsidR="00C30555" w:rsidRPr="00444A89" w:rsidRDefault="00C30555" w:rsidP="00444A89">
      <w:pPr>
        <w:spacing w:after="0"/>
        <w:jc w:val="center"/>
        <w:rPr>
          <w:rFonts w:ascii="Times New Roman" w:hAnsi="Times New Roman" w:cs="Times New Roman"/>
          <w:sz w:val="24"/>
          <w:szCs w:val="24"/>
          <w:lang w:val="en-US"/>
        </w:rPr>
      </w:pPr>
    </w:p>
    <w:p w14:paraId="45055014" w14:textId="77777777" w:rsidR="00E76D2C" w:rsidRPr="00F70F0A" w:rsidRDefault="00731737" w:rsidP="00444A89">
      <w:pPr>
        <w:spacing w:after="0"/>
        <w:jc w:val="center"/>
        <w:rPr>
          <w:rFonts w:ascii="Times New Roman" w:hAnsi="Times New Roman" w:cs="Times New Roman"/>
          <w:sz w:val="24"/>
          <w:szCs w:val="24"/>
        </w:rPr>
      </w:pPr>
      <w:r w:rsidRPr="00F70F0A">
        <w:rPr>
          <w:rFonts w:ascii="Times New Roman" w:hAnsi="Times New Roman" w:cs="Times New Roman"/>
          <w:sz w:val="24"/>
          <w:szCs w:val="24"/>
        </w:rPr>
        <w:t>Hartgerink, C</w:t>
      </w:r>
      <w:r>
        <w:rPr>
          <w:rFonts w:ascii="Times New Roman" w:hAnsi="Times New Roman" w:cs="Times New Roman"/>
          <w:sz w:val="24"/>
          <w:szCs w:val="24"/>
        </w:rPr>
        <w:t xml:space="preserve">hris </w:t>
      </w:r>
      <w:r w:rsidRPr="00F70F0A">
        <w:rPr>
          <w:rFonts w:ascii="Times New Roman" w:hAnsi="Times New Roman" w:cs="Times New Roman"/>
          <w:sz w:val="24"/>
          <w:szCs w:val="24"/>
        </w:rPr>
        <w:t>H.J.</w:t>
      </w:r>
      <w:r w:rsidRPr="00F70F0A">
        <w:rPr>
          <w:rFonts w:ascii="Times New Roman" w:hAnsi="Times New Roman" w:cs="Times New Roman"/>
          <w:sz w:val="24"/>
          <w:szCs w:val="24"/>
          <w:vertAlign w:val="superscript"/>
        </w:rPr>
        <w:t>1</w:t>
      </w:r>
    </w:p>
    <w:p w14:paraId="77DDE0DC" w14:textId="77777777" w:rsidR="00E76D2C" w:rsidRPr="00F70F0A" w:rsidRDefault="00731737" w:rsidP="00444A89">
      <w:pPr>
        <w:spacing w:after="0"/>
        <w:jc w:val="center"/>
        <w:rPr>
          <w:rFonts w:ascii="Times New Roman" w:hAnsi="Times New Roman" w:cs="Times New Roman"/>
          <w:sz w:val="24"/>
          <w:szCs w:val="24"/>
        </w:rPr>
      </w:pPr>
      <w:r w:rsidRPr="00F70F0A">
        <w:rPr>
          <w:rFonts w:ascii="Times New Roman" w:hAnsi="Times New Roman" w:cs="Times New Roman"/>
          <w:sz w:val="24"/>
          <w:szCs w:val="24"/>
        </w:rPr>
        <w:t>Van Beest, I</w:t>
      </w:r>
      <w:r>
        <w:rPr>
          <w:rFonts w:ascii="Times New Roman" w:hAnsi="Times New Roman" w:cs="Times New Roman"/>
          <w:sz w:val="24"/>
          <w:szCs w:val="24"/>
        </w:rPr>
        <w:t>lja</w:t>
      </w:r>
      <w:r w:rsidRPr="00F70F0A">
        <w:rPr>
          <w:rFonts w:ascii="Times New Roman" w:hAnsi="Times New Roman" w:cs="Times New Roman"/>
          <w:sz w:val="24"/>
          <w:szCs w:val="24"/>
          <w:vertAlign w:val="superscript"/>
        </w:rPr>
        <w:t>1</w:t>
      </w:r>
    </w:p>
    <w:p w14:paraId="160850B6" w14:textId="77777777" w:rsidR="00E76D2C" w:rsidRPr="004E387A" w:rsidRDefault="00731737" w:rsidP="00444A89">
      <w:pPr>
        <w:spacing w:after="0"/>
        <w:jc w:val="center"/>
        <w:rPr>
          <w:rFonts w:ascii="Times New Roman" w:hAnsi="Times New Roman" w:cs="Times New Roman"/>
          <w:sz w:val="24"/>
          <w:szCs w:val="24"/>
          <w:vertAlign w:val="superscript"/>
          <w:lang w:val="en-US"/>
        </w:rPr>
      </w:pPr>
      <w:r w:rsidRPr="004E387A">
        <w:rPr>
          <w:rFonts w:ascii="Times New Roman" w:hAnsi="Times New Roman" w:cs="Times New Roman"/>
          <w:sz w:val="24"/>
          <w:szCs w:val="24"/>
          <w:lang w:val="en-US"/>
        </w:rPr>
        <w:t>Wicherts, Jelte</w:t>
      </w:r>
      <w:r w:rsidR="00E76D2C">
        <w:rPr>
          <w:rFonts w:ascii="Times New Roman" w:hAnsi="Times New Roman" w:cs="Times New Roman"/>
          <w:sz w:val="24"/>
          <w:szCs w:val="24"/>
          <w:lang w:val="en-US"/>
        </w:rPr>
        <w:t xml:space="preserve"> </w:t>
      </w:r>
      <w:r w:rsidRPr="004E387A">
        <w:rPr>
          <w:rFonts w:ascii="Times New Roman" w:hAnsi="Times New Roman" w:cs="Times New Roman"/>
          <w:sz w:val="24"/>
          <w:szCs w:val="24"/>
          <w:lang w:val="en-US"/>
        </w:rPr>
        <w:t>M.</w:t>
      </w:r>
      <w:r w:rsidRPr="004E387A">
        <w:rPr>
          <w:rFonts w:ascii="Times New Roman" w:hAnsi="Times New Roman" w:cs="Times New Roman"/>
          <w:sz w:val="24"/>
          <w:szCs w:val="24"/>
          <w:vertAlign w:val="superscript"/>
          <w:lang w:val="en-US"/>
        </w:rPr>
        <w:t>1</w:t>
      </w:r>
    </w:p>
    <w:p w14:paraId="580D0219" w14:textId="77777777" w:rsidR="00E76D2C" w:rsidRPr="00F70F0A"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lang w:val="en-US"/>
        </w:rPr>
        <w:t>Williams, K</w:t>
      </w:r>
      <w:r>
        <w:rPr>
          <w:rFonts w:ascii="Times New Roman" w:hAnsi="Times New Roman" w:cs="Times New Roman"/>
          <w:sz w:val="24"/>
          <w:szCs w:val="24"/>
          <w:lang w:val="en-US"/>
        </w:rPr>
        <w:t xml:space="preserve">ipling </w:t>
      </w:r>
      <w:r w:rsidRPr="00F70F0A">
        <w:rPr>
          <w:rFonts w:ascii="Times New Roman" w:hAnsi="Times New Roman" w:cs="Times New Roman"/>
          <w:sz w:val="24"/>
          <w:szCs w:val="24"/>
          <w:lang w:val="en-US"/>
        </w:rPr>
        <w:t>D.</w:t>
      </w:r>
      <w:r w:rsidRPr="00F70F0A">
        <w:rPr>
          <w:rFonts w:ascii="Times New Roman" w:hAnsi="Times New Roman" w:cs="Times New Roman"/>
          <w:sz w:val="24"/>
          <w:szCs w:val="24"/>
          <w:vertAlign w:val="superscript"/>
          <w:lang w:val="en-US"/>
        </w:rPr>
        <w:t>2</w:t>
      </w:r>
    </w:p>
    <w:p w14:paraId="06166AD4" w14:textId="77777777" w:rsidR="00E76D2C" w:rsidRPr="00F70F0A" w:rsidRDefault="00E76D2C" w:rsidP="00444A89">
      <w:pPr>
        <w:spacing w:after="0"/>
        <w:jc w:val="center"/>
        <w:rPr>
          <w:rFonts w:ascii="Times New Roman" w:hAnsi="Times New Roman" w:cs="Times New Roman"/>
          <w:sz w:val="24"/>
          <w:szCs w:val="24"/>
          <w:lang w:val="en-US"/>
        </w:rPr>
      </w:pPr>
    </w:p>
    <w:p w14:paraId="250CF027" w14:textId="77777777" w:rsidR="00E76D2C" w:rsidRPr="00F70F0A"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vertAlign w:val="superscript"/>
          <w:lang w:val="en-US"/>
        </w:rPr>
        <w:t>1</w:t>
      </w:r>
      <w:r w:rsidR="006D537C">
        <w:rPr>
          <w:rFonts w:ascii="Times New Roman" w:hAnsi="Times New Roman" w:cs="Times New Roman"/>
          <w:sz w:val="24"/>
          <w:szCs w:val="24"/>
          <w:vertAlign w:val="superscript"/>
          <w:lang w:val="en-US"/>
        </w:rPr>
        <w:t xml:space="preserve"> </w:t>
      </w:r>
      <w:r w:rsidRPr="00F70F0A">
        <w:rPr>
          <w:rFonts w:ascii="Times New Roman" w:hAnsi="Times New Roman" w:cs="Times New Roman"/>
          <w:sz w:val="24"/>
          <w:szCs w:val="24"/>
          <w:lang w:val="en-US"/>
        </w:rPr>
        <w:t>Tilburg University, the Netherlands</w:t>
      </w:r>
    </w:p>
    <w:p w14:paraId="7C65D74A" w14:textId="77777777" w:rsidR="00E76D2C"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vertAlign w:val="superscript"/>
          <w:lang w:val="en-US"/>
        </w:rPr>
        <w:t>2</w:t>
      </w:r>
      <w:r w:rsidR="006D537C">
        <w:rPr>
          <w:rFonts w:ascii="Times New Roman" w:hAnsi="Times New Roman" w:cs="Times New Roman"/>
          <w:sz w:val="24"/>
          <w:szCs w:val="24"/>
          <w:vertAlign w:val="superscript"/>
          <w:lang w:val="en-US"/>
        </w:rPr>
        <w:t xml:space="preserve"> </w:t>
      </w:r>
      <w:r w:rsidRPr="00F70F0A">
        <w:rPr>
          <w:rFonts w:ascii="Times New Roman" w:hAnsi="Times New Roman" w:cs="Times New Roman"/>
          <w:sz w:val="24"/>
          <w:szCs w:val="24"/>
          <w:lang w:val="en-US"/>
        </w:rPr>
        <w:t>Purdue University, United States of America</w:t>
      </w:r>
    </w:p>
    <w:p w14:paraId="6A012AE4" w14:textId="77777777" w:rsidR="00C30555" w:rsidRDefault="00C30555" w:rsidP="00444A89">
      <w:pPr>
        <w:spacing w:after="0"/>
        <w:jc w:val="center"/>
        <w:rPr>
          <w:rFonts w:ascii="Times New Roman" w:hAnsi="Times New Roman" w:cs="Times New Roman"/>
          <w:sz w:val="24"/>
          <w:szCs w:val="24"/>
          <w:lang w:val="en-US"/>
        </w:rPr>
      </w:pPr>
    </w:p>
    <w:p w14:paraId="49D75427" w14:textId="77777777" w:rsidR="00C30555" w:rsidRPr="00F70F0A" w:rsidRDefault="00C30555" w:rsidP="00444A89">
      <w:pPr>
        <w:spacing w:after="0"/>
        <w:jc w:val="center"/>
        <w:rPr>
          <w:rFonts w:ascii="Times New Roman" w:hAnsi="Times New Roman" w:cs="Times New Roman"/>
          <w:sz w:val="24"/>
          <w:szCs w:val="24"/>
          <w:lang w:val="en-US"/>
        </w:rPr>
      </w:pPr>
    </w:p>
    <w:p w14:paraId="64C44883" w14:textId="77777777" w:rsidR="008D1067" w:rsidRDefault="008D1067" w:rsidP="00444A89">
      <w:pPr>
        <w:spacing w:after="0"/>
        <w:rPr>
          <w:rFonts w:ascii="Times New Roman" w:hAnsi="Times New Roman" w:cs="Times New Roman"/>
          <w:b/>
          <w:sz w:val="24"/>
          <w:szCs w:val="24"/>
          <w:lang w:val="en-US"/>
        </w:rPr>
      </w:pPr>
      <w:r>
        <w:rPr>
          <w:rFonts w:ascii="Times New Roman" w:hAnsi="Times New Roman" w:cs="Times New Roman"/>
          <w:b/>
          <w:sz w:val="24"/>
          <w:szCs w:val="24"/>
          <w:lang w:val="en-US"/>
        </w:rPr>
        <w:t xml:space="preserve">Word count (main text): </w:t>
      </w:r>
      <w:r w:rsidR="00021138">
        <w:rPr>
          <w:rFonts w:ascii="Times New Roman" w:hAnsi="Times New Roman" w:cs="Times New Roman"/>
          <w:b/>
          <w:sz w:val="24"/>
          <w:szCs w:val="24"/>
          <w:lang w:val="en-US"/>
        </w:rPr>
        <w:t>8290</w:t>
      </w:r>
      <w:r>
        <w:rPr>
          <w:rFonts w:ascii="Times New Roman" w:hAnsi="Times New Roman" w:cs="Times New Roman"/>
          <w:b/>
          <w:sz w:val="24"/>
          <w:szCs w:val="24"/>
          <w:lang w:val="en-US"/>
        </w:rPr>
        <w:t xml:space="preserve"> words</w:t>
      </w:r>
    </w:p>
    <w:p w14:paraId="591EBC74" w14:textId="77777777" w:rsidR="008D1067" w:rsidRDefault="008D1067" w:rsidP="00444A89">
      <w:pPr>
        <w:spacing w:after="0"/>
        <w:rPr>
          <w:rFonts w:ascii="Times New Roman" w:hAnsi="Times New Roman" w:cs="Times New Roman"/>
          <w:b/>
          <w:sz w:val="24"/>
          <w:szCs w:val="24"/>
          <w:lang w:val="en-US"/>
        </w:rPr>
      </w:pPr>
      <w:r>
        <w:rPr>
          <w:rFonts w:ascii="Times New Roman" w:hAnsi="Times New Roman" w:cs="Times New Roman"/>
          <w:b/>
          <w:sz w:val="24"/>
          <w:szCs w:val="24"/>
          <w:lang w:val="en-US"/>
        </w:rPr>
        <w:t xml:space="preserve">Word count (abstract): </w:t>
      </w:r>
      <w:r w:rsidR="00021138">
        <w:rPr>
          <w:rFonts w:ascii="Times New Roman" w:hAnsi="Times New Roman" w:cs="Times New Roman"/>
          <w:b/>
          <w:sz w:val="24"/>
          <w:szCs w:val="24"/>
          <w:lang w:val="en-US"/>
        </w:rPr>
        <w:t>249</w:t>
      </w:r>
      <w:r>
        <w:rPr>
          <w:rFonts w:ascii="Times New Roman" w:hAnsi="Times New Roman" w:cs="Times New Roman"/>
          <w:b/>
          <w:sz w:val="24"/>
          <w:szCs w:val="24"/>
          <w:lang w:val="en-US"/>
        </w:rPr>
        <w:t xml:space="preserve"> words</w:t>
      </w:r>
    </w:p>
    <w:p w14:paraId="0B309971" w14:textId="77777777" w:rsidR="00E76D2C" w:rsidRPr="00F70F0A" w:rsidRDefault="008D1067" w:rsidP="00444A89">
      <w:pPr>
        <w:spacing w:after="0"/>
        <w:rPr>
          <w:rFonts w:ascii="Times New Roman" w:hAnsi="Times New Roman" w:cs="Times New Roman"/>
          <w:b/>
          <w:sz w:val="24"/>
          <w:szCs w:val="24"/>
          <w:lang w:val="en-US"/>
        </w:rPr>
      </w:pPr>
      <w:r>
        <w:rPr>
          <w:rFonts w:ascii="Times New Roman" w:hAnsi="Times New Roman" w:cs="Times New Roman"/>
          <w:b/>
          <w:sz w:val="24"/>
          <w:szCs w:val="24"/>
          <w:lang w:val="en-US"/>
        </w:rPr>
        <w:t xml:space="preserve">Word count (references, tables, footnotes, supplement): </w:t>
      </w:r>
      <w:r w:rsidR="00021138">
        <w:rPr>
          <w:rFonts w:ascii="Times New Roman" w:hAnsi="Times New Roman" w:cs="Times New Roman"/>
          <w:b/>
          <w:sz w:val="24"/>
          <w:szCs w:val="24"/>
          <w:lang w:val="en-US"/>
        </w:rPr>
        <w:t>5761</w:t>
      </w:r>
      <w:r>
        <w:rPr>
          <w:rFonts w:ascii="Times New Roman" w:hAnsi="Times New Roman" w:cs="Times New Roman"/>
          <w:b/>
          <w:sz w:val="24"/>
          <w:szCs w:val="24"/>
          <w:lang w:val="en-US"/>
        </w:rPr>
        <w:t xml:space="preserve"> words</w:t>
      </w:r>
      <w:r w:rsidR="00731737" w:rsidRPr="00F70F0A">
        <w:rPr>
          <w:rFonts w:ascii="Times New Roman" w:hAnsi="Times New Roman" w:cs="Times New Roman"/>
          <w:b/>
          <w:sz w:val="24"/>
          <w:szCs w:val="24"/>
          <w:lang w:val="en-US"/>
        </w:rPr>
        <w:br w:type="page"/>
      </w:r>
    </w:p>
    <w:p w14:paraId="627B3BB9" w14:textId="77777777" w:rsidR="00E76D2C" w:rsidRPr="00F70F0A" w:rsidRDefault="00731737" w:rsidP="00444A89">
      <w:pPr>
        <w:spacing w:after="0"/>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lastRenderedPageBreak/>
        <w:t>Abstract</w:t>
      </w:r>
    </w:p>
    <w:p w14:paraId="2CAF0079" w14:textId="77777777" w:rsidR="00E76D2C" w:rsidRPr="00F70F0A" w:rsidRDefault="00731737" w:rsidP="00444A89">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We present a meta-analysis of</w:t>
      </w:r>
      <w:r w:rsidR="00E76D2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randomized experiments</w:t>
      </w:r>
      <w:r w:rsidR="00E76D2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that involved the use of Cyberball</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to determine whether </w:t>
      </w:r>
      <w:r w:rsidR="00263D89">
        <w:rPr>
          <w:rFonts w:ascii="Times New Roman" w:hAnsi="Times New Roman" w:cs="Times New Roman"/>
          <w:sz w:val="24"/>
          <w:szCs w:val="24"/>
          <w:lang w:val="en-US"/>
        </w:rPr>
        <w:t>the impact</w:t>
      </w:r>
      <w:r w:rsidR="00263D89"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of ostracism decrease</w:t>
      </w:r>
      <w:r w:rsidR="00263D89">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over time. In addition</w:t>
      </w:r>
      <w:r w:rsidR="00C30555">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we study whether moderation of the ostracism effect by theoretically hypothesized factors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(e.g.</w:t>
      </w:r>
      <w:r w:rsidR="003E0E89">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r w:rsidR="00263D89">
        <w:rPr>
          <w:rFonts w:ascii="Times New Roman" w:hAnsi="Times New Roman" w:cs="Times New Roman"/>
          <w:sz w:val="24"/>
          <w:szCs w:val="24"/>
          <w:lang w:val="en-US"/>
        </w:rPr>
        <w:t xml:space="preserve">social categorization of </w:t>
      </w:r>
      <w:r w:rsidR="003E0E89">
        <w:rPr>
          <w:rFonts w:ascii="Times New Roman" w:hAnsi="Times New Roman" w:cs="Times New Roman"/>
          <w:sz w:val="24"/>
          <w:szCs w:val="24"/>
          <w:lang w:val="en-US"/>
        </w:rPr>
        <w:t>C</w:t>
      </w:r>
      <w:r w:rsidR="00263D89">
        <w:rPr>
          <w:rFonts w:ascii="Times New Roman" w:hAnsi="Times New Roman" w:cs="Times New Roman"/>
          <w:sz w:val="24"/>
          <w:szCs w:val="24"/>
          <w:lang w:val="en-US"/>
        </w:rPr>
        <w:t>yberball players</w:t>
      </w:r>
      <w:r w:rsidR="0008327B">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increases over time</w:t>
      </w:r>
      <w:r>
        <w:rPr>
          <w:rFonts w:ascii="Times New Roman" w:hAnsi="Times New Roman" w:cs="Times New Roman"/>
          <w:sz w:val="24"/>
          <w:szCs w:val="24"/>
          <w:lang w:val="en-US"/>
        </w:rPr>
        <w:t xml:space="preserve">. </w:t>
      </w:r>
      <w:r w:rsidR="0035369A">
        <w:rPr>
          <w:rFonts w:ascii="Times New Roman" w:hAnsi="Times New Roman" w:cs="Times New Roman"/>
          <w:sz w:val="24"/>
          <w:szCs w:val="24"/>
          <w:lang w:val="en-US"/>
        </w:rPr>
        <w:t>W</w:t>
      </w:r>
      <w:r w:rsidRPr="00F70F0A">
        <w:rPr>
          <w:rFonts w:ascii="Times New Roman" w:hAnsi="Times New Roman" w:cs="Times New Roman"/>
          <w:sz w:val="24"/>
          <w:szCs w:val="24"/>
          <w:lang w:val="en-US"/>
        </w:rPr>
        <w:t xml:space="preserve">e </w:t>
      </w:r>
      <w:r w:rsidRPr="003E0E89">
        <w:rPr>
          <w:rFonts w:ascii="Times New Roman" w:hAnsi="Times New Roman" w:cs="Times New Roman"/>
          <w:sz w:val="24"/>
          <w:szCs w:val="24"/>
          <w:lang w:val="en-US"/>
        </w:rPr>
        <w:t>considered both the first and last outcome measures</w:t>
      </w:r>
      <w:r w:rsidRPr="00F70F0A">
        <w:rPr>
          <w:rFonts w:ascii="Times New Roman" w:hAnsi="Times New Roman" w:cs="Times New Roman"/>
          <w:sz w:val="24"/>
          <w:szCs w:val="24"/>
          <w:lang w:val="en-US"/>
        </w:rPr>
        <w:t xml:space="preserve"> in 120 experiments (combined N = 11,869) and submitted the data to random- and mixed effects models. </w:t>
      </w:r>
      <w:r w:rsidR="009153CA">
        <w:rPr>
          <w:rFonts w:ascii="Times New Roman" w:hAnsi="Times New Roman" w:cs="Times New Roman"/>
          <w:sz w:val="24"/>
          <w:szCs w:val="24"/>
          <w:lang w:val="en-US"/>
        </w:rPr>
        <w:t>The main</w:t>
      </w:r>
      <w:r w:rsidR="001C5687">
        <w:rPr>
          <w:rFonts w:ascii="Times New Roman" w:hAnsi="Times New Roman" w:cs="Times New Roman"/>
          <w:sz w:val="24"/>
          <w:szCs w:val="24"/>
          <w:lang w:val="en-US"/>
        </w:rPr>
        <w:t xml:space="preserve"> analyses</w:t>
      </w:r>
      <w:r w:rsidR="001C5687"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show</w:t>
      </w:r>
      <w:r w:rsidR="000B48A1">
        <w:rPr>
          <w:rFonts w:ascii="Times New Roman" w:hAnsi="Times New Roman" w:cs="Times New Roman"/>
          <w:sz w:val="24"/>
          <w:szCs w:val="24"/>
          <w:lang w:val="en-US"/>
        </w:rPr>
        <w:t>ed</w:t>
      </w:r>
      <w:r w:rsidRPr="00F70F0A">
        <w:rPr>
          <w:rFonts w:ascii="Times New Roman" w:hAnsi="Times New Roman" w:cs="Times New Roman"/>
          <w:sz w:val="24"/>
          <w:szCs w:val="24"/>
          <w:lang w:val="en-US"/>
        </w:rPr>
        <w:t xml:space="preserve"> </w:t>
      </w:r>
      <w:r w:rsidR="009153CA">
        <w:rPr>
          <w:rFonts w:ascii="Times New Roman" w:hAnsi="Times New Roman" w:cs="Times New Roman"/>
          <w:sz w:val="24"/>
          <w:szCs w:val="24"/>
          <w:lang w:val="en-US"/>
        </w:rPr>
        <w:t xml:space="preserve">that </w:t>
      </w:r>
      <w:r>
        <w:rPr>
          <w:rFonts w:ascii="Times New Roman" w:hAnsi="Times New Roman" w:cs="Times New Roman"/>
          <w:sz w:val="24"/>
          <w:szCs w:val="24"/>
          <w:lang w:val="en-US"/>
        </w:rPr>
        <w:t>(</w:t>
      </w:r>
      <w:r w:rsidR="0008327B">
        <w:rPr>
          <w:rFonts w:ascii="Times New Roman" w:hAnsi="Times New Roman" w:cs="Times New Roman"/>
          <w:sz w:val="24"/>
          <w:szCs w:val="24"/>
          <w:lang w:val="en-US"/>
        </w:rPr>
        <w:t>1</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the estimated average ostracism effect is large (d </w:t>
      </w:r>
      <w:r w:rsidR="00E66E16">
        <w:rPr>
          <w:rFonts w:ascii="Times New Roman" w:hAnsi="Times New Roman" w:cs="Times New Roman"/>
          <w:sz w:val="24"/>
          <w:szCs w:val="24"/>
          <w:lang w:val="en-US"/>
        </w:rPr>
        <w:t>&lt; -</w:t>
      </w:r>
      <w:r w:rsidRPr="00F70F0A">
        <w:rPr>
          <w:rFonts w:ascii="Times New Roman" w:hAnsi="Times New Roman" w:cs="Times New Roman"/>
          <w:sz w:val="24"/>
          <w:szCs w:val="24"/>
          <w:lang w:val="en-US"/>
        </w:rPr>
        <w:t xml:space="preserve">1), </w:t>
      </w:r>
      <w:r>
        <w:rPr>
          <w:rFonts w:ascii="Times New Roman" w:hAnsi="Times New Roman" w:cs="Times New Roman"/>
          <w:sz w:val="24"/>
          <w:szCs w:val="24"/>
          <w:lang w:val="en-US"/>
        </w:rPr>
        <w:t>(</w:t>
      </w:r>
      <w:r w:rsidR="0008327B">
        <w:rPr>
          <w:rFonts w:ascii="Times New Roman" w:hAnsi="Times New Roman" w:cs="Times New Roman"/>
          <w:sz w:val="24"/>
          <w:szCs w:val="24"/>
          <w:lang w:val="en-US"/>
        </w:rPr>
        <w:t>2</w:t>
      </w:r>
      <w:r>
        <w:rPr>
          <w:rFonts w:ascii="Times New Roman" w:hAnsi="Times New Roman" w:cs="Times New Roman"/>
          <w:sz w:val="24"/>
          <w:szCs w:val="24"/>
          <w:lang w:val="en-US"/>
        </w:rPr>
        <w:t xml:space="preserve">) </w:t>
      </w:r>
      <w:r w:rsidR="009153CA">
        <w:rPr>
          <w:rFonts w:ascii="Times New Roman" w:hAnsi="Times New Roman" w:cs="Times New Roman"/>
          <w:sz w:val="24"/>
          <w:szCs w:val="24"/>
          <w:lang w:val="en-US"/>
        </w:rPr>
        <w:t xml:space="preserve">the effect </w:t>
      </w:r>
      <w:r w:rsidR="000B48A1">
        <w:rPr>
          <w:rFonts w:ascii="Times New Roman" w:hAnsi="Times New Roman" w:cs="Times New Roman"/>
          <w:sz w:val="24"/>
          <w:szCs w:val="24"/>
          <w:lang w:val="en-US"/>
        </w:rPr>
        <w:t>diminishes</w:t>
      </w:r>
      <w:r w:rsidR="000B48A1"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from the first to the last measure</w:t>
      </w:r>
      <w:r w:rsidR="0008327B">
        <w:rPr>
          <w:rFonts w:ascii="Times New Roman" w:hAnsi="Times New Roman" w:cs="Times New Roman"/>
          <w:sz w:val="24"/>
          <w:szCs w:val="24"/>
          <w:lang w:val="en-US"/>
        </w:rPr>
        <w:t xml:space="preserve">, (3) </w:t>
      </w:r>
      <w:r w:rsidRPr="00F70F0A">
        <w:rPr>
          <w:rFonts w:ascii="Times New Roman" w:hAnsi="Times New Roman" w:cs="Times New Roman"/>
          <w:sz w:val="24"/>
          <w:szCs w:val="24"/>
          <w:lang w:val="en-US"/>
        </w:rPr>
        <w:t xml:space="preserve">time </w:t>
      </w:r>
      <w:r>
        <w:rPr>
          <w:rFonts w:ascii="Times New Roman" w:hAnsi="Times New Roman" w:cs="Times New Roman"/>
          <w:sz w:val="24"/>
          <w:szCs w:val="24"/>
          <w:lang w:val="en-US"/>
        </w:rPr>
        <w:t xml:space="preserve">passed since being ostracized </w:t>
      </w:r>
      <w:r w:rsidR="009153CA">
        <w:rPr>
          <w:rFonts w:ascii="Times New Roman" w:hAnsi="Times New Roman" w:cs="Times New Roman"/>
          <w:sz w:val="24"/>
          <w:szCs w:val="24"/>
          <w:lang w:val="en-US"/>
        </w:rPr>
        <w:t>fails to</w:t>
      </w:r>
      <w:r w:rsidR="009153CA"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predict the average effect size on the last measure</w:t>
      </w:r>
      <w:r w:rsidR="009153CA">
        <w:rPr>
          <w:rFonts w:ascii="Times New Roman" w:hAnsi="Times New Roman" w:cs="Times New Roman"/>
          <w:sz w:val="24"/>
          <w:szCs w:val="24"/>
          <w:lang w:val="en-US"/>
        </w:rPr>
        <w:t>,</w:t>
      </w:r>
      <w:r w:rsidR="00134C8B">
        <w:rPr>
          <w:rFonts w:ascii="Times New Roman" w:hAnsi="Times New Roman" w:cs="Times New Roman"/>
          <w:sz w:val="24"/>
          <w:szCs w:val="24"/>
          <w:lang w:val="en-US"/>
        </w:rPr>
        <w:t xml:space="preserve"> and (4) there is</w:t>
      </w:r>
      <w:r w:rsidR="0008327B">
        <w:rPr>
          <w:rFonts w:ascii="Times New Roman" w:hAnsi="Times New Roman" w:cs="Times New Roman"/>
          <w:sz w:val="24"/>
          <w:szCs w:val="24"/>
          <w:lang w:val="en-US"/>
        </w:rPr>
        <w:t xml:space="preserve"> </w:t>
      </w:r>
      <w:r w:rsidR="00E66E16">
        <w:rPr>
          <w:rFonts w:ascii="Times New Roman" w:hAnsi="Times New Roman" w:cs="Times New Roman"/>
          <w:sz w:val="24"/>
          <w:szCs w:val="24"/>
          <w:lang w:val="en-US"/>
        </w:rPr>
        <w:t>indication for interaction on both the first and last measures</w:t>
      </w:r>
      <w:r w:rsidRPr="00F70F0A">
        <w:rPr>
          <w:rFonts w:ascii="Times New Roman" w:hAnsi="Times New Roman" w:cs="Times New Roman"/>
          <w:sz w:val="24"/>
          <w:szCs w:val="24"/>
          <w:lang w:val="en-US"/>
        </w:rPr>
        <w:t xml:space="preserve">. </w:t>
      </w:r>
      <w:r w:rsidR="00134C8B">
        <w:rPr>
          <w:rFonts w:ascii="Times New Roman" w:hAnsi="Times New Roman" w:cs="Times New Roman"/>
          <w:sz w:val="24"/>
          <w:szCs w:val="24"/>
          <w:lang w:val="en-US"/>
        </w:rPr>
        <w:t>Simple effects show that the moderator has a positive effect within the ostracism conditions, but a negative effect in the inclusion conditions</w:t>
      </w:r>
      <w:r w:rsidRPr="00F70F0A">
        <w:rPr>
          <w:rFonts w:ascii="Times New Roman" w:hAnsi="Times New Roman" w:cs="Times New Roman"/>
          <w:sz w:val="24"/>
          <w:szCs w:val="24"/>
          <w:lang w:val="en-US"/>
        </w:rPr>
        <w:t xml:space="preserve">. </w:t>
      </w:r>
      <w:r w:rsidR="00134C8B">
        <w:rPr>
          <w:rStyle w:val="CommentReference"/>
          <w:rFonts w:ascii="Times New Roman" w:hAnsi="Times New Roman" w:cs="Times New Roman"/>
          <w:sz w:val="24"/>
          <w:szCs w:val="24"/>
          <w:lang w:val="en-US"/>
        </w:rPr>
        <w:t>S</w:t>
      </w:r>
      <w:r w:rsidR="00263D89">
        <w:rPr>
          <w:rStyle w:val="CommentReference"/>
          <w:rFonts w:ascii="Times New Roman" w:hAnsi="Times New Roman" w:cs="Times New Roman"/>
          <w:sz w:val="24"/>
          <w:szCs w:val="24"/>
          <w:lang w:val="en-US"/>
        </w:rPr>
        <w:t>ensitivity analyses revealed that the overall pattern of findings was observed for need satisfaction, intrapersonal measures and interpersonal measures</w:t>
      </w:r>
      <w:r w:rsidR="00134C8B">
        <w:rPr>
          <w:rStyle w:val="CommentReference"/>
          <w:rFonts w:ascii="Times New Roman" w:hAnsi="Times New Roman" w:cs="Times New Roman"/>
          <w:sz w:val="24"/>
          <w:szCs w:val="24"/>
          <w:lang w:val="en-US"/>
        </w:rPr>
        <w:t>, with deviations being only in size</w:t>
      </w:r>
      <w:r w:rsidR="003E0E89">
        <w:rPr>
          <w:rStyle w:val="CommentReference"/>
          <w:rFonts w:ascii="Times New Roman" w:hAnsi="Times New Roman" w:cs="Times New Roman"/>
          <w:sz w:val="24"/>
          <w:szCs w:val="24"/>
          <w:lang w:val="en-US"/>
        </w:rPr>
        <w:t xml:space="preserve">. This </w:t>
      </w:r>
      <w:r w:rsidR="00263D89">
        <w:rPr>
          <w:rStyle w:val="CommentReference"/>
          <w:rFonts w:ascii="Times New Roman" w:hAnsi="Times New Roman" w:cs="Times New Roman"/>
          <w:sz w:val="24"/>
          <w:szCs w:val="24"/>
          <w:lang w:val="en-US"/>
        </w:rPr>
        <w:t xml:space="preserve">overall pattern was moderated by </w:t>
      </w:r>
      <w:r w:rsidR="00E66E16">
        <w:rPr>
          <w:rStyle w:val="CommentReference"/>
          <w:rFonts w:ascii="Times New Roman" w:hAnsi="Times New Roman" w:cs="Times New Roman"/>
          <w:sz w:val="24"/>
          <w:szCs w:val="24"/>
          <w:lang w:val="en-US"/>
        </w:rPr>
        <w:t xml:space="preserve">sample gender composition, with more males predicting larger effects. Other </w:t>
      </w:r>
      <w:r w:rsidR="00263D89">
        <w:rPr>
          <w:rStyle w:val="CommentReference"/>
          <w:rFonts w:ascii="Times New Roman" w:hAnsi="Times New Roman" w:cs="Times New Roman"/>
          <w:sz w:val="24"/>
          <w:szCs w:val="24"/>
          <w:lang w:val="en-US"/>
        </w:rPr>
        <w:t xml:space="preserve">structural aspects of the </w:t>
      </w:r>
      <w:r w:rsidR="003E0E89">
        <w:rPr>
          <w:rStyle w:val="CommentReference"/>
          <w:rFonts w:ascii="Times New Roman" w:hAnsi="Times New Roman" w:cs="Times New Roman"/>
          <w:sz w:val="24"/>
          <w:szCs w:val="24"/>
          <w:lang w:val="en-US"/>
        </w:rPr>
        <w:t>C</w:t>
      </w:r>
      <w:r w:rsidR="00263D89">
        <w:rPr>
          <w:rStyle w:val="CommentReference"/>
          <w:rFonts w:ascii="Times New Roman" w:hAnsi="Times New Roman" w:cs="Times New Roman"/>
          <w:sz w:val="24"/>
          <w:szCs w:val="24"/>
          <w:lang w:val="en-US"/>
        </w:rPr>
        <w:t>yberball game (e.g., number of players)</w:t>
      </w:r>
      <w:r w:rsidR="00E66E16">
        <w:rPr>
          <w:rStyle w:val="CommentReference"/>
          <w:rFonts w:ascii="Times New Roman" w:hAnsi="Times New Roman" w:cs="Times New Roman"/>
          <w:sz w:val="24"/>
          <w:szCs w:val="24"/>
          <w:lang w:val="en-US"/>
        </w:rPr>
        <w:t xml:space="preserve"> did not predict effect sizes</w:t>
      </w:r>
      <w:r w:rsidR="00263D89">
        <w:rPr>
          <w:rStyle w:val="CommentReference"/>
          <w:rFonts w:ascii="Times New Roman" w:hAnsi="Times New Roman" w:cs="Times New Roman"/>
          <w:sz w:val="24"/>
          <w:szCs w:val="24"/>
          <w:lang w:val="en-US"/>
        </w:rPr>
        <w:t xml:space="preserve">. </w:t>
      </w:r>
      <w:r w:rsidR="00263D89">
        <w:rPr>
          <w:rFonts w:ascii="Times New Roman" w:hAnsi="Times New Roman" w:cs="Times New Roman"/>
          <w:sz w:val="24"/>
          <w:szCs w:val="24"/>
          <w:lang w:val="en-US"/>
        </w:rPr>
        <w:t>Finally</w:t>
      </w:r>
      <w:r w:rsidR="00263D89" w:rsidRPr="00F70F0A">
        <w:rPr>
          <w:rFonts w:ascii="Times New Roman" w:hAnsi="Times New Roman" w:cs="Times New Roman"/>
          <w:sz w:val="24"/>
          <w:szCs w:val="24"/>
          <w:lang w:val="en-US"/>
        </w:rPr>
        <w:t xml:space="preserve">, </w:t>
      </w:r>
      <w:r w:rsidR="00263D89">
        <w:rPr>
          <w:rFonts w:ascii="Times New Roman" w:hAnsi="Times New Roman" w:cs="Times New Roman"/>
          <w:sz w:val="24"/>
          <w:szCs w:val="24"/>
          <w:lang w:val="en-US"/>
        </w:rPr>
        <w:t>analyses revealed</w:t>
      </w:r>
      <w:r w:rsidR="00263D89" w:rsidRPr="00F70F0A">
        <w:rPr>
          <w:rFonts w:ascii="Times New Roman" w:hAnsi="Times New Roman" w:cs="Times New Roman"/>
          <w:sz w:val="24"/>
          <w:szCs w:val="24"/>
          <w:lang w:val="en-US"/>
        </w:rPr>
        <w:t xml:space="preserve"> that</w:t>
      </w:r>
      <w:r w:rsidR="00263D89">
        <w:rPr>
          <w:rFonts w:ascii="Times New Roman" w:hAnsi="Times New Roman" w:cs="Times New Roman"/>
          <w:sz w:val="24"/>
          <w:szCs w:val="24"/>
          <w:lang w:val="en-US"/>
        </w:rPr>
        <w:t xml:space="preserve"> </w:t>
      </w:r>
      <w:r w:rsidR="00263D89" w:rsidRPr="00F70F0A">
        <w:rPr>
          <w:rFonts w:ascii="Times New Roman" w:hAnsi="Times New Roman" w:cs="Times New Roman"/>
          <w:sz w:val="24"/>
          <w:szCs w:val="24"/>
          <w:lang w:val="en-US"/>
        </w:rPr>
        <w:t xml:space="preserve">methodologically similar studies showed considerable </w:t>
      </w:r>
      <w:r w:rsidR="00263D89" w:rsidRPr="0008327B">
        <w:rPr>
          <w:rFonts w:ascii="Times New Roman" w:hAnsi="Times New Roman" w:cs="Times New Roman"/>
          <w:sz w:val="24"/>
          <w:szCs w:val="24"/>
          <w:lang w:val="en-US"/>
        </w:rPr>
        <w:t>heterogeneity in outcomes (I</w:t>
      </w:r>
      <w:r w:rsidR="00263D89" w:rsidRPr="0008327B">
        <w:rPr>
          <w:rFonts w:ascii="Times New Roman" w:hAnsi="Times New Roman" w:cs="Times New Roman"/>
          <w:sz w:val="24"/>
          <w:szCs w:val="24"/>
          <w:vertAlign w:val="superscript"/>
          <w:lang w:val="en-US"/>
        </w:rPr>
        <w:t>2</w:t>
      </w:r>
      <w:r w:rsidR="00263D89" w:rsidRPr="0008327B">
        <w:rPr>
          <w:rFonts w:ascii="Times New Roman" w:hAnsi="Times New Roman" w:cs="Times New Roman"/>
          <w:sz w:val="24"/>
          <w:szCs w:val="24"/>
          <w:lang w:val="en-US"/>
        </w:rPr>
        <w:t xml:space="preserve"> = 92%)</w:t>
      </w:r>
      <w:r w:rsidR="00263D89" w:rsidRPr="0008327B">
        <w:rPr>
          <w:rStyle w:val="CommentReference"/>
          <w:rFonts w:ascii="Times New Roman" w:hAnsi="Times New Roman" w:cs="Times New Roman"/>
          <w:sz w:val="24"/>
          <w:szCs w:val="24"/>
          <w:lang w:val="en-US"/>
        </w:rPr>
        <w:t>.</w:t>
      </w:r>
      <w:r w:rsidR="00C30555">
        <w:rPr>
          <w:rStyle w:val="CommentReference"/>
          <w:rFonts w:ascii="Times New Roman" w:hAnsi="Times New Roman" w:cs="Times New Roman"/>
          <w:sz w:val="24"/>
          <w:szCs w:val="24"/>
          <w:lang w:val="en-US"/>
        </w:rPr>
        <w:t xml:space="preserve"> We concur with prior theorizing that ostracism has a huge impact, </w:t>
      </w:r>
      <w:r w:rsidR="0035369A">
        <w:rPr>
          <w:rStyle w:val="CommentReference"/>
          <w:rFonts w:ascii="Times New Roman" w:hAnsi="Times New Roman" w:cs="Times New Roman"/>
          <w:sz w:val="24"/>
          <w:szCs w:val="24"/>
          <w:lang w:val="en-US"/>
        </w:rPr>
        <w:t xml:space="preserve">but </w:t>
      </w:r>
      <w:r w:rsidR="00C30555">
        <w:rPr>
          <w:rStyle w:val="CommentReference"/>
          <w:rFonts w:ascii="Times New Roman" w:hAnsi="Times New Roman" w:cs="Times New Roman"/>
          <w:sz w:val="24"/>
          <w:szCs w:val="24"/>
          <w:lang w:val="en-US"/>
        </w:rPr>
        <w:t>add that</w:t>
      </w:r>
      <w:r w:rsidR="002F101B">
        <w:rPr>
          <w:rStyle w:val="CommentReference"/>
          <w:rFonts w:ascii="Times New Roman" w:hAnsi="Times New Roman" w:cs="Times New Roman"/>
          <w:sz w:val="24"/>
          <w:szCs w:val="24"/>
          <w:lang w:val="en-US"/>
        </w:rPr>
        <w:t xml:space="preserve"> immediate</w:t>
      </w:r>
      <w:r w:rsidR="00C30555">
        <w:rPr>
          <w:rStyle w:val="CommentReference"/>
          <w:rFonts w:ascii="Times New Roman" w:hAnsi="Times New Roman" w:cs="Times New Roman"/>
          <w:sz w:val="24"/>
          <w:szCs w:val="24"/>
          <w:lang w:val="en-US"/>
        </w:rPr>
        <w:t xml:space="preserve"> responses are more flexible</w:t>
      </w:r>
      <w:r w:rsidR="002F101B">
        <w:rPr>
          <w:rStyle w:val="CommentReference"/>
          <w:rFonts w:ascii="Times New Roman" w:hAnsi="Times New Roman" w:cs="Times New Roman"/>
          <w:sz w:val="24"/>
          <w:szCs w:val="24"/>
          <w:lang w:val="en-US"/>
        </w:rPr>
        <w:t xml:space="preserve"> and less reflexive </w:t>
      </w:r>
      <w:r w:rsidR="00C30555">
        <w:rPr>
          <w:rStyle w:val="CommentReference"/>
          <w:rFonts w:ascii="Times New Roman" w:hAnsi="Times New Roman" w:cs="Times New Roman"/>
          <w:sz w:val="24"/>
          <w:szCs w:val="24"/>
          <w:lang w:val="en-US"/>
        </w:rPr>
        <w:t xml:space="preserve">than previously assumed. </w:t>
      </w:r>
    </w:p>
    <w:p w14:paraId="50B1FABF" w14:textId="77777777" w:rsidR="00E76D2C" w:rsidRPr="00F70F0A" w:rsidRDefault="00731737" w:rsidP="00444A89">
      <w:pPr>
        <w:spacing w:after="0"/>
        <w:rPr>
          <w:rFonts w:ascii="Times New Roman" w:hAnsi="Times New Roman" w:cs="Times New Roman"/>
          <w:sz w:val="24"/>
          <w:szCs w:val="24"/>
          <w:lang w:val="en-US"/>
        </w:rPr>
      </w:pPr>
      <w:r w:rsidRPr="00F70F0A">
        <w:rPr>
          <w:rFonts w:ascii="Times New Roman" w:hAnsi="Times New Roman" w:cs="Times New Roman"/>
          <w:i/>
          <w:sz w:val="24"/>
          <w:szCs w:val="24"/>
          <w:lang w:val="en-US"/>
        </w:rPr>
        <w:t>Keywords: Cyberball, meta-analysis, temporal, ostracism</w:t>
      </w:r>
      <w:r w:rsidRPr="00F70F0A">
        <w:rPr>
          <w:rFonts w:ascii="Times New Roman" w:hAnsi="Times New Roman" w:cs="Times New Roman"/>
          <w:sz w:val="24"/>
          <w:szCs w:val="24"/>
          <w:lang w:val="en-US"/>
        </w:rPr>
        <w:br w:type="page"/>
      </w:r>
    </w:p>
    <w:p w14:paraId="56ED5497" w14:textId="77777777" w:rsidR="00C30555" w:rsidRDefault="00C30555" w:rsidP="00444A89">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Temporal Effects of Ostracism: </w:t>
      </w:r>
      <w:r w:rsidR="009C1A66">
        <w:rPr>
          <w:rFonts w:ascii="Times New Roman" w:hAnsi="Times New Roman" w:cs="Times New Roman"/>
          <w:sz w:val="24"/>
          <w:szCs w:val="24"/>
          <w:lang w:val="en-US"/>
        </w:rPr>
        <w:t xml:space="preserve">a </w:t>
      </w:r>
      <w:r>
        <w:rPr>
          <w:rFonts w:ascii="Times New Roman" w:hAnsi="Times New Roman" w:cs="Times New Roman"/>
          <w:sz w:val="24"/>
          <w:szCs w:val="24"/>
          <w:lang w:val="en-US"/>
        </w:rPr>
        <w:t>Meta-Analysis of Cyberball S</w:t>
      </w:r>
      <w:r w:rsidRPr="00F70F0A">
        <w:rPr>
          <w:rFonts w:ascii="Times New Roman" w:hAnsi="Times New Roman" w:cs="Times New Roman"/>
          <w:sz w:val="24"/>
          <w:szCs w:val="24"/>
          <w:lang w:val="en-US"/>
        </w:rPr>
        <w:t>tudies.</w:t>
      </w:r>
    </w:p>
    <w:p w14:paraId="69D31193" w14:textId="77777777" w:rsidR="00C30555" w:rsidRDefault="00C30555" w:rsidP="00444A89">
      <w:pPr>
        <w:spacing w:after="0"/>
        <w:jc w:val="center"/>
        <w:rPr>
          <w:rFonts w:ascii="Times New Roman" w:hAnsi="Times New Roman" w:cs="Times New Roman"/>
          <w:sz w:val="24"/>
          <w:szCs w:val="24"/>
          <w:lang w:val="en-US"/>
        </w:rPr>
      </w:pPr>
    </w:p>
    <w:p w14:paraId="615623BE" w14:textId="6F8FB733" w:rsidR="00E76D2C" w:rsidRPr="00F70F0A" w:rsidRDefault="00731737" w:rsidP="00444A89">
      <w:pPr>
        <w:spacing w:after="0" w:line="480" w:lineRule="auto"/>
        <w:ind w:left="90"/>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Cyberball </w:t>
      </w:r>
      <w:r w:rsidR="000B48A1">
        <w:rPr>
          <w:rFonts w:ascii="Times New Roman" w:hAnsi="Times New Roman" w:cs="Times New Roman"/>
          <w:sz w:val="24"/>
          <w:szCs w:val="24"/>
          <w:lang w:val="en-US"/>
        </w:rPr>
        <w:t>(</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"ISSN" : "0022-3514", "PMID" : "11079239", "abstract" : "Ostracism is such a widely used and powerful tactic that the authors tested whether people would be affected by it even under remote and artificial circumstances. In Study 1, 1,486 participants from 62 countries accessed the authors' on-line experiment on the Internet. They were asked to use mental visualization while playing a virtual tossing game with two others (who were actually computer generated and controlled). Despite the minimal nature of their experience, the more participants were ostracized, the more they reported feeling bad, having less control, and losing a sense of belonging. In Study 2, ostracized participants were more likely to conform on a subsequent task. The results are discussed in terms of supporting K. D. Williams's (1997) need threat theory of ostracism.", "author" : [ { "dropping-particle" : "", "family" : "Williams", "given" : "K D", "non-dropping-particle" : "", "parse-names" : false, "suffix" : "" }, { "dropping-particle" : "", "family" : "Cheung", "given" : "C K", "non-dropping-particle" : "", "parse-names" : false, "suffix" : "" }, { "dropping-particle" : "", "family" : "Choi", "given" : "W", "non-dropping-particle" : "", "parse-names" : false, "suffix" : "" } ], "container-title" : "Journal of personality and social psychology", "id" : "ITEM-1", "issue" : "5", "issued" : { "date-parts" : [ [ "2000", "11" ] ] }, "page" : "748-62", "title" : "Cyberostracism: effects of being ignored over the Internet.", "type" : "article-journal", "volume" : "79" }, "uris" : [ "http://www.mendeley.com/documents/?uuid=90ad2eb5-455d-49f5-9584-01c28a171aa6" ] } ], "mendeley" : { "manualFormatting" : "Williams, Cheung, &amp; Choi", "previouslyFormattedCitation" : "(K D Williams, Cheung, &amp; Choi, 2000)"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000B48A1" w:rsidRPr="00F70F0A">
        <w:rPr>
          <w:rFonts w:ascii="Times New Roman" w:hAnsi="Times New Roman" w:cs="Times New Roman"/>
          <w:noProof/>
          <w:sz w:val="24"/>
          <w:szCs w:val="24"/>
          <w:lang w:val="en-US"/>
        </w:rPr>
        <w:t>Williams, Cheung</w:t>
      </w:r>
      <w:r w:rsidR="000B48A1">
        <w:rPr>
          <w:rFonts w:ascii="Times New Roman" w:hAnsi="Times New Roman" w:cs="Times New Roman"/>
          <w:noProof/>
          <w:sz w:val="24"/>
          <w:szCs w:val="24"/>
          <w:lang w:val="en-US"/>
        </w:rPr>
        <w:t xml:space="preserve">, &amp; </w:t>
      </w:r>
      <w:r w:rsidR="000B48A1" w:rsidRPr="00F70F0A">
        <w:rPr>
          <w:rFonts w:ascii="Times New Roman" w:hAnsi="Times New Roman" w:cs="Times New Roman"/>
          <w:noProof/>
          <w:sz w:val="24"/>
          <w:szCs w:val="24"/>
          <w:lang w:val="en-US"/>
        </w:rPr>
        <w:t>Choi</w:t>
      </w:r>
      <w:r w:rsidR="00593A23" w:rsidRPr="00F70F0A">
        <w:rPr>
          <w:rFonts w:ascii="Times New Roman" w:hAnsi="Times New Roman" w:cs="Times New Roman"/>
          <w:sz w:val="24"/>
          <w:szCs w:val="24"/>
          <w:lang w:val="en-US"/>
        </w:rPr>
        <w:fldChar w:fldCharType="end"/>
      </w:r>
      <w:r w:rsidR="000B48A1">
        <w:rPr>
          <w:rFonts w:ascii="Times New Roman" w:hAnsi="Times New Roman" w:cs="Times New Roman"/>
          <w:sz w:val="24"/>
          <w:szCs w:val="24"/>
          <w:lang w:val="en-US"/>
        </w:rPr>
        <w:t xml:space="preserve">, 2000) </w:t>
      </w:r>
      <w:r w:rsidRPr="00F70F0A">
        <w:rPr>
          <w:rFonts w:ascii="Times New Roman" w:hAnsi="Times New Roman" w:cs="Times New Roman"/>
          <w:sz w:val="24"/>
          <w:szCs w:val="24"/>
          <w:lang w:val="en-US"/>
        </w:rPr>
        <w:t>is a virtual ball-tossing game</w:t>
      </w:r>
      <w:r w:rsidR="000B48A1">
        <w:rPr>
          <w:rFonts w:ascii="Times New Roman" w:hAnsi="Times New Roman" w:cs="Times New Roman"/>
          <w:sz w:val="24"/>
          <w:szCs w:val="24"/>
          <w:lang w:val="en-US"/>
        </w:rPr>
        <w:t xml:space="preserve"> that is </w:t>
      </w:r>
      <w:r w:rsidRPr="00F70F0A">
        <w:rPr>
          <w:rFonts w:ascii="Times New Roman" w:hAnsi="Times New Roman" w:cs="Times New Roman"/>
          <w:sz w:val="24"/>
          <w:szCs w:val="24"/>
          <w:lang w:val="en-US"/>
        </w:rPr>
        <w:t xml:space="preserve">used to manipulate the degree of social inclusion or ostracism </w:t>
      </w:r>
      <w:r w:rsidR="000B48A1">
        <w:rPr>
          <w:rFonts w:ascii="Times New Roman" w:hAnsi="Times New Roman" w:cs="Times New Roman"/>
          <w:sz w:val="24"/>
          <w:szCs w:val="24"/>
          <w:lang w:val="en-US"/>
        </w:rPr>
        <w:t>in social psychological</w:t>
      </w:r>
      <w:r w:rsidRPr="00F70F0A">
        <w:rPr>
          <w:rFonts w:ascii="Times New Roman" w:hAnsi="Times New Roman" w:cs="Times New Roman"/>
          <w:sz w:val="24"/>
          <w:szCs w:val="24"/>
          <w:lang w:val="en-US"/>
        </w:rPr>
        <w:t xml:space="preserve"> experiment</w:t>
      </w:r>
      <w:r w:rsidR="000B48A1">
        <w:rPr>
          <w:rFonts w:ascii="Times New Roman" w:hAnsi="Times New Roman" w:cs="Times New Roman"/>
          <w:sz w:val="24"/>
          <w:szCs w:val="24"/>
          <w:lang w:val="en-US"/>
        </w:rPr>
        <w:t>s</w:t>
      </w:r>
      <w:r w:rsidRPr="00F70F0A">
        <w:rPr>
          <w:rFonts w:ascii="Times New Roman" w:hAnsi="Times New Roman" w:cs="Times New Roman"/>
          <w:sz w:val="24"/>
          <w:szCs w:val="24"/>
          <w:lang w:val="en-US"/>
        </w:rPr>
        <w:t>.</w:t>
      </w:r>
      <w:r w:rsidR="002F101B">
        <w:rPr>
          <w:rFonts w:ascii="Times New Roman" w:hAnsi="Times New Roman" w:cs="Times New Roman"/>
          <w:sz w:val="24"/>
          <w:szCs w:val="24"/>
          <w:lang w:val="en-US"/>
        </w:rPr>
        <w:t xml:space="preserve"> </w:t>
      </w:r>
      <w:r w:rsidR="000B48A1">
        <w:rPr>
          <w:rFonts w:ascii="Times New Roman" w:hAnsi="Times New Roman" w:cs="Times New Roman"/>
          <w:sz w:val="24"/>
          <w:szCs w:val="24"/>
          <w:lang w:val="en-US"/>
        </w:rPr>
        <w:t xml:space="preserve">In this </w:t>
      </w:r>
      <w:r w:rsidR="002F101B">
        <w:rPr>
          <w:rFonts w:ascii="Times New Roman" w:hAnsi="Times New Roman" w:cs="Times New Roman"/>
          <w:sz w:val="24"/>
          <w:szCs w:val="24"/>
          <w:lang w:val="en-US"/>
        </w:rPr>
        <w:t>game</w:t>
      </w:r>
      <w:r w:rsidR="000B48A1">
        <w:rPr>
          <w:rFonts w:ascii="Times New Roman" w:hAnsi="Times New Roman" w:cs="Times New Roman"/>
          <w:sz w:val="24"/>
          <w:szCs w:val="24"/>
          <w:lang w:val="en-US"/>
        </w:rPr>
        <w:t xml:space="preserve"> </w:t>
      </w:r>
      <w:r w:rsidR="002F101B">
        <w:rPr>
          <w:rFonts w:ascii="Times New Roman" w:hAnsi="Times New Roman" w:cs="Times New Roman"/>
          <w:sz w:val="24"/>
          <w:szCs w:val="24"/>
          <w:lang w:val="en-US"/>
        </w:rPr>
        <w:t xml:space="preserve">the participant </w:t>
      </w:r>
      <w:r w:rsidR="000B48A1">
        <w:rPr>
          <w:rFonts w:ascii="Times New Roman" w:hAnsi="Times New Roman" w:cs="Times New Roman"/>
          <w:sz w:val="24"/>
          <w:szCs w:val="24"/>
          <w:lang w:val="en-US"/>
        </w:rPr>
        <w:t xml:space="preserve">supposedly plays with </w:t>
      </w:r>
      <w:r w:rsidR="002F101B">
        <w:rPr>
          <w:rFonts w:ascii="Times New Roman" w:hAnsi="Times New Roman" w:cs="Times New Roman"/>
          <w:sz w:val="24"/>
          <w:szCs w:val="24"/>
          <w:lang w:val="en-US"/>
        </w:rPr>
        <w:t xml:space="preserve">two other </w:t>
      </w:r>
      <w:r w:rsidR="009C1A66">
        <w:rPr>
          <w:rFonts w:ascii="Times New Roman" w:hAnsi="Times New Roman" w:cs="Times New Roman"/>
          <w:sz w:val="24"/>
          <w:szCs w:val="24"/>
          <w:lang w:val="en-US"/>
        </w:rPr>
        <w:t>participants</w:t>
      </w:r>
      <w:r w:rsidR="000B48A1">
        <w:rPr>
          <w:rFonts w:ascii="Times New Roman" w:hAnsi="Times New Roman" w:cs="Times New Roman"/>
          <w:sz w:val="24"/>
          <w:szCs w:val="24"/>
          <w:lang w:val="en-US"/>
        </w:rPr>
        <w:t>, who are in fact part of</w:t>
      </w:r>
      <w:r w:rsidR="009C1A66">
        <w:rPr>
          <w:rFonts w:ascii="Times New Roman" w:hAnsi="Times New Roman" w:cs="Times New Roman"/>
          <w:sz w:val="24"/>
          <w:szCs w:val="24"/>
          <w:lang w:val="en-US"/>
        </w:rPr>
        <w:t xml:space="preserve"> the computer program</w:t>
      </w:r>
      <w:r w:rsidR="000B48A1">
        <w:rPr>
          <w:rFonts w:ascii="Times New Roman" w:hAnsi="Times New Roman" w:cs="Times New Roman"/>
          <w:sz w:val="24"/>
          <w:szCs w:val="24"/>
          <w:lang w:val="en-US"/>
        </w:rPr>
        <w:t>. The program varies the degree to which participants are being passed the ball by the other players;</w:t>
      </w:r>
      <w:r w:rsidR="002F101B">
        <w:rPr>
          <w:rFonts w:ascii="Times New Roman" w:hAnsi="Times New Roman" w:cs="Times New Roman"/>
          <w:sz w:val="24"/>
          <w:szCs w:val="24"/>
          <w:lang w:val="en-US"/>
        </w:rPr>
        <w:t xml:space="preserve"> </w:t>
      </w:r>
      <w:r w:rsidR="00EE5060">
        <w:rPr>
          <w:rFonts w:ascii="Times New Roman" w:hAnsi="Times New Roman" w:cs="Times New Roman"/>
          <w:sz w:val="24"/>
          <w:szCs w:val="24"/>
          <w:lang w:val="en-US"/>
        </w:rPr>
        <w:t xml:space="preserve">ostracized </w:t>
      </w:r>
      <w:r w:rsidR="002F101B">
        <w:rPr>
          <w:rFonts w:ascii="Times New Roman" w:hAnsi="Times New Roman" w:cs="Times New Roman"/>
          <w:sz w:val="24"/>
          <w:szCs w:val="24"/>
          <w:lang w:val="en-US"/>
        </w:rPr>
        <w:t xml:space="preserve">participants are not passed the ball, while included participants are passed the ball. In </w:t>
      </w:r>
      <w:r w:rsidR="009C1A66">
        <w:rPr>
          <w:rFonts w:ascii="Times New Roman" w:hAnsi="Times New Roman" w:cs="Times New Roman"/>
          <w:sz w:val="24"/>
          <w:szCs w:val="24"/>
          <w:lang w:val="en-US"/>
        </w:rPr>
        <w:t xml:space="preserve">the </w:t>
      </w:r>
      <w:r w:rsidR="002F101B">
        <w:rPr>
          <w:rFonts w:ascii="Times New Roman" w:hAnsi="Times New Roman" w:cs="Times New Roman"/>
          <w:sz w:val="24"/>
          <w:szCs w:val="24"/>
          <w:lang w:val="en-US"/>
        </w:rPr>
        <w:t>study of the psychological effects of</w:t>
      </w:r>
      <w:r w:rsidR="002F101B"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ostracism and exclusion, this paradigm has been widely used next to other paradigms, such as the future life rejection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"10.1037//0022-3514.83.4.817", "ISSN" : "0022-3514", "author" : [ { "dropping-particle" : "", "family" : "Baumeister", "given" : "Roy F.", "non-dropping-particle" : "", "parse-names" : false, "suffix" : "" }, { "dropping-particle" : "", "family" : "Twenge", "given" : "Jean M.", "non-dropping-particle" : "", "parse-names" : false, "suffix" : "" }, { "dropping-particle" : "", "family" : "Nuss", "given" : "Christopher K.", "non-dropping-particle" : "", "parse-names" : false, "suffix" : "" } ], "container-title" : "Journal of Personality and Social Psychology", "id" : "ITEM-1", "issue" : "4", "issued" : { "date-parts" : [ [ "2002" ] ] }, "page" : "817-827", "title" : "Effects of social exclusion on cognitive processes: Anticipated aloneness reduces intelligent thought.", "type" : "article-journal", "volume" : "83" }, "uris" : [ "http://www.mendeley.com/documents/?uuid=11224771-7747-49cb-818d-dda63b510eb2" ] } ], "mendeley" : { "manualFormatting" : "(see Baumeister, Twenge, &amp; Nuss, 2002)", "previouslyFormattedCitation" : "(Baumeister, Twenge, &amp; Nuss, 2002)"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(see Baumeister, Twenge, &amp; Nuss, 2002)</w:t>
      </w:r>
      <w:r w:rsidR="00593A23" w:rsidRPr="00F70F0A">
        <w:rPr>
          <w:rFonts w:ascii="Times New Roman" w:hAnsi="Times New Roman" w:cs="Times New Roman"/>
          <w:sz w:val="24"/>
          <w:szCs w:val="24"/>
          <w:lang w:val="en-US"/>
        </w:rPr>
        <w:fldChar w:fldCharType="end"/>
      </w:r>
      <w:r w:rsidR="00E661C6">
        <w:rPr>
          <w:rFonts w:ascii="Times New Roman" w:hAnsi="Times New Roman" w:cs="Times New Roman"/>
          <w:sz w:val="24"/>
          <w:szCs w:val="24"/>
          <w:lang w:val="en-US"/>
        </w:rPr>
        <w:t xml:space="preserve"> and</w:t>
      </w:r>
      <w:r>
        <w:rPr>
          <w:rFonts w:ascii="Times New Roman" w:hAnsi="Times New Roman" w:cs="Times New Roman"/>
          <w:sz w:val="24"/>
          <w:szCs w:val="24"/>
          <w:lang w:val="en-US"/>
        </w:rPr>
        <w:t xml:space="preserve"> the get-acqu</w:t>
      </w:r>
      <w:r w:rsidR="00E76D2C">
        <w:rPr>
          <w:rFonts w:ascii="Times New Roman" w:hAnsi="Times New Roman" w:cs="Times New Roman"/>
          <w:sz w:val="24"/>
          <w:szCs w:val="24"/>
          <w:lang w:val="en-US"/>
        </w:rPr>
        <w:t>a</w:t>
      </w:r>
      <w:r>
        <w:rPr>
          <w:rFonts w:ascii="Times New Roman" w:hAnsi="Times New Roman" w:cs="Times New Roman"/>
          <w:sz w:val="24"/>
          <w:szCs w:val="24"/>
          <w:lang w:val="en-US"/>
        </w:rPr>
        <w:t>inted paradigm (Nezlek, Kowalski, Leary, Blevings, &amp; Holgate, 1997)</w:t>
      </w:r>
      <w:r w:rsidRPr="00F70F0A">
        <w:rPr>
          <w:rFonts w:ascii="Times New Roman" w:hAnsi="Times New Roman" w:cs="Times New Roman"/>
          <w:sz w:val="24"/>
          <w:szCs w:val="24"/>
          <w:lang w:val="en-US"/>
        </w:rPr>
        <w:t xml:space="preserve">. </w:t>
      </w:r>
      <w:r w:rsidR="000B48A1">
        <w:rPr>
          <w:rFonts w:ascii="Times New Roman" w:hAnsi="Times New Roman" w:cs="Times New Roman"/>
          <w:sz w:val="24"/>
          <w:szCs w:val="24"/>
          <w:lang w:val="en-US"/>
        </w:rPr>
        <w:t xml:space="preserve">Our </w:t>
      </w:r>
      <w:r w:rsidRPr="00F70F0A">
        <w:rPr>
          <w:rFonts w:ascii="Times New Roman" w:hAnsi="Times New Roman" w:cs="Times New Roman"/>
          <w:sz w:val="24"/>
          <w:szCs w:val="24"/>
          <w:lang w:val="en-US"/>
        </w:rPr>
        <w:t>literature search</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showed that at least 200 </w:t>
      </w:r>
      <w:r>
        <w:rPr>
          <w:rFonts w:ascii="Times New Roman" w:hAnsi="Times New Roman" w:cs="Times New Roman"/>
          <w:sz w:val="24"/>
          <w:szCs w:val="24"/>
          <w:lang w:val="en-US"/>
        </w:rPr>
        <w:t xml:space="preserve">published </w:t>
      </w:r>
      <w:r w:rsidRPr="00F70F0A">
        <w:rPr>
          <w:rFonts w:ascii="Times New Roman" w:hAnsi="Times New Roman" w:cs="Times New Roman"/>
          <w:sz w:val="24"/>
          <w:szCs w:val="24"/>
          <w:lang w:val="en-US"/>
        </w:rPr>
        <w:t>papers involve</w:t>
      </w:r>
      <w:r w:rsidR="000B48A1">
        <w:rPr>
          <w:rFonts w:ascii="Times New Roman" w:hAnsi="Times New Roman" w:cs="Times New Roman"/>
          <w:sz w:val="24"/>
          <w:szCs w:val="24"/>
          <w:lang w:val="en-US"/>
        </w:rPr>
        <w:t>d</w:t>
      </w:r>
      <w:r w:rsidRPr="00F70F0A">
        <w:rPr>
          <w:rFonts w:ascii="Times New Roman" w:hAnsi="Times New Roman" w:cs="Times New Roman"/>
          <w:sz w:val="24"/>
          <w:szCs w:val="24"/>
          <w:lang w:val="en-US"/>
        </w:rPr>
        <w:t xml:space="preserve"> the use of the Cyberball</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paradigm</w:t>
      </w:r>
      <w:r w:rsidR="000B48A1">
        <w:rPr>
          <w:rFonts w:ascii="Times New Roman" w:hAnsi="Times New Roman" w:cs="Times New Roman"/>
          <w:sz w:val="24"/>
          <w:szCs w:val="24"/>
          <w:lang w:val="en-US"/>
        </w:rPr>
        <w:t xml:space="preserve"> to study ostracism</w:t>
      </w:r>
      <w:r w:rsidRPr="00F70F0A">
        <w:rPr>
          <w:rFonts w:ascii="Times New Roman" w:hAnsi="Times New Roman" w:cs="Times New Roman"/>
          <w:sz w:val="24"/>
          <w:szCs w:val="24"/>
          <w:lang w:val="en-US"/>
        </w:rPr>
        <w:t>, and that over 19,500 participants have played the game</w:t>
      </w:r>
      <w:r w:rsidR="008F6491">
        <w:rPr>
          <w:rFonts w:ascii="Times New Roman" w:hAnsi="Times New Roman" w:cs="Times New Roman"/>
          <w:sz w:val="24"/>
          <w:szCs w:val="24"/>
          <w:lang w:val="en-US"/>
        </w:rPr>
        <w:t xml:space="preserve"> thus far</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Thus</w:t>
      </w:r>
      <w:r w:rsidRPr="00F70F0A">
        <w:rPr>
          <w:rFonts w:ascii="Times New Roman" w:hAnsi="Times New Roman" w:cs="Times New Roman"/>
          <w:sz w:val="24"/>
          <w:szCs w:val="24"/>
          <w:lang w:val="en-US"/>
        </w:rPr>
        <w:t>, the Cyberball paradigm has received much traction in experimental work</w:t>
      </w:r>
      <w:r w:rsidR="006A1BD6">
        <w:rPr>
          <w:rFonts w:ascii="Times New Roman" w:hAnsi="Times New Roman" w:cs="Times New Roman"/>
          <w:sz w:val="24"/>
          <w:szCs w:val="24"/>
          <w:lang w:val="en-US"/>
        </w:rPr>
        <w:t xml:space="preserve"> in the field of social ostracism</w:t>
      </w:r>
      <w:r w:rsidRPr="00F70F0A">
        <w:rPr>
          <w:rFonts w:ascii="Times New Roman" w:hAnsi="Times New Roman" w:cs="Times New Roman"/>
          <w:sz w:val="24"/>
          <w:szCs w:val="24"/>
          <w:lang w:val="en-US"/>
        </w:rPr>
        <w:t>.</w:t>
      </w:r>
    </w:p>
    <w:p w14:paraId="40A62D14" w14:textId="77777777" w:rsidR="007B0F0C" w:rsidRDefault="007B0F0C" w:rsidP="00444A89">
      <w:pPr>
        <w:spacing w:after="0" w:line="480" w:lineRule="auto"/>
        <w:ind w:left="90"/>
        <w:rPr>
          <w:rFonts w:ascii="Times New Roman" w:hAnsi="Times New Roman" w:cs="Times New Roman"/>
          <w:b/>
          <w:sz w:val="24"/>
          <w:szCs w:val="24"/>
          <w:lang w:val="en-US"/>
        </w:rPr>
      </w:pPr>
      <w:r>
        <w:rPr>
          <w:rFonts w:ascii="Times New Roman" w:hAnsi="Times New Roman" w:cs="Times New Roman"/>
          <w:b/>
          <w:sz w:val="24"/>
          <w:szCs w:val="24"/>
          <w:lang w:val="en-US"/>
        </w:rPr>
        <w:t>Historical background</w:t>
      </w:r>
      <w:r w:rsidR="00F827F0">
        <w:rPr>
          <w:rFonts w:ascii="Times New Roman" w:hAnsi="Times New Roman" w:cs="Times New Roman"/>
          <w:b/>
          <w:sz w:val="24"/>
          <w:szCs w:val="24"/>
          <w:lang w:val="en-US"/>
        </w:rPr>
        <w:t xml:space="preserve"> </w:t>
      </w:r>
    </w:p>
    <w:p w14:paraId="421C382D" w14:textId="358AA434" w:rsidR="00E06E83" w:rsidRDefault="006A1BD6" w:rsidP="00C30555">
      <w:pPr>
        <w:spacing w:after="0" w:line="480" w:lineRule="auto"/>
        <w:ind w:left="90" w:firstLine="618"/>
        <w:rPr>
          <w:rFonts w:ascii="Times New Roman" w:hAnsi="Times New Roman" w:cs="Times New Roman"/>
          <w:sz w:val="24"/>
          <w:szCs w:val="24"/>
          <w:lang w:val="en-US"/>
        </w:rPr>
      </w:pPr>
      <w:r>
        <w:rPr>
          <w:rFonts w:ascii="Times New Roman" w:hAnsi="Times New Roman" w:cs="Times New Roman"/>
          <w:sz w:val="24"/>
          <w:szCs w:val="24"/>
          <w:lang w:val="en-US"/>
        </w:rPr>
        <w:t xml:space="preserve">Since the introduction of Cyberball, </w:t>
      </w:r>
      <w:r w:rsidR="00731737" w:rsidRPr="00F70F0A">
        <w:rPr>
          <w:rFonts w:ascii="Times New Roman" w:hAnsi="Times New Roman" w:cs="Times New Roman"/>
          <w:sz w:val="24"/>
          <w:szCs w:val="24"/>
          <w:lang w:val="en-US"/>
        </w:rPr>
        <w:t>social ostracism</w:t>
      </w:r>
      <w:r>
        <w:rPr>
          <w:rFonts w:ascii="Times New Roman" w:hAnsi="Times New Roman" w:cs="Times New Roman"/>
          <w:sz w:val="24"/>
          <w:szCs w:val="24"/>
          <w:lang w:val="en-US"/>
        </w:rPr>
        <w:t xml:space="preserve"> research</w:t>
      </w:r>
      <w:r w:rsidR="00731737" w:rsidRPr="00F70F0A">
        <w:rPr>
          <w:rFonts w:ascii="Times New Roman" w:hAnsi="Times New Roman" w:cs="Times New Roman"/>
          <w:sz w:val="24"/>
          <w:szCs w:val="24"/>
          <w:lang w:val="en-US"/>
        </w:rPr>
        <w:t xml:space="preserve"> has culminated in updated theory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"10.1016/S0065-2601(08)00406-1", "author" : [ { "dropping-particle" : "", "family" : "Williams", "given" : "K.D.", "non-dropping-particle" : "", "parse-names" : false, "suffix" : "" } ], "container-title" : "Advances in Experimental Social Psychology", "id" : "ITEM-1", "issued" : { "date-parts" : [ [ "2009" ] ] }, "page" : "275-314", "title" : "Ostracism: a temporal need-threat model", "type" : "article-journal", "volume" : "41" }, "uris" : [ "http://www.mendeley.com/documents/?uuid=b119c228-d6e1-467b-bdcb-2b2c2085c026" ] } ], "mendeley" : { "manualFormatting" : "(i.e., Williams, 2009)", "previouslyFormattedCitation" : "(K.D. Williams, 2009)"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00731737" w:rsidRPr="00F70F0A">
        <w:rPr>
          <w:rFonts w:ascii="Times New Roman" w:hAnsi="Times New Roman" w:cs="Times New Roman"/>
          <w:noProof/>
          <w:sz w:val="24"/>
          <w:szCs w:val="24"/>
          <w:lang w:val="en-US"/>
        </w:rPr>
        <w:t>(i.e.</w:t>
      </w:r>
      <w:r w:rsidR="00731737">
        <w:rPr>
          <w:rFonts w:ascii="Times New Roman" w:hAnsi="Times New Roman" w:cs="Times New Roman"/>
          <w:noProof/>
          <w:sz w:val="24"/>
          <w:szCs w:val="24"/>
          <w:lang w:val="en-US"/>
        </w:rPr>
        <w:t xml:space="preserve">, </w:t>
      </w:r>
      <w:r w:rsidR="00731737" w:rsidRPr="00F70F0A">
        <w:rPr>
          <w:rFonts w:ascii="Times New Roman" w:hAnsi="Times New Roman" w:cs="Times New Roman"/>
          <w:noProof/>
          <w:sz w:val="24"/>
          <w:szCs w:val="24"/>
          <w:lang w:val="en-US"/>
        </w:rPr>
        <w:t>Williams, 2009)</w:t>
      </w:r>
      <w:r w:rsidR="00593A23" w:rsidRPr="00F70F0A">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has been topic of </w:t>
      </w:r>
      <w:r w:rsidR="00731737" w:rsidRPr="00F70F0A">
        <w:rPr>
          <w:rFonts w:ascii="Times New Roman" w:hAnsi="Times New Roman" w:cs="Times New Roman"/>
          <w:sz w:val="24"/>
          <w:szCs w:val="24"/>
          <w:lang w:val="en-US"/>
        </w:rPr>
        <w:t>several meta-analyses</w:t>
      </w:r>
      <w:r w:rsidR="00731737">
        <w:rPr>
          <w:rFonts w:ascii="Times New Roman" w:hAnsi="Times New Roman" w:cs="Times New Roman"/>
          <w:sz w:val="24"/>
          <w:szCs w:val="24"/>
          <w:lang w:val="en-US"/>
        </w:rPr>
        <w:t xml:space="preserve">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"10.1177/1088868309346065", "ISSN" : "1088-8683", "PMID" : "19770347", "abstract" : "Competing predictions about the effect of social exclusion were tested by meta-analyzing findings from studies of interpersonal rejection, ostracism, and similar procedures. Rejection appears to cause a significant shift toward a more negative emotional state. Typically, however, the result was an emotionally neutral state marked by low levels of both positive and negative affect. Acceptance caused a slight increase in positive mood and a moderate increase in self-esteem. Self-esteem among rejected persons was no different from neutral controls. These findings are discussed in terms of belongingness motivation, sociometer theory, affective numbing, and self-esteem defenses.", "author" : [ { "dropping-particle" : "", "family" : "Blackhart", "given" : "Ginette C", "non-dropping-particle" : "", "parse-names" : false, "suffix" : "" }, { "dropping-particle" : "", "family" : "Nelson", "given" : "Brian C", "non-dropping-particle" : "", "parse-names" : false, "suffix" : "" }, { "dropping-particle" : "", "family" : "Knowles", "given" : "Megan L", "non-dropping-particle" : "", "parse-names" : false, "suffix" : "" }, { "dropping-particle" : "", "family" : "Baumeister", "given" : "Roy F", "non-dropping-particle" : "", "parse-names" : false, "suffix" : "" } ], "container-title" : "Personality and social psychology review : an official journal of the Society for Personality and Social Psychology, Inc", "id" : "ITEM-1", "issue" : "4", "issued" : { "date-parts" : [ [ "2009", "11" ] ] }, "page" : "269-309", "title" : "Rejection elicits emotional reactions but neither causes immediate distress nor lowers self-esteem: a meta-analytic review of 192 studies on social exclusion.", "type" : "article-journal", "volume" : "13" }, "uris" : [ "http://www.mendeley.com/documents/?uuid=529628d1-90da-491a-af78-b9145d433771" ] }, { "id" : "ITEM-2", "itemData" : { "DOI" : "10.1111/j.1745-6924.2009.01158.x", "ISSN" : "17456916", "author" : [ { "dropping-particle" : "", "family" : "Gerber", "given" : "Jonathan", "non-dropping-particle" : "", "parse-names" : false, "suffix" : "" }, { "dropping-particle" : "", "family" : "Wheeler", "given" : "Ladd", "non-dropping-particle" : "", "parse-names" : false, "suffix" : "" } ], "container-title" : "Perspectives on Psychological Science", "id" : "ITEM-2", "issue" : "5", "issued" : { "date-parts" : [ [ "2009", "9" ] ] }, "page" : "468-488", "title" : "On Being Rejected: A Meta-Analysis of Experimental Research on Rejection", "type" : "article-journal", "volume" : "4" }, "uris" : [ "http://www.mendeley.com/documents/?uuid=d8daa73d-5f27-4ca7-9ba9-b61634656d6d" ] } ], "mendeley" : { "manualFormatting" : "(Blackhart, Nelson, Knowles, &amp; Baumeister, 2009; Cacioppo, Frum, Asp, Weiss, Lewis, &amp; Cacioppo, 2013; Gerber &amp; Wheeler, 2009)", "previouslyFormattedCitation" : "(Blackhart, Nelson, Knowles, &amp; Baumeister, 2009; Gerber &amp; Wheeler, 2009)"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00731737" w:rsidRPr="00F70F0A">
        <w:rPr>
          <w:rFonts w:ascii="Times New Roman" w:hAnsi="Times New Roman" w:cs="Times New Roman"/>
          <w:noProof/>
          <w:sz w:val="24"/>
          <w:szCs w:val="24"/>
          <w:lang w:val="en-US"/>
        </w:rPr>
        <w:t>(Blackhart, Nelson, Knowles, &amp; Baumeister, 2009; Cacioppo, Frum, Asp, Weiss, Lewis, &amp; Cacioppo, 2013; Gerber &amp; Wheeler, 2009)</w:t>
      </w:r>
      <w:r w:rsidR="00593A23" w:rsidRPr="00F70F0A">
        <w:rPr>
          <w:rFonts w:ascii="Times New Roman" w:hAnsi="Times New Roman" w:cs="Times New Roman"/>
          <w:sz w:val="24"/>
          <w:szCs w:val="24"/>
          <w:lang w:val="en-US"/>
        </w:rPr>
        <w:fldChar w:fldCharType="end"/>
      </w:r>
      <w:r>
        <w:rPr>
          <w:rFonts w:ascii="Times New Roman" w:hAnsi="Times New Roman" w:cs="Times New Roman"/>
          <w:sz w:val="24"/>
          <w:szCs w:val="24"/>
          <w:lang w:val="en-US"/>
        </w:rPr>
        <w:t>, and has received growing</w:t>
      </w:r>
      <w:r w:rsidR="00731737" w:rsidRPr="00F70F0A">
        <w:rPr>
          <w:rFonts w:ascii="Times New Roman" w:hAnsi="Times New Roman" w:cs="Times New Roman"/>
          <w:sz w:val="24"/>
          <w:szCs w:val="24"/>
          <w:lang w:val="en-US"/>
        </w:rPr>
        <w:t xml:space="preserve"> interest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"10.3758/BF03192765", "ISSN" : "1554-351X", "author" : [ { "dropping-particle" : "", "family" : "Williams", "given" : "Kipling D.", "non-dropping-particle" : "", "parse-names" : false, "suffix" : "" }, { "dropping-particle" : "", "family" : "Jarvis", "given" : "Blair", "non-dropping-particle" : "", "parse-names" : false, "suffix" : "" } ], "container-title" : "Behavior Research Methods", "id" : "ITEM-1", "issue" : "1", "issued" : { "date-parts" : [ [ "2006", "2" ] ] }, "page" : "174-180", "title" : "Cyberball: A program for use in research on interpersonal ostracism and acceptance", "type" : "article-journal", "volume" : "38" }, "uris" : [ "http://www.mendeley.com/documents/?uuid=ddd6425d-92c6-4f50-9746-7ba56df4a17a" ] } ], "mendeley" : { "manualFormatting" : "(Williams &amp; Jarvis, 2006)", "previouslyFormattedCitation" : "(Kipling D. Williams &amp; Jarvis, 2006)"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00731737" w:rsidRPr="00F70F0A">
        <w:rPr>
          <w:rFonts w:ascii="Times New Roman" w:hAnsi="Times New Roman" w:cs="Times New Roman"/>
          <w:noProof/>
          <w:sz w:val="24"/>
          <w:szCs w:val="24"/>
          <w:lang w:val="en-US"/>
        </w:rPr>
        <w:t>(Williams &amp; Jarvis, 2006)</w:t>
      </w:r>
      <w:r w:rsidR="00593A23" w:rsidRPr="00F70F0A">
        <w:rPr>
          <w:rFonts w:ascii="Times New Roman" w:hAnsi="Times New Roman" w:cs="Times New Roman"/>
          <w:sz w:val="24"/>
          <w:szCs w:val="24"/>
          <w:lang w:val="en-US"/>
        </w:rPr>
        <w:fldChar w:fldCharType="end"/>
      </w:r>
      <w:r>
        <w:rPr>
          <w:rFonts w:ascii="Times New Roman" w:hAnsi="Times New Roman" w:cs="Times New Roman"/>
          <w:sz w:val="24"/>
          <w:szCs w:val="24"/>
          <w:lang w:val="en-US"/>
        </w:rPr>
        <w:t>. Because</w:t>
      </w:r>
      <w:r w:rsidR="00731737" w:rsidRPr="00F70F0A">
        <w:rPr>
          <w:rFonts w:ascii="Times New Roman" w:hAnsi="Times New Roman" w:cs="Times New Roman"/>
          <w:sz w:val="24"/>
          <w:szCs w:val="24"/>
          <w:lang w:val="en-US"/>
        </w:rPr>
        <w:t xml:space="preserve"> everybody gets excluded sometime</w:t>
      </w:r>
      <w:r>
        <w:rPr>
          <w:rFonts w:ascii="Times New Roman" w:hAnsi="Times New Roman" w:cs="Times New Roman"/>
          <w:sz w:val="24"/>
          <w:szCs w:val="24"/>
          <w:lang w:val="en-US"/>
        </w:rPr>
        <w:t>s, ostracism research has a</w:t>
      </w:r>
      <w:r w:rsidR="00731737" w:rsidRPr="00F70F0A">
        <w:rPr>
          <w:rFonts w:ascii="Times New Roman" w:hAnsi="Times New Roman" w:cs="Times New Roman"/>
          <w:sz w:val="24"/>
          <w:szCs w:val="24"/>
          <w:lang w:val="en-US"/>
        </w:rPr>
        <w:t xml:space="preserve"> soci</w:t>
      </w:r>
      <w:r w:rsidR="00731737">
        <w:rPr>
          <w:rFonts w:ascii="Times New Roman" w:hAnsi="Times New Roman" w:cs="Times New Roman"/>
          <w:sz w:val="24"/>
          <w:szCs w:val="24"/>
          <w:lang w:val="en-US"/>
        </w:rPr>
        <w:t xml:space="preserve">etal </w:t>
      </w:r>
      <w:r w:rsidR="00731737" w:rsidRPr="00F70F0A">
        <w:rPr>
          <w:rFonts w:ascii="Times New Roman" w:hAnsi="Times New Roman" w:cs="Times New Roman"/>
          <w:sz w:val="24"/>
          <w:szCs w:val="24"/>
          <w:lang w:val="en-US"/>
        </w:rPr>
        <w:t>relevance (e.g.</w:t>
      </w:r>
      <w:r w:rsidR="00731737">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in the context of school shootings;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"10.1002/ab.10061", "ISSN" : "0096-140X", "author" : [ { "dropping-particle" : "", "family" : "Leary", "given" : "Mark R.", "non-dropping-particle" : "", "parse-names" : false, "suffix" : "" }, { "dropping-particle" : "", "family" : "Kowalski", "given" : "Robin M.", "non-dropping-particle" : "", "parse-names" : false, "suffix" : "" }, { "dropping-particle" : "", "family" : "Smith", "given" : "Laura", "non-dropping-particle" : "", "parse-names" : false, "suffix" : "" }, { "dropping-particle" : "", "family" : "Phillips", "given" : "Stephen", "non-dropping-particle" : "", "parse-names" : false, "suffix" : "" } ], "container-title" : "Aggressive Behavior", "id" : "ITEM-1", "issue" : "3", "issued" : { "date-parts" : [ [ "2003", "6", "22" ] ] }, "page" : "202-214", "title" : "Teasing, rejection, and violence: Case studies of the school shootings", "type" : "article-journal", "volume" : "29" }, "uris" : [ "http://www.mendeley.com/documents/?uuid=2f79126d-6eab-431f-9c64-420b63a91c5a" ] } ], "mendeley" : { "manualFormatting" : "Leary, Kowalski, Smith, &amp; Phillips, 2003)", "previouslyFormattedCitation" : "(Leary, Kowalski, Smith, &amp; Phillips, 2003)"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00731737" w:rsidRPr="00F70F0A">
        <w:rPr>
          <w:rFonts w:ascii="Times New Roman" w:hAnsi="Times New Roman" w:cs="Times New Roman"/>
          <w:noProof/>
          <w:sz w:val="24"/>
          <w:szCs w:val="24"/>
          <w:lang w:val="en-US"/>
        </w:rPr>
        <w:t>Leary, Kowalski, Smith, &amp; Phillips, 2003)</w:t>
      </w:r>
      <w:r w:rsidR="00593A23" w:rsidRPr="00F70F0A">
        <w:rPr>
          <w:rFonts w:ascii="Times New Roman" w:hAnsi="Times New Roman" w:cs="Times New Roman"/>
          <w:sz w:val="24"/>
          <w:szCs w:val="24"/>
          <w:lang w:val="en-US"/>
        </w:rPr>
        <w:fldChar w:fldCharType="end"/>
      </w:r>
      <w:r w:rsidR="00731737" w:rsidRPr="00F70F0A">
        <w:rPr>
          <w:rFonts w:ascii="Times New Roman" w:hAnsi="Times New Roman" w:cs="Times New Roman"/>
          <w:sz w:val="24"/>
          <w:szCs w:val="24"/>
          <w:lang w:val="en-US"/>
        </w:rPr>
        <w:t>.</w:t>
      </w:r>
      <w:r w:rsidR="00E76D2C">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Through experimental work, it has been repeatedly shown that being ostracized has a</w:t>
      </w:r>
      <w:r w:rsidR="00822478">
        <w:rPr>
          <w:rFonts w:ascii="Times New Roman" w:hAnsi="Times New Roman" w:cs="Times New Roman"/>
          <w:sz w:val="24"/>
          <w:szCs w:val="24"/>
          <w:lang w:val="en-US"/>
        </w:rPr>
        <w:t xml:space="preserve">n </w:t>
      </w:r>
      <w:r w:rsidR="00731737" w:rsidRPr="00F70F0A">
        <w:rPr>
          <w:rFonts w:ascii="Times New Roman" w:hAnsi="Times New Roman" w:cs="Times New Roman"/>
          <w:sz w:val="24"/>
          <w:szCs w:val="24"/>
          <w:lang w:val="en-US"/>
        </w:rPr>
        <w:t xml:space="preserve">effect on people—either </w:t>
      </w:r>
      <w:r w:rsidR="00822478">
        <w:rPr>
          <w:rFonts w:ascii="Times New Roman" w:hAnsi="Times New Roman" w:cs="Times New Roman"/>
          <w:sz w:val="24"/>
          <w:szCs w:val="24"/>
          <w:lang w:val="en-US"/>
        </w:rPr>
        <w:t xml:space="preserve">on </w:t>
      </w:r>
      <w:r w:rsidR="00731737" w:rsidRPr="00F70F0A">
        <w:rPr>
          <w:rFonts w:ascii="Times New Roman" w:hAnsi="Times New Roman" w:cs="Times New Roman"/>
          <w:sz w:val="24"/>
          <w:szCs w:val="24"/>
          <w:lang w:val="en-US"/>
        </w:rPr>
        <w:t>their psychological functioning (e.g.</w:t>
      </w:r>
      <w:r w:rsidR="00822478">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decreases in mood;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"10.1080/08959285.2010.501046", "ISSN" : "0895-9285", "abstract" : "Two experiments investigated the effects of ostracism on performance and intrinsic motivation. Participants were either included or ostracized via an online ball-tossing game and then completed two trials of an interesting word-search task. Later, they engaged in a free-choice trial designed to assess their intrinsic motivation for the word-search task. Results indicated that ostracized participants performed more poorly and experienced lower positive mood and relatedness than included participants. Although no direct effects of ostracism on intrinsic motivation were found, in both studies ostracism indirectly affected intrinsic motivation through positive mood, such that ostracism led to poorer mood and, in turn, lower intrinsic motivation. Implications for future research on ostracism in organizations are discussed.", "author" : [ { "dropping-particle" : "", "family" : "Lustenberger", "given" : "Donald E", "non-dropping-particle" : "", "parse-names" : false, "suffix" : "" }, { "dropping-particle" : "", "family" : "Jagacinski", "given" : "Carolyn M", "non-dropping-particle" : "", "parse-names" : false, "suffix" : "" } ], "container-title" : "Human Performance", "id" : "ITEM-1", "issue" : "4", "issued" : { "date-parts" : [ [ "2010", "8" ] ] }, "page" : "283-304", "publisher" : "LAWRENCE ERLBAUM ASSOC INC-TAYLOR &amp;amp; FRANCIS", "title" : "Exploring the Effects of Ostracism on Performance and Intrinsic Motivation", "type" : "article-journal", "volume" : "23" }, "uris" : [ "http://www.mendeley.com/documents/?uuid=0a7abea3-e29f-4073-a221-74146bcab04b" ] } ], "mendeley" : { "manualFormatting" : "Lustenberger &amp; Jagacinski, 2010", "previouslyFormattedCitation" : "(Lustenberger &amp; Jagacinski, 2010)"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00731737" w:rsidRPr="00F70F0A">
        <w:rPr>
          <w:rFonts w:ascii="Times New Roman" w:hAnsi="Times New Roman" w:cs="Times New Roman"/>
          <w:noProof/>
          <w:sz w:val="24"/>
          <w:szCs w:val="24"/>
          <w:lang w:val="en-US"/>
        </w:rPr>
        <w:t>Lustenberger &amp; Jagacinski, 2010</w:t>
      </w:r>
      <w:r w:rsidR="00593A23" w:rsidRPr="00F70F0A">
        <w:rPr>
          <w:rFonts w:ascii="Times New Roman" w:hAnsi="Times New Roman" w:cs="Times New Roman"/>
          <w:sz w:val="24"/>
          <w:szCs w:val="24"/>
          <w:lang w:val="en-US"/>
        </w:rPr>
        <w:fldChar w:fldCharType="end"/>
      </w:r>
      <w:r w:rsidR="00731737" w:rsidRPr="00F70F0A">
        <w:rPr>
          <w:rFonts w:ascii="Times New Roman" w:hAnsi="Times New Roman" w:cs="Times New Roman"/>
          <w:sz w:val="24"/>
          <w:szCs w:val="24"/>
          <w:lang w:val="en-US"/>
        </w:rPr>
        <w:t xml:space="preserve">) or </w:t>
      </w:r>
      <w:r w:rsidR="00C2192A">
        <w:rPr>
          <w:rFonts w:ascii="Times New Roman" w:hAnsi="Times New Roman" w:cs="Times New Roman"/>
          <w:sz w:val="24"/>
          <w:szCs w:val="24"/>
          <w:lang w:val="en-US"/>
        </w:rPr>
        <w:t xml:space="preserve">on </w:t>
      </w:r>
      <w:r w:rsidR="00731737" w:rsidRPr="00F70F0A">
        <w:rPr>
          <w:rFonts w:ascii="Times New Roman" w:hAnsi="Times New Roman" w:cs="Times New Roman"/>
          <w:sz w:val="24"/>
          <w:szCs w:val="24"/>
          <w:lang w:val="en-US"/>
        </w:rPr>
        <w:t>certain interpersonal behavior</w:t>
      </w:r>
      <w:r w:rsidR="00731737">
        <w:rPr>
          <w:rFonts w:ascii="Times New Roman" w:hAnsi="Times New Roman" w:cs="Times New Roman"/>
          <w:sz w:val="24"/>
          <w:szCs w:val="24"/>
          <w:lang w:val="en-US"/>
        </w:rPr>
        <w:t>s</w:t>
      </w:r>
      <w:r w:rsidR="00731737" w:rsidRPr="00F70F0A">
        <w:rPr>
          <w:rFonts w:ascii="Times New Roman" w:hAnsi="Times New Roman" w:cs="Times New Roman"/>
          <w:sz w:val="24"/>
          <w:szCs w:val="24"/>
          <w:lang w:val="en-US"/>
        </w:rPr>
        <w:t xml:space="preserve"> (e.g.</w:t>
      </w:r>
      <w:r w:rsidR="00822478">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increases in aggressive behaviors;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"10.1037/a0030104", "ISSN" : "1930-7802", "abstract" : "Considerable research has documented that brief and seemingly innocuous episodes of ostracism cause individuals to feel initial pain, distress, and threatened fundamental needs. How do ostracized groups respond? Does sharing ostracism with a cotarget reduce the distress? Are groups more aggressive than individuals, particularly if they are ostracized? Following a brief inclusion or ostracism experience in Cyberball, either as a solo or as a dyad, participants provided self-reports of need threats and mood during the game, and after a delay that allowed for reflection and coping. In addition, after this delay participants also had an opportunity to aggress. We found that ostracism's initial distress is not mitigated by being in a group. Instead, sharing the ostracism experience did moderate delayed responses. Sharing the ostracism experience did mitigate reflective self-reports of belonging, self-esteem, meaning, control and mood. Moreover, ostracism increased aggression and groups were more aggressive than individuals.", "author" : [ { "dropping-particle" : "", "family" : "Beest", "given" : "Ilja", "non-dropping-particle" : "van", "parse-names" : false, "suffix" : "" }, { "dropping-particle" : "", "family" : "Carter-Sowell", "given" : "Adrienne R", "non-dropping-particle" : "", "parse-names" : false, "suffix" : "" }, { "dropping-particle" : "", "family" : "Dijk", "given" : "Eric", "non-dropping-particle" : "van", "parse-names" : false, "suffix" : "" }, { "dropping-particle" : "", "family" : "Williams", "given" : "Kipling D", "non-dropping-particle" : "", "parse-names" : false, "suffix" : "" } ], "container-title" : "Group Dynamics: Theory, Research, and Practice", "id" : "ITEM-1", "issue" : "4", "issued" : { "date-parts" : [ [ "2012" ] ] }, "page" : "241-254", "title" : "Groups being ostracized by groups: Is the pain shared, is recovery quicker, and are groups more likely to be aggressive?", "type" : "article-journal", "volume" : "16" }, "uris" : [ "http://www.mendeley.com/documents/?uuid=719fe5bc-1556-46be-b8c1-16444fa02a43" ] } ], "mendeley" : { "manualFormatting" : "Van Beest, Carter-Sowell, Van Dijk, &amp; Williams, 2012", "previouslyFormattedCitation" : "(van Beest, Carter-Sowell, van Dijk, &amp; Williams, 2012)"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00731737" w:rsidRPr="00F70F0A">
        <w:rPr>
          <w:rFonts w:ascii="Times New Roman" w:hAnsi="Times New Roman" w:cs="Times New Roman"/>
          <w:noProof/>
          <w:sz w:val="24"/>
          <w:szCs w:val="24"/>
          <w:lang w:val="en-US"/>
        </w:rPr>
        <w:t>Van Beest, Carter-Sowell, Van Dijk, &amp; Williams, 2012</w:t>
      </w:r>
      <w:r w:rsidR="00593A23" w:rsidRPr="00F70F0A">
        <w:rPr>
          <w:rFonts w:ascii="Times New Roman" w:hAnsi="Times New Roman" w:cs="Times New Roman"/>
          <w:sz w:val="24"/>
          <w:szCs w:val="24"/>
          <w:lang w:val="en-US"/>
        </w:rPr>
        <w:fldChar w:fldCharType="end"/>
      </w:r>
      <w:r w:rsidR="00731737" w:rsidRPr="00F70F0A">
        <w:rPr>
          <w:rFonts w:ascii="Times New Roman" w:hAnsi="Times New Roman" w:cs="Times New Roman"/>
          <w:sz w:val="24"/>
          <w:szCs w:val="24"/>
          <w:lang w:val="en-US"/>
        </w:rPr>
        <w:t>).</w:t>
      </w:r>
      <w:r w:rsidR="00731737">
        <w:rPr>
          <w:rFonts w:ascii="Times New Roman" w:hAnsi="Times New Roman" w:cs="Times New Roman"/>
          <w:sz w:val="24"/>
          <w:szCs w:val="24"/>
          <w:lang w:val="en-US"/>
        </w:rPr>
        <w:t xml:space="preserve"> </w:t>
      </w:r>
      <w:r w:rsidR="00901224">
        <w:rPr>
          <w:rFonts w:ascii="Times New Roman" w:hAnsi="Times New Roman" w:cs="Times New Roman"/>
          <w:sz w:val="24"/>
          <w:szCs w:val="24"/>
          <w:lang w:val="en-US"/>
        </w:rPr>
        <w:t xml:space="preserve">These </w:t>
      </w:r>
      <w:r w:rsidR="00901224">
        <w:rPr>
          <w:rFonts w:ascii="Times New Roman" w:hAnsi="Times New Roman" w:cs="Times New Roman"/>
          <w:sz w:val="24"/>
          <w:szCs w:val="24"/>
          <w:lang w:val="en-US"/>
        </w:rPr>
        <w:lastRenderedPageBreak/>
        <w:t>experiments have highlighted the (mostly negative) impact of ostracism on</w:t>
      </w:r>
      <w:r w:rsidR="00822478">
        <w:rPr>
          <w:rFonts w:ascii="Times New Roman" w:hAnsi="Times New Roman" w:cs="Times New Roman"/>
          <w:sz w:val="24"/>
          <w:szCs w:val="24"/>
          <w:lang w:val="en-US"/>
        </w:rPr>
        <w:t xml:space="preserve"> fundamental needs (e.g., belonging; Baumeister, &amp; Leary, 1995), mood</w:t>
      </w:r>
      <w:r w:rsidR="00E06E83">
        <w:rPr>
          <w:rFonts w:ascii="Times New Roman" w:hAnsi="Times New Roman" w:cs="Times New Roman"/>
          <w:sz w:val="24"/>
          <w:szCs w:val="24"/>
          <w:lang w:val="en-US"/>
        </w:rPr>
        <w:t>, physiology (e.g., body temperature; Ijzerman, Galucci, Pouw, Wei</w:t>
      </w:r>
      <w:r w:rsidR="00E06E83" w:rsidRPr="00F70F0A">
        <w:rPr>
          <w:rFonts w:ascii="Times New Roman" w:eastAsia="Times New Roman" w:hAnsi="Times New Roman" w:cs="Times New Roman"/>
          <w:sz w:val="24"/>
          <w:szCs w:val="24"/>
          <w:lang w:val="en-US"/>
        </w:rPr>
        <w:t>βgerber</w:t>
      </w:r>
      <w:r w:rsidR="00E06E83">
        <w:rPr>
          <w:rFonts w:ascii="Times New Roman" w:eastAsia="Times New Roman" w:hAnsi="Times New Roman" w:cs="Times New Roman"/>
          <w:sz w:val="24"/>
          <w:szCs w:val="24"/>
          <w:lang w:val="en-US"/>
        </w:rPr>
        <w:t>, Van Doesum, &amp; Williams, 2012)</w:t>
      </w:r>
      <w:r w:rsidR="00E06E83">
        <w:rPr>
          <w:rFonts w:ascii="Times New Roman" w:hAnsi="Times New Roman" w:cs="Times New Roman"/>
          <w:sz w:val="24"/>
          <w:szCs w:val="24"/>
          <w:lang w:val="en-US"/>
        </w:rPr>
        <w:t xml:space="preserve"> and varying other constructs, such as behavioral measures</w:t>
      </w:r>
      <w:r w:rsidR="00822478">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In the current paper</w:t>
      </w:r>
      <w:r w:rsidR="00731737">
        <w:rPr>
          <w:rFonts w:ascii="Times New Roman" w:hAnsi="Times New Roman" w:cs="Times New Roman"/>
          <w:sz w:val="24"/>
          <w:szCs w:val="24"/>
          <w:lang w:val="en-US"/>
        </w:rPr>
        <w:t>,</w:t>
      </w:r>
      <w:r w:rsidR="007425DF">
        <w:rPr>
          <w:rFonts w:ascii="Times New Roman" w:hAnsi="Times New Roman" w:cs="Times New Roman"/>
          <w:sz w:val="24"/>
          <w:szCs w:val="24"/>
          <w:lang w:val="en-US"/>
        </w:rPr>
        <w:t xml:space="preserve"> we refer to</w:t>
      </w:r>
      <w:r w:rsidR="00731737" w:rsidRPr="00F70F0A">
        <w:rPr>
          <w:rFonts w:ascii="Times New Roman" w:hAnsi="Times New Roman" w:cs="Times New Roman"/>
          <w:sz w:val="24"/>
          <w:szCs w:val="24"/>
          <w:lang w:val="en-US"/>
        </w:rPr>
        <w:t xml:space="preserve"> </w:t>
      </w:r>
      <w:r w:rsidR="007D26AC" w:rsidRPr="00F70F0A">
        <w:rPr>
          <w:rFonts w:ascii="Times New Roman" w:hAnsi="Times New Roman" w:cs="Times New Roman"/>
          <w:sz w:val="24"/>
          <w:szCs w:val="24"/>
          <w:lang w:val="en-US"/>
        </w:rPr>
        <w:t>th</w:t>
      </w:r>
      <w:r w:rsidR="007D26AC">
        <w:rPr>
          <w:rFonts w:ascii="Times New Roman" w:hAnsi="Times New Roman" w:cs="Times New Roman"/>
          <w:sz w:val="24"/>
          <w:szCs w:val="24"/>
          <w:lang w:val="en-US"/>
        </w:rPr>
        <w:t>e general</w:t>
      </w:r>
      <w:r w:rsidR="007D26AC"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effect of being ostracized as the ‘ostracism effect.’ </w:t>
      </w:r>
    </w:p>
    <w:p w14:paraId="4FA3DD01" w14:textId="30A9F4CC" w:rsidR="00E76D2C" w:rsidRPr="00F70F0A" w:rsidRDefault="00593A23" w:rsidP="00C30555">
      <w:pPr>
        <w:spacing w:after="0" w:line="480" w:lineRule="auto"/>
        <w:ind w:left="90" w:firstLine="618"/>
        <w:rPr>
          <w:rFonts w:ascii="Times New Roman" w:hAnsi="Times New Roman" w:cs="Times New Roman"/>
          <w:sz w:val="24"/>
          <w:szCs w:val="24"/>
          <w:lang w:val="en-US"/>
        </w:rPr>
      </w:pPr>
      <w:r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"10.1016/S0065-2601(08)00406-1", "author" : [ { "dropping-particle" : "", "family" : "Williams", "given" : "K.D.", "non-dropping-particle" : "", "parse-names" : false, "suffix" : "" } ], "container-title" : "Advances in Experimental Social Psychology", "id" : "ITEM-1", "issued" : { "date-parts" : [ [ "2009" ] ] }, "page" : "275-314", "title" : "Ostracism: a temporal need-threat model", "type" : "article-journal", "volume" : "41" }, "uris" : [ "http://www.mendeley.com/documents/?uuid=b119c228-d6e1-467b-bdcb-2b2c2085c026" ] } ], "mendeley" : { "manualFormatting" : "Williams (2009)", "previouslyFormattedCitation" : "(K.D. Williams, 2009)" }, "properties" : { "noteIndex" : 0 }, "schema" : "https://github.com/citation-style-language/schema/raw/master/csl-citation.json" }</w:instrText>
      </w:r>
      <w:r w:rsidRPr="00F70F0A">
        <w:rPr>
          <w:rFonts w:ascii="Times New Roman" w:hAnsi="Times New Roman" w:cs="Times New Roman"/>
          <w:sz w:val="24"/>
          <w:szCs w:val="24"/>
          <w:lang w:val="en-US"/>
        </w:rPr>
        <w:fldChar w:fldCharType="separate"/>
      </w:r>
      <w:r w:rsidR="00731737" w:rsidRPr="00F70F0A">
        <w:rPr>
          <w:rFonts w:ascii="Times New Roman" w:hAnsi="Times New Roman" w:cs="Times New Roman"/>
          <w:noProof/>
          <w:sz w:val="24"/>
          <w:szCs w:val="24"/>
          <w:lang w:val="en-US"/>
        </w:rPr>
        <w:t>Williams (2009)</w:t>
      </w:r>
      <w:r w:rsidRPr="00F70F0A">
        <w:rPr>
          <w:rFonts w:ascii="Times New Roman" w:hAnsi="Times New Roman" w:cs="Times New Roman"/>
          <w:sz w:val="24"/>
          <w:szCs w:val="24"/>
          <w:lang w:val="en-US"/>
        </w:rPr>
        <w:fldChar w:fldCharType="end"/>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proposed</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a temporal model of ostracism, in which he suggested three stages in the ostracism effect, namely:</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(1) a reflexive stage, (2) a reflective stage</w:t>
      </w:r>
      <w:r w:rsidR="00772345">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and (3) a resignation stage</w:t>
      </w:r>
      <w:r w:rsidR="00731737">
        <w:rPr>
          <w:rFonts w:ascii="Times New Roman" w:hAnsi="Times New Roman" w:cs="Times New Roman"/>
          <w:sz w:val="24"/>
          <w:szCs w:val="24"/>
          <w:lang w:val="en-US"/>
        </w:rPr>
        <w:t>. In the</w:t>
      </w:r>
      <w:r w:rsidR="00731737" w:rsidRPr="00F70F0A">
        <w:rPr>
          <w:rFonts w:ascii="Times New Roman" w:hAnsi="Times New Roman" w:cs="Times New Roman"/>
          <w:sz w:val="24"/>
          <w:szCs w:val="24"/>
          <w:lang w:val="en-US"/>
        </w:rPr>
        <w:t xml:space="preserve"> reflexive stage</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the response to the ostracism sequence </w:t>
      </w:r>
      <w:r w:rsidR="00772345">
        <w:rPr>
          <w:rFonts w:ascii="Times New Roman" w:hAnsi="Times New Roman" w:cs="Times New Roman"/>
          <w:sz w:val="24"/>
          <w:szCs w:val="24"/>
          <w:lang w:val="en-US"/>
        </w:rPr>
        <w:t xml:space="preserve">is immediate and </w:t>
      </w:r>
      <w:r w:rsidR="00731737" w:rsidRPr="00F70F0A">
        <w:rPr>
          <w:rFonts w:ascii="Times New Roman" w:hAnsi="Times New Roman" w:cs="Times New Roman"/>
          <w:sz w:val="24"/>
          <w:szCs w:val="24"/>
          <w:lang w:val="en-US"/>
        </w:rPr>
        <w:t xml:space="preserve">occurs like a reflex. This initial response is theorized to be </w:t>
      </w:r>
      <w:r w:rsidR="00E76D2C">
        <w:rPr>
          <w:rFonts w:ascii="Times New Roman" w:hAnsi="Times New Roman" w:cs="Times New Roman"/>
          <w:sz w:val="24"/>
          <w:szCs w:val="24"/>
          <w:lang w:val="en-US"/>
        </w:rPr>
        <w:t>socially</w:t>
      </w:r>
      <w:r w:rsidR="00731737" w:rsidRPr="00F70F0A">
        <w:rPr>
          <w:rFonts w:ascii="Times New Roman" w:hAnsi="Times New Roman" w:cs="Times New Roman"/>
          <w:sz w:val="24"/>
          <w:szCs w:val="24"/>
          <w:lang w:val="en-US"/>
        </w:rPr>
        <w:t xml:space="preserve"> painful and threatening</w:t>
      </w:r>
      <w:r w:rsidR="00E661C6">
        <w:rPr>
          <w:rFonts w:ascii="Times New Roman" w:hAnsi="Times New Roman" w:cs="Times New Roman"/>
          <w:sz w:val="24"/>
          <w:szCs w:val="24"/>
          <w:lang w:val="en-US"/>
        </w:rPr>
        <w:t xml:space="preserve"> (Baumeister &amp; Leary, 1995)</w:t>
      </w:r>
      <w:r w:rsidR="00731737" w:rsidRPr="00F70F0A">
        <w:rPr>
          <w:rFonts w:ascii="Times New Roman" w:hAnsi="Times New Roman" w:cs="Times New Roman"/>
          <w:sz w:val="24"/>
          <w:szCs w:val="24"/>
          <w:lang w:val="en-US"/>
        </w:rPr>
        <w:t xml:space="preserve">, </w:t>
      </w:r>
      <w:r w:rsidR="00E661C6">
        <w:rPr>
          <w:rFonts w:ascii="Times New Roman" w:hAnsi="Times New Roman" w:cs="Times New Roman"/>
          <w:sz w:val="24"/>
          <w:szCs w:val="24"/>
          <w:lang w:val="en-US"/>
        </w:rPr>
        <w:t xml:space="preserve">and easily detectable due to </w:t>
      </w:r>
      <w:r w:rsidR="00731737" w:rsidRPr="00F70F0A">
        <w:rPr>
          <w:rFonts w:ascii="Times New Roman" w:hAnsi="Times New Roman" w:cs="Times New Roman"/>
          <w:sz w:val="24"/>
          <w:szCs w:val="24"/>
          <w:lang w:val="en-US"/>
        </w:rPr>
        <w:t>evolutionary over-sensitivity to cues of ostracism</w:t>
      </w:r>
      <w:r w:rsidR="00E661C6">
        <w:rPr>
          <w:rFonts w:ascii="Times New Roman" w:hAnsi="Times New Roman" w:cs="Times New Roman"/>
          <w:sz w:val="24"/>
          <w:szCs w:val="24"/>
          <w:lang w:val="en-US"/>
        </w:rPr>
        <w:t xml:space="preserve"> (Haselton, &amp; Buss, 2000)</w:t>
      </w:r>
      <w:r w:rsidR="00731737" w:rsidRPr="00F70F0A">
        <w:rPr>
          <w:rFonts w:ascii="Times New Roman" w:hAnsi="Times New Roman" w:cs="Times New Roman"/>
          <w:sz w:val="24"/>
          <w:szCs w:val="24"/>
          <w:lang w:val="en-US"/>
        </w:rPr>
        <w:t xml:space="preserve">. Such </w:t>
      </w:r>
      <w:r w:rsidR="00EC31F3">
        <w:rPr>
          <w:rFonts w:ascii="Times New Roman" w:hAnsi="Times New Roman" w:cs="Times New Roman"/>
          <w:sz w:val="24"/>
          <w:szCs w:val="24"/>
          <w:lang w:val="en-US"/>
        </w:rPr>
        <w:t>a reflex would</w:t>
      </w:r>
      <w:r w:rsidR="00731737" w:rsidRPr="00F70F0A">
        <w:rPr>
          <w:rFonts w:ascii="Times New Roman" w:hAnsi="Times New Roman" w:cs="Times New Roman"/>
          <w:sz w:val="24"/>
          <w:szCs w:val="24"/>
          <w:lang w:val="en-US"/>
        </w:rPr>
        <w:t xml:space="preserve"> not take into account situational specifics, and provides no or little room for coping</w:t>
      </w:r>
      <w:r w:rsidR="00692953">
        <w:rPr>
          <w:rFonts w:ascii="Times New Roman" w:hAnsi="Times New Roman" w:cs="Times New Roman"/>
          <w:sz w:val="24"/>
          <w:szCs w:val="24"/>
          <w:lang w:val="en-US"/>
        </w:rPr>
        <w:t>, and the reflex is proposed to affect primarily pain and different fundamental needs</w:t>
      </w:r>
      <w:r w:rsidR="00E51543">
        <w:rPr>
          <w:rFonts w:ascii="Times New Roman" w:hAnsi="Times New Roman" w:cs="Times New Roman"/>
          <w:sz w:val="24"/>
          <w:szCs w:val="24"/>
          <w:lang w:val="en-US"/>
        </w:rPr>
        <w:t>.</w:t>
      </w:r>
      <w:r w:rsidR="00692953">
        <w:rPr>
          <w:rFonts w:ascii="Times New Roman" w:hAnsi="Times New Roman" w:cs="Times New Roman"/>
          <w:sz w:val="24"/>
          <w:szCs w:val="24"/>
          <w:lang w:val="en-US"/>
        </w:rPr>
        <w:t xml:space="preserve"> The affected fundamental needs are (1) belonging, (2) </w:t>
      </w:r>
      <w:r w:rsidR="00E51543">
        <w:rPr>
          <w:rFonts w:ascii="Times New Roman" w:hAnsi="Times New Roman" w:cs="Times New Roman"/>
          <w:sz w:val="24"/>
          <w:szCs w:val="24"/>
          <w:lang w:val="en-US"/>
        </w:rPr>
        <w:t>self-esteem</w:t>
      </w:r>
      <w:r w:rsidR="00692953">
        <w:rPr>
          <w:rFonts w:ascii="Times New Roman" w:hAnsi="Times New Roman" w:cs="Times New Roman"/>
          <w:sz w:val="24"/>
          <w:szCs w:val="24"/>
          <w:lang w:val="en-US"/>
        </w:rPr>
        <w:t>, (3) control, and (4) meaningful existence.</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The reflective</w:t>
      </w:r>
      <w:r w:rsidR="00270A66">
        <w:rPr>
          <w:rFonts w:ascii="Times New Roman" w:hAnsi="Times New Roman" w:cs="Times New Roman"/>
          <w:sz w:val="24"/>
          <w:szCs w:val="24"/>
          <w:lang w:val="en-US"/>
        </w:rPr>
        <w:t xml:space="preserve"> (or ‘delayed’)</w:t>
      </w:r>
      <w:r w:rsidR="00731737" w:rsidRPr="00F70F0A">
        <w:rPr>
          <w:rFonts w:ascii="Times New Roman" w:hAnsi="Times New Roman" w:cs="Times New Roman"/>
          <w:sz w:val="24"/>
          <w:szCs w:val="24"/>
          <w:lang w:val="en-US"/>
        </w:rPr>
        <w:t xml:space="preserve"> stage, which</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follows this immediate response, is subject to more rational thought and coping with the threats.</w:t>
      </w:r>
      <w:r w:rsidR="00692953">
        <w:rPr>
          <w:rFonts w:ascii="Times New Roman" w:hAnsi="Times New Roman" w:cs="Times New Roman"/>
          <w:sz w:val="24"/>
          <w:szCs w:val="24"/>
          <w:lang w:val="en-US"/>
        </w:rPr>
        <w:t xml:space="preserve"> Part of such coping is need fortification of the affected fundamental needs. </w:t>
      </w:r>
      <w:r w:rsidR="00731737" w:rsidRPr="00F70F0A">
        <w:rPr>
          <w:rFonts w:ascii="Times New Roman" w:hAnsi="Times New Roman" w:cs="Times New Roman"/>
          <w:sz w:val="24"/>
          <w:szCs w:val="24"/>
          <w:lang w:val="en-US"/>
        </w:rPr>
        <w:t xml:space="preserve">The resignation stage occurs after prolonged ostracism, causing prolonged periods of pain and </w:t>
      </w:r>
      <w:r w:rsidR="001E7A9D">
        <w:rPr>
          <w:rFonts w:ascii="Times New Roman" w:hAnsi="Times New Roman" w:cs="Times New Roman"/>
          <w:sz w:val="24"/>
          <w:szCs w:val="24"/>
          <w:lang w:val="en-US"/>
        </w:rPr>
        <w:t xml:space="preserve">more </w:t>
      </w:r>
      <w:r w:rsidR="00692953">
        <w:rPr>
          <w:rFonts w:ascii="Times New Roman" w:hAnsi="Times New Roman" w:cs="Times New Roman"/>
          <w:sz w:val="24"/>
          <w:szCs w:val="24"/>
          <w:lang w:val="en-US"/>
        </w:rPr>
        <w:t xml:space="preserve">fundamental need </w:t>
      </w:r>
      <w:r w:rsidR="00731737" w:rsidRPr="00F70F0A">
        <w:rPr>
          <w:rFonts w:ascii="Times New Roman" w:hAnsi="Times New Roman" w:cs="Times New Roman"/>
          <w:sz w:val="24"/>
          <w:szCs w:val="24"/>
          <w:lang w:val="en-US"/>
        </w:rPr>
        <w:t>threat.</w:t>
      </w:r>
      <w:r w:rsidR="00731737">
        <w:rPr>
          <w:rFonts w:ascii="Times New Roman" w:hAnsi="Times New Roman" w:cs="Times New Roman"/>
          <w:sz w:val="24"/>
          <w:szCs w:val="24"/>
          <w:lang w:val="en-US"/>
        </w:rPr>
        <w:t xml:space="preserve"> </w:t>
      </w:r>
      <w:r w:rsidR="00692953">
        <w:rPr>
          <w:rFonts w:ascii="Times New Roman" w:hAnsi="Times New Roman" w:cs="Times New Roman"/>
          <w:sz w:val="24"/>
          <w:szCs w:val="24"/>
          <w:lang w:val="en-US"/>
        </w:rPr>
        <w:t xml:space="preserve">If one is not able to fortify the fundamental needs, a </w:t>
      </w:r>
      <w:r w:rsidR="00731737" w:rsidRPr="00F70F0A">
        <w:rPr>
          <w:rFonts w:ascii="Times New Roman" w:hAnsi="Times New Roman" w:cs="Times New Roman"/>
          <w:sz w:val="24"/>
          <w:szCs w:val="24"/>
          <w:lang w:val="en-US"/>
        </w:rPr>
        <w:t>prolonged ostracism sequence lead</w:t>
      </w:r>
      <w:r w:rsidR="00692953">
        <w:rPr>
          <w:rFonts w:ascii="Times New Roman" w:hAnsi="Times New Roman" w:cs="Times New Roman"/>
          <w:sz w:val="24"/>
          <w:szCs w:val="24"/>
          <w:lang w:val="en-US"/>
        </w:rPr>
        <w:t>s</w:t>
      </w:r>
      <w:r w:rsidR="00731737" w:rsidRPr="00F70F0A">
        <w:rPr>
          <w:rFonts w:ascii="Times New Roman" w:hAnsi="Times New Roman" w:cs="Times New Roman"/>
          <w:sz w:val="24"/>
          <w:szCs w:val="24"/>
          <w:lang w:val="en-US"/>
        </w:rPr>
        <w:t xml:space="preserve"> to </w:t>
      </w:r>
      <w:r w:rsidR="00692953">
        <w:rPr>
          <w:rFonts w:ascii="Times New Roman" w:hAnsi="Times New Roman" w:cs="Times New Roman"/>
          <w:sz w:val="24"/>
          <w:szCs w:val="24"/>
          <w:lang w:val="en-US"/>
        </w:rPr>
        <w:t xml:space="preserve">feelings of </w:t>
      </w:r>
      <w:r w:rsidR="00731737" w:rsidRPr="00F70F0A">
        <w:rPr>
          <w:rFonts w:ascii="Times New Roman" w:hAnsi="Times New Roman" w:cs="Times New Roman"/>
          <w:sz w:val="24"/>
          <w:szCs w:val="24"/>
          <w:lang w:val="en-US"/>
        </w:rPr>
        <w:t xml:space="preserve">helplessness, </w:t>
      </w:r>
      <w:r w:rsidR="00692953">
        <w:rPr>
          <w:rFonts w:ascii="Times New Roman" w:hAnsi="Times New Roman" w:cs="Times New Roman"/>
          <w:sz w:val="24"/>
          <w:szCs w:val="24"/>
          <w:lang w:val="en-US"/>
        </w:rPr>
        <w:t>alienation, depression, and unworthiness. In this paper we concern ourselves with the reflexive and reflective stage</w:t>
      </w:r>
      <w:r w:rsidR="001E7A9D">
        <w:rPr>
          <w:rFonts w:ascii="Times New Roman" w:hAnsi="Times New Roman" w:cs="Times New Roman"/>
          <w:sz w:val="24"/>
          <w:szCs w:val="24"/>
          <w:lang w:val="en-US"/>
        </w:rPr>
        <w:t>s</w:t>
      </w:r>
      <w:r w:rsidR="00692953">
        <w:rPr>
          <w:rFonts w:ascii="Times New Roman" w:hAnsi="Times New Roman" w:cs="Times New Roman"/>
          <w:sz w:val="24"/>
          <w:szCs w:val="24"/>
          <w:lang w:val="en-US"/>
        </w:rPr>
        <w:t xml:space="preserve">. For these stages, </w:t>
      </w:r>
      <w:r w:rsidR="00731737">
        <w:rPr>
          <w:rFonts w:ascii="Times New Roman" w:hAnsi="Times New Roman" w:cs="Times New Roman"/>
          <w:sz w:val="24"/>
          <w:szCs w:val="24"/>
          <w:lang w:val="en-US"/>
        </w:rPr>
        <w:t xml:space="preserve">Williams’ </w:t>
      </w:r>
      <w:r w:rsidR="00731737" w:rsidRPr="00F70F0A">
        <w:rPr>
          <w:rFonts w:ascii="Times New Roman" w:hAnsi="Times New Roman" w:cs="Times New Roman"/>
          <w:sz w:val="24"/>
          <w:szCs w:val="24"/>
          <w:lang w:val="en-US"/>
        </w:rPr>
        <w:t>temporal model implies</w:t>
      </w:r>
      <w:r w:rsidR="00731737">
        <w:rPr>
          <w:rFonts w:ascii="Times New Roman" w:hAnsi="Times New Roman" w:cs="Times New Roman"/>
          <w:sz w:val="24"/>
          <w:szCs w:val="24"/>
          <w:lang w:val="en-US"/>
        </w:rPr>
        <w:t xml:space="preserve"> (but</w:t>
      </w:r>
      <w:r w:rsidR="00731737" w:rsidRPr="00F70F0A">
        <w:rPr>
          <w:rFonts w:ascii="Times New Roman" w:hAnsi="Times New Roman" w:cs="Times New Roman"/>
          <w:sz w:val="24"/>
          <w:szCs w:val="24"/>
          <w:lang w:val="en-US"/>
        </w:rPr>
        <w:t xml:space="preserve"> does not claim) that as time passes</w:t>
      </w:r>
      <w:r w:rsidR="00692953">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the effects of a </w:t>
      </w:r>
      <w:r w:rsidR="00731737" w:rsidRPr="00E51543">
        <w:rPr>
          <w:rFonts w:ascii="Times New Roman" w:hAnsi="Times New Roman" w:cs="Times New Roman"/>
          <w:i/>
          <w:sz w:val="24"/>
          <w:szCs w:val="24"/>
          <w:lang w:val="en-US"/>
        </w:rPr>
        <w:t>singular</w:t>
      </w:r>
      <w:r w:rsidR="00731737" w:rsidRPr="00F70F0A">
        <w:rPr>
          <w:rFonts w:ascii="Times New Roman" w:hAnsi="Times New Roman" w:cs="Times New Roman"/>
          <w:sz w:val="24"/>
          <w:szCs w:val="24"/>
          <w:lang w:val="en-US"/>
        </w:rPr>
        <w:t xml:space="preserve"> occurrence of social ostracism will diminish</w:t>
      </w:r>
      <w:r w:rsidR="001E7A9D">
        <w:rPr>
          <w:rFonts w:ascii="Times New Roman" w:hAnsi="Times New Roman" w:cs="Times New Roman"/>
          <w:sz w:val="24"/>
          <w:szCs w:val="24"/>
          <w:lang w:val="en-US"/>
        </w:rPr>
        <w:t xml:space="preserve">. In addition, the model implies that </w:t>
      </w:r>
      <w:r w:rsidR="00731737" w:rsidRPr="00F70F0A">
        <w:rPr>
          <w:rFonts w:ascii="Times New Roman" w:hAnsi="Times New Roman" w:cs="Times New Roman"/>
          <w:sz w:val="24"/>
          <w:szCs w:val="24"/>
          <w:lang w:val="en-US"/>
        </w:rPr>
        <w:t xml:space="preserve">moderation of such effects </w:t>
      </w:r>
      <w:r w:rsidR="00731737">
        <w:rPr>
          <w:rFonts w:ascii="Times New Roman" w:hAnsi="Times New Roman" w:cs="Times New Roman"/>
          <w:sz w:val="24"/>
          <w:szCs w:val="24"/>
          <w:lang w:val="en-US"/>
        </w:rPr>
        <w:t xml:space="preserve">by other socially relevant factors (e.g., type of group from which one is excluded) </w:t>
      </w:r>
      <w:r w:rsidR="00731737" w:rsidRPr="00F70F0A">
        <w:rPr>
          <w:rFonts w:ascii="Times New Roman" w:hAnsi="Times New Roman" w:cs="Times New Roman"/>
          <w:sz w:val="24"/>
          <w:szCs w:val="24"/>
          <w:lang w:val="en-US"/>
        </w:rPr>
        <w:t>will increase over time.</w:t>
      </w:r>
    </w:p>
    <w:p w14:paraId="5C625437" w14:textId="3373BF5A" w:rsidR="003C2481" w:rsidRDefault="00731737" w:rsidP="00C30555">
      <w:pPr>
        <w:spacing w:after="0" w:line="480" w:lineRule="auto"/>
        <w:ind w:left="90" w:firstLine="618"/>
        <w:rPr>
          <w:rFonts w:ascii="Times New Roman" w:hAnsi="Times New Roman" w:cs="Times New Roman"/>
          <w:sz w:val="24"/>
          <w:szCs w:val="24"/>
          <w:lang w:val="en-US"/>
        </w:rPr>
      </w:pPr>
      <w:r w:rsidRPr="00F70F0A">
        <w:rPr>
          <w:rFonts w:ascii="Times New Roman" w:hAnsi="Times New Roman" w:cs="Times New Roman"/>
          <w:sz w:val="24"/>
          <w:szCs w:val="24"/>
          <w:lang w:val="en-US"/>
        </w:rPr>
        <w:lastRenderedPageBreak/>
        <w:t>Previous meta-analyses on the topic of social exclusion have focused on estimating the effect of exclusion</w:t>
      </w:r>
      <w:r w:rsidRPr="00F70F0A">
        <w:rPr>
          <w:rFonts w:ascii="Times New Roman" w:hAnsi="Times New Roman" w:cs="Times New Roman"/>
          <w:sz w:val="24"/>
          <w:szCs w:val="24"/>
          <w:vertAlign w:val="superscript"/>
          <w:lang w:val="en-US"/>
        </w:rPr>
        <w:t>1</w:t>
      </w:r>
      <w:r>
        <w:rPr>
          <w:rFonts w:ascii="Times New Roman" w:hAnsi="Times New Roman" w:cs="Times New Roman"/>
          <w:sz w:val="24"/>
          <w:szCs w:val="24"/>
          <w:vertAlign w:val="superscript"/>
          <w:lang w:val="en-US"/>
        </w:rPr>
        <w:t xml:space="preserve"> </w:t>
      </w:r>
      <w:r w:rsidRPr="00F70F0A">
        <w:rPr>
          <w:rFonts w:ascii="Times New Roman" w:hAnsi="Times New Roman" w:cs="Times New Roman"/>
          <w:sz w:val="24"/>
          <w:szCs w:val="24"/>
          <w:lang w:val="en-US"/>
        </w:rPr>
        <w:t xml:space="preserve">on different constructs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"10.1111/j.1745-6924.2009.01158.x", "ISSN" : "17456916", "author" : [ { "dropping-particle" : "", "family" : "Gerber", "given" : "Jonathan", "non-dropping-particle" : "", "parse-names" : false, "suffix" : "" }, { "dropping-particle" : "", "family" : "Wheeler", "given" : "Ladd", "non-dropping-particle" : "", "parse-names" : false, "suffix" : "" } ], "container-title" : "Perspectives on Psychological Science", "id" : "ITEM-1", "issue" : "5", "issued" : { "date-parts" : [ [ "2009", "9" ] ] }, "page" : "468-488", "title" : "On Being Rejected: A Meta-Analysis of Experimental Research on Rejection", "type" : "article-journal", "volume" : "4" }, "uris" : [ "http://www.mendeley.com/documents/?uuid=d8daa73d-5f27-4ca7-9ba9-b61634656d6d" ] } ], "mendeley" : { "manualFormatting" : "(e.g., belonging, self-esteem, etc.; Gerber &amp; Wheeler, 2009)", "previouslyFormattedCitation" : "(Gerber &amp; Wheeler, 2009)"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(e.g.</w:t>
      </w:r>
      <w:r>
        <w:rPr>
          <w:rFonts w:ascii="Times New Roman" w:hAnsi="Times New Roman" w:cs="Times New Roman"/>
          <w:noProof/>
          <w:sz w:val="24"/>
          <w:szCs w:val="24"/>
          <w:lang w:val="en-US"/>
        </w:rPr>
        <w:t>,</w:t>
      </w:r>
      <w:r w:rsidRPr="00F70F0A">
        <w:rPr>
          <w:rFonts w:ascii="Times New Roman" w:hAnsi="Times New Roman" w:cs="Times New Roman"/>
          <w:noProof/>
          <w:sz w:val="24"/>
          <w:szCs w:val="24"/>
          <w:lang w:val="en-US"/>
        </w:rPr>
        <w:t xml:space="preserve"> belonging, self-esteem, etc.; Gerber &amp; Wheeler, 2009)</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moderation of effects by types of manipulation</w:t>
      </w:r>
      <w:r>
        <w:rPr>
          <w:rFonts w:ascii="Times New Roman" w:hAnsi="Times New Roman" w:cs="Times New Roman"/>
          <w:sz w:val="24"/>
          <w:szCs w:val="24"/>
          <w:lang w:val="en-US"/>
        </w:rPr>
        <w:t xml:space="preserve">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"10.1177/1088868309346065", "ISSN" : "1088-8683", "PMID" : "19770347", "abstract" : "Competing predictions about the effect of social exclusion were tested by meta-analyzing findings from studies of interpersonal rejection, ostracism, and similar procedures. Rejection appears to cause a significant shift toward a more negative emotional state. Typically, however, the result was an emotionally neutral state marked by low levels of both positive and negative affect. Acceptance caused a slight increase in positive mood and a moderate increase in self-esteem. Self-esteem among rejected persons was no different from neutral controls. These findings are discussed in terms of belongingness motivation, sociometer theory, affective numbing, and self-esteem defenses.", "author" : [ { "dropping-particle" : "", "family" : "Blackhart", "given" : "Ginette C", "non-dropping-particle" : "", "parse-names" : false, "suffix" : "" }, { "dropping-particle" : "", "family" : "Nelson", "given" : "Brian C", "non-dropping-particle" : "", "parse-names" : false, "suffix" : "" }, { "dropping-particle" : "", "family" : "Knowles", "given" : "Megan L", "non-dropping-particle" : "", "parse-names" : false, "suffix" : "" }, { "dropping-particle" : "", "family" : "Baumeister", "given" : "Roy F", "non-dropping-particle" : "", "parse-names" : false, "suffix" : "" } ], "container-title" : "Personality and social psychology review : an official journal of the Society for Personality and Social Psychology, Inc", "id" : "ITEM-1", "issue" : "4", "issued" : { "date-parts" : [ [ "2009", "11" ] ] }, "page" : "269-309", "title" : "Rejection elicits emotional reactions but neither causes immediate distress nor lowers self-esteem: a meta-analytic review of 192 studies on social exclusion.", "type" : "article-journal", "volume" : "13" }, "uris" : [ "http://www.mendeley.com/documents/?uuid=529628d1-90da-491a-af78-b9145d433771", "http://www.mendeley.com/documents/?uuid=3012eea9-2992-4349-a249-279173d67f37" ] } ], "mendeley" : { "previouslyFormattedCitation" : "(Blackhart et al., 2009)"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(Blackhart et al., 2009)</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xml:space="preserve"> and </w:t>
      </w:r>
      <w:r w:rsidR="00FE7235">
        <w:rPr>
          <w:rFonts w:ascii="Times New Roman" w:hAnsi="Times New Roman" w:cs="Times New Roman"/>
          <w:sz w:val="24"/>
          <w:szCs w:val="24"/>
          <w:lang w:val="en-US"/>
        </w:rPr>
        <w:t xml:space="preserve">neurophysiological </w:t>
      </w:r>
      <w:r>
        <w:rPr>
          <w:rFonts w:ascii="Times New Roman" w:hAnsi="Times New Roman" w:cs="Times New Roman"/>
          <w:sz w:val="24"/>
          <w:szCs w:val="24"/>
          <w:lang w:val="en-US"/>
        </w:rPr>
        <w:t xml:space="preserve">effects in </w:t>
      </w:r>
      <w:r w:rsidRPr="00F70F0A">
        <w:rPr>
          <w:rFonts w:ascii="Times New Roman" w:hAnsi="Times New Roman" w:cs="Times New Roman"/>
          <w:sz w:val="24"/>
          <w:szCs w:val="24"/>
          <w:lang w:val="en-US"/>
        </w:rPr>
        <w:t>fMRI studies (Cacioppo, et. al, 2013).</w:t>
      </w:r>
      <w:r>
        <w:rPr>
          <w:rFonts w:ascii="Times New Roman" w:hAnsi="Times New Roman" w:cs="Times New Roman"/>
          <w:sz w:val="24"/>
          <w:szCs w:val="24"/>
          <w:lang w:val="en-US"/>
        </w:rPr>
        <w:t xml:space="preserve"> </w:t>
      </w:r>
      <w:r w:rsidR="00712DE8">
        <w:rPr>
          <w:rFonts w:ascii="Times New Roman" w:hAnsi="Times New Roman" w:cs="Times New Roman"/>
          <w:sz w:val="24"/>
          <w:szCs w:val="24"/>
          <w:lang w:val="en-US"/>
        </w:rPr>
        <w:t xml:space="preserve">Gerber and Wheeler (2009) found that rejection has a medium to large effect on mood and fundamental needs, which results in </w:t>
      </w:r>
      <w:commentRangeStart w:id="0"/>
      <w:r w:rsidR="00712DE8">
        <w:rPr>
          <w:rFonts w:ascii="Times New Roman" w:hAnsi="Times New Roman" w:cs="Times New Roman"/>
          <w:sz w:val="24"/>
          <w:szCs w:val="24"/>
          <w:lang w:val="en-US"/>
        </w:rPr>
        <w:t xml:space="preserve">either anti-social responses if control </w:t>
      </w:r>
      <w:r w:rsidR="00712DE8" w:rsidRPr="00D0126A">
        <w:rPr>
          <w:rFonts w:ascii="Times New Roman" w:hAnsi="Times New Roman" w:cs="Times New Roman"/>
          <w:i/>
          <w:sz w:val="24"/>
          <w:szCs w:val="24"/>
          <w:lang w:val="en-US"/>
        </w:rPr>
        <w:t>can</w:t>
      </w:r>
      <w:r w:rsidR="00712DE8">
        <w:rPr>
          <w:rFonts w:ascii="Times New Roman" w:hAnsi="Times New Roman" w:cs="Times New Roman"/>
          <w:sz w:val="24"/>
          <w:szCs w:val="24"/>
          <w:lang w:val="en-US"/>
        </w:rPr>
        <w:t xml:space="preserve"> be restored, or pro-social responses if control </w:t>
      </w:r>
      <w:r w:rsidR="00712DE8" w:rsidRPr="00D0126A">
        <w:rPr>
          <w:rFonts w:ascii="Times New Roman" w:hAnsi="Times New Roman" w:cs="Times New Roman"/>
          <w:i/>
          <w:sz w:val="24"/>
          <w:szCs w:val="24"/>
          <w:lang w:val="en-US"/>
        </w:rPr>
        <w:t>cannot</w:t>
      </w:r>
      <w:r w:rsidR="00712DE8">
        <w:rPr>
          <w:rFonts w:ascii="Times New Roman" w:hAnsi="Times New Roman" w:cs="Times New Roman"/>
          <w:sz w:val="24"/>
          <w:szCs w:val="24"/>
          <w:lang w:val="en-US"/>
        </w:rPr>
        <w:t xml:space="preserve"> be restored</w:t>
      </w:r>
      <w:commentRangeEnd w:id="0"/>
      <w:r w:rsidR="00F96AEC">
        <w:rPr>
          <w:rStyle w:val="CommentReference"/>
        </w:rPr>
        <w:commentReference w:id="0"/>
      </w:r>
      <w:r w:rsidR="00712DE8">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Blackhart and colleagues</w:t>
      </w:r>
      <w:r w:rsidR="00712DE8">
        <w:rPr>
          <w:rFonts w:ascii="Times New Roman" w:hAnsi="Times New Roman" w:cs="Times New Roman"/>
          <w:sz w:val="24"/>
          <w:szCs w:val="24"/>
          <w:lang w:val="en-US"/>
        </w:rPr>
        <w:t xml:space="preserve"> (2009)</w:t>
      </w:r>
      <w:r w:rsidRPr="00F70F0A">
        <w:rPr>
          <w:rFonts w:ascii="Times New Roman" w:hAnsi="Times New Roman" w:cs="Times New Roman"/>
          <w:sz w:val="24"/>
          <w:szCs w:val="24"/>
          <w:lang w:val="en-US"/>
        </w:rPr>
        <w:t xml:space="preserve"> </w:t>
      </w:r>
      <w:r w:rsidR="00462C12">
        <w:rPr>
          <w:rFonts w:ascii="Times New Roman" w:hAnsi="Times New Roman" w:cs="Times New Roman"/>
          <w:sz w:val="24"/>
          <w:szCs w:val="24"/>
          <w:lang w:val="en-US"/>
        </w:rPr>
        <w:t>found significant negative effects of rejection and ostracism on emotion, mood, and self-esteem, and found indication</w:t>
      </w:r>
      <w:r w:rsidR="00F96AEC">
        <w:rPr>
          <w:rFonts w:ascii="Times New Roman" w:hAnsi="Times New Roman" w:cs="Times New Roman"/>
          <w:sz w:val="24"/>
          <w:szCs w:val="24"/>
          <w:lang w:val="en-US"/>
        </w:rPr>
        <w:t>s</w:t>
      </w:r>
      <w:r w:rsidR="00462C12">
        <w:rPr>
          <w:rFonts w:ascii="Times New Roman" w:hAnsi="Times New Roman" w:cs="Times New Roman"/>
          <w:sz w:val="24"/>
          <w:szCs w:val="24"/>
          <w:lang w:val="en-US"/>
        </w:rPr>
        <w:t xml:space="preserve"> of moderation by type of rejection manipulation </w:t>
      </w:r>
      <w:commentRangeStart w:id="1"/>
      <w:r w:rsidR="00462C12">
        <w:rPr>
          <w:rFonts w:ascii="Times New Roman" w:hAnsi="Times New Roman" w:cs="Times New Roman"/>
          <w:sz w:val="24"/>
          <w:szCs w:val="24"/>
          <w:lang w:val="en-US"/>
        </w:rPr>
        <w:t>used</w:t>
      </w:r>
      <w:commentRangeEnd w:id="1"/>
      <w:r w:rsidR="009A3B12">
        <w:rPr>
          <w:rStyle w:val="CommentReference"/>
        </w:rPr>
        <w:commentReference w:id="1"/>
      </w:r>
      <w:r w:rsidR="00462C12">
        <w:rPr>
          <w:rFonts w:ascii="Times New Roman" w:hAnsi="Times New Roman" w:cs="Times New Roman"/>
          <w:sz w:val="24"/>
          <w:szCs w:val="24"/>
          <w:lang w:val="en-US"/>
        </w:rPr>
        <w:t xml:space="preserve">. Cacioppo </w:t>
      </w:r>
      <w:r w:rsidR="008634A5">
        <w:rPr>
          <w:rFonts w:ascii="Times New Roman" w:hAnsi="Times New Roman" w:cs="Times New Roman"/>
          <w:sz w:val="24"/>
          <w:szCs w:val="24"/>
          <w:lang w:val="en-US"/>
        </w:rPr>
        <w:t>et al.</w:t>
      </w:r>
      <w:r w:rsidR="00462C12">
        <w:rPr>
          <w:rFonts w:ascii="Times New Roman" w:hAnsi="Times New Roman" w:cs="Times New Roman"/>
          <w:sz w:val="24"/>
          <w:szCs w:val="24"/>
          <w:lang w:val="en-US"/>
        </w:rPr>
        <w:t xml:space="preserve"> (2013) </w:t>
      </w:r>
      <w:r w:rsidR="00F96AEC">
        <w:rPr>
          <w:rFonts w:ascii="Times New Roman" w:hAnsi="Times New Roman" w:cs="Times New Roman"/>
          <w:sz w:val="24"/>
          <w:szCs w:val="24"/>
          <w:lang w:val="en-US"/>
        </w:rPr>
        <w:t xml:space="preserve">did </w:t>
      </w:r>
      <w:r w:rsidR="00462C12">
        <w:rPr>
          <w:rFonts w:ascii="Times New Roman" w:hAnsi="Times New Roman" w:cs="Times New Roman"/>
          <w:sz w:val="24"/>
          <w:szCs w:val="24"/>
          <w:lang w:val="en-US"/>
        </w:rPr>
        <w:t xml:space="preserve">not find support for the claim that pain due to ostracism is similar to physical pain, as suggested by Eisenberger, Lieberman, and Williams (2003). </w:t>
      </w:r>
    </w:p>
    <w:p w14:paraId="4345AE8D" w14:textId="77777777" w:rsidR="000522A2" w:rsidRDefault="00731737" w:rsidP="007A0C80">
      <w:pPr>
        <w:spacing w:after="0" w:line="480" w:lineRule="auto"/>
        <w:ind w:left="90" w:firstLine="618"/>
        <w:rPr>
          <w:rFonts w:ascii="Times New Roman" w:hAnsi="Times New Roman" w:cs="Times New Roman"/>
          <w:sz w:val="24"/>
          <w:szCs w:val="24"/>
          <w:lang w:val="en-US"/>
        </w:rPr>
      </w:pPr>
      <w:r w:rsidRPr="00F70F0A">
        <w:rPr>
          <w:rFonts w:ascii="Times New Roman" w:hAnsi="Times New Roman" w:cs="Times New Roman"/>
          <w:sz w:val="24"/>
          <w:szCs w:val="24"/>
          <w:lang w:val="en-US"/>
        </w:rPr>
        <w:t>Whereas these meta-analyses focused on the social ostracism effect within</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different constructs, in different exclusion paradigms, and </w:t>
      </w:r>
      <w:r w:rsidR="00631BF6">
        <w:rPr>
          <w:rFonts w:ascii="Times New Roman" w:hAnsi="Times New Roman" w:cs="Times New Roman"/>
          <w:sz w:val="24"/>
          <w:szCs w:val="24"/>
          <w:lang w:val="en-US"/>
        </w:rPr>
        <w:t>i</w:t>
      </w:r>
      <w:r w:rsidRPr="00F70F0A">
        <w:rPr>
          <w:rFonts w:ascii="Times New Roman" w:hAnsi="Times New Roman" w:cs="Times New Roman"/>
          <w:sz w:val="24"/>
          <w:szCs w:val="24"/>
          <w:lang w:val="en-US"/>
        </w:rPr>
        <w:t>n fMRI studies, the current meta-analysis limits the paradigm to that of Cyberball and looks to test more general ideas of social ostracism.</w:t>
      </w:r>
      <w:r w:rsidR="0061101C">
        <w:rPr>
          <w:rFonts w:ascii="Times New Roman" w:hAnsi="Times New Roman" w:cs="Times New Roman"/>
          <w:sz w:val="24"/>
          <w:szCs w:val="24"/>
          <w:lang w:val="en-US"/>
        </w:rPr>
        <w:t xml:space="preserve"> </w:t>
      </w:r>
      <w:r>
        <w:rPr>
          <w:rFonts w:ascii="Times New Roman" w:hAnsi="Times New Roman" w:cs="Times New Roman"/>
          <w:sz w:val="24"/>
          <w:szCs w:val="24"/>
          <w:lang w:val="en-US"/>
        </w:rPr>
        <w:t>Here</w:t>
      </w:r>
      <w:r w:rsidRPr="00F70F0A">
        <w:rPr>
          <w:rFonts w:ascii="Times New Roman" w:hAnsi="Times New Roman" w:cs="Times New Roman"/>
          <w:sz w:val="24"/>
          <w:szCs w:val="24"/>
          <w:lang w:val="en-US"/>
        </w:rPr>
        <w:t xml:space="preserve"> we </w:t>
      </w:r>
      <w:r w:rsidR="000522A2">
        <w:rPr>
          <w:rFonts w:ascii="Times New Roman" w:hAnsi="Times New Roman" w:cs="Times New Roman"/>
          <w:sz w:val="24"/>
          <w:szCs w:val="24"/>
          <w:lang w:val="en-US"/>
        </w:rPr>
        <w:t>focus on</w:t>
      </w:r>
      <w:r w:rsidR="000522A2"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the workings of the reflexive and reflective stages</w:t>
      </w:r>
      <w:r w:rsidR="000522A2">
        <w:rPr>
          <w:rFonts w:ascii="Times New Roman" w:hAnsi="Times New Roman" w:cs="Times New Roman"/>
          <w:sz w:val="24"/>
          <w:szCs w:val="24"/>
          <w:lang w:val="en-US"/>
        </w:rPr>
        <w:t xml:space="preserve"> (rather than on the resignation stage). </w:t>
      </w:r>
      <w:r w:rsidR="000522A2" w:rsidRPr="000A7802">
        <w:rPr>
          <w:rFonts w:ascii="Times New Roman" w:hAnsi="Times New Roman" w:cs="Times New Roman"/>
          <w:sz w:val="24"/>
          <w:szCs w:val="24"/>
          <w:lang w:val="en-US"/>
        </w:rPr>
        <w:t>We included only randomized experiments with between-subjects designs that involved the use of the Cyberball paradigm. The main reasons for these inclusion criteria are (1) to encompass the typical Cyberball experiment, (2) to assure study quality, and (3) to remove the need for within-subjects correction of effect sizes. These criteria were also used to ensure broad enough criteria to include as many studies as possible to test our hypotheses, while maintaining study quality</w:t>
      </w:r>
      <w:r w:rsidR="000522A2" w:rsidRPr="00F70F0A">
        <w:rPr>
          <w:rFonts w:ascii="Times New Roman" w:hAnsi="Times New Roman" w:cs="Times New Roman"/>
          <w:sz w:val="24"/>
          <w:szCs w:val="24"/>
          <w:lang w:val="en-US"/>
        </w:rPr>
        <w:t xml:space="preserve">. </w:t>
      </w:r>
    </w:p>
    <w:p w14:paraId="634638A1" w14:textId="77777777" w:rsidR="00F41F85" w:rsidRDefault="00E91FED" w:rsidP="00C30555">
      <w:pPr>
        <w:spacing w:after="0" w:line="480" w:lineRule="auto"/>
        <w:ind w:left="90"/>
        <w:rPr>
          <w:rFonts w:ascii="Times New Roman" w:hAnsi="Times New Roman" w:cs="Times New Roman"/>
          <w:b/>
          <w:sz w:val="24"/>
          <w:szCs w:val="24"/>
          <w:lang w:val="en-US"/>
        </w:rPr>
      </w:pPr>
      <w:r>
        <w:rPr>
          <w:rFonts w:ascii="Times New Roman" w:hAnsi="Times New Roman" w:cs="Times New Roman"/>
          <w:b/>
          <w:sz w:val="24"/>
          <w:szCs w:val="24"/>
          <w:lang w:val="en-US"/>
        </w:rPr>
        <w:t>Hypotheses</w:t>
      </w:r>
      <w:r w:rsidR="00731737">
        <w:rPr>
          <w:rFonts w:ascii="Times New Roman" w:hAnsi="Times New Roman" w:cs="Times New Roman"/>
          <w:b/>
          <w:sz w:val="24"/>
          <w:szCs w:val="24"/>
          <w:lang w:val="en-US"/>
        </w:rPr>
        <w:t xml:space="preserve"> </w:t>
      </w:r>
    </w:p>
    <w:p w14:paraId="17F7576D" w14:textId="77777777" w:rsidR="00E76D2C" w:rsidRPr="00F70F0A" w:rsidRDefault="00731737" w:rsidP="0061101C">
      <w:pPr>
        <w:spacing w:after="0" w:line="480" w:lineRule="auto"/>
        <w:ind w:left="90" w:firstLine="61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The current meta-analysis is primarily concerned with </w:t>
      </w:r>
      <w:r>
        <w:rPr>
          <w:rFonts w:ascii="Times New Roman" w:hAnsi="Times New Roman" w:cs="Times New Roman"/>
          <w:sz w:val="24"/>
          <w:szCs w:val="24"/>
          <w:lang w:val="en-US"/>
        </w:rPr>
        <w:t>modeling the ostracism e</w:t>
      </w:r>
      <w:r w:rsidRPr="00F70F0A">
        <w:rPr>
          <w:rFonts w:ascii="Times New Roman" w:hAnsi="Times New Roman" w:cs="Times New Roman"/>
          <w:sz w:val="24"/>
          <w:szCs w:val="24"/>
          <w:lang w:val="en-US"/>
        </w:rPr>
        <w:t xml:space="preserve">ffect </w:t>
      </w:r>
      <w:r>
        <w:rPr>
          <w:rFonts w:ascii="Times New Roman" w:hAnsi="Times New Roman" w:cs="Times New Roman"/>
          <w:sz w:val="24"/>
          <w:szCs w:val="24"/>
          <w:lang w:val="en-US"/>
        </w:rPr>
        <w:t>over</w:t>
      </w:r>
      <w:r w:rsidR="0061101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time and </w:t>
      </w:r>
      <w:r>
        <w:rPr>
          <w:rFonts w:ascii="Times New Roman" w:hAnsi="Times New Roman" w:cs="Times New Roman"/>
          <w:sz w:val="24"/>
          <w:szCs w:val="24"/>
          <w:lang w:val="en-US"/>
        </w:rPr>
        <w:t xml:space="preserve">the degree to which ostracism </w:t>
      </w:r>
      <w:r w:rsidRPr="00F70F0A">
        <w:rPr>
          <w:rFonts w:ascii="Times New Roman" w:hAnsi="Times New Roman" w:cs="Times New Roman"/>
          <w:sz w:val="24"/>
          <w:szCs w:val="24"/>
          <w:lang w:val="en-US"/>
        </w:rPr>
        <w:t xml:space="preserve">effects </w:t>
      </w:r>
      <w:r>
        <w:rPr>
          <w:rFonts w:ascii="Times New Roman" w:hAnsi="Times New Roman" w:cs="Times New Roman"/>
          <w:sz w:val="24"/>
          <w:szCs w:val="24"/>
          <w:lang w:val="en-US"/>
        </w:rPr>
        <w:t xml:space="preserve">are </w:t>
      </w:r>
      <w:r w:rsidRPr="00F70F0A">
        <w:rPr>
          <w:rFonts w:ascii="Times New Roman" w:hAnsi="Times New Roman" w:cs="Times New Roman"/>
          <w:sz w:val="24"/>
          <w:szCs w:val="24"/>
          <w:lang w:val="en-US"/>
        </w:rPr>
        <w:t>moderat</w:t>
      </w:r>
      <w:r>
        <w:rPr>
          <w:rFonts w:ascii="Times New Roman" w:hAnsi="Times New Roman" w:cs="Times New Roman"/>
          <w:sz w:val="24"/>
          <w:szCs w:val="24"/>
          <w:lang w:val="en-US"/>
        </w:rPr>
        <w:t>ed as time progresses</w:t>
      </w:r>
      <w:r w:rsidRPr="00F70F0A">
        <w:rPr>
          <w:rFonts w:ascii="Times New Roman" w:hAnsi="Times New Roman" w:cs="Times New Roman"/>
          <w:sz w:val="24"/>
          <w:szCs w:val="24"/>
          <w:lang w:val="en-US"/>
        </w:rPr>
        <w:t>. We also</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explore</w:t>
      </w:r>
      <w:r w:rsidR="007A0C80">
        <w:rPr>
          <w:rFonts w:ascii="Times New Roman" w:hAnsi="Times New Roman" w:cs="Times New Roman"/>
          <w:sz w:val="24"/>
          <w:szCs w:val="24"/>
          <w:lang w:val="en-US"/>
        </w:rPr>
        <w:t>d</w:t>
      </w:r>
      <w:r w:rsidRPr="00F70F0A">
        <w:rPr>
          <w:rFonts w:ascii="Times New Roman" w:hAnsi="Times New Roman" w:cs="Times New Roman"/>
          <w:sz w:val="24"/>
          <w:szCs w:val="24"/>
          <w:lang w:val="en-US"/>
        </w:rPr>
        <w:t xml:space="preserve"> whether specific changes to the Cyberball manipulation affect the average </w:t>
      </w:r>
      <w:r w:rsidRPr="00F70F0A">
        <w:rPr>
          <w:rFonts w:ascii="Times New Roman" w:hAnsi="Times New Roman" w:cs="Times New Roman"/>
          <w:sz w:val="24"/>
          <w:szCs w:val="24"/>
          <w:lang w:val="en-US"/>
        </w:rPr>
        <w:lastRenderedPageBreak/>
        <w:t xml:space="preserve">effect sizes and whether the average effect sizes differ between different types of </w:t>
      </w:r>
      <w:r>
        <w:rPr>
          <w:rFonts w:ascii="Times New Roman" w:hAnsi="Times New Roman" w:cs="Times New Roman"/>
          <w:sz w:val="24"/>
          <w:szCs w:val="24"/>
          <w:lang w:val="en-US"/>
        </w:rPr>
        <w:t>dependent variables</w:t>
      </w:r>
      <w:r w:rsidRPr="00F70F0A">
        <w:rPr>
          <w:rFonts w:ascii="Times New Roman" w:hAnsi="Times New Roman" w:cs="Times New Roman"/>
          <w:sz w:val="24"/>
          <w:szCs w:val="24"/>
          <w:lang w:val="en-US"/>
        </w:rPr>
        <w:t xml:space="preserve">. Below, the </w:t>
      </w:r>
      <w:r w:rsidR="00130F58">
        <w:rPr>
          <w:rFonts w:ascii="Times New Roman" w:hAnsi="Times New Roman" w:cs="Times New Roman"/>
          <w:sz w:val="24"/>
          <w:szCs w:val="24"/>
          <w:lang w:val="en-US"/>
        </w:rPr>
        <w:t>primary</w:t>
      </w:r>
      <w:r w:rsidR="0061101C"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hypotheses and the </w:t>
      </w:r>
      <w:r w:rsidR="00130F58">
        <w:rPr>
          <w:rFonts w:ascii="Times New Roman" w:hAnsi="Times New Roman" w:cs="Times New Roman"/>
          <w:sz w:val="24"/>
          <w:szCs w:val="24"/>
          <w:lang w:val="en-US"/>
        </w:rPr>
        <w:t>secondary</w:t>
      </w:r>
      <w:r w:rsidR="0061101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hypotheses will be outlined. </w:t>
      </w:r>
      <w:r w:rsidR="0061101C">
        <w:rPr>
          <w:rFonts w:ascii="Times New Roman" w:hAnsi="Times New Roman" w:cs="Times New Roman"/>
          <w:sz w:val="24"/>
          <w:szCs w:val="24"/>
          <w:lang w:val="en-US"/>
        </w:rPr>
        <w:t xml:space="preserve">Confirmatory </w:t>
      </w:r>
      <w:r w:rsidRPr="00F70F0A">
        <w:rPr>
          <w:rFonts w:ascii="Times New Roman" w:hAnsi="Times New Roman" w:cs="Times New Roman"/>
          <w:sz w:val="24"/>
          <w:szCs w:val="24"/>
          <w:lang w:val="en-US"/>
        </w:rPr>
        <w:t xml:space="preserve">hypotheses were registered </w:t>
      </w:r>
      <w:r w:rsidR="007B0F0C">
        <w:rPr>
          <w:rFonts w:ascii="Times New Roman" w:hAnsi="Times New Roman" w:cs="Times New Roman"/>
          <w:sz w:val="24"/>
          <w:szCs w:val="24"/>
          <w:lang w:val="en-US"/>
        </w:rPr>
        <w:t>a priori</w:t>
      </w:r>
      <w:r w:rsidRPr="00F70F0A">
        <w:rPr>
          <w:rFonts w:ascii="Times New Roman" w:hAnsi="Times New Roman" w:cs="Times New Roman"/>
          <w:sz w:val="24"/>
          <w:szCs w:val="24"/>
          <w:lang w:val="en-US"/>
        </w:rPr>
        <w:t xml:space="preserve"> on the Open Science Framework.</w:t>
      </w:r>
      <w:r w:rsidRPr="00F70F0A">
        <w:rPr>
          <w:rFonts w:ascii="Times New Roman" w:hAnsi="Times New Roman" w:cs="Times New Roman"/>
          <w:sz w:val="24"/>
          <w:szCs w:val="24"/>
          <w:vertAlign w:val="superscript"/>
          <w:lang w:val="en-US"/>
        </w:rPr>
        <w:t>2</w:t>
      </w:r>
    </w:p>
    <w:p w14:paraId="06E1A966" w14:textId="77777777" w:rsidR="00E76D2C" w:rsidRPr="00F70F0A" w:rsidRDefault="00731737" w:rsidP="00A66A9A">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r>
      <w:r w:rsidR="00130F58">
        <w:rPr>
          <w:rFonts w:ascii="Times New Roman" w:hAnsi="Times New Roman" w:cs="Times New Roman"/>
          <w:b/>
          <w:sz w:val="24"/>
          <w:szCs w:val="24"/>
          <w:lang w:val="en-US"/>
        </w:rPr>
        <w:t>Primary</w:t>
      </w:r>
      <w:r w:rsidR="0099599A">
        <w:rPr>
          <w:rFonts w:ascii="Times New Roman" w:hAnsi="Times New Roman" w:cs="Times New Roman"/>
          <w:b/>
          <w:sz w:val="24"/>
          <w:szCs w:val="24"/>
          <w:lang w:val="en-US"/>
        </w:rPr>
        <w:t xml:space="preserve"> </w:t>
      </w:r>
      <w:r w:rsidRPr="00F70F0A">
        <w:rPr>
          <w:rFonts w:ascii="Times New Roman" w:hAnsi="Times New Roman" w:cs="Times New Roman"/>
          <w:b/>
          <w:sz w:val="24"/>
          <w:szCs w:val="24"/>
          <w:lang w:val="en-US"/>
        </w:rPr>
        <w:t>hypotheses.</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The </w:t>
      </w:r>
      <w:r w:rsidR="00F41F85">
        <w:rPr>
          <w:rFonts w:ascii="Times New Roman" w:hAnsi="Times New Roman" w:cs="Times New Roman"/>
          <w:sz w:val="24"/>
          <w:szCs w:val="24"/>
          <w:lang w:val="en-US"/>
        </w:rPr>
        <w:t xml:space="preserve">first </w:t>
      </w:r>
      <w:r w:rsidRPr="00F70F0A">
        <w:rPr>
          <w:rFonts w:ascii="Times New Roman" w:hAnsi="Times New Roman" w:cs="Times New Roman"/>
          <w:sz w:val="24"/>
          <w:szCs w:val="24"/>
          <w:lang w:val="en-US"/>
        </w:rPr>
        <w:t xml:space="preserve">main question is: does the effect size of ostracism decrease over time? </w:t>
      </w:r>
      <w:r w:rsidR="00F41F85">
        <w:rPr>
          <w:rFonts w:ascii="Times New Roman" w:hAnsi="Times New Roman" w:cs="Times New Roman"/>
          <w:sz w:val="24"/>
          <w:szCs w:val="24"/>
          <w:lang w:val="en-US"/>
        </w:rPr>
        <w:t>For this</w:t>
      </w:r>
      <w:r w:rsidR="005E5FFD">
        <w:rPr>
          <w:rFonts w:ascii="Times New Roman" w:hAnsi="Times New Roman" w:cs="Times New Roman"/>
          <w:sz w:val="24"/>
          <w:szCs w:val="24"/>
          <w:lang w:val="en-US"/>
        </w:rPr>
        <w:t>,</w:t>
      </w:r>
      <w:r w:rsidR="00F41F85">
        <w:rPr>
          <w:rFonts w:ascii="Times New Roman" w:hAnsi="Times New Roman" w:cs="Times New Roman"/>
          <w:sz w:val="24"/>
          <w:szCs w:val="24"/>
          <w:lang w:val="en-US"/>
        </w:rPr>
        <w:t xml:space="preserve"> we considered the first and last dependent measure of all selected studies. </w:t>
      </w:r>
      <w:r w:rsidR="00960EE6">
        <w:rPr>
          <w:rFonts w:ascii="Times New Roman" w:hAnsi="Times New Roman" w:cs="Times New Roman"/>
          <w:sz w:val="24"/>
          <w:szCs w:val="24"/>
          <w:lang w:val="en-US"/>
        </w:rPr>
        <w:t>Since</w:t>
      </w:r>
      <w:r w:rsidR="00F41F85">
        <w:rPr>
          <w:rFonts w:ascii="Times New Roman" w:hAnsi="Times New Roman" w:cs="Times New Roman"/>
          <w:sz w:val="24"/>
          <w:szCs w:val="24"/>
          <w:lang w:val="en-US"/>
        </w:rPr>
        <w:t xml:space="preserve"> a</w:t>
      </w:r>
      <w:r w:rsidRPr="00F70F0A">
        <w:rPr>
          <w:rFonts w:ascii="Times New Roman" w:hAnsi="Times New Roman" w:cs="Times New Roman"/>
          <w:sz w:val="24"/>
          <w:szCs w:val="24"/>
          <w:lang w:val="en-US"/>
        </w:rPr>
        <w:t xml:space="preserve"> formal test of time-based change is not possible in the current setting (reasons for this are further explained in methods section</w:t>
      </w:r>
      <w:r w:rsidR="00960EE6">
        <w:rPr>
          <w:rFonts w:ascii="Times New Roman" w:hAnsi="Times New Roman" w:cs="Times New Roman"/>
          <w:sz w:val="24"/>
          <w:szCs w:val="24"/>
          <w:lang w:val="en-US"/>
        </w:rPr>
        <w:t>),</w:t>
      </w:r>
      <w:r w:rsidR="00F41F85">
        <w:rPr>
          <w:rFonts w:ascii="Times New Roman" w:hAnsi="Times New Roman" w:cs="Times New Roman"/>
          <w:sz w:val="24"/>
          <w:szCs w:val="24"/>
          <w:lang w:val="en-US"/>
        </w:rPr>
        <w:t xml:space="preserve"> we took two indirect </w:t>
      </w:r>
      <w:r w:rsidR="00960EE6">
        <w:rPr>
          <w:rFonts w:ascii="Times New Roman" w:hAnsi="Times New Roman" w:cs="Times New Roman"/>
          <w:sz w:val="24"/>
          <w:szCs w:val="24"/>
          <w:lang w:val="en-US"/>
        </w:rPr>
        <w:t>approaches</w:t>
      </w:r>
      <w:r w:rsidRPr="00F70F0A">
        <w:rPr>
          <w:rFonts w:ascii="Times New Roman" w:hAnsi="Times New Roman" w:cs="Times New Roman"/>
          <w:sz w:val="24"/>
          <w:szCs w:val="24"/>
          <w:lang w:val="en-US"/>
        </w:rPr>
        <w:t xml:space="preserve">: </w:t>
      </w:r>
      <w:r w:rsidR="00960EE6">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1) the average effect size on the last measure is estimated within a mixed-effects model with time passed since the ostracism manipulation as a predictor, and </w:t>
      </w:r>
      <w:r w:rsidR="00960EE6">
        <w:rPr>
          <w:rFonts w:ascii="Times New Roman" w:hAnsi="Times New Roman" w:cs="Times New Roman"/>
          <w:sz w:val="24"/>
          <w:szCs w:val="24"/>
          <w:lang w:val="en-US"/>
        </w:rPr>
        <w:t>(</w:t>
      </w:r>
      <w:r w:rsidRPr="00F70F0A">
        <w:rPr>
          <w:rFonts w:ascii="Times New Roman" w:hAnsi="Times New Roman" w:cs="Times New Roman"/>
          <w:sz w:val="24"/>
          <w:szCs w:val="24"/>
          <w:lang w:val="en-US"/>
        </w:rPr>
        <w:t>2) the confidence intervals of the average effects are compared for overlap</w:t>
      </w:r>
      <w:r w:rsidR="00A66A9A">
        <w:rPr>
          <w:rFonts w:ascii="Times New Roman" w:hAnsi="Times New Roman" w:cs="Times New Roman"/>
          <w:sz w:val="24"/>
          <w:szCs w:val="24"/>
          <w:lang w:val="en-US"/>
        </w:rPr>
        <w:t>.</w:t>
      </w:r>
    </w:p>
    <w:p w14:paraId="1A2C5565" w14:textId="77777777" w:rsidR="00E76D2C" w:rsidRPr="00F70F0A" w:rsidRDefault="00731737" w:rsidP="0099599A">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Second, </w:t>
      </w:r>
      <w:r>
        <w:rPr>
          <w:rFonts w:ascii="Times New Roman" w:hAnsi="Times New Roman" w:cs="Times New Roman"/>
          <w:sz w:val="24"/>
          <w:szCs w:val="24"/>
          <w:lang w:val="en-US"/>
        </w:rPr>
        <w:t xml:space="preserve">we will inspect </w:t>
      </w:r>
      <w:r w:rsidRPr="00F70F0A">
        <w:rPr>
          <w:rFonts w:ascii="Times New Roman" w:hAnsi="Times New Roman" w:cs="Times New Roman"/>
          <w:sz w:val="24"/>
          <w:szCs w:val="24"/>
          <w:lang w:val="en-US"/>
        </w:rPr>
        <w:t xml:space="preserve">the moderation of ostracism over time. From </w:t>
      </w:r>
      <w:r>
        <w:rPr>
          <w:rFonts w:ascii="Times New Roman" w:hAnsi="Times New Roman" w:cs="Times New Roman"/>
          <w:sz w:val="24"/>
          <w:szCs w:val="24"/>
          <w:lang w:val="en-US"/>
        </w:rPr>
        <w:t xml:space="preserve">Williams’ (2009) </w:t>
      </w:r>
      <w:r w:rsidRPr="00F70F0A">
        <w:rPr>
          <w:rFonts w:ascii="Times New Roman" w:hAnsi="Times New Roman" w:cs="Times New Roman"/>
          <w:sz w:val="24"/>
          <w:szCs w:val="24"/>
          <w:lang w:val="en-US"/>
        </w:rPr>
        <w:t xml:space="preserve">temporal model it follows that the reflexive response becomes less as time progresses, after which coping plays a larger role. This implies that as time progresses, moderation of the ostracism effect would </w:t>
      </w:r>
      <w:r w:rsidRPr="00F70F0A">
        <w:rPr>
          <w:rFonts w:ascii="Times New Roman" w:hAnsi="Times New Roman" w:cs="Times New Roman"/>
          <w:i/>
          <w:sz w:val="24"/>
          <w:szCs w:val="24"/>
          <w:lang w:val="en-US"/>
        </w:rPr>
        <w:t>increase</w:t>
      </w:r>
      <w:r w:rsidRPr="00F70F0A">
        <w:rPr>
          <w:rFonts w:ascii="Times New Roman" w:hAnsi="Times New Roman" w:cs="Times New Roman"/>
          <w:sz w:val="24"/>
          <w:szCs w:val="24"/>
          <w:lang w:val="en-US"/>
        </w:rPr>
        <w:t xml:space="preserve">. </w:t>
      </w:r>
      <w:r w:rsidR="00A211E4">
        <w:rPr>
          <w:rFonts w:ascii="Times New Roman" w:hAnsi="Times New Roman" w:cs="Times New Roman"/>
          <w:sz w:val="24"/>
          <w:szCs w:val="24"/>
          <w:lang w:val="en-US"/>
        </w:rPr>
        <w:t>Our</w:t>
      </w:r>
      <w:r w:rsidR="00A211E4" w:rsidRPr="00F70F0A">
        <w:rPr>
          <w:rFonts w:ascii="Times New Roman" w:hAnsi="Times New Roman" w:cs="Times New Roman"/>
          <w:sz w:val="24"/>
          <w:szCs w:val="24"/>
          <w:lang w:val="en-US"/>
        </w:rPr>
        <w:t xml:space="preserve"> operationalization of </w:t>
      </w:r>
      <w:r w:rsidR="00A211E4" w:rsidRPr="007542E8">
        <w:rPr>
          <w:rFonts w:ascii="Times New Roman" w:hAnsi="Times New Roman" w:cs="Times New Roman"/>
          <w:i/>
          <w:sz w:val="24"/>
          <w:szCs w:val="24"/>
          <w:lang w:val="en-US"/>
        </w:rPr>
        <w:t>moderation</w:t>
      </w:r>
      <w:r w:rsidR="00A211E4">
        <w:rPr>
          <w:rFonts w:ascii="Times New Roman" w:hAnsi="Times New Roman" w:cs="Times New Roman"/>
          <w:sz w:val="24"/>
          <w:szCs w:val="24"/>
          <w:lang w:val="en-US"/>
        </w:rPr>
        <w:t xml:space="preserve"> of the ostracism effect</w:t>
      </w:r>
      <w:r w:rsidR="00A211E4" w:rsidRPr="00F70F0A">
        <w:rPr>
          <w:rFonts w:ascii="Times New Roman" w:hAnsi="Times New Roman" w:cs="Times New Roman"/>
          <w:sz w:val="24"/>
          <w:szCs w:val="24"/>
          <w:lang w:val="en-US"/>
        </w:rPr>
        <w:t xml:space="preserve"> is straightforward: many experimental designs include</w:t>
      </w:r>
      <w:r w:rsidR="00A211E4">
        <w:rPr>
          <w:rFonts w:ascii="Times New Roman" w:hAnsi="Times New Roman" w:cs="Times New Roman"/>
          <w:sz w:val="24"/>
          <w:szCs w:val="24"/>
          <w:lang w:val="en-US"/>
        </w:rPr>
        <w:t>d</w:t>
      </w:r>
      <w:r w:rsidR="00A211E4" w:rsidRPr="00F70F0A">
        <w:rPr>
          <w:rFonts w:ascii="Times New Roman" w:hAnsi="Times New Roman" w:cs="Times New Roman"/>
          <w:sz w:val="24"/>
          <w:szCs w:val="24"/>
          <w:lang w:val="en-US"/>
        </w:rPr>
        <w:t xml:space="preserve"> a second factor besides the factor related to ostracism, </w:t>
      </w:r>
      <w:r w:rsidR="00A211E4">
        <w:rPr>
          <w:rFonts w:ascii="Times New Roman" w:hAnsi="Times New Roman" w:cs="Times New Roman"/>
          <w:sz w:val="24"/>
          <w:szCs w:val="24"/>
          <w:lang w:val="en-US"/>
        </w:rPr>
        <w:t>and so</w:t>
      </w:r>
      <w:r w:rsidR="00A211E4" w:rsidRPr="00F70F0A">
        <w:rPr>
          <w:rFonts w:ascii="Times New Roman" w:hAnsi="Times New Roman" w:cs="Times New Roman"/>
          <w:sz w:val="24"/>
          <w:szCs w:val="24"/>
          <w:lang w:val="en-US"/>
        </w:rPr>
        <w:t xml:space="preserve"> interaction</w:t>
      </w:r>
      <w:r w:rsidR="00A211E4">
        <w:rPr>
          <w:rFonts w:ascii="Times New Roman" w:hAnsi="Times New Roman" w:cs="Times New Roman"/>
          <w:sz w:val="24"/>
          <w:szCs w:val="24"/>
          <w:lang w:val="en-US"/>
        </w:rPr>
        <w:t>s in the ANOVA realm</w:t>
      </w:r>
      <w:r w:rsidR="00A211E4" w:rsidRPr="00F70F0A">
        <w:rPr>
          <w:rFonts w:ascii="Times New Roman" w:hAnsi="Times New Roman" w:cs="Times New Roman"/>
          <w:sz w:val="24"/>
          <w:szCs w:val="24"/>
          <w:lang w:val="en-US"/>
        </w:rPr>
        <w:t xml:space="preserve"> would indicate moderation</w:t>
      </w:r>
      <w:r w:rsidR="00A211E4">
        <w:rPr>
          <w:rFonts w:ascii="Times New Roman" w:hAnsi="Times New Roman" w:cs="Times New Roman"/>
          <w:sz w:val="24"/>
          <w:szCs w:val="24"/>
          <w:lang w:val="en-US"/>
        </w:rPr>
        <w:t xml:space="preserve"> of the ostracism effect</w:t>
      </w:r>
      <w:r w:rsidR="00A211E4" w:rsidRPr="00F70F0A">
        <w:rPr>
          <w:rFonts w:ascii="Times New Roman" w:hAnsi="Times New Roman" w:cs="Times New Roman"/>
          <w:sz w:val="24"/>
          <w:szCs w:val="24"/>
          <w:lang w:val="en-US"/>
        </w:rPr>
        <w:t xml:space="preserve">. </w:t>
      </w:r>
      <w:r w:rsidR="00A211E4">
        <w:rPr>
          <w:rFonts w:ascii="Times New Roman" w:hAnsi="Times New Roman" w:cs="Times New Roman"/>
          <w:sz w:val="24"/>
          <w:szCs w:val="24"/>
          <w:lang w:val="en-US"/>
        </w:rPr>
        <w:t>F</w:t>
      </w:r>
      <w:r w:rsidR="00A211E4" w:rsidRPr="00F70F0A">
        <w:rPr>
          <w:rFonts w:ascii="Times New Roman" w:hAnsi="Times New Roman" w:cs="Times New Roman"/>
          <w:sz w:val="24"/>
          <w:szCs w:val="24"/>
          <w:lang w:val="en-US"/>
        </w:rPr>
        <w:t>or example</w:t>
      </w:r>
      <w:r w:rsidR="00A211E4">
        <w:rPr>
          <w:rFonts w:ascii="Times New Roman" w:hAnsi="Times New Roman" w:cs="Times New Roman"/>
          <w:sz w:val="24"/>
          <w:szCs w:val="24"/>
          <w:lang w:val="en-US"/>
        </w:rPr>
        <w:t xml:space="preserve"> in</w:t>
      </w:r>
      <w:r w:rsidR="00A211E4" w:rsidRPr="00F70F0A">
        <w:rPr>
          <w:rFonts w:ascii="Times New Roman" w:hAnsi="Times New Roman" w:cs="Times New Roman"/>
          <w:sz w:val="24"/>
          <w:szCs w:val="24"/>
          <w:lang w:val="en-US"/>
        </w:rPr>
        <w:t xml:space="preserve"> a 2 (social status: ostracized vs. included) by 2 (group: in-</w:t>
      </w:r>
      <w:commentRangeStart w:id="2"/>
      <w:r w:rsidR="00A211E4" w:rsidRPr="00F70F0A">
        <w:rPr>
          <w:rFonts w:ascii="Times New Roman" w:hAnsi="Times New Roman" w:cs="Times New Roman"/>
          <w:sz w:val="24"/>
          <w:szCs w:val="24"/>
          <w:lang w:val="en-US"/>
        </w:rPr>
        <w:t>group</w:t>
      </w:r>
      <w:commentRangeEnd w:id="2"/>
      <w:r w:rsidR="005040FC">
        <w:rPr>
          <w:rStyle w:val="CommentReference"/>
        </w:rPr>
        <w:commentReference w:id="2"/>
      </w:r>
      <w:r w:rsidR="00A211E4" w:rsidRPr="00F70F0A">
        <w:rPr>
          <w:rFonts w:ascii="Times New Roman" w:hAnsi="Times New Roman" w:cs="Times New Roman"/>
          <w:sz w:val="24"/>
          <w:szCs w:val="24"/>
          <w:lang w:val="en-US"/>
        </w:rPr>
        <w:t xml:space="preserve"> vs. out-group) design, the ostracism effect is expected to be larger for the in-group level than for the out-group level.</w:t>
      </w:r>
      <w:r w:rsidR="00A211E4">
        <w:rPr>
          <w:rFonts w:ascii="Times New Roman" w:hAnsi="Times New Roman" w:cs="Times New Roman"/>
          <w:sz w:val="24"/>
          <w:szCs w:val="24"/>
          <w:lang w:val="en-US"/>
        </w:rPr>
        <w:t xml:space="preserve"> </w:t>
      </w:r>
      <w:r w:rsidR="00A211E4" w:rsidRPr="00F70F0A">
        <w:rPr>
          <w:rFonts w:ascii="Times New Roman" w:hAnsi="Times New Roman" w:cs="Times New Roman"/>
          <w:sz w:val="24"/>
          <w:szCs w:val="24"/>
          <w:lang w:val="en-US"/>
        </w:rPr>
        <w:t>Such moderation can be numerically seen as an interaction effect. For instance, the difference between simple effects of ostracism for the in- and out-group conditions reflects this interaction (specific calculations are reported in the methods section and formulae in the Appendix).</w:t>
      </w:r>
    </w:p>
    <w:p w14:paraId="31D4C508" w14:textId="77777777" w:rsidR="0066375E"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i/>
          <w:sz w:val="24"/>
          <w:szCs w:val="24"/>
          <w:lang w:val="en-US"/>
        </w:rPr>
        <w:tab/>
      </w:r>
      <w:r w:rsidR="00130F58">
        <w:rPr>
          <w:rFonts w:ascii="Times New Roman" w:hAnsi="Times New Roman" w:cs="Times New Roman"/>
          <w:b/>
          <w:sz w:val="24"/>
          <w:szCs w:val="24"/>
          <w:lang w:val="en-US"/>
        </w:rPr>
        <w:t>Secondary</w:t>
      </w:r>
      <w:r w:rsidR="0099599A" w:rsidRPr="00F70F0A">
        <w:rPr>
          <w:rFonts w:ascii="Times New Roman" w:hAnsi="Times New Roman" w:cs="Times New Roman"/>
          <w:b/>
          <w:sz w:val="24"/>
          <w:szCs w:val="24"/>
          <w:lang w:val="en-US"/>
        </w:rPr>
        <w:t xml:space="preserve"> </w:t>
      </w:r>
      <w:r w:rsidRPr="00F70F0A">
        <w:rPr>
          <w:rFonts w:ascii="Times New Roman" w:hAnsi="Times New Roman" w:cs="Times New Roman"/>
          <w:b/>
          <w:sz w:val="24"/>
          <w:szCs w:val="24"/>
          <w:lang w:val="en-US"/>
        </w:rPr>
        <w:t>hypotheses.</w:t>
      </w:r>
      <w:r w:rsidRPr="00F70F0A">
        <w:rPr>
          <w:rFonts w:ascii="Times New Roman" w:hAnsi="Times New Roman" w:cs="Times New Roman"/>
          <w:sz w:val="24"/>
          <w:szCs w:val="24"/>
          <w:lang w:val="en-US"/>
        </w:rPr>
        <w:t xml:space="preserve"> </w:t>
      </w:r>
      <w:r w:rsidR="00130F58" w:rsidRPr="00130F58">
        <w:rPr>
          <w:rFonts w:ascii="Times New Roman" w:hAnsi="Times New Roman" w:cs="Times New Roman"/>
          <w:sz w:val="24"/>
          <w:szCs w:val="24"/>
          <w:lang w:val="en-US"/>
        </w:rPr>
        <w:t xml:space="preserve">We consider structural aspects associated with </w:t>
      </w:r>
      <w:r w:rsidR="00130F58">
        <w:rPr>
          <w:rFonts w:ascii="Times New Roman" w:hAnsi="Times New Roman" w:cs="Times New Roman"/>
          <w:sz w:val="24"/>
          <w:szCs w:val="24"/>
          <w:lang w:val="en-US"/>
        </w:rPr>
        <w:t>C</w:t>
      </w:r>
      <w:r w:rsidR="00130F58" w:rsidRPr="00130F58">
        <w:rPr>
          <w:rFonts w:ascii="Times New Roman" w:hAnsi="Times New Roman" w:cs="Times New Roman"/>
          <w:sz w:val="24"/>
          <w:szCs w:val="24"/>
          <w:lang w:val="en-US"/>
        </w:rPr>
        <w:t>yberball (</w:t>
      </w:r>
      <w:r w:rsidR="0066375E">
        <w:rPr>
          <w:rFonts w:ascii="Times New Roman" w:hAnsi="Times New Roman" w:cs="Times New Roman"/>
          <w:sz w:val="24"/>
          <w:szCs w:val="24"/>
          <w:lang w:val="en-US"/>
        </w:rPr>
        <w:t>e.g</w:t>
      </w:r>
      <w:r w:rsidR="00130F58" w:rsidRPr="00130F58">
        <w:rPr>
          <w:rFonts w:ascii="Times New Roman" w:hAnsi="Times New Roman" w:cs="Times New Roman"/>
          <w:sz w:val="24"/>
          <w:szCs w:val="24"/>
          <w:lang w:val="en-US"/>
        </w:rPr>
        <w:t xml:space="preserve">., number of ball tosses, number of </w:t>
      </w:r>
      <w:r w:rsidR="00130F58">
        <w:rPr>
          <w:rFonts w:ascii="Times New Roman" w:hAnsi="Times New Roman" w:cs="Times New Roman"/>
          <w:sz w:val="24"/>
          <w:szCs w:val="24"/>
          <w:lang w:val="en-US"/>
        </w:rPr>
        <w:t>C</w:t>
      </w:r>
      <w:r w:rsidR="00130F58" w:rsidRPr="00130F58">
        <w:rPr>
          <w:rFonts w:ascii="Times New Roman" w:hAnsi="Times New Roman" w:cs="Times New Roman"/>
          <w:sz w:val="24"/>
          <w:szCs w:val="24"/>
          <w:lang w:val="en-US"/>
        </w:rPr>
        <w:t>yberball players, gender of participant, etc</w:t>
      </w:r>
      <w:r w:rsidR="00130F58">
        <w:rPr>
          <w:rFonts w:ascii="Times New Roman" w:hAnsi="Times New Roman" w:cs="Times New Roman"/>
          <w:sz w:val="24"/>
          <w:szCs w:val="24"/>
          <w:lang w:val="en-US"/>
        </w:rPr>
        <w:t>.</w:t>
      </w:r>
      <w:r w:rsidR="00130F58" w:rsidRPr="00130F58">
        <w:rPr>
          <w:rFonts w:ascii="Times New Roman" w:hAnsi="Times New Roman" w:cs="Times New Roman"/>
          <w:sz w:val="24"/>
          <w:szCs w:val="24"/>
          <w:lang w:val="en-US"/>
        </w:rPr>
        <w:t xml:space="preserve">) and </w:t>
      </w:r>
      <w:r w:rsidR="00130F58" w:rsidRPr="00130F58">
        <w:rPr>
          <w:rFonts w:ascii="Times New Roman" w:hAnsi="Times New Roman" w:cs="Times New Roman"/>
          <w:sz w:val="24"/>
          <w:szCs w:val="24"/>
          <w:lang w:val="en-US"/>
        </w:rPr>
        <w:lastRenderedPageBreak/>
        <w:t>differences between dependent variables</w:t>
      </w:r>
      <w:r w:rsidR="0066375E">
        <w:rPr>
          <w:rFonts w:ascii="Times New Roman" w:hAnsi="Times New Roman" w:cs="Times New Roman"/>
          <w:sz w:val="24"/>
          <w:szCs w:val="24"/>
          <w:lang w:val="en-US"/>
        </w:rPr>
        <w:t xml:space="preserve"> for moderation and robustness, </w:t>
      </w:r>
      <w:commentRangeStart w:id="3"/>
      <w:r w:rsidR="0066375E">
        <w:rPr>
          <w:rFonts w:ascii="Times New Roman" w:hAnsi="Times New Roman" w:cs="Times New Roman"/>
          <w:sz w:val="24"/>
          <w:szCs w:val="24"/>
          <w:lang w:val="en-US"/>
        </w:rPr>
        <w:t>respectively</w:t>
      </w:r>
      <w:commentRangeEnd w:id="3"/>
      <w:r w:rsidR="009A3B12">
        <w:rPr>
          <w:rStyle w:val="CommentReference"/>
        </w:rPr>
        <w:commentReference w:id="3"/>
      </w:r>
      <w:r w:rsidR="00130F58" w:rsidRPr="00130F58">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These elements can provide nuances in the composition of the </w:t>
      </w:r>
      <w:r w:rsidR="0066375E">
        <w:rPr>
          <w:rFonts w:ascii="Times New Roman" w:hAnsi="Times New Roman" w:cs="Times New Roman"/>
          <w:sz w:val="24"/>
          <w:szCs w:val="24"/>
          <w:lang w:val="en-US"/>
        </w:rPr>
        <w:t>estimates</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4A97865E" w14:textId="77777777" w:rsidR="00E76D2C" w:rsidRPr="0001626A" w:rsidRDefault="0066375E" w:rsidP="0066375E">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731737">
        <w:rPr>
          <w:rFonts w:ascii="Times New Roman" w:hAnsi="Times New Roman" w:cs="Times New Roman"/>
          <w:sz w:val="24"/>
          <w:szCs w:val="24"/>
          <w:lang w:val="en-US"/>
        </w:rPr>
        <w:t>We will use meta-regressions</w:t>
      </w:r>
      <w:r w:rsidR="00731737" w:rsidRPr="00F70F0A">
        <w:rPr>
          <w:rFonts w:ascii="Times New Roman" w:hAnsi="Times New Roman" w:cs="Times New Roman"/>
          <w:sz w:val="24"/>
          <w:szCs w:val="24"/>
          <w:lang w:val="en-US"/>
        </w:rPr>
        <w:t xml:space="preserve"> with </w:t>
      </w:r>
      <w:r w:rsidR="00731737">
        <w:rPr>
          <w:rFonts w:ascii="Times New Roman" w:hAnsi="Times New Roman" w:cs="Times New Roman"/>
          <w:sz w:val="24"/>
          <w:szCs w:val="24"/>
          <w:lang w:val="en-US"/>
        </w:rPr>
        <w:t xml:space="preserve">study-level </w:t>
      </w:r>
      <w:r w:rsidR="00731737" w:rsidRPr="00F70F0A">
        <w:rPr>
          <w:rFonts w:ascii="Times New Roman" w:hAnsi="Times New Roman" w:cs="Times New Roman"/>
          <w:sz w:val="24"/>
          <w:szCs w:val="24"/>
          <w:lang w:val="en-US"/>
        </w:rPr>
        <w:t xml:space="preserve">indicators </w:t>
      </w:r>
      <w:r w:rsidR="00731737">
        <w:rPr>
          <w:rFonts w:ascii="Times New Roman" w:hAnsi="Times New Roman" w:cs="Times New Roman"/>
          <w:sz w:val="24"/>
          <w:szCs w:val="24"/>
          <w:lang w:val="en-US"/>
        </w:rPr>
        <w:t xml:space="preserve">to study </w:t>
      </w:r>
      <w:r w:rsidR="00731737" w:rsidRPr="00F70F0A">
        <w:rPr>
          <w:rFonts w:ascii="Times New Roman" w:hAnsi="Times New Roman" w:cs="Times New Roman"/>
          <w:sz w:val="24"/>
          <w:szCs w:val="24"/>
          <w:lang w:val="en-US"/>
        </w:rPr>
        <w:t>effect</w:t>
      </w:r>
      <w:r w:rsidR="00731737">
        <w:rPr>
          <w:rFonts w:ascii="Times New Roman" w:hAnsi="Times New Roman" w:cs="Times New Roman"/>
          <w:sz w:val="24"/>
          <w:szCs w:val="24"/>
          <w:lang w:val="en-US"/>
        </w:rPr>
        <w:t xml:space="preserve">s </w:t>
      </w:r>
      <w:r w:rsidR="00731737" w:rsidRPr="00F70F0A">
        <w:rPr>
          <w:rFonts w:ascii="Times New Roman" w:hAnsi="Times New Roman" w:cs="Times New Roman"/>
          <w:sz w:val="24"/>
          <w:szCs w:val="24"/>
          <w:lang w:val="en-US"/>
        </w:rPr>
        <w:t>of the composition of the manipulation and the sample</w:t>
      </w:r>
      <w:r w:rsidR="00731737">
        <w:rPr>
          <w:rFonts w:ascii="Times New Roman" w:hAnsi="Times New Roman" w:cs="Times New Roman"/>
          <w:sz w:val="24"/>
          <w:szCs w:val="24"/>
          <w:lang w:val="en-US"/>
        </w:rPr>
        <w:t>s</w:t>
      </w:r>
      <w:r w:rsidR="00731737"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This is conceptually similar to a (multiple) linear regression, but with estimated average effects as the dependent variable. Our predictors for this meta-regression are </w:t>
      </w:r>
      <w:r w:rsidR="00FA40F1">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study-level </w:t>
      </w:r>
      <w:r w:rsidR="00FA40F1">
        <w:rPr>
          <w:rFonts w:ascii="Times New Roman" w:hAnsi="Times New Roman" w:cs="Times New Roman"/>
          <w:sz w:val="24"/>
          <w:szCs w:val="24"/>
          <w:lang w:val="en-US"/>
        </w:rPr>
        <w:t>indicators</w:t>
      </w:r>
      <w:r w:rsidR="00063027">
        <w:rPr>
          <w:rFonts w:ascii="Times New Roman" w:hAnsi="Times New Roman" w:cs="Times New Roman"/>
          <w:sz w:val="24"/>
          <w:szCs w:val="24"/>
          <w:lang w:val="en-US"/>
        </w:rPr>
        <w:t>. First, because</w:t>
      </w:r>
      <w:r w:rsidR="00063027" w:rsidRPr="00063027">
        <w:rPr>
          <w:rFonts w:ascii="Times New Roman" w:hAnsi="Times New Roman" w:cs="Times New Roman"/>
          <w:sz w:val="24"/>
          <w:szCs w:val="24"/>
          <w:lang w:val="en-US"/>
        </w:rPr>
        <w:t xml:space="preserve"> collectivism might influence the degree to which belonging is important (see Hofstede, 1980)</w:t>
      </w:r>
      <w:r w:rsidR="00063027">
        <w:rPr>
          <w:rFonts w:ascii="Times New Roman" w:hAnsi="Times New Roman" w:cs="Times New Roman"/>
          <w:sz w:val="24"/>
          <w:szCs w:val="24"/>
          <w:lang w:val="en-US"/>
        </w:rPr>
        <w:t>, we include</w:t>
      </w:r>
      <w:r w:rsidR="00AA61E5">
        <w:rPr>
          <w:rFonts w:ascii="Times New Roman" w:hAnsi="Times New Roman" w:cs="Times New Roman"/>
          <w:sz w:val="24"/>
          <w:szCs w:val="24"/>
          <w:lang w:val="en-US"/>
        </w:rPr>
        <w:t>d</w:t>
      </w:r>
      <w:r w:rsidR="00063027">
        <w:rPr>
          <w:rFonts w:ascii="Times New Roman" w:hAnsi="Times New Roman" w:cs="Times New Roman"/>
          <w:sz w:val="24"/>
          <w:szCs w:val="24"/>
          <w:lang w:val="en-US"/>
        </w:rPr>
        <w:t xml:space="preserve"> </w:t>
      </w:r>
      <w:r w:rsidR="0001626A">
        <w:rPr>
          <w:rFonts w:ascii="Times New Roman" w:hAnsi="Times New Roman" w:cs="Times New Roman"/>
          <w:sz w:val="24"/>
          <w:szCs w:val="24"/>
          <w:lang w:val="en-US"/>
        </w:rPr>
        <w:t>a variable which gives a crude categorization of continents (i.e., U.S., other western countries, Asian countries, and residual countries)</w:t>
      </w:r>
      <w:r w:rsidR="00AA61E5">
        <w:rPr>
          <w:rFonts w:ascii="Times New Roman" w:hAnsi="Times New Roman" w:cs="Times New Roman"/>
          <w:sz w:val="24"/>
          <w:szCs w:val="24"/>
          <w:lang w:val="en-US"/>
        </w:rPr>
        <w:t xml:space="preserve">. Second, because social aspects may be </w:t>
      </w:r>
      <w:r w:rsidR="0001626A">
        <w:rPr>
          <w:rFonts w:ascii="Times New Roman" w:hAnsi="Times New Roman" w:cs="Times New Roman"/>
          <w:sz w:val="24"/>
          <w:szCs w:val="24"/>
          <w:lang w:val="en-US"/>
        </w:rPr>
        <w:t xml:space="preserve">less </w:t>
      </w:r>
      <w:r w:rsidR="00AA61E5">
        <w:rPr>
          <w:rFonts w:ascii="Times New Roman" w:hAnsi="Times New Roman" w:cs="Times New Roman"/>
          <w:sz w:val="24"/>
          <w:szCs w:val="24"/>
          <w:lang w:val="en-US"/>
        </w:rPr>
        <w:t xml:space="preserve">evolutionarily relevant for </w:t>
      </w:r>
      <w:r w:rsidR="0001626A">
        <w:rPr>
          <w:rFonts w:ascii="Times New Roman" w:hAnsi="Times New Roman" w:cs="Times New Roman"/>
          <w:sz w:val="24"/>
          <w:szCs w:val="24"/>
          <w:lang w:val="en-US"/>
        </w:rPr>
        <w:t>males than for females</w:t>
      </w:r>
      <w:r w:rsidR="00AA61E5">
        <w:rPr>
          <w:rFonts w:ascii="Times New Roman" w:hAnsi="Times New Roman" w:cs="Times New Roman"/>
          <w:sz w:val="24"/>
          <w:szCs w:val="24"/>
          <w:lang w:val="en-US"/>
        </w:rPr>
        <w:t xml:space="preserve">, we included </w:t>
      </w:r>
      <w:r>
        <w:rPr>
          <w:rFonts w:ascii="Times New Roman" w:hAnsi="Times New Roman" w:cs="Times New Roman"/>
          <w:sz w:val="24"/>
          <w:szCs w:val="24"/>
          <w:lang w:val="en-US"/>
        </w:rPr>
        <w:t>proportion of male participants</w:t>
      </w:r>
      <w:r w:rsidR="00AA61E5">
        <w:rPr>
          <w:rFonts w:ascii="Times New Roman" w:hAnsi="Times New Roman" w:cs="Times New Roman"/>
          <w:sz w:val="24"/>
          <w:szCs w:val="24"/>
          <w:lang w:val="en-US"/>
        </w:rPr>
        <w:t>. Third, given that ex</w:t>
      </w:r>
      <w:r w:rsidR="00E160B5">
        <w:rPr>
          <w:rFonts w:ascii="Times New Roman" w:hAnsi="Times New Roman" w:cs="Times New Roman"/>
          <w:sz w:val="24"/>
          <w:szCs w:val="24"/>
          <w:lang w:val="en-US"/>
        </w:rPr>
        <w:t>c</w:t>
      </w:r>
      <w:r w:rsidR="00AA61E5">
        <w:rPr>
          <w:rFonts w:ascii="Times New Roman" w:hAnsi="Times New Roman" w:cs="Times New Roman"/>
          <w:sz w:val="24"/>
          <w:szCs w:val="24"/>
          <w:lang w:val="en-US"/>
        </w:rPr>
        <w:t xml:space="preserve">lusion may be more relevant for younger people, we included </w:t>
      </w:r>
      <w:r>
        <w:rPr>
          <w:rFonts w:ascii="Times New Roman" w:hAnsi="Times New Roman" w:cs="Times New Roman"/>
          <w:sz w:val="24"/>
          <w:szCs w:val="24"/>
          <w:lang w:val="en-US"/>
        </w:rPr>
        <w:t>mean ag</w:t>
      </w:r>
      <w:r w:rsidR="00AA61E5">
        <w:rPr>
          <w:rFonts w:ascii="Times New Roman" w:hAnsi="Times New Roman" w:cs="Times New Roman"/>
          <w:sz w:val="24"/>
          <w:szCs w:val="24"/>
          <w:lang w:val="en-US"/>
        </w:rPr>
        <w:t xml:space="preserve">e. Fourth, because it may matter by </w:t>
      </w:r>
      <w:r w:rsidR="0001626A">
        <w:rPr>
          <w:rFonts w:ascii="Times New Roman" w:hAnsi="Times New Roman" w:cs="Times New Roman"/>
          <w:sz w:val="24"/>
          <w:szCs w:val="24"/>
          <w:lang w:val="en-US"/>
        </w:rPr>
        <w:t>how</w:t>
      </w:r>
      <w:r w:rsidR="00AA61E5">
        <w:rPr>
          <w:rFonts w:ascii="Times New Roman" w:hAnsi="Times New Roman" w:cs="Times New Roman"/>
          <w:sz w:val="24"/>
          <w:szCs w:val="24"/>
          <w:lang w:val="en-US"/>
        </w:rPr>
        <w:t xml:space="preserve"> many people one gets excluded, we included the </w:t>
      </w:r>
      <w:r>
        <w:rPr>
          <w:rFonts w:ascii="Times New Roman" w:hAnsi="Times New Roman" w:cs="Times New Roman"/>
          <w:sz w:val="24"/>
          <w:szCs w:val="24"/>
          <w:lang w:val="en-US"/>
        </w:rPr>
        <w:t>number of players in the game</w:t>
      </w:r>
      <w:r w:rsidR="00AA61E5">
        <w:rPr>
          <w:rFonts w:ascii="Times New Roman" w:hAnsi="Times New Roman" w:cs="Times New Roman"/>
          <w:sz w:val="24"/>
          <w:szCs w:val="24"/>
          <w:lang w:val="en-US"/>
        </w:rPr>
        <w:t xml:space="preserve">. Fifth, as the length of the exclusion may matter, we included </w:t>
      </w:r>
      <w:r>
        <w:rPr>
          <w:rFonts w:ascii="Times New Roman" w:hAnsi="Times New Roman" w:cs="Times New Roman"/>
          <w:sz w:val="24"/>
          <w:szCs w:val="24"/>
          <w:lang w:val="en-US"/>
        </w:rPr>
        <w:t>duration of exclusion</w:t>
      </w:r>
      <w:r w:rsidR="00AA61E5">
        <w:rPr>
          <w:rFonts w:ascii="Times New Roman" w:hAnsi="Times New Roman" w:cs="Times New Roman"/>
          <w:sz w:val="24"/>
          <w:szCs w:val="24"/>
          <w:lang w:val="en-US"/>
        </w:rPr>
        <w:t>. Sixth, we considered potential differences between types of scal</w:t>
      </w:r>
      <w:r>
        <w:rPr>
          <w:rFonts w:ascii="Times New Roman" w:hAnsi="Times New Roman" w:cs="Times New Roman"/>
          <w:sz w:val="24"/>
          <w:szCs w:val="24"/>
          <w:lang w:val="en-US"/>
        </w:rPr>
        <w:t>e</w:t>
      </w:r>
      <w:r w:rsidR="00AA61E5">
        <w:rPr>
          <w:rFonts w:ascii="Times New Roman" w:hAnsi="Times New Roman" w:cs="Times New Roman"/>
          <w:sz w:val="24"/>
          <w:szCs w:val="24"/>
          <w:lang w:val="en-US"/>
        </w:rPr>
        <w:t>s used to measure</w:t>
      </w:r>
      <w:r>
        <w:rPr>
          <w:rFonts w:ascii="Times New Roman" w:hAnsi="Times New Roman" w:cs="Times New Roman"/>
          <w:sz w:val="24"/>
          <w:szCs w:val="24"/>
          <w:lang w:val="en-US"/>
        </w:rPr>
        <w:t xml:space="preserve"> fundamental </w:t>
      </w:r>
      <w:r w:rsidR="00AA61E5">
        <w:rPr>
          <w:rFonts w:ascii="Times New Roman" w:hAnsi="Times New Roman" w:cs="Times New Roman"/>
          <w:sz w:val="24"/>
          <w:szCs w:val="24"/>
          <w:lang w:val="en-US"/>
        </w:rPr>
        <w:t>needs.</w:t>
      </w:r>
    </w:p>
    <w:p w14:paraId="320AA269" w14:textId="43C128EA" w:rsidR="00E76D2C" w:rsidRDefault="00731737" w:rsidP="00C30555">
      <w:pPr>
        <w:spacing w:after="0" w:line="480" w:lineRule="auto"/>
        <w:ind w:left="90"/>
        <w:rPr>
          <w:rFonts w:ascii="Times New Roman" w:hAnsi="Times New Roman" w:cs="Times New Roman"/>
          <w:sz w:val="24"/>
          <w:szCs w:val="24"/>
          <w:lang w:val="en-US"/>
        </w:rPr>
      </w:pPr>
      <w:r w:rsidRPr="00F70F0A">
        <w:rPr>
          <w:rFonts w:ascii="Times New Roman" w:hAnsi="Times New Roman" w:cs="Times New Roman"/>
          <w:sz w:val="24"/>
          <w:szCs w:val="24"/>
          <w:lang w:val="en-US"/>
        </w:rPr>
        <w:tab/>
      </w:r>
      <w:r w:rsidR="00FA40F1">
        <w:rPr>
          <w:rFonts w:ascii="Times New Roman" w:hAnsi="Times New Roman" w:cs="Times New Roman"/>
          <w:sz w:val="24"/>
          <w:szCs w:val="24"/>
          <w:lang w:val="en-US"/>
        </w:rPr>
        <w:t>Additionally, we inspected robustness of the findings across different subsets of dependent variables. Overall, the</w:t>
      </w:r>
      <w:r w:rsidRPr="00F70F0A">
        <w:rPr>
          <w:rFonts w:ascii="Times New Roman" w:hAnsi="Times New Roman" w:cs="Times New Roman"/>
          <w:sz w:val="24"/>
          <w:szCs w:val="24"/>
          <w:lang w:val="en-US"/>
        </w:rPr>
        <w:t xml:space="preserve"> </w:t>
      </w:r>
      <w:r w:rsidR="006740D0">
        <w:rPr>
          <w:rFonts w:ascii="Times New Roman" w:hAnsi="Times New Roman" w:cs="Times New Roman"/>
          <w:sz w:val="24"/>
          <w:szCs w:val="24"/>
          <w:lang w:val="en-US"/>
        </w:rPr>
        <w:t>dependent variables</w:t>
      </w:r>
      <w:r w:rsidRPr="00F70F0A">
        <w:rPr>
          <w:rFonts w:ascii="Times New Roman" w:hAnsi="Times New Roman" w:cs="Times New Roman"/>
          <w:sz w:val="24"/>
          <w:szCs w:val="24"/>
          <w:lang w:val="en-US"/>
        </w:rPr>
        <w:t xml:space="preserve"> included </w:t>
      </w:r>
      <w:r>
        <w:rPr>
          <w:rFonts w:ascii="Times New Roman" w:hAnsi="Times New Roman" w:cs="Times New Roman"/>
          <w:sz w:val="24"/>
          <w:szCs w:val="24"/>
          <w:lang w:val="en-US"/>
        </w:rPr>
        <w:t>in the meta-analysis were</w:t>
      </w:r>
      <w:r w:rsidRPr="00F70F0A">
        <w:rPr>
          <w:rFonts w:ascii="Times New Roman" w:hAnsi="Times New Roman" w:cs="Times New Roman"/>
          <w:sz w:val="24"/>
          <w:szCs w:val="24"/>
          <w:lang w:val="en-US"/>
        </w:rPr>
        <w:t xml:space="preserve"> only subject to the criterion that they were affected by ostracism, which does not limit the measures to just one type. In other words, we included multiple </w:t>
      </w:r>
      <w:r w:rsidR="006740D0">
        <w:rPr>
          <w:rFonts w:ascii="Times New Roman" w:hAnsi="Times New Roman" w:cs="Times New Roman"/>
          <w:sz w:val="24"/>
          <w:szCs w:val="24"/>
          <w:lang w:val="en-US"/>
        </w:rPr>
        <w:t>types of dependent variables</w:t>
      </w:r>
      <w:r w:rsidRPr="00F70F0A">
        <w:rPr>
          <w:rFonts w:ascii="Times New Roman" w:hAnsi="Times New Roman" w:cs="Times New Roman"/>
          <w:sz w:val="24"/>
          <w:szCs w:val="24"/>
          <w:lang w:val="en-US"/>
        </w:rPr>
        <w:t xml:space="preserve"> with varying psychometric properties in the primary studies. The </w:t>
      </w:r>
      <w:r>
        <w:rPr>
          <w:rFonts w:ascii="Times New Roman" w:hAnsi="Times New Roman" w:cs="Times New Roman"/>
          <w:sz w:val="24"/>
          <w:szCs w:val="24"/>
          <w:lang w:val="en-US"/>
        </w:rPr>
        <w:t>preponderance</w:t>
      </w:r>
      <w:r w:rsidRPr="00F70F0A">
        <w:rPr>
          <w:rFonts w:ascii="Times New Roman" w:hAnsi="Times New Roman" w:cs="Times New Roman"/>
          <w:sz w:val="24"/>
          <w:szCs w:val="24"/>
          <w:lang w:val="en-US"/>
        </w:rPr>
        <w:t xml:space="preserve"> of measures </w:t>
      </w:r>
      <w:r>
        <w:rPr>
          <w:rFonts w:ascii="Times New Roman" w:hAnsi="Times New Roman" w:cs="Times New Roman"/>
          <w:sz w:val="24"/>
          <w:szCs w:val="24"/>
          <w:lang w:val="en-US"/>
        </w:rPr>
        <w:t xml:space="preserve">used in Cyberball studies concern </w:t>
      </w:r>
      <w:r w:rsidRPr="00F70F0A">
        <w:rPr>
          <w:rFonts w:ascii="Times New Roman" w:hAnsi="Times New Roman" w:cs="Times New Roman"/>
          <w:sz w:val="24"/>
          <w:szCs w:val="24"/>
          <w:lang w:val="en-US"/>
        </w:rPr>
        <w:t>‘fundamental needs’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belonging, self-esteem, control and meaningful existence) questionnaires, which were developed within the Cyberball paradigm (see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"ISSN" : "0022-3514", "PMID" : "11079239", "abstract" : "Ostracism is such a widely used and powerful tactic that the authors tested whether people would be affected by it even under remote and artificial circumstances. In Study 1, 1,486 participants from 62 countries accessed the authors' on-line experiment on the Internet. They were asked to use mental visualization while playing a virtual tossing game with two others (who were actually computer generated and controlled). Despite the minimal nature of their experience, the more participants were ostracized, the more they reported feeling bad, having less control, and losing a sense of belonging. In Study 2, ostracized participants were more likely to conform on a subsequent task. The results are discussed in terms of supporting K. D. Williams's (1997) need threat theory of ostracism.", "author" : [ { "dropping-particle" : "", "family" : "Williams", "given" : "K D", "non-dropping-particle" : "", "parse-names" : false, "suffix" : "" }, { "dropping-particle" : "", "family" : "Cheung", "given" : "C K", "non-dropping-particle" : "", "parse-names" : false, "suffix" : "" }, { "dropping-particle" : "", "family" : "Choi", "given" : "W", "non-dropping-particle" : "", "parse-names" : false, "suffix" : "" } ], "container-title" : "Journal of personality and social psychology", "id" : "ITEM-1", "issue" : "5", "issued" : { "date-parts" : [ [ "2000", "11" ] ] }, "page" : "748-62", "title" : "Cyberostracism: effects of being ignored over the Internet.", "type" : "article-journal", "volume" : "79" }, "uris" : [ "http://www.mendeley.com/documents/?uuid=90ad2eb5-455d-49f5-9584-01c28a171aa6" ] }, { "id" : "ITEM-2", "itemData" : { "DOI" : "10.1016/j.jesp.2003.11.006", "ISSN" : "00221031", "author" : [ { "dropping-particle" : "", "family" : "Zadro", "given" : "Lisa", "non-dropping-particle" : "", "parse-names" : false, "suffix" : "" }, { "dropping-particle" : "", "family" : "Williams", "given" : "Kipling D", "non-dropping-particle" : "", "parse-names" : false, "suffix" : "" }, { "dropping-particle" : "", "family" : "Richardson", "given" : "Rick", "non-dropping-particle" : "", "parse-names" : false, "suffix" : "" } ], "container-title" : "Journal of Experimental Social Psychology", "id" : "ITEM-2", "issue" : "4", "issued" : { "date-parts" : [ [ "2004" ] ] }, "page" : "560-567", "title" : "How low can you go? Ostracism by a computer is sufficient to lower self-reported levels of belonging, control, self-esteem, and meaningful existence", "type" : "article-journal", "volume" : "40" }, "uris" : [ "http://www.mendeley.com/documents/?uuid=518bbc23-7ce3-4f89-afd5-b836943d9192" ] }, { "id" : "ITEM-3", "itemData" : { "DOI" : "10.1037/0022-3514.91.5.918", "ISSN" : "0022-3514", "PMID" : "17059310", "abstract" : "Recent research indicates that ostracism is painful even in the face of mitigating circumstances. However, in all previous experiments, there have been no costs to inclusion or benefits for ostracism. If being included meant losing money and being ostracized meant retaining money, would individuals still be distressed when ostracized? In 2 studies, the authors attempted to \"load the dice\" against inclusion in favor of ostracism. Participants played a variant of Cyberball called euroyberball (pronounced Euroball), in which ostracism and inclusion were crossed with whether the participants earned or lost money for each ball toss they received. In 2 experiments, the authors found that even when being ostracized meant retaining more money than the other players, it was painful. In Study 2, the authors also introduced conditions in which participants were overincluded. In these conditions, participants were sensitive to financial incentives. However, even then participants felt worse when given no positive attention than when given punitive attention.", "author" : [ { "dropping-particle" : "", "family" : "Beest", "given" : "Ilja", "non-dropping-particle" : "Van", "parse-names" : false, "suffix" : "" }, { "dropping-particle" : "", "family" : "Williams", "given" : "Kipling D", "non-dropping-particle" : "", "parse-names" : false, "suffix" : "" } ], "container-title" : "Journal of personality and social psychology", "id" : "ITEM-3", "issue" : "5", "issued" : { "date-parts" : [ [ "2006", "11" ] ] }, "page" : "918-928", "title" : "When inclusion costs and ostracism pays, ostracism still hurts.", "type" : "article-journal", "volume" : "91" }, "uris" : [ "http://www.mendeley.com/documents/?uuid=3f1d4b94-98a8-46a1-b457-5ad671ebec04" ] } ], "mendeley" : { "manualFormatting" : "Van Beest &amp; Williams, 2006; Williams et al., 2000; Zadro, Williams, &amp; Richardson, 2004)", "previouslyFormattedCitation" : "(Van Beest &amp; Williams, 2006; K D Williams et al., 2000; Zadro, Williams, &amp; Richardson, 2004)"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Van Beest &amp; Williams, 2006; Williams et al., 2000; Zadro, Williams, &amp; Richardson, 2004)</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Next to these fundamental need questionnaires, the measures vary widely and no clear grouping can be made</w:t>
      </w:r>
      <w:r>
        <w:rPr>
          <w:rFonts w:ascii="Times New Roman" w:hAnsi="Times New Roman" w:cs="Times New Roman"/>
          <w:sz w:val="24"/>
          <w:szCs w:val="24"/>
          <w:lang w:val="en-US"/>
        </w:rPr>
        <w:t xml:space="preserve"> besides intrapersonal measures (i.e., measures relating to </w:t>
      </w:r>
      <w:r>
        <w:rPr>
          <w:rFonts w:ascii="Times New Roman" w:hAnsi="Times New Roman" w:cs="Times New Roman"/>
          <w:sz w:val="24"/>
          <w:szCs w:val="24"/>
          <w:lang w:val="en-US"/>
        </w:rPr>
        <w:lastRenderedPageBreak/>
        <w:t>the self only) and interpersonal measures (i.e., measures relating to others as well)</w:t>
      </w:r>
      <w:r w:rsidRPr="00F70F0A">
        <w:rPr>
          <w:rFonts w:ascii="Times New Roman" w:hAnsi="Times New Roman" w:cs="Times New Roman"/>
          <w:sz w:val="24"/>
          <w:szCs w:val="24"/>
          <w:lang w:val="en-US"/>
        </w:rPr>
        <w:t>.</w:t>
      </w:r>
      <w:r w:rsidR="00DC5D21">
        <w:rPr>
          <w:rFonts w:ascii="Times New Roman" w:hAnsi="Times New Roman" w:cs="Times New Roman"/>
          <w:sz w:val="24"/>
          <w:szCs w:val="24"/>
          <w:lang w:val="en-US"/>
        </w:rPr>
        <w:t xml:space="preserve"> Examples are self-reported hostile feelings and donation behavior, respectively.</w:t>
      </w:r>
      <w:r w:rsidRPr="00F70F0A">
        <w:rPr>
          <w:rFonts w:ascii="Times New Roman" w:hAnsi="Times New Roman" w:cs="Times New Roman"/>
          <w:sz w:val="24"/>
          <w:szCs w:val="24"/>
          <w:lang w:val="en-US"/>
        </w:rPr>
        <w:t xml:space="preserve"> </w:t>
      </w:r>
      <w:commentRangeStart w:id="4"/>
      <w:r w:rsidR="00480E89">
        <w:rPr>
          <w:rFonts w:ascii="Times New Roman" w:hAnsi="Times New Roman" w:cs="Times New Roman"/>
          <w:sz w:val="24"/>
          <w:szCs w:val="24"/>
          <w:lang w:val="en-US"/>
        </w:rPr>
        <w:t>We will d</w:t>
      </w:r>
      <w:r w:rsidRPr="00F70F0A">
        <w:rPr>
          <w:rFonts w:ascii="Times New Roman" w:hAnsi="Times New Roman" w:cs="Times New Roman"/>
          <w:sz w:val="24"/>
          <w:szCs w:val="24"/>
          <w:lang w:val="en-US"/>
        </w:rPr>
        <w:t xml:space="preserve">iscuss the psychometric properties of the ‘fundamental needs’ questionnaires </w:t>
      </w:r>
      <w:r w:rsidR="00480E89">
        <w:rPr>
          <w:rFonts w:ascii="Times New Roman" w:hAnsi="Times New Roman" w:cs="Times New Roman"/>
          <w:sz w:val="24"/>
          <w:szCs w:val="24"/>
          <w:lang w:val="en-US"/>
        </w:rPr>
        <w:t>further in</w:t>
      </w:r>
      <w:r w:rsidRPr="00F70F0A">
        <w:rPr>
          <w:rFonts w:ascii="Times New Roman" w:hAnsi="Times New Roman" w:cs="Times New Roman"/>
          <w:sz w:val="24"/>
          <w:szCs w:val="24"/>
          <w:lang w:val="en-US"/>
        </w:rPr>
        <w:t xml:space="preserve"> the discussion section. </w:t>
      </w:r>
      <w:r w:rsidR="00480E89">
        <w:rPr>
          <w:rFonts w:ascii="Times New Roman" w:hAnsi="Times New Roman" w:cs="Times New Roman"/>
          <w:sz w:val="24"/>
          <w:szCs w:val="24"/>
          <w:lang w:val="en-US"/>
        </w:rPr>
        <w:t>For now, it is important to note that there</w:t>
      </w:r>
      <w:r w:rsidRPr="00F70F0A">
        <w:rPr>
          <w:rFonts w:ascii="Times New Roman" w:hAnsi="Times New Roman" w:cs="Times New Roman"/>
          <w:sz w:val="24"/>
          <w:szCs w:val="24"/>
          <w:lang w:val="en-US"/>
        </w:rPr>
        <w:t xml:space="preserve"> are multiple types of measures included in the effect size calculation and subsequently the meta-analysis</w:t>
      </w:r>
      <w:commentRangeEnd w:id="4"/>
      <w:r w:rsidR="009A3B12">
        <w:rPr>
          <w:rStyle w:val="CommentReference"/>
        </w:rPr>
        <w:commentReference w:id="4"/>
      </w:r>
      <w:r w:rsidR="00480E89">
        <w:rPr>
          <w:rFonts w:ascii="Times New Roman" w:hAnsi="Times New Roman" w:cs="Times New Roman"/>
          <w:sz w:val="24"/>
          <w:szCs w:val="24"/>
          <w:lang w:val="en-US"/>
        </w:rPr>
        <w:t>. So</w:t>
      </w:r>
      <w:r w:rsidRPr="00F70F0A">
        <w:rPr>
          <w:rFonts w:ascii="Times New Roman" w:hAnsi="Times New Roman" w:cs="Times New Roman"/>
          <w:sz w:val="24"/>
          <w:szCs w:val="24"/>
          <w:lang w:val="en-US"/>
        </w:rPr>
        <w:t xml:space="preserve"> the estimated effect size will be an overall estimate and not one for a specific measure, such as belonging.</w:t>
      </w:r>
      <w:r>
        <w:rPr>
          <w:rFonts w:ascii="Times New Roman" w:hAnsi="Times New Roman" w:cs="Times New Roman"/>
          <w:sz w:val="24"/>
          <w:szCs w:val="24"/>
          <w:lang w:val="en-US"/>
        </w:rPr>
        <w:t xml:space="preserve"> The types of measures are s</w:t>
      </w:r>
      <w:r w:rsidRPr="00F70F0A">
        <w:rPr>
          <w:rFonts w:ascii="Times New Roman" w:hAnsi="Times New Roman" w:cs="Times New Roman"/>
          <w:sz w:val="24"/>
          <w:szCs w:val="24"/>
          <w:lang w:val="en-US"/>
        </w:rPr>
        <w:t>ubdivided into fundamental needs, intrapersonal and</w:t>
      </w:r>
      <w:r>
        <w:rPr>
          <w:rFonts w:ascii="Times New Roman" w:hAnsi="Times New Roman" w:cs="Times New Roman"/>
          <w:sz w:val="24"/>
          <w:szCs w:val="24"/>
          <w:lang w:val="en-US"/>
        </w:rPr>
        <w:t xml:space="preserve"> interpersonal measures and these subsets are </w:t>
      </w:r>
      <w:r w:rsidRPr="00F70F0A">
        <w:rPr>
          <w:rFonts w:ascii="Times New Roman" w:hAnsi="Times New Roman" w:cs="Times New Roman"/>
          <w:sz w:val="24"/>
          <w:szCs w:val="24"/>
          <w:lang w:val="en-US"/>
        </w:rPr>
        <w:t xml:space="preserve">tested separately </w:t>
      </w:r>
      <w:r>
        <w:rPr>
          <w:rFonts w:ascii="Times New Roman" w:hAnsi="Times New Roman" w:cs="Times New Roman"/>
          <w:sz w:val="24"/>
          <w:szCs w:val="24"/>
          <w:lang w:val="en-US"/>
        </w:rPr>
        <w:t>as a sensitivity analysis of the overall results</w:t>
      </w:r>
      <w:r w:rsidR="0062361D">
        <w:rPr>
          <w:rFonts w:ascii="Times New Roman" w:hAnsi="Times New Roman" w:cs="Times New Roman"/>
          <w:sz w:val="24"/>
          <w:szCs w:val="24"/>
          <w:lang w:val="en-US"/>
        </w:rPr>
        <w:t>.</w:t>
      </w:r>
    </w:p>
    <w:p w14:paraId="5D055CF3" w14:textId="77777777" w:rsidR="00623D68" w:rsidRDefault="00623D68" w:rsidP="00C30555">
      <w:pPr>
        <w:spacing w:after="0" w:line="480" w:lineRule="auto"/>
        <w:ind w:left="90"/>
        <w:rPr>
          <w:rFonts w:ascii="Times New Roman" w:hAnsi="Times New Roman" w:cs="Times New Roman"/>
          <w:sz w:val="24"/>
          <w:szCs w:val="24"/>
          <w:lang w:val="en-US"/>
        </w:rPr>
      </w:pPr>
      <w:commentRangeStart w:id="5"/>
      <w:r>
        <w:rPr>
          <w:rFonts w:ascii="Times New Roman" w:hAnsi="Times New Roman" w:cs="Times New Roman"/>
          <w:sz w:val="24"/>
          <w:szCs w:val="24"/>
          <w:lang w:val="en-US"/>
        </w:rPr>
        <w:tab/>
      </w:r>
      <w:r w:rsidR="009E759C">
        <w:rPr>
          <w:rFonts w:ascii="Times New Roman" w:hAnsi="Times New Roman" w:cs="Times New Roman"/>
          <w:sz w:val="24"/>
          <w:szCs w:val="24"/>
          <w:lang w:val="en-US"/>
        </w:rPr>
        <w:t>Besides using different subsets of measures for sensitivity analyses, we also dummy-coded whether the first- and last measure included was immediate (i.e., questions relating to during the game) or delayed (i.e., questions relating to after the game), respectively.</w:t>
      </w:r>
      <w:r w:rsidR="00A162B4">
        <w:rPr>
          <w:rFonts w:ascii="Times New Roman" w:hAnsi="Times New Roman" w:cs="Times New Roman"/>
          <w:sz w:val="24"/>
          <w:szCs w:val="24"/>
          <w:lang w:val="en-US"/>
        </w:rPr>
        <w:t xml:space="preserve"> This addresses the possible confounding element in measure selection from a substantive perspective, where first measures need not be immediate, and last measures need not be </w:t>
      </w:r>
      <w:commentRangeStart w:id="6"/>
      <w:r w:rsidR="00A162B4">
        <w:rPr>
          <w:rFonts w:ascii="Times New Roman" w:hAnsi="Times New Roman" w:cs="Times New Roman"/>
          <w:sz w:val="24"/>
          <w:szCs w:val="24"/>
          <w:lang w:val="en-US"/>
        </w:rPr>
        <w:t>delayed</w:t>
      </w:r>
      <w:commentRangeEnd w:id="6"/>
      <w:r w:rsidR="00DB7523">
        <w:rPr>
          <w:rStyle w:val="CommentReference"/>
        </w:rPr>
        <w:commentReference w:id="6"/>
      </w:r>
      <w:r w:rsidR="00A162B4">
        <w:rPr>
          <w:rFonts w:ascii="Times New Roman" w:hAnsi="Times New Roman" w:cs="Times New Roman"/>
          <w:sz w:val="24"/>
          <w:szCs w:val="24"/>
          <w:lang w:val="en-US"/>
        </w:rPr>
        <w:t>.</w:t>
      </w:r>
      <w:r w:rsidR="009E759C">
        <w:rPr>
          <w:rFonts w:ascii="Times New Roman" w:hAnsi="Times New Roman" w:cs="Times New Roman"/>
          <w:sz w:val="24"/>
          <w:szCs w:val="24"/>
          <w:lang w:val="en-US"/>
        </w:rPr>
        <w:t xml:space="preserve"> </w:t>
      </w:r>
      <w:commentRangeEnd w:id="5"/>
      <w:r w:rsidR="00480E89">
        <w:rPr>
          <w:rStyle w:val="CommentReference"/>
        </w:rPr>
        <w:commentReference w:id="5"/>
      </w:r>
    </w:p>
    <w:p w14:paraId="31CBC912" w14:textId="77777777"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In sum, the hypotheses are subdivided into two </w:t>
      </w:r>
      <w:r w:rsidR="009A24B1">
        <w:rPr>
          <w:rFonts w:ascii="Times New Roman" w:hAnsi="Times New Roman" w:cs="Times New Roman"/>
          <w:sz w:val="24"/>
          <w:szCs w:val="24"/>
          <w:lang w:val="en-US"/>
        </w:rPr>
        <w:t xml:space="preserve">primary </w:t>
      </w:r>
      <w:r w:rsidRPr="00F70F0A">
        <w:rPr>
          <w:rFonts w:ascii="Times New Roman" w:hAnsi="Times New Roman" w:cs="Times New Roman"/>
          <w:sz w:val="24"/>
          <w:szCs w:val="24"/>
          <w:lang w:val="en-US"/>
        </w:rPr>
        <w:t xml:space="preserve">and several </w:t>
      </w:r>
      <w:r w:rsidR="009A24B1">
        <w:rPr>
          <w:rFonts w:ascii="Times New Roman" w:hAnsi="Times New Roman" w:cs="Times New Roman"/>
          <w:sz w:val="24"/>
          <w:szCs w:val="24"/>
          <w:lang w:val="en-US"/>
        </w:rPr>
        <w:t xml:space="preserve">secondary </w:t>
      </w:r>
      <w:r w:rsidRPr="00F70F0A">
        <w:rPr>
          <w:rFonts w:ascii="Times New Roman" w:hAnsi="Times New Roman" w:cs="Times New Roman"/>
          <w:sz w:val="24"/>
          <w:szCs w:val="24"/>
          <w:lang w:val="en-US"/>
        </w:rPr>
        <w:t xml:space="preserve">questions. The two main questions underlying the </w:t>
      </w:r>
      <w:r w:rsidR="009A24B1">
        <w:rPr>
          <w:rFonts w:ascii="Times New Roman" w:hAnsi="Times New Roman" w:cs="Times New Roman"/>
          <w:sz w:val="24"/>
          <w:szCs w:val="24"/>
          <w:lang w:val="en-US"/>
        </w:rPr>
        <w:t>primary</w:t>
      </w:r>
      <w:r w:rsidRPr="00F70F0A">
        <w:rPr>
          <w:rFonts w:ascii="Times New Roman" w:hAnsi="Times New Roman" w:cs="Times New Roman"/>
          <w:sz w:val="24"/>
          <w:szCs w:val="24"/>
          <w:lang w:val="en-US"/>
        </w:rPr>
        <w:t xml:space="preserve"> hypotheses are</w:t>
      </w:r>
      <w:r w:rsidR="00792D66">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r w:rsidR="006740D0">
        <w:rPr>
          <w:rFonts w:ascii="Times New Roman" w:hAnsi="Times New Roman" w:cs="Times New Roman"/>
          <w:sz w:val="24"/>
          <w:szCs w:val="24"/>
          <w:lang w:val="en-US"/>
        </w:rPr>
        <w:t>(</w:t>
      </w:r>
      <w:r w:rsidRPr="00F70F0A">
        <w:rPr>
          <w:rFonts w:ascii="Times New Roman" w:hAnsi="Times New Roman" w:cs="Times New Roman"/>
          <w:sz w:val="24"/>
          <w:szCs w:val="24"/>
          <w:lang w:val="en-US"/>
        </w:rPr>
        <w:t>1) does the ostracism effect diminish over time?</w:t>
      </w:r>
      <w:r w:rsidR="00792D66">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r w:rsidR="00792D66">
        <w:rPr>
          <w:rFonts w:ascii="Times New Roman" w:hAnsi="Times New Roman" w:cs="Times New Roman"/>
          <w:sz w:val="24"/>
          <w:szCs w:val="24"/>
          <w:lang w:val="en-US"/>
        </w:rPr>
        <w:t xml:space="preserve">and </w:t>
      </w:r>
      <w:r w:rsidR="006740D0">
        <w:rPr>
          <w:rFonts w:ascii="Times New Roman" w:hAnsi="Times New Roman" w:cs="Times New Roman"/>
          <w:sz w:val="24"/>
          <w:szCs w:val="24"/>
          <w:lang w:val="en-US"/>
        </w:rPr>
        <w:t>(</w:t>
      </w:r>
      <w:r w:rsidRPr="00F70F0A">
        <w:rPr>
          <w:rFonts w:ascii="Times New Roman" w:hAnsi="Times New Roman" w:cs="Times New Roman"/>
          <w:sz w:val="24"/>
          <w:szCs w:val="24"/>
          <w:lang w:val="en-US"/>
        </w:rPr>
        <w:t>2) does the moderation of the ostracism effect</w:t>
      </w:r>
      <w:r w:rsidR="009A24B1">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due to crossed factors</w:t>
      </w:r>
      <w:r w:rsidR="009A24B1">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increase over time? The question underlying the </w:t>
      </w:r>
      <w:r w:rsidR="009A24B1">
        <w:rPr>
          <w:rFonts w:ascii="Times New Roman" w:hAnsi="Times New Roman" w:cs="Times New Roman"/>
          <w:sz w:val="24"/>
          <w:szCs w:val="24"/>
          <w:lang w:val="en-US"/>
        </w:rPr>
        <w:t>secondary</w:t>
      </w:r>
      <w:r w:rsidRPr="00F70F0A">
        <w:rPr>
          <w:rFonts w:ascii="Times New Roman" w:hAnsi="Times New Roman" w:cs="Times New Roman"/>
          <w:sz w:val="24"/>
          <w:szCs w:val="24"/>
          <w:lang w:val="en-US"/>
        </w:rPr>
        <w:t xml:space="preserve"> hypotheses is: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do study characteristics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affect the estimated average effect? </w:t>
      </w:r>
      <w:r w:rsidR="009E759C">
        <w:rPr>
          <w:rFonts w:ascii="Times New Roman" w:hAnsi="Times New Roman" w:cs="Times New Roman"/>
          <w:sz w:val="24"/>
          <w:szCs w:val="24"/>
          <w:lang w:val="en-US"/>
        </w:rPr>
        <w:t xml:space="preserve">In other words, are the results robust across different subsets that substantively could yield different results? </w:t>
      </w:r>
      <w:r w:rsidRPr="00F70F0A">
        <w:rPr>
          <w:rFonts w:ascii="Times New Roman" w:hAnsi="Times New Roman" w:cs="Times New Roman"/>
          <w:sz w:val="24"/>
          <w:szCs w:val="24"/>
          <w:lang w:val="en-US"/>
        </w:rPr>
        <w:t>These questions will be answered below with random and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mixed-effects meta-analytic models</w:t>
      </w:r>
      <w:r w:rsidR="003800A3">
        <w:rPr>
          <w:rFonts w:ascii="Times New Roman" w:hAnsi="Times New Roman" w:cs="Times New Roman"/>
          <w:sz w:val="24"/>
          <w:szCs w:val="24"/>
          <w:lang w:val="en-US"/>
        </w:rPr>
        <w:t xml:space="preserve"> applied to</w:t>
      </w:r>
      <w:r w:rsidR="003800A3"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12</w:t>
      </w:r>
      <w:r>
        <w:rPr>
          <w:rFonts w:ascii="Times New Roman" w:hAnsi="Times New Roman" w:cs="Times New Roman"/>
          <w:sz w:val="24"/>
          <w:szCs w:val="24"/>
          <w:lang w:val="en-US"/>
        </w:rPr>
        <w:t>0</w:t>
      </w:r>
      <w:r w:rsidRPr="00F70F0A">
        <w:rPr>
          <w:rFonts w:ascii="Times New Roman" w:hAnsi="Times New Roman" w:cs="Times New Roman"/>
          <w:sz w:val="24"/>
          <w:szCs w:val="24"/>
          <w:lang w:val="en-US"/>
        </w:rPr>
        <w:t xml:space="preserve"> studies.</w:t>
      </w:r>
    </w:p>
    <w:p w14:paraId="71ED7581" w14:textId="77777777" w:rsidR="00E76D2C" w:rsidRPr="00F70F0A" w:rsidRDefault="00731737" w:rsidP="00C30555">
      <w:pPr>
        <w:spacing w:after="0" w:line="480" w:lineRule="auto"/>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t>Method</w:t>
      </w:r>
    </w:p>
    <w:p w14:paraId="3DC1B805" w14:textId="77777777" w:rsidR="00E76D2C" w:rsidRDefault="0086030D" w:rsidP="00C30555">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Study inclusion criteria</w:t>
      </w:r>
      <w:r w:rsidR="00731737" w:rsidRPr="00F70F0A">
        <w:rPr>
          <w:rFonts w:ascii="Times New Roman" w:hAnsi="Times New Roman" w:cs="Times New Roman"/>
          <w:b/>
          <w:sz w:val="24"/>
          <w:szCs w:val="24"/>
          <w:lang w:val="en-US"/>
        </w:rPr>
        <w:t xml:space="preserve"> </w:t>
      </w:r>
    </w:p>
    <w:p w14:paraId="4BBD6FDB" w14:textId="77777777" w:rsidR="00F961BE" w:rsidRDefault="006D3CB4" w:rsidP="00F961BE">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First, </w:t>
      </w:r>
      <w:r w:rsidR="003800A3">
        <w:rPr>
          <w:rFonts w:ascii="Times New Roman" w:hAnsi="Times New Roman" w:cs="Times New Roman"/>
          <w:sz w:val="24"/>
          <w:szCs w:val="24"/>
          <w:lang w:val="en-US"/>
        </w:rPr>
        <w:t>w</w:t>
      </w:r>
      <w:r w:rsidR="00731737">
        <w:rPr>
          <w:rFonts w:ascii="Times New Roman" w:hAnsi="Times New Roman" w:cs="Times New Roman"/>
          <w:sz w:val="24"/>
          <w:szCs w:val="24"/>
          <w:lang w:val="en-US"/>
        </w:rPr>
        <w:t xml:space="preserve">e only considered experiments </w:t>
      </w:r>
      <w:r w:rsidR="00731737" w:rsidRPr="00F70F0A">
        <w:rPr>
          <w:rFonts w:ascii="Times New Roman" w:hAnsi="Times New Roman" w:cs="Times New Roman"/>
          <w:sz w:val="24"/>
          <w:szCs w:val="24"/>
          <w:lang w:val="en-US"/>
        </w:rPr>
        <w:t>that incorporated a between-subjects</w:t>
      </w:r>
      <w:r w:rsidR="0086030D">
        <w:rPr>
          <w:rFonts w:ascii="Times New Roman" w:hAnsi="Times New Roman" w:cs="Times New Roman"/>
          <w:sz w:val="24"/>
          <w:szCs w:val="24"/>
          <w:lang w:val="en-US"/>
        </w:rPr>
        <w:t xml:space="preserve"> design with random assignment.</w:t>
      </w:r>
      <w:r w:rsidR="00731737">
        <w:rPr>
          <w:rFonts w:ascii="Times New Roman" w:hAnsi="Times New Roman" w:cs="Times New Roman"/>
          <w:sz w:val="24"/>
          <w:szCs w:val="24"/>
          <w:lang w:val="en-US"/>
        </w:rPr>
        <w:t xml:space="preserve"> </w:t>
      </w:r>
      <w:r w:rsidR="00F961BE" w:rsidRPr="00F70F0A">
        <w:rPr>
          <w:rFonts w:ascii="Times New Roman" w:hAnsi="Times New Roman" w:cs="Times New Roman"/>
          <w:sz w:val="24"/>
          <w:szCs w:val="24"/>
          <w:lang w:val="en-US"/>
        </w:rPr>
        <w:t xml:space="preserve">Within-subject designs were excluded, </w:t>
      </w:r>
      <w:r>
        <w:rPr>
          <w:rFonts w:ascii="Times New Roman" w:hAnsi="Times New Roman" w:cs="Times New Roman"/>
          <w:sz w:val="24"/>
          <w:szCs w:val="24"/>
          <w:lang w:val="en-US"/>
        </w:rPr>
        <w:t xml:space="preserve">because </w:t>
      </w:r>
      <w:r w:rsidR="00F961BE" w:rsidRPr="00F70F0A">
        <w:rPr>
          <w:rFonts w:ascii="Times New Roman" w:hAnsi="Times New Roman" w:cs="Times New Roman"/>
          <w:sz w:val="24"/>
          <w:szCs w:val="24"/>
          <w:lang w:val="en-US"/>
        </w:rPr>
        <w:t>most within-subjects designs regard</w:t>
      </w:r>
      <w:r w:rsidR="00F961BE">
        <w:rPr>
          <w:rFonts w:ascii="Times New Roman" w:hAnsi="Times New Roman" w:cs="Times New Roman"/>
          <w:sz w:val="24"/>
          <w:szCs w:val="24"/>
          <w:lang w:val="en-US"/>
        </w:rPr>
        <w:t xml:space="preserve"> high-dimensional</w:t>
      </w:r>
      <w:r w:rsidR="00F961BE"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neuro</w:t>
      </w:r>
      <w:r w:rsidR="00F961BE" w:rsidRPr="00F70F0A">
        <w:rPr>
          <w:rFonts w:ascii="Times New Roman" w:hAnsi="Times New Roman" w:cs="Times New Roman"/>
          <w:sz w:val="24"/>
          <w:szCs w:val="24"/>
          <w:lang w:val="en-US"/>
        </w:rPr>
        <w:t>physiological measurements such as fMRI that</w:t>
      </w:r>
      <w:r w:rsidR="00F961BE">
        <w:rPr>
          <w:rFonts w:ascii="Times New Roman" w:hAnsi="Times New Roman" w:cs="Times New Roman"/>
          <w:sz w:val="24"/>
          <w:szCs w:val="24"/>
          <w:lang w:val="en-US"/>
        </w:rPr>
        <w:t xml:space="preserve"> are beyond the scope of this meta-analysis (see </w:t>
      </w:r>
      <w:r w:rsidR="00F961BE" w:rsidRPr="00F70F0A">
        <w:rPr>
          <w:rFonts w:ascii="Times New Roman" w:hAnsi="Times New Roman" w:cs="Times New Roman"/>
          <w:sz w:val="24"/>
          <w:szCs w:val="24"/>
          <w:lang w:val="en-US"/>
        </w:rPr>
        <w:t>Cacioppo, et. al, 2013)</w:t>
      </w:r>
      <w:r w:rsidR="00F961BE">
        <w:rPr>
          <w:rFonts w:ascii="Times New Roman" w:hAnsi="Times New Roman" w:cs="Times New Roman"/>
          <w:sz w:val="24"/>
          <w:szCs w:val="24"/>
          <w:lang w:val="en-US"/>
        </w:rPr>
        <w:t xml:space="preserve">. </w:t>
      </w:r>
      <w:r>
        <w:rPr>
          <w:rFonts w:ascii="Times New Roman" w:hAnsi="Times New Roman" w:cs="Times New Roman"/>
          <w:sz w:val="24"/>
          <w:szCs w:val="24"/>
          <w:lang w:val="en-US"/>
        </w:rPr>
        <w:t>Also</w:t>
      </w:r>
      <w:r w:rsidR="00F961BE">
        <w:rPr>
          <w:rFonts w:ascii="Times New Roman" w:hAnsi="Times New Roman" w:cs="Times New Roman"/>
          <w:sz w:val="24"/>
          <w:szCs w:val="24"/>
          <w:lang w:val="en-US"/>
        </w:rPr>
        <w:t>, meta-analyses of effects of within-subjects designs require t</w:t>
      </w:r>
      <w:r w:rsidR="00F961BE" w:rsidRPr="00F70F0A">
        <w:rPr>
          <w:rFonts w:ascii="Times New Roman" w:hAnsi="Times New Roman" w:cs="Times New Roman"/>
          <w:sz w:val="24"/>
          <w:szCs w:val="24"/>
          <w:lang w:val="en-US"/>
        </w:rPr>
        <w:t xml:space="preserve">he correlations between measures </w:t>
      </w:r>
      <w:r w:rsidR="00F961BE">
        <w:rPr>
          <w:rFonts w:ascii="Times New Roman" w:hAnsi="Times New Roman" w:cs="Times New Roman"/>
          <w:sz w:val="24"/>
          <w:szCs w:val="24"/>
          <w:lang w:val="en-US"/>
        </w:rPr>
        <w:t xml:space="preserve">in primary studies, and we did not expect these to </w:t>
      </w:r>
      <w:r w:rsidR="00F961BE" w:rsidRPr="00F70F0A">
        <w:rPr>
          <w:rFonts w:ascii="Times New Roman" w:hAnsi="Times New Roman" w:cs="Times New Roman"/>
          <w:sz w:val="24"/>
          <w:szCs w:val="24"/>
          <w:lang w:val="en-US"/>
        </w:rPr>
        <w:t xml:space="preserve">be reliably reported in the papers. </w:t>
      </w:r>
    </w:p>
    <w:p w14:paraId="3D790ECF" w14:textId="3F42FF7C" w:rsidR="0086030D" w:rsidRDefault="006D3CB4" w:rsidP="001D140B">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Second, </w:t>
      </w:r>
      <w:r w:rsidR="00F961BE">
        <w:rPr>
          <w:rFonts w:ascii="Times New Roman" w:hAnsi="Times New Roman" w:cs="Times New Roman"/>
          <w:sz w:val="24"/>
          <w:szCs w:val="24"/>
          <w:lang w:val="en-US"/>
        </w:rPr>
        <w:t xml:space="preserve">experiments </w:t>
      </w:r>
      <w:r w:rsidR="00731737">
        <w:rPr>
          <w:rFonts w:ascii="Times New Roman" w:hAnsi="Times New Roman" w:cs="Times New Roman"/>
          <w:sz w:val="24"/>
          <w:szCs w:val="24"/>
          <w:lang w:val="en-US"/>
        </w:rPr>
        <w:t>were required to have a factor that manipulated number of ball tosses obtained by the participants. For this ostracism factor we only considered the condition in which participants were ostracized by all other participants</w:t>
      </w:r>
      <w:r w:rsidR="00DC4FBB">
        <w:rPr>
          <w:rFonts w:ascii="Times New Roman" w:hAnsi="Times New Roman" w:cs="Times New Roman"/>
          <w:sz w:val="24"/>
          <w:szCs w:val="24"/>
          <w:lang w:val="en-US"/>
        </w:rPr>
        <w:t xml:space="preserve"> and</w:t>
      </w:r>
      <w:r w:rsidR="00731737">
        <w:rPr>
          <w:rFonts w:ascii="Times New Roman" w:hAnsi="Times New Roman" w:cs="Times New Roman"/>
          <w:sz w:val="24"/>
          <w:szCs w:val="24"/>
          <w:lang w:val="en-US"/>
        </w:rPr>
        <w:t xml:space="preserve"> the condition in which participants were equally included by all other players. </w:t>
      </w:r>
      <w:r w:rsidR="00731737" w:rsidRPr="00F70F0A">
        <w:rPr>
          <w:rFonts w:ascii="Times New Roman" w:hAnsi="Times New Roman" w:cs="Times New Roman"/>
          <w:sz w:val="24"/>
          <w:szCs w:val="24"/>
          <w:lang w:val="en-US"/>
        </w:rPr>
        <w:t>Studies that used other</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(between-subjects) factors alongside the ostracism factor were included as wel</w:t>
      </w:r>
      <w:r w:rsidR="00731737">
        <w:rPr>
          <w:rFonts w:ascii="Times New Roman" w:hAnsi="Times New Roman" w:cs="Times New Roman"/>
          <w:sz w:val="24"/>
          <w:szCs w:val="24"/>
          <w:lang w:val="en-US"/>
        </w:rPr>
        <w:t xml:space="preserve">l. </w:t>
      </w:r>
      <w:r w:rsidR="0086030D" w:rsidRPr="00F70F0A">
        <w:rPr>
          <w:rFonts w:ascii="Times New Roman" w:hAnsi="Times New Roman" w:cs="Times New Roman"/>
          <w:sz w:val="24"/>
          <w:szCs w:val="24"/>
          <w:lang w:val="en-US"/>
        </w:rPr>
        <w:t>Limiting the study designs included is presumed to decrease variability due to design</w:t>
      </w:r>
      <w:r w:rsidR="0086030D">
        <w:rPr>
          <w:rFonts w:ascii="Times New Roman" w:hAnsi="Times New Roman" w:cs="Times New Roman"/>
          <w:sz w:val="24"/>
          <w:szCs w:val="24"/>
          <w:lang w:val="en-US"/>
        </w:rPr>
        <w:t xml:space="preserve"> characteristics, which </w:t>
      </w:r>
      <w:r w:rsidR="0086030D" w:rsidRPr="00F70F0A">
        <w:rPr>
          <w:rFonts w:ascii="Times New Roman" w:hAnsi="Times New Roman" w:cs="Times New Roman"/>
          <w:sz w:val="24"/>
          <w:szCs w:val="24"/>
          <w:lang w:val="en-US"/>
        </w:rPr>
        <w:t>increases power for moderator analyses.</w:t>
      </w:r>
      <w:r w:rsidR="0086030D">
        <w:rPr>
          <w:rFonts w:ascii="Times New Roman" w:hAnsi="Times New Roman" w:cs="Times New Roman"/>
          <w:sz w:val="24"/>
          <w:szCs w:val="24"/>
          <w:lang w:val="en-US"/>
        </w:rPr>
        <w:t xml:space="preserve"> </w:t>
      </w:r>
      <w:r w:rsidR="001D140B">
        <w:rPr>
          <w:rFonts w:ascii="Times New Roman" w:hAnsi="Times New Roman" w:cs="Times New Roman"/>
          <w:sz w:val="24"/>
          <w:szCs w:val="24"/>
          <w:lang w:val="en-US"/>
        </w:rPr>
        <w:t xml:space="preserve">Note that </w:t>
      </w:r>
      <w:r w:rsidR="00F961BE">
        <w:rPr>
          <w:rFonts w:ascii="Times New Roman" w:hAnsi="Times New Roman" w:cs="Times New Roman"/>
          <w:sz w:val="24"/>
          <w:szCs w:val="24"/>
          <w:lang w:val="en-US"/>
        </w:rPr>
        <w:t>w</w:t>
      </w:r>
      <w:r w:rsidR="00731737">
        <w:rPr>
          <w:rFonts w:ascii="Times New Roman" w:hAnsi="Times New Roman" w:cs="Times New Roman"/>
          <w:sz w:val="24"/>
          <w:szCs w:val="24"/>
          <w:lang w:val="en-US"/>
        </w:rPr>
        <w:t xml:space="preserve">e </w:t>
      </w:r>
      <w:r w:rsidR="00731737" w:rsidRPr="00F70F0A">
        <w:rPr>
          <w:rFonts w:ascii="Times New Roman" w:hAnsi="Times New Roman" w:cs="Times New Roman"/>
          <w:sz w:val="24"/>
          <w:szCs w:val="24"/>
          <w:lang w:val="en-US"/>
        </w:rPr>
        <w:t xml:space="preserve">collapsed </w:t>
      </w:r>
      <w:r w:rsidR="00731737">
        <w:rPr>
          <w:rFonts w:ascii="Times New Roman" w:hAnsi="Times New Roman" w:cs="Times New Roman"/>
          <w:sz w:val="24"/>
          <w:szCs w:val="24"/>
          <w:lang w:val="en-US"/>
        </w:rPr>
        <w:t xml:space="preserve">effect sizes </w:t>
      </w:r>
      <w:r w:rsidR="00731737" w:rsidRPr="00F70F0A">
        <w:rPr>
          <w:rFonts w:ascii="Times New Roman" w:hAnsi="Times New Roman" w:cs="Times New Roman"/>
          <w:sz w:val="24"/>
          <w:szCs w:val="24"/>
          <w:lang w:val="en-US"/>
        </w:rPr>
        <w:t xml:space="preserve">across irrelevant factors if </w:t>
      </w:r>
      <w:r w:rsidR="00731737">
        <w:rPr>
          <w:rFonts w:ascii="Times New Roman" w:hAnsi="Times New Roman" w:cs="Times New Roman"/>
          <w:sz w:val="24"/>
          <w:szCs w:val="24"/>
          <w:lang w:val="en-US"/>
        </w:rPr>
        <w:t xml:space="preserve">primary authors expressed </w:t>
      </w:r>
      <w:r w:rsidR="00731737" w:rsidRPr="00F70F0A">
        <w:rPr>
          <w:rFonts w:ascii="Times New Roman" w:hAnsi="Times New Roman" w:cs="Times New Roman"/>
          <w:sz w:val="24"/>
          <w:szCs w:val="24"/>
          <w:lang w:val="en-US"/>
        </w:rPr>
        <w:t>no expect</w:t>
      </w:r>
      <w:r w:rsidR="00731737">
        <w:rPr>
          <w:rFonts w:ascii="Times New Roman" w:hAnsi="Times New Roman" w:cs="Times New Roman"/>
          <w:sz w:val="24"/>
          <w:szCs w:val="24"/>
          <w:lang w:val="en-US"/>
        </w:rPr>
        <w:t>ation</w:t>
      </w:r>
      <w:r w:rsidR="0004634D">
        <w:rPr>
          <w:rFonts w:ascii="Times New Roman" w:hAnsi="Times New Roman" w:cs="Times New Roman"/>
          <w:sz w:val="24"/>
          <w:szCs w:val="24"/>
          <w:lang w:val="en-US"/>
        </w:rPr>
        <w:t>s</w:t>
      </w:r>
      <w:r w:rsidR="00731737">
        <w:rPr>
          <w:rFonts w:ascii="Times New Roman" w:hAnsi="Times New Roman" w:cs="Times New Roman"/>
          <w:sz w:val="24"/>
          <w:szCs w:val="24"/>
          <w:lang w:val="en-US"/>
        </w:rPr>
        <w:t xml:space="preserve"> concerning the potential moderating</w:t>
      </w:r>
      <w:r w:rsidR="00731737" w:rsidRPr="00F70F0A">
        <w:rPr>
          <w:rFonts w:ascii="Times New Roman" w:hAnsi="Times New Roman" w:cs="Times New Roman"/>
          <w:sz w:val="24"/>
          <w:szCs w:val="24"/>
          <w:lang w:val="en-US"/>
        </w:rPr>
        <w:t xml:space="preserve"> effect</w:t>
      </w:r>
      <w:r w:rsidR="00731737">
        <w:rPr>
          <w:rFonts w:ascii="Times New Roman" w:hAnsi="Times New Roman" w:cs="Times New Roman"/>
          <w:sz w:val="24"/>
          <w:szCs w:val="24"/>
          <w:lang w:val="en-US"/>
        </w:rPr>
        <w:t xml:space="preserve"> of that crossed factor </w:t>
      </w:r>
      <w:r w:rsidR="00731737" w:rsidRPr="00F70F0A">
        <w:rPr>
          <w:rFonts w:ascii="Times New Roman" w:hAnsi="Times New Roman" w:cs="Times New Roman"/>
          <w:sz w:val="24"/>
          <w:szCs w:val="24"/>
          <w:lang w:val="en-US"/>
        </w:rPr>
        <w:t>(i.e.</w:t>
      </w:r>
      <w:r w:rsidR="001D140B">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non-moderating factors)</w:t>
      </w:r>
      <w:r w:rsidR="00731737">
        <w:rPr>
          <w:rFonts w:ascii="Times New Roman" w:hAnsi="Times New Roman" w:cs="Times New Roman"/>
          <w:sz w:val="24"/>
          <w:szCs w:val="24"/>
          <w:lang w:val="en-US"/>
        </w:rPr>
        <w:t>.</w:t>
      </w:r>
      <w:r w:rsidR="00F961BE">
        <w:rPr>
          <w:rFonts w:ascii="Times New Roman" w:hAnsi="Times New Roman" w:cs="Times New Roman"/>
          <w:sz w:val="24"/>
          <w:szCs w:val="24"/>
          <w:lang w:val="en-US"/>
        </w:rPr>
        <w:t xml:space="preserve"> Moreover, continuous variables that were d</w:t>
      </w:r>
      <w:r w:rsidR="00731737" w:rsidRPr="00F70F0A">
        <w:rPr>
          <w:rFonts w:ascii="Times New Roman" w:hAnsi="Times New Roman" w:cs="Times New Roman"/>
          <w:sz w:val="24"/>
          <w:szCs w:val="24"/>
          <w:lang w:val="en-US"/>
        </w:rPr>
        <w:t>ichotomized were</w:t>
      </w:r>
      <w:r w:rsidR="00F961BE">
        <w:rPr>
          <w:rFonts w:ascii="Times New Roman" w:hAnsi="Times New Roman" w:cs="Times New Roman"/>
          <w:sz w:val="24"/>
          <w:szCs w:val="24"/>
          <w:lang w:val="en-US"/>
        </w:rPr>
        <w:t xml:space="preserve"> also</w:t>
      </w:r>
      <w:r w:rsidR="00731737" w:rsidRPr="00F70F0A">
        <w:rPr>
          <w:rFonts w:ascii="Times New Roman" w:hAnsi="Times New Roman" w:cs="Times New Roman"/>
          <w:sz w:val="24"/>
          <w:szCs w:val="24"/>
          <w:lang w:val="en-US"/>
        </w:rPr>
        <w:t xml:space="preserve"> collapsed due to the many problems dichotomization can cause (e.g.</w:t>
      </w:r>
      <w:r w:rsidR="00731737">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underestimation of effect size, spurious effects; see</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"author" : [ { "dropping-particle" : "", "family" : "Hunter", "given" : "John E", "non-dropping-particle" : "", "parse-names" : false, "suffix" : "" }, { "dropping-particle" : "", "family" : "Schmidt", "given" : "Frank L", "non-dropping-particle" : "", "parse-names" : false, "suffix" : "" } ], "container-title" : "Journal of Applied Psychology", "id" : "ITEM-1", "issue" : "3", "issued" : { "date-parts" : [ [ "1990" ] ] }, "page" : "334-349", "title" : "Dichotomization of Continuous Variables: The Implications for Meta-Anafysis", "type" : "article-journal", "volume" : "75" }, "uris" : [ "http://www.mendeley.com/documents/?uuid=1c7cb366-8557-4f67-a222-d32547758044" ] }, { "id" : "ITEM-2", "itemData" : { "DOI" : "10.1037//1082-989X.7.1.19", "ISSN" : "1082-989X", "author" : [ { "dropping-particle" : "", "family" : "MacCallum", "given" : "Robert C", "non-dropping-particle" : "", "parse-names" : false, "suffix" : "" }, { "dropping-particle" : "", "family" : "Zhang", "given" : "Shaobo", "non-dropping-particle" : "", "parse-names" : false, "suffix" : "" }, { "dropping-particle" : "", "family" : "Preacher", "given" : "Kristopher J", "non-dropping-particle" : "", "parse-names" : false, "suffix" : "" }, { "dropping-particle" : "", "family" : "Rucker", "given" : "Derek D", "non-dropping-particle" : "", "parse-names" : false, "suffix" : "" } ], "container-title" : "Psychological Methods", "id" : "ITEM-2", "issue" : "1", "issued" : { "date-parts" : [ [ "2002" ] ] }, "page" : "19-40", "title" : "On the practice of dichotomization of quantitative variables.", "type" : "article-journal", "volume" : "7" }, "uris" : [ "http://www.mendeley.com/documents/?uuid=d3b50ca6-b025-49ac-999b-bc2059f6c60b" ] } ], "mendeley" : { "manualFormatting" : " Hunter &amp; Schmidt, 1990; MacCallum, Zhang, Preacher, &amp; Rucker, 2002)", "previouslyFormattedCitation" : "(Hunter &amp; Schmidt, 1990; MacCallum, Zhang, Preacher, &amp; Rucker, 2002)"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00731737" w:rsidRPr="00F70F0A">
        <w:rPr>
          <w:rFonts w:ascii="Times New Roman" w:hAnsi="Times New Roman" w:cs="Times New Roman"/>
          <w:noProof/>
          <w:sz w:val="24"/>
          <w:szCs w:val="24"/>
          <w:lang w:val="en-US"/>
        </w:rPr>
        <w:t xml:space="preserve"> Hunter &amp; Schmidt, 1990; MacCallum, Zhang, Preacher, &amp; Rucker, 2002)</w:t>
      </w:r>
      <w:r w:rsidR="00593A23" w:rsidRPr="00F70F0A">
        <w:rPr>
          <w:rFonts w:ascii="Times New Roman" w:hAnsi="Times New Roman" w:cs="Times New Roman"/>
          <w:sz w:val="24"/>
          <w:szCs w:val="24"/>
          <w:lang w:val="en-US"/>
        </w:rPr>
        <w:fldChar w:fldCharType="end"/>
      </w:r>
      <w:r w:rsidR="00731737" w:rsidRPr="00F70F0A">
        <w:rPr>
          <w:rFonts w:ascii="Times New Roman" w:hAnsi="Times New Roman" w:cs="Times New Roman"/>
          <w:sz w:val="24"/>
          <w:szCs w:val="24"/>
          <w:lang w:val="en-US"/>
        </w:rPr>
        <w:t>.</w:t>
      </w:r>
      <w:r w:rsidR="00731737">
        <w:rPr>
          <w:rFonts w:ascii="Times New Roman" w:hAnsi="Times New Roman" w:cs="Times New Roman"/>
          <w:sz w:val="24"/>
          <w:szCs w:val="24"/>
          <w:lang w:val="en-US"/>
        </w:rPr>
        <w:t xml:space="preserve"> For </w:t>
      </w:r>
      <w:r w:rsidR="00731737" w:rsidRPr="00F70F0A">
        <w:rPr>
          <w:rFonts w:ascii="Times New Roman" w:hAnsi="Times New Roman" w:cs="Times New Roman"/>
          <w:sz w:val="24"/>
          <w:szCs w:val="24"/>
          <w:lang w:val="en-US"/>
        </w:rPr>
        <w:t>example</w:t>
      </w:r>
      <w:r w:rsidR="00731737">
        <w:rPr>
          <w:rFonts w:ascii="Times New Roman" w:hAnsi="Times New Roman" w:cs="Times New Roman"/>
          <w:sz w:val="24"/>
          <w:szCs w:val="24"/>
          <w:lang w:val="en-US"/>
        </w:rPr>
        <w:t xml:space="preserve">, </w:t>
      </w:r>
      <w:r>
        <w:rPr>
          <w:rFonts w:ascii="Times New Roman" w:hAnsi="Times New Roman" w:cs="Times New Roman"/>
          <w:sz w:val="24"/>
          <w:szCs w:val="24"/>
          <w:lang w:val="en-US"/>
        </w:rPr>
        <w:t>when</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participants</w:t>
      </w:r>
      <w:r>
        <w:rPr>
          <w:rFonts w:ascii="Times New Roman" w:hAnsi="Times New Roman" w:cs="Times New Roman"/>
          <w:sz w:val="24"/>
          <w:szCs w:val="24"/>
          <w:lang w:val="en-US"/>
        </w:rPr>
        <w:t xml:space="preserve"> were grouped</w:t>
      </w:r>
      <w:r w:rsidR="00731737" w:rsidRPr="00F70F0A">
        <w:rPr>
          <w:rFonts w:ascii="Times New Roman" w:hAnsi="Times New Roman" w:cs="Times New Roman"/>
          <w:sz w:val="24"/>
          <w:szCs w:val="24"/>
          <w:lang w:val="en-US"/>
        </w:rPr>
        <w:t xml:space="preserve"> into high- and low neuroticism groups based on a continuous measure of neuroticism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"10.1016/j.paid.2009.04.005", "ISSN" : "01918869", "author" : [ { "dropping-particle" : "", "family" : "Boyes", "given" : "Mark E", "non-dropping-particle" : "", "parse-names" : false, "suffix" : "" }, { "dropping-particle" : "", "family" : "French", "given" : "Davina J", "non-dropping-particle" : "", "parse-names" : false, "suffix" : "" } ], "container-title" : "Personality and Individual Differences", "id" : "ITEM-1", "issue" : "5", "issued" : { "date-parts" : [ [ "2009" ] ] }, "page" : "396-401", "title" : "Having a Cyberball: Using a ball-throwing game as an experimental social stressor to examine the relationship between neuroticism and coping", "type" : "article-journal", "volume" : "47" }, "uris" : [ "http://www.mendeley.com/documents/?uuid=44863ef0-0e01-4d9b-a980-88fd3074006b" ] } ], "mendeley" : { "manualFormatting" : "(Boyes, &amp; French, 2009)", "previouslyFormattedCitation" : "(Boyes &amp; French, 2009)"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00731737" w:rsidRPr="00F70F0A">
        <w:rPr>
          <w:rFonts w:ascii="Times New Roman" w:hAnsi="Times New Roman" w:cs="Times New Roman"/>
          <w:noProof/>
          <w:sz w:val="24"/>
          <w:szCs w:val="24"/>
          <w:lang w:val="en-US"/>
        </w:rPr>
        <w:t>(Boyes</w:t>
      </w:r>
      <w:r w:rsidR="0004634D">
        <w:rPr>
          <w:rFonts w:ascii="Times New Roman" w:hAnsi="Times New Roman" w:cs="Times New Roman"/>
          <w:noProof/>
          <w:sz w:val="24"/>
          <w:szCs w:val="24"/>
          <w:lang w:val="en-US"/>
        </w:rPr>
        <w:t>,</w:t>
      </w:r>
      <w:r w:rsidR="00731737" w:rsidRPr="00F70F0A">
        <w:rPr>
          <w:rFonts w:ascii="Times New Roman" w:hAnsi="Times New Roman" w:cs="Times New Roman"/>
          <w:noProof/>
          <w:sz w:val="24"/>
          <w:szCs w:val="24"/>
          <w:lang w:val="en-US"/>
        </w:rPr>
        <w:t xml:space="preserve"> &amp; French, 2009)</w:t>
      </w:r>
      <w:r w:rsidR="00593A23" w:rsidRPr="00F70F0A">
        <w:rPr>
          <w:rFonts w:ascii="Times New Roman" w:hAnsi="Times New Roman" w:cs="Times New Roman"/>
          <w:sz w:val="24"/>
          <w:szCs w:val="24"/>
          <w:lang w:val="en-US"/>
        </w:rPr>
        <w:fldChar w:fldCharType="end"/>
      </w:r>
      <w:r w:rsidR="00731737">
        <w:rPr>
          <w:rFonts w:ascii="Times New Roman" w:hAnsi="Times New Roman" w:cs="Times New Roman"/>
          <w:sz w:val="24"/>
          <w:szCs w:val="24"/>
          <w:lang w:val="en-US"/>
        </w:rPr>
        <w:t>, we used pooled means and standard deviations across these two groups, reducing the design to an ostracism/inclusion design.</w:t>
      </w:r>
    </w:p>
    <w:p w14:paraId="6839E467" w14:textId="7DBF80E5" w:rsidR="00F961BE" w:rsidRDefault="00731737" w:rsidP="00114AA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 Reasons for these inclusion criteria are threefold. </w:t>
      </w:r>
      <w:r w:rsidR="005F2763">
        <w:rPr>
          <w:rFonts w:ascii="Times New Roman" w:hAnsi="Times New Roman" w:cs="Times New Roman"/>
          <w:sz w:val="24"/>
          <w:szCs w:val="24"/>
          <w:lang w:val="en-US"/>
        </w:rPr>
        <w:t>(1)</w:t>
      </w:r>
      <w:r w:rsidRPr="00F70F0A">
        <w:rPr>
          <w:rFonts w:ascii="Times New Roman" w:hAnsi="Times New Roman" w:cs="Times New Roman"/>
          <w:sz w:val="24"/>
          <w:szCs w:val="24"/>
          <w:lang w:val="en-US"/>
        </w:rPr>
        <w:t xml:space="preserve"> </w:t>
      </w:r>
      <w:r w:rsidR="0072322F">
        <w:rPr>
          <w:rFonts w:ascii="Times New Roman" w:hAnsi="Times New Roman" w:cs="Times New Roman"/>
          <w:sz w:val="24"/>
          <w:szCs w:val="24"/>
          <w:lang w:val="en-US"/>
        </w:rPr>
        <w:t>M</w:t>
      </w:r>
      <w:r w:rsidR="0072322F" w:rsidRPr="00F70F0A">
        <w:rPr>
          <w:rFonts w:ascii="Times New Roman" w:hAnsi="Times New Roman" w:cs="Times New Roman"/>
          <w:sz w:val="24"/>
          <w:szCs w:val="24"/>
          <w:lang w:val="en-US"/>
        </w:rPr>
        <w:t xml:space="preserve">ost </w:t>
      </w:r>
      <w:r w:rsidR="0004634D" w:rsidRPr="00F70F0A">
        <w:rPr>
          <w:rFonts w:ascii="Times New Roman" w:hAnsi="Times New Roman" w:cs="Times New Roman"/>
          <w:sz w:val="24"/>
          <w:szCs w:val="24"/>
          <w:lang w:val="en-US"/>
        </w:rPr>
        <w:t xml:space="preserve">Cyberball experiments take place in such a format, making it </w:t>
      </w:r>
      <w:r w:rsidR="003800A3">
        <w:rPr>
          <w:rFonts w:ascii="Times New Roman" w:hAnsi="Times New Roman" w:cs="Times New Roman"/>
          <w:sz w:val="24"/>
          <w:szCs w:val="24"/>
          <w:lang w:val="en-US"/>
        </w:rPr>
        <w:t xml:space="preserve">an </w:t>
      </w:r>
      <w:r w:rsidR="0004634D" w:rsidRPr="00F70F0A">
        <w:rPr>
          <w:rFonts w:ascii="Times New Roman" w:hAnsi="Times New Roman" w:cs="Times New Roman"/>
          <w:sz w:val="24"/>
          <w:szCs w:val="24"/>
          <w:lang w:val="en-US"/>
        </w:rPr>
        <w:t>encompassing criteri</w:t>
      </w:r>
      <w:r w:rsidR="003800A3">
        <w:rPr>
          <w:rFonts w:ascii="Times New Roman" w:hAnsi="Times New Roman" w:cs="Times New Roman"/>
          <w:sz w:val="24"/>
          <w:szCs w:val="24"/>
          <w:lang w:val="en-US"/>
        </w:rPr>
        <w:t>on</w:t>
      </w:r>
      <w:r w:rsidR="0004634D" w:rsidRPr="00F70F0A">
        <w:rPr>
          <w:rFonts w:ascii="Times New Roman" w:hAnsi="Times New Roman" w:cs="Times New Roman"/>
          <w:sz w:val="24"/>
          <w:szCs w:val="24"/>
          <w:lang w:val="en-US"/>
        </w:rPr>
        <w:t xml:space="preserve"> for the purposes of this meta-analysis.</w:t>
      </w:r>
      <w:r w:rsidR="0072322F">
        <w:rPr>
          <w:rFonts w:ascii="Times New Roman" w:hAnsi="Times New Roman" w:cs="Times New Roman"/>
          <w:sz w:val="24"/>
          <w:szCs w:val="24"/>
          <w:lang w:val="en-US"/>
        </w:rPr>
        <w:t xml:space="preserve"> (2)</w:t>
      </w:r>
      <w:r w:rsidRPr="00F70F0A">
        <w:rPr>
          <w:rFonts w:ascii="Times New Roman" w:hAnsi="Times New Roman" w:cs="Times New Roman"/>
          <w:sz w:val="24"/>
          <w:szCs w:val="24"/>
          <w:lang w:val="en-US"/>
        </w:rPr>
        <w:t xml:space="preserve"> </w:t>
      </w:r>
      <w:r w:rsidR="0072322F">
        <w:rPr>
          <w:rFonts w:ascii="Times New Roman" w:hAnsi="Times New Roman" w:cs="Times New Roman"/>
          <w:sz w:val="24"/>
          <w:szCs w:val="24"/>
          <w:lang w:val="en-US"/>
        </w:rPr>
        <w:t xml:space="preserve">The </w:t>
      </w:r>
      <w:r w:rsidR="003800A3">
        <w:rPr>
          <w:rFonts w:ascii="Times New Roman" w:hAnsi="Times New Roman" w:cs="Times New Roman"/>
          <w:sz w:val="24"/>
          <w:szCs w:val="24"/>
          <w:lang w:val="en-US"/>
        </w:rPr>
        <w:t>choice to limit the meta-analysis to</w:t>
      </w:r>
      <w:r>
        <w:rPr>
          <w:rFonts w:ascii="Times New Roman" w:hAnsi="Times New Roman" w:cs="Times New Roman"/>
          <w:sz w:val="24"/>
          <w:szCs w:val="24"/>
          <w:lang w:val="en-US"/>
        </w:rPr>
        <w:t xml:space="preserve"> between-subject designs rendered </w:t>
      </w:r>
      <w:r w:rsidRPr="00F70F0A">
        <w:rPr>
          <w:rFonts w:ascii="Times New Roman" w:hAnsi="Times New Roman" w:cs="Times New Roman"/>
          <w:sz w:val="24"/>
          <w:szCs w:val="24"/>
          <w:lang w:val="en-US"/>
        </w:rPr>
        <w:t xml:space="preserve">computational aspects </w:t>
      </w:r>
      <w:r w:rsidR="001D140B">
        <w:rPr>
          <w:rFonts w:ascii="Times New Roman" w:hAnsi="Times New Roman" w:cs="Times New Roman"/>
          <w:sz w:val="24"/>
          <w:szCs w:val="24"/>
          <w:lang w:val="en-US"/>
        </w:rPr>
        <w:t>more feasible based on reported statistics in papers</w:t>
      </w:r>
      <w:r w:rsidRPr="00F70F0A">
        <w:rPr>
          <w:rFonts w:ascii="Times New Roman" w:hAnsi="Times New Roman" w:cs="Times New Roman"/>
          <w:sz w:val="24"/>
          <w:szCs w:val="24"/>
          <w:lang w:val="en-US"/>
        </w:rPr>
        <w:t xml:space="preserve">. </w:t>
      </w:r>
      <w:r w:rsidR="0072322F">
        <w:rPr>
          <w:rFonts w:ascii="Times New Roman" w:hAnsi="Times New Roman" w:cs="Times New Roman"/>
          <w:sz w:val="24"/>
          <w:szCs w:val="24"/>
          <w:lang w:val="en-US"/>
        </w:rPr>
        <w:t xml:space="preserve"> (3) T</w:t>
      </w:r>
      <w:r w:rsidR="0072322F" w:rsidRPr="00F70F0A">
        <w:rPr>
          <w:rFonts w:ascii="Times New Roman" w:hAnsi="Times New Roman" w:cs="Times New Roman"/>
          <w:sz w:val="24"/>
          <w:szCs w:val="24"/>
          <w:lang w:val="en-US"/>
        </w:rPr>
        <w:t xml:space="preserve">hese </w:t>
      </w:r>
      <w:r w:rsidR="0004634D" w:rsidRPr="00F70F0A">
        <w:rPr>
          <w:rFonts w:ascii="Times New Roman" w:hAnsi="Times New Roman" w:cs="Times New Roman"/>
          <w:sz w:val="24"/>
          <w:szCs w:val="24"/>
          <w:lang w:val="en-US"/>
        </w:rPr>
        <w:t xml:space="preserve">criteria </w:t>
      </w:r>
      <w:r w:rsidR="0004634D" w:rsidRPr="00F70F0A">
        <w:rPr>
          <w:rFonts w:ascii="Times New Roman" w:hAnsi="Times New Roman" w:cs="Times New Roman"/>
          <w:sz w:val="24"/>
          <w:szCs w:val="24"/>
          <w:lang w:val="en-US"/>
        </w:rPr>
        <w:lastRenderedPageBreak/>
        <w:t xml:space="preserve">were assumed to </w:t>
      </w:r>
      <w:r w:rsidR="0004634D">
        <w:rPr>
          <w:rFonts w:ascii="Times New Roman" w:hAnsi="Times New Roman" w:cs="Times New Roman"/>
          <w:sz w:val="24"/>
          <w:szCs w:val="24"/>
          <w:lang w:val="en-US"/>
        </w:rPr>
        <w:t xml:space="preserve">heighten primary </w:t>
      </w:r>
      <w:r w:rsidR="0004634D" w:rsidRPr="00F70F0A">
        <w:rPr>
          <w:rFonts w:ascii="Times New Roman" w:hAnsi="Times New Roman" w:cs="Times New Roman"/>
          <w:sz w:val="24"/>
          <w:szCs w:val="24"/>
          <w:lang w:val="en-US"/>
        </w:rPr>
        <w:t xml:space="preserve">study quality, which is preferable to subjective quality assessment </w:t>
      </w:r>
      <w:r w:rsidR="003800A3">
        <w:rPr>
          <w:rFonts w:ascii="Times New Roman" w:hAnsi="Times New Roman" w:cs="Times New Roman"/>
          <w:sz w:val="24"/>
          <w:szCs w:val="24"/>
          <w:lang w:val="en-US"/>
        </w:rPr>
        <w:t>of</w:t>
      </w:r>
      <w:r w:rsidR="003800A3" w:rsidRPr="00F70F0A">
        <w:rPr>
          <w:rFonts w:ascii="Times New Roman" w:hAnsi="Times New Roman" w:cs="Times New Roman"/>
          <w:sz w:val="24"/>
          <w:szCs w:val="24"/>
          <w:lang w:val="en-US"/>
        </w:rPr>
        <w:t xml:space="preserve"> </w:t>
      </w:r>
      <w:r w:rsidR="0004634D" w:rsidRPr="00F70F0A">
        <w:rPr>
          <w:rFonts w:ascii="Times New Roman" w:hAnsi="Times New Roman" w:cs="Times New Roman"/>
          <w:sz w:val="24"/>
          <w:szCs w:val="24"/>
          <w:lang w:val="en-US"/>
        </w:rPr>
        <w:t>individual studies</w:t>
      </w:r>
      <w:r w:rsidR="001D140B">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For the dependent measures the criterion was that they were (expected to be) affected by the ostracism manipulation</w:t>
      </w:r>
      <w:r w:rsidR="001D140B">
        <w:rPr>
          <w:rFonts w:ascii="Times New Roman" w:hAnsi="Times New Roman" w:cs="Times New Roman"/>
          <w:sz w:val="24"/>
          <w:szCs w:val="24"/>
          <w:lang w:val="en-US"/>
        </w:rPr>
        <w:t>. We considered the measure</w:t>
      </w:r>
      <w:r w:rsidR="00C170B6">
        <w:rPr>
          <w:rFonts w:ascii="Times New Roman" w:hAnsi="Times New Roman" w:cs="Times New Roman"/>
          <w:sz w:val="24"/>
          <w:szCs w:val="24"/>
          <w:lang w:val="en-US"/>
        </w:rPr>
        <w:t>s</w:t>
      </w:r>
      <w:r w:rsidR="001D140B">
        <w:rPr>
          <w:rFonts w:ascii="Times New Roman" w:hAnsi="Times New Roman" w:cs="Times New Roman"/>
          <w:sz w:val="24"/>
          <w:szCs w:val="24"/>
          <w:lang w:val="en-US"/>
        </w:rPr>
        <w:t xml:space="preserve"> that immediately followed the manipulation (first measure) </w:t>
      </w:r>
      <w:r w:rsidR="00C170B6">
        <w:rPr>
          <w:rFonts w:ascii="Times New Roman" w:hAnsi="Times New Roman" w:cs="Times New Roman"/>
          <w:sz w:val="24"/>
          <w:szCs w:val="24"/>
          <w:lang w:val="en-US"/>
        </w:rPr>
        <w:t>and the measure</w:t>
      </w:r>
      <w:r w:rsidR="001D140B">
        <w:rPr>
          <w:rFonts w:ascii="Times New Roman" w:hAnsi="Times New Roman" w:cs="Times New Roman"/>
          <w:sz w:val="24"/>
          <w:szCs w:val="24"/>
          <w:lang w:val="en-US"/>
        </w:rPr>
        <w:t xml:space="preserve"> </w:t>
      </w:r>
      <w:r w:rsidR="00C170B6">
        <w:rPr>
          <w:rFonts w:ascii="Times New Roman" w:hAnsi="Times New Roman" w:cs="Times New Roman"/>
          <w:sz w:val="24"/>
          <w:szCs w:val="24"/>
          <w:lang w:val="en-US"/>
        </w:rPr>
        <w:t xml:space="preserve">at </w:t>
      </w:r>
      <w:r w:rsidR="001D140B">
        <w:rPr>
          <w:rFonts w:ascii="Times New Roman" w:hAnsi="Times New Roman" w:cs="Times New Roman"/>
          <w:sz w:val="24"/>
          <w:szCs w:val="24"/>
          <w:lang w:val="en-US"/>
        </w:rPr>
        <w:t>the end of the study (last measure), excluding manipulation checks in this assessment.</w:t>
      </w:r>
    </w:p>
    <w:p w14:paraId="0FFC2F05" w14:textId="77777777" w:rsidR="007B79EA" w:rsidRDefault="00E91FED" w:rsidP="00C30555">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Literature search</w:t>
      </w:r>
      <w:r w:rsidR="00731737">
        <w:rPr>
          <w:rFonts w:ascii="Times New Roman" w:hAnsi="Times New Roman" w:cs="Times New Roman"/>
          <w:b/>
          <w:sz w:val="24"/>
          <w:szCs w:val="24"/>
          <w:lang w:val="en-US"/>
        </w:rPr>
        <w:t xml:space="preserve"> </w:t>
      </w:r>
    </w:p>
    <w:p w14:paraId="58A47FFF" w14:textId="10A2EB95" w:rsidR="00E76D2C" w:rsidRPr="00F70F0A" w:rsidRDefault="00731737" w:rsidP="00D060BE">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To have a</w:t>
      </w:r>
      <w:r w:rsidR="003800A3">
        <w:rPr>
          <w:rFonts w:ascii="Times New Roman" w:hAnsi="Times New Roman" w:cs="Times New Roman"/>
          <w:sz w:val="24"/>
          <w:szCs w:val="24"/>
          <w:lang w:val="en-US"/>
        </w:rPr>
        <w:t xml:space="preserve"> comprehensive </w:t>
      </w:r>
      <w:r w:rsidRPr="00F70F0A">
        <w:rPr>
          <w:rFonts w:ascii="Times New Roman" w:hAnsi="Times New Roman" w:cs="Times New Roman"/>
          <w:sz w:val="24"/>
          <w:szCs w:val="24"/>
          <w:lang w:val="en-US"/>
        </w:rPr>
        <w:t>meta-analysis of Cyberball studies,</w:t>
      </w:r>
      <w:r w:rsidR="00421DF3">
        <w:rPr>
          <w:rFonts w:ascii="Times New Roman" w:hAnsi="Times New Roman" w:cs="Times New Roman"/>
          <w:sz w:val="24"/>
          <w:szCs w:val="24"/>
          <w:lang w:val="en-US"/>
        </w:rPr>
        <w:t xml:space="preserve"> we used</w:t>
      </w:r>
      <w:r w:rsidRPr="00F70F0A">
        <w:rPr>
          <w:rFonts w:ascii="Times New Roman" w:hAnsi="Times New Roman" w:cs="Times New Roman"/>
          <w:sz w:val="24"/>
          <w:szCs w:val="24"/>
          <w:lang w:val="en-US"/>
        </w:rPr>
        <w:t xml:space="preserve"> seven search strategies in the period of November 2012 through April 2013. These search strategies included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1) database searches,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2) a call for data,</w:t>
      </w:r>
      <w:r w:rsidR="00114AA5">
        <w:rPr>
          <w:rFonts w:ascii="Times New Roman" w:hAnsi="Times New Roman" w:cs="Times New Roman"/>
          <w:sz w:val="24"/>
          <w:szCs w:val="24"/>
          <w:lang w:val="en-US"/>
        </w:rPr>
        <w:t xml:space="preserve">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3) cross-reference with </w:t>
      </w:r>
      <w:r w:rsidR="007B79EA">
        <w:rPr>
          <w:rFonts w:ascii="Times New Roman" w:hAnsi="Times New Roman" w:cs="Times New Roman"/>
          <w:sz w:val="24"/>
          <w:szCs w:val="24"/>
          <w:lang w:val="en-US"/>
        </w:rPr>
        <w:t>Kip Williams’</w:t>
      </w:r>
      <w:r w:rsidR="007B79EA"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list of Cyberball studies</w:t>
      </w:r>
      <w:r w:rsidR="00D060BE">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4) Google Scholar alerts,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5) citation records,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6) SPSP conference abstracts</w:t>
      </w:r>
      <w:r w:rsidR="00421DF3">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and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7) personal communication. </w:t>
      </w:r>
    </w:p>
    <w:p w14:paraId="39CF47C8" w14:textId="287900A0"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The databases searched included Web of Knowledge, PubMed, ScienceDirect and Worldcat. The first three cover only published articles, whereas </w:t>
      </w:r>
      <w:commentRangeStart w:id="7"/>
      <w:commentRangeStart w:id="8"/>
      <w:r w:rsidRPr="00F70F0A">
        <w:rPr>
          <w:rFonts w:ascii="Times New Roman" w:hAnsi="Times New Roman" w:cs="Times New Roman"/>
          <w:sz w:val="24"/>
          <w:szCs w:val="24"/>
          <w:lang w:val="en-US"/>
        </w:rPr>
        <w:t>Worldcat</w:t>
      </w:r>
      <w:r>
        <w:rPr>
          <w:rFonts w:ascii="Times New Roman" w:hAnsi="Times New Roman" w:cs="Times New Roman"/>
          <w:sz w:val="24"/>
          <w:szCs w:val="24"/>
          <w:lang w:val="en-US"/>
        </w:rPr>
        <w:t xml:space="preserve"> </w:t>
      </w:r>
      <w:commentRangeEnd w:id="7"/>
      <w:r w:rsidR="00111F5F">
        <w:rPr>
          <w:rStyle w:val="CommentReference"/>
        </w:rPr>
        <w:commentReference w:id="7"/>
      </w:r>
      <w:commentRangeEnd w:id="8"/>
      <w:r w:rsidR="00E134D3">
        <w:rPr>
          <w:rStyle w:val="CommentReference"/>
        </w:rPr>
        <w:commentReference w:id="8"/>
      </w:r>
      <w:commentRangeStart w:id="9"/>
      <w:r w:rsidRPr="00F70F0A">
        <w:rPr>
          <w:rFonts w:ascii="Times New Roman" w:hAnsi="Times New Roman" w:cs="Times New Roman"/>
          <w:sz w:val="24"/>
          <w:szCs w:val="24"/>
          <w:lang w:val="en-US"/>
        </w:rPr>
        <w:t>also</w:t>
      </w:r>
      <w:commentRangeEnd w:id="9"/>
      <w:r w:rsidR="000B73FB">
        <w:rPr>
          <w:rStyle w:val="CommentReference"/>
        </w:rPr>
        <w:commentReference w:id="9"/>
      </w:r>
      <w:r w:rsidRPr="00F70F0A">
        <w:rPr>
          <w:rFonts w:ascii="Times New Roman" w:hAnsi="Times New Roman" w:cs="Times New Roman"/>
          <w:sz w:val="24"/>
          <w:szCs w:val="24"/>
          <w:lang w:val="en-US"/>
        </w:rPr>
        <w:t xml:space="preserve"> covers dissertations. All these databases were searched with the keywords “cyberball”, “ball-tossing” and “ball AND ostraci*”. Web of Knowledge was the first database searched. For this database, an additional search term (i.e.</w:t>
      </w:r>
      <w:r w:rsidR="00AD3D3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“ball AND exclu*”) was used, but this yielded zero relevant hits on a total of 501 hits. Across all these searches, results included 1927 hits of which 109 were saved for</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coding.</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Within Web of Knowledge,</w:t>
      </w:r>
      <w:r w:rsidR="00111F5F">
        <w:rPr>
          <w:rFonts w:ascii="Times New Roman" w:hAnsi="Times New Roman" w:cs="Times New Roman"/>
          <w:sz w:val="24"/>
          <w:szCs w:val="24"/>
          <w:lang w:val="en-US"/>
        </w:rPr>
        <w:t xml:space="preserve"> we looked through all</w:t>
      </w:r>
      <w:r w:rsidRPr="00F70F0A">
        <w:rPr>
          <w:rFonts w:ascii="Times New Roman" w:hAnsi="Times New Roman" w:cs="Times New Roman"/>
          <w:sz w:val="24"/>
          <w:szCs w:val="24"/>
          <w:lang w:val="en-US"/>
        </w:rPr>
        <w:t xml:space="preserve"> citation records of the seminal papers by</w:t>
      </w:r>
      <w:r>
        <w:rPr>
          <w:rFonts w:ascii="Times New Roman" w:hAnsi="Times New Roman" w:cs="Times New Roman"/>
          <w:sz w:val="24"/>
          <w:szCs w:val="24"/>
          <w:lang w:val="en-US"/>
        </w:rPr>
        <w:t xml:space="preserve">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"ISSN" : "0022-3514", "PMID" : "11079239", "abstract" : "Ostracism is such a widely used and powerful tactic that the authors tested whether people would be affected by it even under remote and artificial circumstances. In Study 1, 1,486 participants from 62 countries accessed the authors' on-line experiment on the Internet. They were asked to use mental visualization while playing a virtual tossing game with two others (who were actually computer generated and controlled). Despite the minimal nature of their experience, the more participants were ostracized, the more they reported feeling bad, having less control, and losing a sense of belonging. In Study 2, ostracized participants were more likely to conform on a subsequent task. The results are discussed in terms of supporting K. D. Williams's (1997) need threat theory of ostracism.", "author" : [ { "dropping-particle" : "", "family" : "Williams", "given" : "K D", "non-dropping-particle" : "", "parse-names" : false, "suffix" : "" }, { "dropping-particle" : "", "family" : "Cheung", "given" : "C K", "non-dropping-particle" : "", "parse-names" : false, "suffix" : "" }, { "dropping-particle" : "", "family" : "Choi", "given" : "W", "non-dropping-particle" : "", "parse-names" : false, "suffix" : "" } ], "container-title" : "Journal of personality and social psychology", "id" : "ITEM-1", "issue" : "5", "issued" : { "date-parts" : [ [ "2000", "11" ] ] }, "page" : "748-62", "title" : "Cyberostracism: effects of being ignored over the Internet.", "type" : "article-journal", "volume" : "79" }, "uris" : [ "http://www.mendeley.com/documents/?uuid=90ad2eb5-455d-49f5-9584-01c28a171aa6" ] }, { "id" : "ITEM-2", "itemData" : { "DOI" : "10.3758/BF03192765", "ISSN" : "1554-351X", "author" : [ { "dropping-particle" : "", "family" : "Williams", "given" : "Kipling D.", "non-dropping-particle" : "", "parse-names" : false, "suffix" : "" }, { "dropping-particle" : "", "family" : "Jarvis", "given" : "Blair", "non-dropping-particle" : "", "parse-names" : false, "suffix" : "" } ], "container-title" : "Behavior Research Methods", "id" : "ITEM-2", "issue" : "1", "issued" : { "date-parts" : [ [ "2006", "2" ] ] }, "page" : "174-180", "title" : "Cyberball: A program for use in research on interpersonal ostracism and acceptance", "type" : "article-journal", "volume" : "38" }, "uris" : [ "http://www.mendeley.com/documents/?uuid=ddd6425d-92c6-4f50-9746-7ba56df4a17a" ] } ], "mendeley" : { "manualFormatting" : "Williams and colleagues (2000); Williams and Jarvis (2006)", "previouslyFormattedCitation" : "(K D Williams et al., 2000; Kipling D. Williams &amp; Jarvis, 2006)"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Williams and colleagues (2000); Williams and Jarvis (2006)</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These papers were cited 332 times (as of 5</w:t>
      </w:r>
      <w:r w:rsidRPr="00F70F0A">
        <w:rPr>
          <w:rFonts w:ascii="Times New Roman" w:hAnsi="Times New Roman" w:cs="Times New Roman"/>
          <w:sz w:val="24"/>
          <w:szCs w:val="24"/>
          <w:vertAlign w:val="superscript"/>
          <w:lang w:val="en-US"/>
        </w:rPr>
        <w:t>th</w:t>
      </w:r>
      <w:r w:rsidRPr="00F70F0A">
        <w:rPr>
          <w:rFonts w:ascii="Times New Roman" w:hAnsi="Times New Roman" w:cs="Times New Roman"/>
          <w:sz w:val="24"/>
          <w:szCs w:val="24"/>
          <w:lang w:val="en-US"/>
        </w:rPr>
        <w:t xml:space="preserve"> of November, 2012), of which 43 papers were saved for coding. This literature search </w:t>
      </w:r>
      <w:r w:rsidR="00421DF3">
        <w:rPr>
          <w:rFonts w:ascii="Times New Roman" w:hAnsi="Times New Roman" w:cs="Times New Roman"/>
          <w:sz w:val="24"/>
          <w:szCs w:val="24"/>
          <w:lang w:val="en-US"/>
        </w:rPr>
        <w:t>provided</w:t>
      </w:r>
      <w:r w:rsidRPr="00F70F0A">
        <w:rPr>
          <w:rFonts w:ascii="Times New Roman" w:hAnsi="Times New Roman" w:cs="Times New Roman"/>
          <w:sz w:val="24"/>
          <w:szCs w:val="24"/>
          <w:lang w:val="en-US"/>
        </w:rPr>
        <w:t xml:space="preserve"> 2259 </w:t>
      </w:r>
      <w:r w:rsidR="00421DF3">
        <w:rPr>
          <w:rFonts w:ascii="Times New Roman" w:hAnsi="Times New Roman" w:cs="Times New Roman"/>
          <w:sz w:val="24"/>
          <w:szCs w:val="24"/>
          <w:lang w:val="en-US"/>
        </w:rPr>
        <w:t xml:space="preserve">initial </w:t>
      </w:r>
      <w:r w:rsidRPr="00F70F0A">
        <w:rPr>
          <w:rFonts w:ascii="Times New Roman" w:hAnsi="Times New Roman" w:cs="Times New Roman"/>
          <w:sz w:val="24"/>
          <w:szCs w:val="24"/>
          <w:lang w:val="en-US"/>
        </w:rPr>
        <w:t>hits, of which 152 were selected to be included in the coding.</w:t>
      </w:r>
    </w:p>
    <w:p w14:paraId="60019DF1" w14:textId="2A8A1D09"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The call for data was put on the list</w:t>
      </w:r>
      <w:r w:rsidR="000B73FB">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serv</w:t>
      </w:r>
      <w:r w:rsidR="000B73FB">
        <w:rPr>
          <w:rFonts w:ascii="Times New Roman" w:hAnsi="Times New Roman" w:cs="Times New Roman"/>
          <w:sz w:val="24"/>
          <w:szCs w:val="24"/>
          <w:lang w:val="en-US"/>
        </w:rPr>
        <w:t>er</w:t>
      </w:r>
      <w:r w:rsidRPr="00F70F0A">
        <w:rPr>
          <w:rFonts w:ascii="Times New Roman" w:hAnsi="Times New Roman" w:cs="Times New Roman"/>
          <w:sz w:val="24"/>
          <w:szCs w:val="24"/>
          <w:lang w:val="en-US"/>
        </w:rPr>
        <w:t>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or forums of Society for Personality and Social Psychology (SPSP), European Association of Social Psychology (EASP), and Social </w:t>
      </w:r>
      <w:r w:rsidRPr="00F70F0A">
        <w:rPr>
          <w:rFonts w:ascii="Times New Roman" w:hAnsi="Times New Roman" w:cs="Times New Roman"/>
          <w:sz w:val="24"/>
          <w:szCs w:val="24"/>
          <w:lang w:val="en-US"/>
        </w:rPr>
        <w:lastRenderedPageBreak/>
        <w:t xml:space="preserve">Psychology Network (SPN; all on 3rd of December, 2012). This resulted in </w:t>
      </w:r>
      <w:r>
        <w:rPr>
          <w:rFonts w:ascii="Times New Roman" w:hAnsi="Times New Roman" w:cs="Times New Roman"/>
          <w:sz w:val="24"/>
          <w:szCs w:val="24"/>
          <w:lang w:val="en-US"/>
        </w:rPr>
        <w:t xml:space="preserve">nine </w:t>
      </w:r>
      <w:r w:rsidRPr="00F70F0A">
        <w:rPr>
          <w:rFonts w:ascii="Times New Roman" w:hAnsi="Times New Roman" w:cs="Times New Roman"/>
          <w:sz w:val="24"/>
          <w:szCs w:val="24"/>
          <w:lang w:val="en-US"/>
        </w:rPr>
        <w:t xml:space="preserve">replies, </w:t>
      </w:r>
      <w:r>
        <w:rPr>
          <w:rFonts w:ascii="Times New Roman" w:hAnsi="Times New Roman" w:cs="Times New Roman"/>
          <w:sz w:val="24"/>
          <w:szCs w:val="24"/>
          <w:lang w:val="en-US"/>
        </w:rPr>
        <w:t xml:space="preserve">from </w:t>
      </w:r>
      <w:r w:rsidRPr="00F70F0A">
        <w:rPr>
          <w:rFonts w:ascii="Times New Roman" w:hAnsi="Times New Roman" w:cs="Times New Roman"/>
          <w:sz w:val="24"/>
          <w:szCs w:val="24"/>
          <w:lang w:val="en-US"/>
        </w:rPr>
        <w:t xml:space="preserve">which </w:t>
      </w:r>
      <w:r>
        <w:rPr>
          <w:rFonts w:ascii="Times New Roman" w:hAnsi="Times New Roman" w:cs="Times New Roman"/>
          <w:sz w:val="24"/>
          <w:szCs w:val="24"/>
          <w:lang w:val="en-US"/>
        </w:rPr>
        <w:t>three useful studies</w:t>
      </w:r>
      <w:r w:rsidR="00571E31">
        <w:rPr>
          <w:rFonts w:ascii="Times New Roman" w:hAnsi="Times New Roman" w:cs="Times New Roman"/>
          <w:sz w:val="24"/>
          <w:szCs w:val="24"/>
          <w:lang w:val="en-US"/>
        </w:rPr>
        <w:t>, which</w:t>
      </w:r>
      <w:r w:rsidRPr="00F70F0A">
        <w:rPr>
          <w:rFonts w:ascii="Times New Roman" w:hAnsi="Times New Roman" w:cs="Times New Roman"/>
          <w:sz w:val="24"/>
          <w:szCs w:val="24"/>
          <w:lang w:val="en-US"/>
        </w:rPr>
        <w:t xml:space="preserve"> were included in the coding procedure.</w:t>
      </w:r>
    </w:p>
    <w:p w14:paraId="39152209" w14:textId="3EA2795D"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Kip Williams keeps a list of Cyberball studies on his personal website. This list was used to check for extra articles that did not turn up in the initial searches on the 15</w:t>
      </w:r>
      <w:r w:rsidRPr="00F70F0A">
        <w:rPr>
          <w:rFonts w:ascii="Times New Roman" w:hAnsi="Times New Roman" w:cs="Times New Roman"/>
          <w:sz w:val="24"/>
          <w:szCs w:val="24"/>
          <w:vertAlign w:val="superscript"/>
          <w:lang w:val="en-US"/>
        </w:rPr>
        <w:t>th</w:t>
      </w:r>
      <w:r w:rsidRPr="00F70F0A">
        <w:rPr>
          <w:rFonts w:ascii="Times New Roman" w:hAnsi="Times New Roman" w:cs="Times New Roman"/>
          <w:sz w:val="24"/>
          <w:szCs w:val="24"/>
          <w:lang w:val="en-US"/>
        </w:rPr>
        <w:t xml:space="preserve"> of November.</w:t>
      </w:r>
      <w:r w:rsidRPr="00F70F0A">
        <w:rPr>
          <w:rFonts w:ascii="Times New Roman" w:hAnsi="Times New Roman" w:cs="Times New Roman"/>
          <w:sz w:val="24"/>
          <w:szCs w:val="24"/>
          <w:vertAlign w:val="superscript"/>
          <w:lang w:val="en-US"/>
        </w:rPr>
        <w:t>3</w:t>
      </w:r>
      <w:r w:rsidR="00035B90">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The list included 93 papers, of which 9 papers were included to be coded.</w:t>
      </w:r>
    </w:p>
    <w:p w14:paraId="7AC773EE" w14:textId="59105AD6"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The final searches included Google Scholar alerts, SPSP conference abstracts and personal communication. The Google Scholar alerts were used to keep up to date with new literature. These alerts notify a user when new hits for a search term occur, and were used for “cyberball” and “ball-tossing”, which yielded 85 hits of which 25 were saved for coding. SPSP conference abstracts from 2006 through 2013 were searched for Cyberball studies. This led to personal communication</w:t>
      </w:r>
      <w:r w:rsidR="0070515C">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with the authors of the conference abstracts</w:t>
      </w:r>
      <w:r>
        <w:rPr>
          <w:rFonts w:ascii="Times New Roman" w:hAnsi="Times New Roman" w:cs="Times New Roman"/>
          <w:sz w:val="24"/>
          <w:szCs w:val="24"/>
          <w:lang w:val="en-US"/>
        </w:rPr>
        <w:t>, leading to</w:t>
      </w:r>
      <w:commentRangeStart w:id="10"/>
      <w:r w:rsidR="0070515C">
        <w:rPr>
          <w:rStyle w:val="CommentReference"/>
        </w:rPr>
        <w:commentReference w:id="11"/>
      </w:r>
      <w:commentRangeEnd w:id="10"/>
      <w:r w:rsidR="00B42601">
        <w:rPr>
          <w:rFonts w:ascii="Times New Roman" w:hAnsi="Times New Roman" w:cs="Times New Roman"/>
          <w:sz w:val="24"/>
          <w:szCs w:val="24"/>
          <w:lang w:val="en-US"/>
        </w:rPr>
        <w:t xml:space="preserve"> </w:t>
      </w:r>
      <w:r w:rsidR="00B42601">
        <w:rPr>
          <w:rStyle w:val="CommentReference"/>
        </w:rPr>
        <w:commentReference w:id="10"/>
      </w:r>
      <w:r w:rsidRPr="00F70F0A">
        <w:rPr>
          <w:rFonts w:ascii="Times New Roman" w:hAnsi="Times New Roman" w:cs="Times New Roman"/>
          <w:sz w:val="24"/>
          <w:szCs w:val="24"/>
          <w:lang w:val="en-US"/>
        </w:rPr>
        <w:t>additional studies. Pooled, the personal communication and the conference abstracts yielded 21 hits</w:t>
      </w:r>
      <w:r w:rsidR="00A93CDF">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of which 20 were saved for coding. The seminal paper by Williams and colleagues (2000) was added separately. </w:t>
      </w:r>
    </w:p>
    <w:p w14:paraId="50B7684C" w14:textId="23C377A3" w:rsidR="00E76D2C" w:rsidRPr="00F70F0A" w:rsidRDefault="00731737" w:rsidP="00C30555">
      <w:pPr>
        <w:spacing w:after="0" w:line="480" w:lineRule="auto"/>
        <w:ind w:firstLine="708"/>
        <w:rPr>
          <w:rFonts w:ascii="Times New Roman" w:hAnsi="Times New Roman" w:cs="Times New Roman"/>
          <w:sz w:val="24"/>
          <w:szCs w:val="24"/>
          <w:vertAlign w:val="superscript"/>
          <w:lang w:val="en-US"/>
        </w:rPr>
      </w:pPr>
      <w:r w:rsidRPr="00F70F0A">
        <w:rPr>
          <w:rFonts w:ascii="Times New Roman" w:hAnsi="Times New Roman" w:cs="Times New Roman"/>
          <w:sz w:val="24"/>
          <w:szCs w:val="24"/>
          <w:lang w:val="en-US"/>
        </w:rPr>
        <w:t>In sum, the literature search spanned 2</w:t>
      </w:r>
      <w:r w:rsidR="006740D0">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468 hits, resulting in 205 that were saved for coding. During coding, papers were assessed to fit the inclusion criteria. </w:t>
      </w:r>
      <w:r w:rsidR="00871BEA" w:rsidRPr="00871BEA">
        <w:rPr>
          <w:rFonts w:ascii="Times New Roman" w:hAnsi="Times New Roman" w:cs="Times New Roman"/>
          <w:sz w:val="24"/>
          <w:szCs w:val="24"/>
          <w:lang w:val="en-US"/>
        </w:rPr>
        <w:t>Of the 205 papers, 107 papers were excluded for a variety of reasons</w:t>
      </w:r>
      <w:r w:rsidR="0070515C">
        <w:rPr>
          <w:rFonts w:ascii="Times New Roman" w:hAnsi="Times New Roman" w:cs="Times New Roman"/>
          <w:sz w:val="24"/>
          <w:szCs w:val="24"/>
          <w:lang w:val="en-US"/>
        </w:rPr>
        <w:t xml:space="preserve">. Several involved the </w:t>
      </w:r>
      <w:r w:rsidR="00871BEA" w:rsidRPr="00871BEA">
        <w:rPr>
          <w:rFonts w:ascii="Times New Roman" w:hAnsi="Times New Roman" w:cs="Times New Roman"/>
          <w:sz w:val="24"/>
          <w:szCs w:val="24"/>
          <w:lang w:val="en-US"/>
        </w:rPr>
        <w:t>use of a within-subjects design (52 papers)</w:t>
      </w:r>
      <w:r w:rsidR="0070515C">
        <w:rPr>
          <w:rFonts w:ascii="Times New Roman" w:hAnsi="Times New Roman" w:cs="Times New Roman"/>
          <w:sz w:val="24"/>
          <w:szCs w:val="24"/>
          <w:lang w:val="en-US"/>
        </w:rPr>
        <w:t>.</w:t>
      </w:r>
      <w:r w:rsidR="00871BEA" w:rsidRPr="00871BEA">
        <w:rPr>
          <w:rFonts w:ascii="Times New Roman" w:hAnsi="Times New Roman" w:cs="Times New Roman"/>
          <w:sz w:val="24"/>
          <w:szCs w:val="24"/>
          <w:lang w:val="en-US"/>
        </w:rPr>
        <w:t xml:space="preserve"> </w:t>
      </w:r>
      <w:r w:rsidR="0070515C">
        <w:rPr>
          <w:rFonts w:ascii="Times New Roman" w:hAnsi="Times New Roman" w:cs="Times New Roman"/>
          <w:sz w:val="24"/>
          <w:szCs w:val="24"/>
          <w:lang w:val="en-US"/>
        </w:rPr>
        <w:t>S</w:t>
      </w:r>
      <w:r w:rsidR="0070515C" w:rsidRPr="00871BEA">
        <w:rPr>
          <w:rFonts w:ascii="Times New Roman" w:hAnsi="Times New Roman" w:cs="Times New Roman"/>
          <w:sz w:val="24"/>
          <w:szCs w:val="24"/>
          <w:lang w:val="en-US"/>
        </w:rPr>
        <w:t xml:space="preserve">ome </w:t>
      </w:r>
      <w:r w:rsidR="00871BEA" w:rsidRPr="00871BEA">
        <w:rPr>
          <w:rFonts w:ascii="Times New Roman" w:hAnsi="Times New Roman" w:cs="Times New Roman"/>
          <w:sz w:val="24"/>
          <w:szCs w:val="24"/>
          <w:lang w:val="en-US"/>
        </w:rPr>
        <w:t>papers could not be accessed (5 papers) or could not be included because we did not receive the required data</w:t>
      </w:r>
      <w:r w:rsidR="00A93CDF">
        <w:rPr>
          <w:rFonts w:ascii="Times New Roman" w:hAnsi="Times New Roman" w:cs="Times New Roman"/>
          <w:sz w:val="24"/>
          <w:szCs w:val="24"/>
          <w:lang w:val="en-US"/>
        </w:rPr>
        <w:t xml:space="preserve"> on request</w:t>
      </w:r>
      <w:r w:rsidR="00871BEA" w:rsidRPr="00871BEA">
        <w:rPr>
          <w:rFonts w:ascii="Times New Roman" w:hAnsi="Times New Roman" w:cs="Times New Roman"/>
          <w:sz w:val="24"/>
          <w:szCs w:val="24"/>
          <w:lang w:val="en-US"/>
        </w:rPr>
        <w:t xml:space="preserve"> (7 papers). Some </w:t>
      </w:r>
      <w:r w:rsidR="00A93CDF">
        <w:rPr>
          <w:rFonts w:ascii="Times New Roman" w:hAnsi="Times New Roman" w:cs="Times New Roman"/>
          <w:sz w:val="24"/>
          <w:szCs w:val="24"/>
          <w:lang w:val="en-US"/>
        </w:rPr>
        <w:t>were excluded for other</w:t>
      </w:r>
      <w:r w:rsidR="00871BEA" w:rsidRPr="00871BEA">
        <w:rPr>
          <w:rFonts w:ascii="Times New Roman" w:hAnsi="Times New Roman" w:cs="Times New Roman"/>
          <w:sz w:val="24"/>
          <w:szCs w:val="24"/>
          <w:lang w:val="en-US"/>
        </w:rPr>
        <w:t xml:space="preserve"> reasons</w:t>
      </w:r>
      <w:r w:rsidR="00A93CDF">
        <w:rPr>
          <w:rFonts w:ascii="Times New Roman" w:hAnsi="Times New Roman" w:cs="Times New Roman"/>
          <w:sz w:val="24"/>
          <w:szCs w:val="24"/>
          <w:lang w:val="en-US"/>
        </w:rPr>
        <w:t xml:space="preserve"> </w:t>
      </w:r>
      <w:r w:rsidR="00871BEA" w:rsidRPr="00871BEA">
        <w:rPr>
          <w:rFonts w:ascii="Times New Roman" w:hAnsi="Times New Roman" w:cs="Times New Roman"/>
          <w:sz w:val="24"/>
          <w:szCs w:val="24"/>
          <w:lang w:val="en-US"/>
        </w:rPr>
        <w:t xml:space="preserve">(43 papers), such as not </w:t>
      </w:r>
      <w:r w:rsidR="00A93CDF">
        <w:rPr>
          <w:rFonts w:ascii="Times New Roman" w:hAnsi="Times New Roman" w:cs="Times New Roman"/>
          <w:sz w:val="24"/>
          <w:szCs w:val="24"/>
          <w:lang w:val="en-US"/>
        </w:rPr>
        <w:t>involving new data</w:t>
      </w:r>
      <w:r w:rsidR="00A93CDF" w:rsidRPr="00871BEA">
        <w:rPr>
          <w:rFonts w:ascii="Times New Roman" w:hAnsi="Times New Roman" w:cs="Times New Roman"/>
          <w:sz w:val="24"/>
          <w:szCs w:val="24"/>
          <w:lang w:val="en-US"/>
        </w:rPr>
        <w:t xml:space="preserve"> </w:t>
      </w:r>
      <w:r w:rsidR="00A93CDF">
        <w:rPr>
          <w:rFonts w:ascii="Times New Roman" w:hAnsi="Times New Roman" w:cs="Times New Roman"/>
          <w:sz w:val="24"/>
          <w:szCs w:val="24"/>
          <w:lang w:val="en-US"/>
        </w:rPr>
        <w:t xml:space="preserve">(e.g., </w:t>
      </w:r>
      <w:r w:rsidR="00871BEA" w:rsidRPr="00871BEA">
        <w:rPr>
          <w:rFonts w:ascii="Times New Roman" w:hAnsi="Times New Roman" w:cs="Times New Roman"/>
          <w:sz w:val="24"/>
          <w:szCs w:val="24"/>
          <w:lang w:val="en-US"/>
        </w:rPr>
        <w:t>a dissertation</w:t>
      </w:r>
      <w:r w:rsidR="00A93CDF">
        <w:rPr>
          <w:rFonts w:ascii="Times New Roman" w:hAnsi="Times New Roman" w:cs="Times New Roman"/>
          <w:sz w:val="24"/>
          <w:szCs w:val="24"/>
          <w:lang w:val="en-US"/>
        </w:rPr>
        <w:t xml:space="preserve"> study that was later</w:t>
      </w:r>
      <w:r w:rsidR="00871BEA" w:rsidRPr="00871BEA">
        <w:rPr>
          <w:rFonts w:ascii="Times New Roman" w:hAnsi="Times New Roman" w:cs="Times New Roman"/>
          <w:sz w:val="24"/>
          <w:szCs w:val="24"/>
          <w:lang w:val="en-US"/>
        </w:rPr>
        <w:t xml:space="preserve"> published</w:t>
      </w:r>
      <w:r w:rsidR="00A93CDF">
        <w:rPr>
          <w:rFonts w:ascii="Times New Roman" w:hAnsi="Times New Roman" w:cs="Times New Roman"/>
          <w:sz w:val="24"/>
          <w:szCs w:val="24"/>
          <w:lang w:val="en-US"/>
        </w:rPr>
        <w:t>)</w:t>
      </w:r>
      <w:r w:rsidR="00871BEA" w:rsidRPr="00871BEA">
        <w:rPr>
          <w:rFonts w:ascii="Times New Roman" w:hAnsi="Times New Roman" w:cs="Times New Roman"/>
          <w:sz w:val="24"/>
          <w:szCs w:val="24"/>
          <w:lang w:val="en-US"/>
        </w:rPr>
        <w:t>.</w:t>
      </w:r>
      <w:r w:rsidR="00871BEA">
        <w:rPr>
          <w:rFonts w:ascii="Times New Roman" w:hAnsi="Times New Roman" w:cs="Times New Roman"/>
          <w:sz w:val="24"/>
          <w:szCs w:val="24"/>
          <w:lang w:val="en-US"/>
        </w:rPr>
        <w:t xml:space="preserve"> All included </w:t>
      </w:r>
      <w:r w:rsidRPr="00F70F0A">
        <w:rPr>
          <w:rFonts w:ascii="Times New Roman" w:hAnsi="Times New Roman" w:cs="Times New Roman"/>
          <w:sz w:val="24"/>
          <w:szCs w:val="24"/>
          <w:lang w:val="en-US"/>
        </w:rPr>
        <w:t xml:space="preserve">papers were published between 2000 (after the introduction of Cyberball) and April 2013. This resulted in a final, </w:t>
      </w:r>
      <w:r>
        <w:rPr>
          <w:rFonts w:ascii="Times New Roman" w:hAnsi="Times New Roman" w:cs="Times New Roman"/>
          <w:sz w:val="24"/>
          <w:szCs w:val="24"/>
          <w:lang w:val="en-US"/>
        </w:rPr>
        <w:t xml:space="preserve">fully </w:t>
      </w:r>
      <w:r w:rsidRPr="00F70F0A">
        <w:rPr>
          <w:rFonts w:ascii="Times New Roman" w:hAnsi="Times New Roman" w:cs="Times New Roman"/>
          <w:sz w:val="24"/>
          <w:szCs w:val="24"/>
          <w:lang w:val="en-US"/>
        </w:rPr>
        <w:t xml:space="preserve">coded sample of </w:t>
      </w:r>
      <w:r>
        <w:rPr>
          <w:rFonts w:ascii="Times New Roman" w:hAnsi="Times New Roman" w:cs="Times New Roman"/>
          <w:sz w:val="24"/>
          <w:szCs w:val="24"/>
          <w:lang w:val="en-US"/>
        </w:rPr>
        <w:t>98</w:t>
      </w:r>
      <w:r w:rsidRPr="00F70F0A">
        <w:rPr>
          <w:rFonts w:ascii="Times New Roman" w:hAnsi="Times New Roman" w:cs="Times New Roman"/>
          <w:sz w:val="24"/>
          <w:szCs w:val="24"/>
          <w:lang w:val="en-US"/>
        </w:rPr>
        <w:t xml:space="preserve"> papers containing 12</w:t>
      </w:r>
      <w:r>
        <w:rPr>
          <w:rFonts w:ascii="Times New Roman" w:hAnsi="Times New Roman" w:cs="Times New Roman"/>
          <w:sz w:val="24"/>
          <w:szCs w:val="24"/>
          <w:lang w:val="en-US"/>
        </w:rPr>
        <w:t>0</w:t>
      </w:r>
      <w:r w:rsidRPr="00F70F0A">
        <w:rPr>
          <w:rFonts w:ascii="Times New Roman" w:hAnsi="Times New Roman" w:cs="Times New Roman"/>
          <w:sz w:val="24"/>
          <w:szCs w:val="24"/>
          <w:lang w:val="en-US"/>
        </w:rPr>
        <w:t xml:space="preserve"> studies</w:t>
      </w:r>
      <w:r w:rsidR="00BE1AD1">
        <w:rPr>
          <w:rFonts w:ascii="Times New Roman" w:hAnsi="Times New Roman" w:cs="Times New Roman"/>
          <w:sz w:val="24"/>
          <w:szCs w:val="24"/>
          <w:lang w:val="en-US"/>
        </w:rPr>
        <w:t>,</w:t>
      </w:r>
      <w:r w:rsidR="00BE1AD1" w:rsidRPr="00BE1AD1">
        <w:rPr>
          <w:rFonts w:ascii="Times New Roman" w:hAnsi="Times New Roman" w:cs="Times New Roman"/>
          <w:sz w:val="24"/>
          <w:szCs w:val="24"/>
          <w:lang w:val="en-US"/>
        </w:rPr>
        <w:t xml:space="preserve"> </w:t>
      </w:r>
      <w:r w:rsidR="00BE1AD1">
        <w:rPr>
          <w:rFonts w:ascii="Times New Roman" w:hAnsi="Times New Roman" w:cs="Times New Roman"/>
          <w:sz w:val="24"/>
          <w:szCs w:val="24"/>
          <w:lang w:val="en-US"/>
        </w:rPr>
        <w:t>with mean sample size 98.9 and median sample size 74</w:t>
      </w:r>
      <w:r w:rsidR="00BE1AD1" w:rsidRPr="00F70F0A">
        <w:rPr>
          <w:rFonts w:ascii="Times New Roman" w:hAnsi="Times New Roman" w:cs="Times New Roman"/>
          <w:sz w:val="24"/>
          <w:szCs w:val="24"/>
          <w:lang w:val="en-US"/>
        </w:rPr>
        <w:t>.</w:t>
      </w:r>
      <w:r w:rsidR="00BE1AD1" w:rsidRPr="00F70F0A">
        <w:rPr>
          <w:rFonts w:ascii="Times New Roman" w:hAnsi="Times New Roman" w:cs="Times New Roman"/>
          <w:sz w:val="24"/>
          <w:szCs w:val="24"/>
          <w:vertAlign w:val="superscript"/>
          <w:lang w:val="en-US"/>
        </w:rPr>
        <w:t>4</w:t>
      </w:r>
      <w:r w:rsidR="00BE1AD1">
        <w:rPr>
          <w:rFonts w:ascii="Times New Roman" w:hAnsi="Times New Roman" w:cs="Times New Roman"/>
          <w:sz w:val="24"/>
          <w:szCs w:val="24"/>
          <w:lang w:val="en-US"/>
        </w:rPr>
        <w:t xml:space="preserve"> There were a total of</w:t>
      </w:r>
      <w:r w:rsidRPr="00F70F0A">
        <w:rPr>
          <w:rFonts w:ascii="Times New Roman" w:hAnsi="Times New Roman" w:cs="Times New Roman"/>
          <w:sz w:val="24"/>
          <w:szCs w:val="24"/>
          <w:lang w:val="en-US"/>
        </w:rPr>
        <w:t xml:space="preserve"> 11</w:t>
      </w:r>
      <w:r>
        <w:rPr>
          <w:rFonts w:ascii="Times New Roman" w:hAnsi="Times New Roman" w:cs="Times New Roman"/>
          <w:sz w:val="24"/>
          <w:szCs w:val="24"/>
          <w:lang w:val="en-US"/>
        </w:rPr>
        <w:t xml:space="preserve">,869 </w:t>
      </w:r>
      <w:r w:rsidRPr="00F70F0A">
        <w:rPr>
          <w:rFonts w:ascii="Times New Roman" w:hAnsi="Times New Roman" w:cs="Times New Roman"/>
          <w:sz w:val="24"/>
          <w:szCs w:val="24"/>
          <w:lang w:val="en-US"/>
        </w:rPr>
        <w:t>Cyberball participants</w:t>
      </w:r>
      <w:r w:rsidR="00BE1AD1">
        <w:rPr>
          <w:rFonts w:ascii="Times New Roman" w:hAnsi="Times New Roman" w:cs="Times New Roman"/>
          <w:sz w:val="24"/>
          <w:szCs w:val="24"/>
          <w:lang w:val="en-US"/>
        </w:rPr>
        <w:t xml:space="preserve">. </w:t>
      </w:r>
      <w:r w:rsidR="00871BEA">
        <w:rPr>
          <w:rFonts w:ascii="Times New Roman" w:hAnsi="Times New Roman" w:cs="Times New Roman"/>
          <w:sz w:val="24"/>
          <w:szCs w:val="24"/>
          <w:lang w:val="en-US"/>
        </w:rPr>
        <w:t xml:space="preserve"> </w:t>
      </w:r>
    </w:p>
    <w:p w14:paraId="272908BF" w14:textId="77777777" w:rsidR="007B79EA" w:rsidRPr="00623D68" w:rsidRDefault="00E91FED" w:rsidP="00C30555">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Coding procedure</w:t>
      </w:r>
    </w:p>
    <w:p w14:paraId="6C4158C2" w14:textId="56745F22" w:rsidR="00E76D2C" w:rsidRPr="00F70F0A" w:rsidRDefault="00731737" w:rsidP="00D060BE">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lastRenderedPageBreak/>
        <w:t>The first author coded all the studies</w:t>
      </w:r>
      <w:r w:rsidR="009638AE">
        <w:rPr>
          <w:rFonts w:ascii="Times New Roman" w:hAnsi="Times New Roman" w:cs="Times New Roman"/>
          <w:sz w:val="24"/>
          <w:szCs w:val="24"/>
          <w:lang w:val="en-US"/>
        </w:rPr>
        <w:t>. T</w:t>
      </w:r>
      <w:r w:rsidRPr="00F70F0A">
        <w:rPr>
          <w:rFonts w:ascii="Times New Roman" w:hAnsi="Times New Roman" w:cs="Times New Roman"/>
          <w:sz w:val="24"/>
          <w:szCs w:val="24"/>
          <w:lang w:val="en-US"/>
        </w:rPr>
        <w:t xml:space="preserve">he second- and third author checked the coding for a subsample of studies. </w:t>
      </w:r>
      <w:r w:rsidR="007B79EA">
        <w:rPr>
          <w:rFonts w:ascii="Times New Roman" w:hAnsi="Times New Roman" w:cs="Times New Roman"/>
          <w:sz w:val="24"/>
          <w:szCs w:val="24"/>
          <w:lang w:val="en-US"/>
        </w:rPr>
        <w:t xml:space="preserve">The second </w:t>
      </w:r>
      <w:r w:rsidR="00114AA5">
        <w:rPr>
          <w:rFonts w:ascii="Times New Roman" w:hAnsi="Times New Roman" w:cs="Times New Roman"/>
          <w:sz w:val="24"/>
          <w:szCs w:val="24"/>
          <w:lang w:val="en-US"/>
        </w:rPr>
        <w:t xml:space="preserve">author double-checked all 52 studies that entailed a full two-by-two design. </w:t>
      </w:r>
      <w:r w:rsidRPr="00F70F0A">
        <w:rPr>
          <w:rFonts w:ascii="Times New Roman" w:hAnsi="Times New Roman" w:cs="Times New Roman"/>
          <w:sz w:val="24"/>
          <w:szCs w:val="24"/>
          <w:lang w:val="en-US"/>
        </w:rPr>
        <w:t>For reproducibility purposes, an extensive account was kept of the decisions made during the coding, which is publicly available via Open Science Framework</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on a paper</w:t>
      </w:r>
      <w:r>
        <w:rPr>
          <w:rFonts w:ascii="Times New Roman" w:hAnsi="Times New Roman" w:cs="Times New Roman"/>
          <w:sz w:val="24"/>
          <w:szCs w:val="24"/>
          <w:lang w:val="en-US"/>
        </w:rPr>
        <w:t>-</w:t>
      </w:r>
      <w:r w:rsidRPr="00F70F0A">
        <w:rPr>
          <w:rFonts w:ascii="Times New Roman" w:hAnsi="Times New Roman" w:cs="Times New Roman"/>
          <w:sz w:val="24"/>
          <w:szCs w:val="24"/>
          <w:lang w:val="en-US"/>
        </w:rPr>
        <w:t>by</w:t>
      </w:r>
      <w:r>
        <w:rPr>
          <w:rFonts w:ascii="Times New Roman" w:hAnsi="Times New Roman" w:cs="Times New Roman"/>
          <w:sz w:val="24"/>
          <w:szCs w:val="24"/>
          <w:lang w:val="en-US"/>
        </w:rPr>
        <w:t>-</w:t>
      </w:r>
      <w:r w:rsidRPr="00F70F0A">
        <w:rPr>
          <w:rFonts w:ascii="Times New Roman" w:hAnsi="Times New Roman" w:cs="Times New Roman"/>
          <w:sz w:val="24"/>
          <w:szCs w:val="24"/>
          <w:lang w:val="en-US"/>
        </w:rPr>
        <w:t>paper basis (see Footnote 2 for the direct link).</w:t>
      </w:r>
    </w:p>
    <w:p w14:paraId="21F6EE5C" w14:textId="2B553E4B" w:rsidR="00E76D2C" w:rsidRDefault="00C41997"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G</w:t>
      </w:r>
      <w:r w:rsidR="00731737" w:rsidRPr="00F70F0A">
        <w:rPr>
          <w:rFonts w:ascii="Times New Roman" w:hAnsi="Times New Roman" w:cs="Times New Roman"/>
          <w:sz w:val="24"/>
          <w:szCs w:val="24"/>
          <w:lang w:val="en-US"/>
        </w:rPr>
        <w:t>roup means and standard deviations were retrieved for both the first and last relevant measure in each study</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for effect size calculation</w:t>
      </w:r>
      <w:r w:rsidR="00731737" w:rsidRPr="00F70F0A">
        <w:rPr>
          <w:rFonts w:ascii="Times New Roman" w:hAnsi="Times New Roman" w:cs="Times New Roman"/>
          <w:sz w:val="24"/>
          <w:szCs w:val="24"/>
          <w:lang w:val="en-US"/>
        </w:rPr>
        <w:t xml:space="preserve">. Relevant measures were defined as constructs that were expected </w:t>
      </w:r>
      <w:r w:rsidR="00731737">
        <w:rPr>
          <w:rFonts w:ascii="Times New Roman" w:hAnsi="Times New Roman" w:cs="Times New Roman"/>
          <w:sz w:val="24"/>
          <w:szCs w:val="24"/>
          <w:lang w:val="en-US"/>
        </w:rPr>
        <w:t xml:space="preserve">by primary authors </w:t>
      </w:r>
      <w:r w:rsidR="00731737" w:rsidRPr="00F70F0A">
        <w:rPr>
          <w:rFonts w:ascii="Times New Roman" w:hAnsi="Times New Roman" w:cs="Times New Roman"/>
          <w:sz w:val="24"/>
          <w:szCs w:val="24"/>
          <w:lang w:val="en-US"/>
        </w:rPr>
        <w:t>to show an ostracism effect (e.g. fundamental needs, mood, pro</w:t>
      </w:r>
      <w:r w:rsidR="00731737">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social helping behavior, etc.).</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Coding that was crucial for testing the confirmatory hypotheses </w:t>
      </w:r>
      <w:r w:rsidR="00731737">
        <w:rPr>
          <w:rFonts w:ascii="Times New Roman" w:hAnsi="Times New Roman" w:cs="Times New Roman"/>
          <w:sz w:val="24"/>
          <w:szCs w:val="24"/>
          <w:lang w:val="en-US"/>
        </w:rPr>
        <w:t xml:space="preserve">concerned </w:t>
      </w:r>
      <w:r w:rsidR="00731737" w:rsidRPr="00F70F0A">
        <w:rPr>
          <w:rFonts w:ascii="Times New Roman" w:hAnsi="Times New Roman" w:cs="Times New Roman"/>
          <w:sz w:val="24"/>
          <w:szCs w:val="24"/>
          <w:lang w:val="en-US"/>
        </w:rPr>
        <w:t>the amount of items from the first through last measure plus any additional time in between (e.g.</w:t>
      </w:r>
      <w:r w:rsidR="00731737">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rest period). This made up the estimation of time from the first to last measure, where each item was counted as lasting six seconds (the six-second rule was based on a </w:t>
      </w:r>
      <w:r w:rsidR="00731737">
        <w:rPr>
          <w:rFonts w:ascii="Times New Roman" w:hAnsi="Times New Roman" w:cs="Times New Roman"/>
          <w:sz w:val="24"/>
          <w:szCs w:val="24"/>
          <w:lang w:val="en-US"/>
        </w:rPr>
        <w:t xml:space="preserve">longstanding </w:t>
      </w:r>
      <w:r w:rsidR="00731737" w:rsidRPr="00F70F0A">
        <w:rPr>
          <w:rFonts w:ascii="Times New Roman" w:hAnsi="Times New Roman" w:cs="Times New Roman"/>
          <w:sz w:val="24"/>
          <w:szCs w:val="24"/>
          <w:lang w:val="en-US"/>
        </w:rPr>
        <w:t>practice used to estimate average completion time in the freshmen testing program of the University of Amsterdam</w:t>
      </w:r>
      <w:r w:rsidR="00D060BE">
        <w:rPr>
          <w:rFonts w:ascii="Times New Roman" w:hAnsi="Times New Roman" w:cs="Times New Roman"/>
          <w:sz w:val="24"/>
          <w:szCs w:val="24"/>
          <w:lang w:val="en-US"/>
        </w:rPr>
        <w:t>; Smits, Dolan, Horst, Wicherts, &amp; Timmerman, 2011</w:t>
      </w:r>
      <w:r w:rsidR="00731737" w:rsidRPr="00F70F0A">
        <w:rPr>
          <w:rFonts w:ascii="Times New Roman" w:hAnsi="Times New Roman" w:cs="Times New Roman"/>
          <w:sz w:val="24"/>
          <w:szCs w:val="24"/>
          <w:lang w:val="en-US"/>
        </w:rPr>
        <w:t>). Any additional time reported in the procedure was also coded. Note that some measures are variable on time (e.g.</w:t>
      </w:r>
      <w:r w:rsidR="00A075B4">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persistence tasks) and that these </w:t>
      </w:r>
      <w:r>
        <w:rPr>
          <w:rFonts w:ascii="Times New Roman" w:hAnsi="Times New Roman" w:cs="Times New Roman"/>
          <w:sz w:val="24"/>
          <w:szCs w:val="24"/>
          <w:lang w:val="en-US"/>
        </w:rPr>
        <w:t>we</w:t>
      </w:r>
      <w:r w:rsidR="00731737" w:rsidRPr="00F70F0A">
        <w:rPr>
          <w:rFonts w:ascii="Times New Roman" w:hAnsi="Times New Roman" w:cs="Times New Roman"/>
          <w:sz w:val="24"/>
          <w:szCs w:val="24"/>
          <w:lang w:val="en-US"/>
        </w:rPr>
        <w:t xml:space="preserve">re arbitrarily estimated in a conservative manner to at least take these measures into account at some level. </w:t>
      </w:r>
    </w:p>
    <w:p w14:paraId="1922F7D8" w14:textId="7204B4A7"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The type of measure used was coded for in the following general terms: (1) fundamental needs, (2) intrapersonal</w:t>
      </w:r>
      <w:r w:rsidR="003A194D">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and (3) interpersonal. Intrapersonal measures were defined as measuring constructs that relate only to the self (e.g.</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‘how angry do you feel?’). </w:t>
      </w:r>
      <w:commentRangeStart w:id="12"/>
      <w:commentRangeStart w:id="13"/>
      <w:r w:rsidRPr="00F70F0A">
        <w:rPr>
          <w:rFonts w:ascii="Times New Roman" w:hAnsi="Times New Roman" w:cs="Times New Roman"/>
          <w:sz w:val="24"/>
          <w:szCs w:val="24"/>
          <w:lang w:val="en-US"/>
        </w:rPr>
        <w:t>Interpersonal</w:t>
      </w:r>
      <w:commentRangeEnd w:id="12"/>
      <w:r w:rsidR="00E10B15">
        <w:rPr>
          <w:rStyle w:val="CommentReference"/>
        </w:rPr>
        <w:commentReference w:id="12"/>
      </w:r>
      <w:commentRangeEnd w:id="13"/>
      <w:r w:rsidR="005E1901">
        <w:rPr>
          <w:rStyle w:val="CommentReference"/>
        </w:rPr>
        <w:commentReference w:id="13"/>
      </w:r>
      <w:r w:rsidRPr="00F70F0A">
        <w:rPr>
          <w:rFonts w:ascii="Times New Roman" w:hAnsi="Times New Roman" w:cs="Times New Roman"/>
          <w:sz w:val="24"/>
          <w:szCs w:val="24"/>
          <w:lang w:val="en-US"/>
        </w:rPr>
        <w:t xml:space="preserve"> measures were defined as measuring constructs that relate to (the self and) others (e.g.</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‘how angry do you feel towards person X?’).</w:t>
      </w:r>
      <w:r>
        <w:rPr>
          <w:rFonts w:ascii="Times New Roman" w:hAnsi="Times New Roman" w:cs="Times New Roman"/>
          <w:sz w:val="24"/>
          <w:szCs w:val="24"/>
          <w:lang w:val="en-US"/>
        </w:rPr>
        <w:t xml:space="preserve"> </w:t>
      </w:r>
      <w:r w:rsidR="003A194D">
        <w:rPr>
          <w:rFonts w:ascii="Times New Roman" w:hAnsi="Times New Roman" w:cs="Times New Roman"/>
          <w:sz w:val="24"/>
          <w:szCs w:val="24"/>
          <w:lang w:val="en-US"/>
        </w:rPr>
        <w:t>F</w:t>
      </w:r>
      <w:r w:rsidRPr="00F70F0A">
        <w:rPr>
          <w:rFonts w:ascii="Times New Roman" w:hAnsi="Times New Roman" w:cs="Times New Roman"/>
          <w:sz w:val="24"/>
          <w:szCs w:val="24"/>
          <w:lang w:val="en-US"/>
        </w:rPr>
        <w:t>or the exploratory analyses</w:t>
      </w:r>
      <w:r w:rsidR="003A194D">
        <w:rPr>
          <w:rFonts w:ascii="Times New Roman" w:hAnsi="Times New Roman" w:cs="Times New Roman"/>
          <w:sz w:val="24"/>
          <w:szCs w:val="24"/>
          <w:lang w:val="en-US"/>
        </w:rPr>
        <w:t xml:space="preserve">, we coded </w:t>
      </w:r>
      <w:r w:rsidRPr="00F70F0A">
        <w:rPr>
          <w:rFonts w:ascii="Times New Roman" w:hAnsi="Times New Roman" w:cs="Times New Roman"/>
          <w:sz w:val="24"/>
          <w:szCs w:val="24"/>
          <w:lang w:val="en-US"/>
        </w:rPr>
        <w:t>sample characteristics</w:t>
      </w:r>
      <w:r w:rsidR="00293B58">
        <w:rPr>
          <w:rFonts w:ascii="Times New Roman" w:hAnsi="Times New Roman" w:cs="Times New Roman"/>
          <w:sz w:val="24"/>
          <w:szCs w:val="24"/>
          <w:lang w:val="en-US"/>
        </w:rPr>
        <w:t xml:space="preserve"> (e.g.</w:t>
      </w:r>
      <w:r w:rsidR="00E91FED">
        <w:rPr>
          <w:rFonts w:ascii="Times New Roman" w:hAnsi="Times New Roman" w:cs="Times New Roman"/>
          <w:sz w:val="24"/>
          <w:szCs w:val="24"/>
          <w:lang w:val="en-US"/>
        </w:rPr>
        <w:t>,</w:t>
      </w:r>
      <w:r w:rsidR="00293B58">
        <w:rPr>
          <w:rFonts w:ascii="Times New Roman" w:hAnsi="Times New Roman" w:cs="Times New Roman"/>
          <w:sz w:val="24"/>
          <w:szCs w:val="24"/>
          <w:lang w:val="en-US"/>
        </w:rPr>
        <w:t xml:space="preserve"> age, gender composition), </w:t>
      </w:r>
      <w:r w:rsidRPr="00F70F0A">
        <w:rPr>
          <w:rFonts w:ascii="Times New Roman" w:hAnsi="Times New Roman" w:cs="Times New Roman"/>
          <w:sz w:val="24"/>
          <w:szCs w:val="24"/>
          <w:lang w:val="en-US"/>
        </w:rPr>
        <w:t>Cyberball characteristics (e.g.</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amount of players, length of game)</w:t>
      </w:r>
      <w:r w:rsidR="00E91FED">
        <w:rPr>
          <w:rFonts w:ascii="Times New Roman" w:hAnsi="Times New Roman" w:cs="Times New Roman"/>
          <w:sz w:val="24"/>
          <w:szCs w:val="24"/>
          <w:lang w:val="en-US"/>
        </w:rPr>
        <w:t xml:space="preserve">, </w:t>
      </w:r>
      <w:r w:rsidR="00293B58">
        <w:rPr>
          <w:rFonts w:ascii="Times New Roman" w:hAnsi="Times New Roman" w:cs="Times New Roman"/>
          <w:sz w:val="24"/>
          <w:szCs w:val="24"/>
          <w:lang w:val="en-US"/>
        </w:rPr>
        <w:t>measure properties</w:t>
      </w:r>
      <w:r w:rsidR="00E91FED">
        <w:rPr>
          <w:rFonts w:ascii="Times New Roman" w:hAnsi="Times New Roman" w:cs="Times New Roman"/>
          <w:sz w:val="24"/>
          <w:szCs w:val="24"/>
          <w:lang w:val="en-US"/>
        </w:rPr>
        <w:t xml:space="preserve"> (e.g., intra- or interpersonal)</w:t>
      </w:r>
      <w:r w:rsidR="003A194D">
        <w:rPr>
          <w:rFonts w:ascii="Times New Roman" w:hAnsi="Times New Roman" w:cs="Times New Roman"/>
          <w:sz w:val="24"/>
          <w:szCs w:val="24"/>
          <w:lang w:val="en-US"/>
        </w:rPr>
        <w:t>,</w:t>
      </w:r>
      <w:r w:rsidR="00E91FED">
        <w:rPr>
          <w:rFonts w:ascii="Times New Roman" w:hAnsi="Times New Roman" w:cs="Times New Roman"/>
          <w:sz w:val="24"/>
          <w:szCs w:val="24"/>
          <w:lang w:val="en-US"/>
        </w:rPr>
        <w:t xml:space="preserve"> and </w:t>
      </w:r>
      <w:r w:rsidR="00E91FED">
        <w:rPr>
          <w:rFonts w:ascii="Times New Roman" w:hAnsi="Times New Roman" w:cs="Times New Roman"/>
          <w:sz w:val="24"/>
          <w:szCs w:val="24"/>
          <w:lang w:val="en-US"/>
        </w:rPr>
        <w:lastRenderedPageBreak/>
        <w:t xml:space="preserve">whether the first- and last measure fit the definition of immediate (i.e., during the game) or delayed (i.e., after the game/now), </w:t>
      </w:r>
      <w:commentRangeStart w:id="14"/>
      <w:r w:rsidR="00E91FED">
        <w:rPr>
          <w:rFonts w:ascii="Times New Roman" w:hAnsi="Times New Roman" w:cs="Times New Roman"/>
          <w:sz w:val="24"/>
          <w:szCs w:val="24"/>
          <w:lang w:val="en-US"/>
        </w:rPr>
        <w:t>respectively</w:t>
      </w:r>
      <w:commentRangeEnd w:id="14"/>
      <w:r w:rsidR="00E10B15">
        <w:rPr>
          <w:rStyle w:val="CommentReference"/>
        </w:rPr>
        <w:commentReference w:id="14"/>
      </w:r>
      <w:r w:rsidRPr="00F70F0A">
        <w:rPr>
          <w:rFonts w:ascii="Times New Roman" w:hAnsi="Times New Roman" w:cs="Times New Roman"/>
          <w:sz w:val="24"/>
          <w:szCs w:val="24"/>
          <w:lang w:val="en-US"/>
        </w:rPr>
        <w:t>.</w:t>
      </w:r>
    </w:p>
    <w:p w14:paraId="6D8AEAB0" w14:textId="4C20EF74" w:rsidR="000E0198" w:rsidRDefault="000E0198" w:rsidP="000E0198">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Because </w:t>
      </w:r>
      <w:r w:rsidRPr="00F70F0A">
        <w:rPr>
          <w:rFonts w:ascii="Times New Roman" w:hAnsi="Times New Roman" w:cs="Times New Roman"/>
          <w:sz w:val="24"/>
          <w:szCs w:val="24"/>
          <w:lang w:val="en-US"/>
        </w:rPr>
        <w:t xml:space="preserve">relevant measures </w:t>
      </w:r>
      <w:r>
        <w:rPr>
          <w:rFonts w:ascii="Times New Roman" w:hAnsi="Times New Roman" w:cs="Times New Roman"/>
          <w:sz w:val="24"/>
          <w:szCs w:val="24"/>
          <w:lang w:val="en-US"/>
        </w:rPr>
        <w:t>were</w:t>
      </w:r>
      <w:r w:rsidRPr="00F70F0A">
        <w:rPr>
          <w:rFonts w:ascii="Times New Roman" w:hAnsi="Times New Roman" w:cs="Times New Roman"/>
          <w:sz w:val="24"/>
          <w:szCs w:val="24"/>
          <w:lang w:val="en-US"/>
        </w:rPr>
        <w:t xml:space="preserve"> defined broadly</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we included different kinds of measures</w:t>
      </w:r>
      <w:r w:rsidR="00990E83">
        <w:rPr>
          <w:rFonts w:ascii="Times New Roman" w:hAnsi="Times New Roman" w:cs="Times New Roman"/>
          <w:sz w:val="24"/>
          <w:szCs w:val="24"/>
          <w:lang w:val="en-US"/>
        </w:rPr>
        <w:t xml:space="preserve"> that</w:t>
      </w:r>
      <w:r w:rsidRPr="00F70F0A">
        <w:rPr>
          <w:rFonts w:ascii="Times New Roman" w:hAnsi="Times New Roman" w:cs="Times New Roman"/>
          <w:sz w:val="24"/>
          <w:szCs w:val="24"/>
          <w:lang w:val="en-US"/>
        </w:rPr>
        <w:t xml:space="preserve"> are expected to show different directions of an ostracism effect. For example</w:t>
      </w:r>
      <w:r>
        <w:rPr>
          <w:rFonts w:ascii="Times New Roman" w:hAnsi="Times New Roman" w:cs="Times New Roman"/>
          <w:sz w:val="24"/>
          <w:szCs w:val="24"/>
          <w:lang w:val="en-US"/>
        </w:rPr>
        <w:t xml:space="preserve">, </w:t>
      </w:r>
      <w:r w:rsidR="005E1E88" w:rsidRPr="00F70F0A">
        <w:rPr>
          <w:rFonts w:ascii="Times New Roman" w:hAnsi="Times New Roman" w:cs="Times New Roman"/>
          <w:sz w:val="24"/>
          <w:szCs w:val="24"/>
          <w:lang w:val="en-US"/>
        </w:rPr>
        <w:t>when compared</w:t>
      </w:r>
      <w:r w:rsidR="005E1E88">
        <w:rPr>
          <w:rFonts w:ascii="Times New Roman" w:hAnsi="Times New Roman" w:cs="Times New Roman"/>
          <w:sz w:val="24"/>
          <w:szCs w:val="24"/>
          <w:lang w:val="en-US"/>
        </w:rPr>
        <w:t xml:space="preserve"> to</w:t>
      </w:r>
      <w:r w:rsidR="005E1E88" w:rsidRPr="00F70F0A">
        <w:rPr>
          <w:rFonts w:ascii="Times New Roman" w:hAnsi="Times New Roman" w:cs="Times New Roman"/>
          <w:sz w:val="24"/>
          <w:szCs w:val="24"/>
          <w:lang w:val="en-US"/>
        </w:rPr>
        <w:t xml:space="preserve"> included participants</w:t>
      </w:r>
      <w:r w:rsidR="005E1E88">
        <w:rPr>
          <w:rFonts w:ascii="Times New Roman" w:hAnsi="Times New Roman" w:cs="Times New Roman"/>
          <w:sz w:val="24"/>
          <w:szCs w:val="24"/>
          <w:lang w:val="en-US"/>
        </w:rPr>
        <w:t xml:space="preserve"> </w:t>
      </w:r>
      <w:r>
        <w:rPr>
          <w:rFonts w:ascii="Times New Roman" w:hAnsi="Times New Roman" w:cs="Times New Roman"/>
          <w:sz w:val="24"/>
          <w:szCs w:val="24"/>
          <w:lang w:val="en-US"/>
        </w:rPr>
        <w:t>b</w:t>
      </w:r>
      <w:r w:rsidRPr="00F70F0A">
        <w:rPr>
          <w:rFonts w:ascii="Times New Roman" w:hAnsi="Times New Roman" w:cs="Times New Roman"/>
          <w:sz w:val="24"/>
          <w:szCs w:val="24"/>
          <w:lang w:val="en-US"/>
        </w:rPr>
        <w:t xml:space="preserve">elongingness scores are expected to be lower for ostracized participants, whereas </w:t>
      </w:r>
      <w:r>
        <w:rPr>
          <w:rFonts w:ascii="Times New Roman" w:hAnsi="Times New Roman" w:cs="Times New Roman"/>
          <w:sz w:val="24"/>
          <w:szCs w:val="24"/>
          <w:lang w:val="en-US"/>
        </w:rPr>
        <w:t>retaliation</w:t>
      </w:r>
      <w:r w:rsidRPr="00F70F0A">
        <w:rPr>
          <w:rFonts w:ascii="Times New Roman" w:hAnsi="Times New Roman" w:cs="Times New Roman"/>
          <w:sz w:val="24"/>
          <w:szCs w:val="24"/>
          <w:lang w:val="en-US"/>
        </w:rPr>
        <w:t xml:space="preserve"> scores are expected to be higher for ostracized participants.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To </w:t>
      </w:r>
      <w:r>
        <w:rPr>
          <w:rFonts w:ascii="Times New Roman" w:hAnsi="Times New Roman" w:cs="Times New Roman"/>
          <w:sz w:val="24"/>
          <w:szCs w:val="24"/>
          <w:lang w:val="en-US"/>
        </w:rPr>
        <w:t xml:space="preserve">counteract computational problems </w:t>
      </w:r>
      <w:r w:rsidRPr="00F70F0A">
        <w:rPr>
          <w:rFonts w:ascii="Times New Roman" w:hAnsi="Times New Roman" w:cs="Times New Roman"/>
          <w:sz w:val="24"/>
          <w:szCs w:val="24"/>
          <w:lang w:val="en-US"/>
        </w:rPr>
        <w:t>(i.e.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cancellation of effects) being caused by this bidirectionality of</w:t>
      </w:r>
      <w:r w:rsidR="005E1E88">
        <w:rPr>
          <w:rFonts w:ascii="Times New Roman" w:hAnsi="Times New Roman" w:cs="Times New Roman"/>
          <w:sz w:val="24"/>
          <w:szCs w:val="24"/>
          <w:lang w:val="en-US"/>
        </w:rPr>
        <w:t xml:space="preserve"> ostracism</w:t>
      </w:r>
      <w:r w:rsidRPr="00F70F0A">
        <w:rPr>
          <w:rFonts w:ascii="Times New Roman" w:hAnsi="Times New Roman" w:cs="Times New Roman"/>
          <w:sz w:val="24"/>
          <w:szCs w:val="24"/>
          <w:lang w:val="en-US"/>
        </w:rPr>
        <w:t xml:space="preserve"> effects, </w:t>
      </w:r>
      <w:r>
        <w:rPr>
          <w:rFonts w:ascii="Times New Roman" w:hAnsi="Times New Roman" w:cs="Times New Roman"/>
          <w:sz w:val="24"/>
          <w:szCs w:val="24"/>
          <w:lang w:val="en-US"/>
        </w:rPr>
        <w:t xml:space="preserve">we coded the direction of the ostracism effect for </w:t>
      </w:r>
      <w:r w:rsidR="005E1E88">
        <w:rPr>
          <w:rFonts w:ascii="Times New Roman" w:hAnsi="Times New Roman" w:cs="Times New Roman"/>
          <w:sz w:val="24"/>
          <w:szCs w:val="24"/>
          <w:lang w:val="en-US"/>
        </w:rPr>
        <w:t xml:space="preserve">each </w:t>
      </w:r>
      <w:r>
        <w:rPr>
          <w:rFonts w:ascii="Times New Roman" w:hAnsi="Times New Roman" w:cs="Times New Roman"/>
          <w:sz w:val="24"/>
          <w:szCs w:val="24"/>
          <w:lang w:val="en-US"/>
        </w:rPr>
        <w:t xml:space="preserve">specific measure, such that negative effect sizes depict </w:t>
      </w:r>
      <w:r w:rsidR="004C2568">
        <w:rPr>
          <w:rFonts w:ascii="Times New Roman" w:hAnsi="Times New Roman" w:cs="Times New Roman"/>
          <w:sz w:val="24"/>
          <w:szCs w:val="24"/>
          <w:lang w:val="en-US"/>
        </w:rPr>
        <w:t xml:space="preserve">negative psychological </w:t>
      </w:r>
      <w:r>
        <w:rPr>
          <w:rFonts w:ascii="Times New Roman" w:hAnsi="Times New Roman" w:cs="Times New Roman"/>
          <w:sz w:val="24"/>
          <w:szCs w:val="24"/>
          <w:lang w:val="en-US"/>
        </w:rPr>
        <w:t xml:space="preserve">effects. Moreover, in two-by-two designs in which </w:t>
      </w:r>
      <w:r w:rsidR="006416AA">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ostracism effect was crossed with another factor (i.e., a moderator), </w:t>
      </w:r>
      <w:r w:rsidRPr="00F70F0A">
        <w:rPr>
          <w:rFonts w:ascii="Times New Roman" w:hAnsi="Times New Roman" w:cs="Times New Roman"/>
          <w:sz w:val="24"/>
          <w:szCs w:val="24"/>
          <w:lang w:val="en-US"/>
        </w:rPr>
        <w:t xml:space="preserve">we </w:t>
      </w:r>
      <w:r>
        <w:rPr>
          <w:rFonts w:ascii="Times New Roman" w:hAnsi="Times New Roman" w:cs="Times New Roman"/>
          <w:sz w:val="24"/>
          <w:szCs w:val="24"/>
          <w:lang w:val="en-US"/>
        </w:rPr>
        <w:t>coded for expected direction of that moderator. For example, in Table 1, we show hypothetical data for the four study designs that are possible when crossing direction of the effect and direction of the moderation. The relevant effect sizes should be corrected to attain comparable effect sizes across studies. Effect sizes for the simple ostracism effect (column wise) were corrected only for the type of measure. For instance, for panels (a) (involving, e.g., need threat) and (b) (involving, e.g., need satisfaction), the corrections entailed a multiplication with -1 or +1, respectively. Simple moderator effects (row wise comparisons) are interesting for understanding the effect of the moderator under either ostracism or inclusion</w:t>
      </w:r>
      <w:r w:rsidR="005E1E88">
        <w:rPr>
          <w:rFonts w:ascii="Times New Roman" w:hAnsi="Times New Roman" w:cs="Times New Roman"/>
          <w:sz w:val="24"/>
          <w:szCs w:val="24"/>
          <w:lang w:val="en-US"/>
        </w:rPr>
        <w:t>. These simple moderator effects</w:t>
      </w:r>
      <w:r>
        <w:rPr>
          <w:rFonts w:ascii="Times New Roman" w:hAnsi="Times New Roman" w:cs="Times New Roman"/>
          <w:sz w:val="24"/>
          <w:szCs w:val="24"/>
          <w:lang w:val="en-US"/>
        </w:rPr>
        <w:t xml:space="preserve"> were corrected for both the type of measure </w:t>
      </w:r>
      <w:r w:rsidRPr="00E5214A">
        <w:rPr>
          <w:rFonts w:ascii="Times New Roman" w:hAnsi="Times New Roman" w:cs="Times New Roman"/>
          <w:i/>
          <w:sz w:val="24"/>
          <w:szCs w:val="24"/>
          <w:lang w:val="en-US"/>
        </w:rPr>
        <w:t>and</w:t>
      </w:r>
      <w:r>
        <w:rPr>
          <w:rFonts w:ascii="Times New Roman" w:hAnsi="Times New Roman" w:cs="Times New Roman"/>
          <w:sz w:val="24"/>
          <w:szCs w:val="24"/>
          <w:lang w:val="en-US"/>
        </w:rPr>
        <w:t xml:space="preserve"> the expected moderation (i.e., exacerbation, -1, or minimization, +1). For example in panel (c), the 5 and 8 on the right are used to compute the “standard ostracism effect</w:t>
      </w:r>
      <w:r w:rsidR="005E1E88">
        <w:rPr>
          <w:rFonts w:ascii="Times New Roman" w:hAnsi="Times New Roman" w:cs="Times New Roman"/>
          <w:sz w:val="24"/>
          <w:szCs w:val="24"/>
          <w:lang w:val="en-US"/>
        </w:rPr>
        <w:t>” (</w:t>
      </w:r>
      <w:commentRangeStart w:id="15"/>
      <w:commentRangeStart w:id="16"/>
      <w:r w:rsidR="005E1E88">
        <w:rPr>
          <w:rFonts w:ascii="Times New Roman" w:hAnsi="Times New Roman" w:cs="Times New Roman"/>
          <w:sz w:val="24"/>
          <w:szCs w:val="24"/>
          <w:lang w:val="en-US"/>
        </w:rPr>
        <w:t>as in Williams et al., 2000)</w:t>
      </w:r>
      <w:r w:rsidR="005E1E88">
        <w:rPr>
          <w:rStyle w:val="CommentReference"/>
          <w:lang w:val="en-US"/>
        </w:rPr>
        <w:t>,</w:t>
      </w:r>
      <w:r w:rsidR="005E1E88">
        <w:rPr>
          <w:rFonts w:ascii="Times New Roman" w:hAnsi="Times New Roman" w:cs="Times New Roman"/>
          <w:sz w:val="24"/>
          <w:szCs w:val="24"/>
          <w:lang w:val="en-US"/>
        </w:rPr>
        <w:t xml:space="preserve"> </w:t>
      </w:r>
      <w:commentRangeEnd w:id="15"/>
      <w:r w:rsidR="005E1E88">
        <w:rPr>
          <w:rStyle w:val="CommentReference"/>
        </w:rPr>
        <w:commentReference w:id="15"/>
      </w:r>
      <w:commentRangeEnd w:id="16"/>
      <w:r w:rsidR="0025753D">
        <w:rPr>
          <w:rStyle w:val="CommentReference"/>
        </w:rPr>
        <w:commentReference w:id="16"/>
      </w:r>
      <w:r>
        <w:rPr>
          <w:rFonts w:ascii="Times New Roman" w:hAnsi="Times New Roman" w:cs="Times New Roman"/>
          <w:sz w:val="24"/>
          <w:szCs w:val="24"/>
          <w:lang w:val="en-US"/>
        </w:rPr>
        <w:t xml:space="preserve">whereas the 3 and 8 in the left column represent an ostracism effect that is thought to be exacerbated. </w:t>
      </w:r>
      <w:r w:rsidR="005E1E88">
        <w:rPr>
          <w:rFonts w:ascii="Times New Roman" w:hAnsi="Times New Roman" w:cs="Times New Roman"/>
          <w:sz w:val="24"/>
          <w:szCs w:val="24"/>
          <w:lang w:val="en-US"/>
        </w:rPr>
        <w:t xml:space="preserve">For example, in a given </w:t>
      </w:r>
      <w:r w:rsidR="00D7758A">
        <w:rPr>
          <w:rFonts w:ascii="Times New Roman" w:hAnsi="Times New Roman" w:cs="Times New Roman"/>
          <w:sz w:val="24"/>
          <w:szCs w:val="24"/>
          <w:lang w:val="en-US"/>
        </w:rPr>
        <w:t xml:space="preserve">ostracism </w:t>
      </w:r>
      <w:r w:rsidR="005E1E88">
        <w:rPr>
          <w:rFonts w:ascii="Times New Roman" w:hAnsi="Times New Roman" w:cs="Times New Roman"/>
          <w:sz w:val="24"/>
          <w:szCs w:val="24"/>
          <w:lang w:val="en-US"/>
        </w:rPr>
        <w:t>study</w:t>
      </w:r>
      <w:r w:rsidR="00D7758A">
        <w:rPr>
          <w:rFonts w:ascii="Times New Roman" w:hAnsi="Times New Roman" w:cs="Times New Roman"/>
          <w:sz w:val="24"/>
          <w:szCs w:val="24"/>
          <w:lang w:val="en-US"/>
        </w:rPr>
        <w:t xml:space="preserve"> with a two-by-two design,</w:t>
      </w:r>
      <w:r w:rsidR="00B830F2">
        <w:rPr>
          <w:rFonts w:ascii="Times New Roman" w:hAnsi="Times New Roman" w:cs="Times New Roman"/>
          <w:sz w:val="24"/>
          <w:szCs w:val="24"/>
          <w:lang w:val="en-US"/>
        </w:rPr>
        <w:t xml:space="preserve"> </w:t>
      </w:r>
      <w:r w:rsidR="00C60B25">
        <w:rPr>
          <w:rFonts w:ascii="Times New Roman" w:hAnsi="Times New Roman" w:cs="Times New Roman"/>
          <w:sz w:val="24"/>
          <w:szCs w:val="24"/>
          <w:lang w:val="en-US"/>
        </w:rPr>
        <w:t xml:space="preserve">adolescents </w:t>
      </w:r>
      <w:r w:rsidR="00B830F2">
        <w:rPr>
          <w:rFonts w:ascii="Times New Roman" w:hAnsi="Times New Roman" w:cs="Times New Roman"/>
          <w:sz w:val="24"/>
          <w:szCs w:val="24"/>
          <w:lang w:val="en-US"/>
        </w:rPr>
        <w:t xml:space="preserve">are </w:t>
      </w:r>
      <w:r w:rsidR="00C60B25">
        <w:rPr>
          <w:rFonts w:ascii="Times New Roman" w:hAnsi="Times New Roman" w:cs="Times New Roman"/>
          <w:sz w:val="24"/>
          <w:szCs w:val="24"/>
          <w:lang w:val="en-US"/>
        </w:rPr>
        <w:t xml:space="preserve">expected to show stronger ostracism effects, compared to young adults </w:t>
      </w:r>
      <w:r w:rsidR="00593A23">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"10.1080/15534510.2010.525852", "ISSN" : "1553-4510", "author" : [ { "dropping-particle" : "", "family" : "Pharo", "given" : "Henry", "non-dropping-particle" : "", "parse-names" : false, "suffix" : "" }, { "dropping-particle" : "", "family" : "Gross", "given" : "Julien", "non-dropping-particle" : "", "parse-names" : false, "suffix" : "" }, { "dropping-particle" : "", "family" : "Richardson", "given" : "Rick", "non-dropping-particle" : "", "parse-names" : false, "suffix" : "" }, { "dropping-particle" : "", "family" : "Hayne", "given" : "Harlene", "non-dropping-particle" : "", "parse-names" : false, "suffix" : "" } ], "container-title" : "Social Influence", "id" : "ITEM-1", "issue" : "1", "issued" : { "date-parts" : [ [ "2011" ] ] }, "page" : "22-38", "title" : "Age-related changes in the effect of ostracism", "type" : "article-journal", "volume" : "6" }, "uris" : [ "http://www.mendeley.com/documents/?uuid=295364d0-a80c-4804-b649-fec18fad5796" ] } ], "mendeley" : { "previouslyFormattedCitation" : "(Pharo, Gross, Richardson, &amp; Hayne, 2011)" }, "properties" : { "noteIndex" : 0 }, "schema" : "https://github.com/citation-style-language/schema/raw/master/csl-citation.json" }</w:instrText>
      </w:r>
      <w:r w:rsidR="00593A23">
        <w:rPr>
          <w:rFonts w:ascii="Times New Roman" w:hAnsi="Times New Roman" w:cs="Times New Roman"/>
          <w:sz w:val="24"/>
          <w:szCs w:val="24"/>
          <w:lang w:val="en-US"/>
        </w:rPr>
        <w:fldChar w:fldCharType="separate"/>
      </w:r>
      <w:r w:rsidR="00C60B25" w:rsidRPr="00C60B25">
        <w:rPr>
          <w:rFonts w:ascii="Times New Roman" w:hAnsi="Times New Roman" w:cs="Times New Roman"/>
          <w:noProof/>
          <w:sz w:val="24"/>
          <w:szCs w:val="24"/>
          <w:lang w:val="en-US"/>
        </w:rPr>
        <w:t>(Pharo, Gross, Richardson, &amp; Hayne, 2011)</w:t>
      </w:r>
      <w:r w:rsidR="00593A23">
        <w:rPr>
          <w:rFonts w:ascii="Times New Roman" w:hAnsi="Times New Roman" w:cs="Times New Roman"/>
          <w:sz w:val="24"/>
          <w:szCs w:val="24"/>
          <w:lang w:val="en-US"/>
        </w:rPr>
        <w:fldChar w:fldCharType="end"/>
      </w:r>
      <w:r w:rsidR="00C60B25">
        <w:rPr>
          <w:rFonts w:ascii="Times New Roman" w:hAnsi="Times New Roman" w:cs="Times New Roman"/>
          <w:sz w:val="24"/>
          <w:szCs w:val="24"/>
          <w:lang w:val="en-US"/>
        </w:rPr>
        <w:t xml:space="preserve">. The 5 and 8 would </w:t>
      </w:r>
      <w:r w:rsidR="00C60B25">
        <w:rPr>
          <w:rFonts w:ascii="Times New Roman" w:hAnsi="Times New Roman" w:cs="Times New Roman"/>
          <w:sz w:val="24"/>
          <w:szCs w:val="24"/>
          <w:lang w:val="en-US"/>
        </w:rPr>
        <w:lastRenderedPageBreak/>
        <w:t xml:space="preserve">subsequently represent the scores for the young adults, whereas the 3 and 8 would represent the scores for the young adolescents. </w:t>
      </w:r>
      <w:r>
        <w:rPr>
          <w:rFonts w:ascii="Times New Roman" w:hAnsi="Times New Roman" w:cs="Times New Roman"/>
          <w:sz w:val="24"/>
          <w:szCs w:val="24"/>
          <w:lang w:val="en-US"/>
        </w:rPr>
        <w:t xml:space="preserve">In panel (d) we depict a study in which the “moderated” column is thought to lead to a minimal ostracism effect, as </w:t>
      </w:r>
      <w:r w:rsidR="00BD5CC7">
        <w:rPr>
          <w:rFonts w:ascii="Times New Roman" w:hAnsi="Times New Roman" w:cs="Times New Roman"/>
          <w:sz w:val="24"/>
          <w:szCs w:val="24"/>
          <w:lang w:val="en-US"/>
        </w:rPr>
        <w:t>could be expected</w:t>
      </w:r>
      <w:r>
        <w:rPr>
          <w:rFonts w:ascii="Times New Roman" w:hAnsi="Times New Roman" w:cs="Times New Roman"/>
          <w:sz w:val="24"/>
          <w:szCs w:val="24"/>
          <w:lang w:val="en-US"/>
        </w:rPr>
        <w:t xml:space="preserve"> when Cyberb</w:t>
      </w:r>
      <w:r w:rsidR="008E78E3">
        <w:rPr>
          <w:rFonts w:ascii="Times New Roman" w:hAnsi="Times New Roman" w:cs="Times New Roman"/>
          <w:sz w:val="24"/>
          <w:szCs w:val="24"/>
          <w:lang w:val="en-US"/>
        </w:rPr>
        <w:t xml:space="preserve">all is played with members of a despised </w:t>
      </w:r>
      <w:r w:rsidR="00D7758A">
        <w:rPr>
          <w:rFonts w:ascii="Times New Roman" w:hAnsi="Times New Roman" w:cs="Times New Roman"/>
          <w:sz w:val="24"/>
          <w:szCs w:val="24"/>
          <w:lang w:val="en-US"/>
        </w:rPr>
        <w:t>out-group</w:t>
      </w:r>
      <w:r w:rsidR="008E78E3">
        <w:rPr>
          <w:rFonts w:ascii="Times New Roman" w:hAnsi="Times New Roman" w:cs="Times New Roman"/>
          <w:sz w:val="24"/>
          <w:szCs w:val="24"/>
          <w:lang w:val="en-US"/>
        </w:rPr>
        <w:t xml:space="preserve"> </w:t>
      </w:r>
      <w:r w:rsidR="00593A23">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"10.1002/ejsp.392", "ISSN" : "00462772", "author" : [ { "dropping-particle" : "", "family" : "Gonsalkorale", "given" : "Karen", "non-dropping-particle" : "", "parse-names" : false, "suffix" : "" }, { "dropping-particle" : "", "family" : "Williams", "given" : "Kipling D", "non-dropping-particle" : "", "parse-names" : false, "suffix" : "" } ], "container-title" : "European Journal of Social Psychology", "id" : "ITEM-1", "issue" : "6", "issued" : { "date-parts" : [ [ "2007", "11" ] ] }, "page" : "1176-1186", "title" : "The KKK won't let me play: ostracism even by a despised outgroup hurts", "type" : "article-journal", "volume" : "37" }, "uris" : [ "http://www.mendeley.com/documents/?uuid=560b3f43-6f05-4780-b4d7-f84ce43a874e" ] } ], "mendeley" : { "previouslyFormattedCitation" : "(Gonsalkorale &amp; Williams, 2007)" }, "properties" : { "noteIndex" : 0 }, "schema" : "https://github.com/citation-style-language/schema/raw/master/csl-citation.json" }</w:instrText>
      </w:r>
      <w:r w:rsidR="00593A23">
        <w:rPr>
          <w:rFonts w:ascii="Times New Roman" w:hAnsi="Times New Roman" w:cs="Times New Roman"/>
          <w:sz w:val="24"/>
          <w:szCs w:val="24"/>
          <w:lang w:val="en-US"/>
        </w:rPr>
        <w:fldChar w:fldCharType="separate"/>
      </w:r>
      <w:r w:rsidR="008E78E3" w:rsidRPr="008E78E3">
        <w:rPr>
          <w:rFonts w:ascii="Times New Roman" w:hAnsi="Times New Roman" w:cs="Times New Roman"/>
          <w:noProof/>
          <w:sz w:val="24"/>
          <w:szCs w:val="24"/>
          <w:lang w:val="en-US"/>
        </w:rPr>
        <w:t>(Gonsalkorale &amp; Williams, 2007)</w:t>
      </w:r>
      <w:r w:rsidR="00593A23">
        <w:rPr>
          <w:rFonts w:ascii="Times New Roman" w:hAnsi="Times New Roman" w:cs="Times New Roman"/>
          <w:sz w:val="24"/>
          <w:szCs w:val="24"/>
          <w:lang w:val="en-US"/>
        </w:rPr>
        <w:fldChar w:fldCharType="end"/>
      </w:r>
      <w:r>
        <w:rPr>
          <w:rFonts w:ascii="Times New Roman" w:hAnsi="Times New Roman" w:cs="Times New Roman"/>
          <w:sz w:val="24"/>
          <w:szCs w:val="24"/>
          <w:lang w:val="en-US"/>
        </w:rPr>
        <w:t>. The margins (greyed out) denote the simple effects, which are after correction comparable across all panels (a) through (d), indicating that this correction did what we intended it to.</w:t>
      </w:r>
      <w:r w:rsidDel="007E35CC">
        <w:rPr>
          <w:rFonts w:ascii="Times New Roman" w:hAnsi="Times New Roman" w:cs="Times New Roman"/>
          <w:sz w:val="24"/>
          <w:szCs w:val="24"/>
          <w:lang w:val="en-US"/>
        </w:rPr>
        <w:t xml:space="preserve"> </w:t>
      </w:r>
    </w:p>
    <w:p w14:paraId="055A5E3F" w14:textId="77777777"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Relevant information that was missing in the papers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was requested from the authors via e-mail. In case of non-response, three follow-up e-mails were sent. All this communication was documented and can be found on the OSF page for this project. In case of non-response or non-willingness to send data, studies were either eliminated if the information was crucial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means and standard deviations of the measures per group), computed if possible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cell sizes), or assumed if </w:t>
      </w:r>
      <w:r>
        <w:rPr>
          <w:rFonts w:ascii="Times New Roman" w:hAnsi="Times New Roman" w:cs="Times New Roman"/>
          <w:sz w:val="24"/>
          <w:szCs w:val="24"/>
          <w:lang w:val="en-US"/>
        </w:rPr>
        <w:t xml:space="preserve">deemed </w:t>
      </w:r>
      <w:r w:rsidRPr="00F70F0A">
        <w:rPr>
          <w:rFonts w:ascii="Times New Roman" w:hAnsi="Times New Roman" w:cs="Times New Roman"/>
          <w:sz w:val="24"/>
          <w:szCs w:val="24"/>
          <w:lang w:val="en-US"/>
        </w:rPr>
        <w:t>reasonable</w:t>
      </w:r>
      <w:r>
        <w:rPr>
          <w:rFonts w:ascii="Times New Roman" w:hAnsi="Times New Roman" w:cs="Times New Roman"/>
          <w:sz w:val="24"/>
          <w:szCs w:val="24"/>
          <w:lang w:val="en-US"/>
        </w:rPr>
        <w:t xml:space="preserve"> on the basis of additional information. For instance, when no information was given we considered the </w:t>
      </w:r>
      <w:r w:rsidRPr="00F70F0A">
        <w:rPr>
          <w:rFonts w:ascii="Times New Roman" w:hAnsi="Times New Roman" w:cs="Times New Roman"/>
          <w:sz w:val="24"/>
          <w:szCs w:val="24"/>
          <w:lang w:val="en-US"/>
        </w:rPr>
        <w:t>Cyberball manipulation characteristics</w:t>
      </w:r>
      <w:r>
        <w:rPr>
          <w:rFonts w:ascii="Times New Roman" w:hAnsi="Times New Roman" w:cs="Times New Roman"/>
          <w:sz w:val="24"/>
          <w:szCs w:val="24"/>
          <w:lang w:val="en-US"/>
        </w:rPr>
        <w:t xml:space="preserve"> to be similar to previous studies in the same paper or in earlier papers referred to in the paper</w:t>
      </w:r>
      <w:r w:rsidRPr="00F70F0A">
        <w:rPr>
          <w:rFonts w:ascii="Times New Roman" w:hAnsi="Times New Roman" w:cs="Times New Roman"/>
          <w:sz w:val="24"/>
          <w:szCs w:val="24"/>
          <w:lang w:val="en-US"/>
        </w:rPr>
        <w:t xml:space="preserve">. </w:t>
      </w:r>
    </w:p>
    <w:p w14:paraId="76DE578C" w14:textId="77777777" w:rsidR="00E91FED" w:rsidRDefault="00731737" w:rsidP="00C30555">
      <w:pPr>
        <w:spacing w:after="0" w:line="480" w:lineRule="auto"/>
        <w:rPr>
          <w:rFonts w:ascii="Times New Roman" w:hAnsi="Times New Roman" w:cs="Times New Roman"/>
          <w:b/>
          <w:sz w:val="24"/>
          <w:szCs w:val="24"/>
          <w:lang w:val="en-US"/>
        </w:rPr>
      </w:pPr>
      <w:r w:rsidRPr="00F70F0A">
        <w:rPr>
          <w:rFonts w:ascii="Times New Roman" w:hAnsi="Times New Roman" w:cs="Times New Roman"/>
          <w:b/>
          <w:sz w:val="24"/>
          <w:szCs w:val="24"/>
          <w:lang w:val="en-US"/>
        </w:rPr>
        <w:t>Statistical analyses.</w:t>
      </w:r>
      <w:r>
        <w:rPr>
          <w:rFonts w:ascii="Times New Roman" w:hAnsi="Times New Roman" w:cs="Times New Roman"/>
          <w:b/>
          <w:sz w:val="24"/>
          <w:szCs w:val="24"/>
          <w:lang w:val="en-US"/>
        </w:rPr>
        <w:t xml:space="preserve"> </w:t>
      </w:r>
    </w:p>
    <w:p w14:paraId="4AD18CB2" w14:textId="719965FF" w:rsidR="00A66A9A"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For the analyses,</w:t>
      </w:r>
      <w:r>
        <w:rPr>
          <w:rFonts w:ascii="Times New Roman" w:hAnsi="Times New Roman" w:cs="Times New Roman"/>
          <w:sz w:val="24"/>
          <w:szCs w:val="24"/>
          <w:lang w:val="en-US"/>
        </w:rPr>
        <w:t xml:space="preserve"> we used</w:t>
      </w:r>
      <w:r w:rsidRPr="00F70F0A">
        <w:rPr>
          <w:rFonts w:ascii="Times New Roman" w:hAnsi="Times New Roman" w:cs="Times New Roman"/>
          <w:sz w:val="24"/>
          <w:szCs w:val="24"/>
          <w:lang w:val="en-US"/>
        </w:rPr>
        <w:t xml:space="preserve"> the “metafor” package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"author" : [ { "dropping-particle" : "", "family" : "Viechtbauer", "given" : "Wolfgang", "non-dropping-particle" : "", "parse-names" : false, "suffix" : "" } ], "container-title" : "Journal of Statistical Software", "id" : "ITEM-1", "issue" : "3", "issued" : { "date-parts" : [ [ "2010" ] ] }, "page" : "1-48", "title" : "Conducting meta-analyses in R with the metafor package", "type" : "article-journal", "volume" : "36" }, "uris" : [ "http://www.mendeley.com/documents/?uuid=6b173e4e-dda5-4eac-8018-0da1cd569837" ] } ], "mendeley" : { "manualFormatting" : "(Viechtbauer, 2010)", "previouslyFormattedCitation" : "(Wolfgang Viechtbauer, 2010)"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(Viechtbauer, 2010)</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xml:space="preserve"> in the R statistical environment</w:t>
      </w:r>
      <w:r>
        <w:rPr>
          <w:rFonts w:ascii="Times New Roman" w:hAnsi="Times New Roman" w:cs="Times New Roman"/>
          <w:sz w:val="24"/>
          <w:szCs w:val="24"/>
          <w:lang w:val="en-US"/>
        </w:rPr>
        <w:t xml:space="preserve">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"author" : [ { "dropping-particle" : "", "family" : "R Core Team", "given" : "", "non-dropping-particle" : "", "parse-names" : false, "suffix" : "" } ], "id" : "ITEM-1", "issued" : { "date-parts" : [ [ "2013" ] ] }, "note" : "{ISBN} 3-900051-07-0", "publisher-place" : "Vienna, Austria", "title" : "R: A Language and Environment for Statistical Computing", "type" : "article" }, "uris" : [ "http://www.mendeley.com/documents/?uuid=8dde95cf-1fcf-4275-951e-b900a35d2252" ] } ], "mendeley" : { "previouslyFormattedCitation" : "(R Core Team, 2013)"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(R Core Team, 2013)</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xml:space="preserve">. </w:t>
      </w:r>
    </w:p>
    <w:p w14:paraId="640F65CC" w14:textId="3FC8552A" w:rsidR="00204DDD" w:rsidRDefault="00731737" w:rsidP="0025753D">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t>Effect size metric.</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We used Hedges’ g version of the standardized mean differences as the effect size. Hedges’ g corrects for the slightly biased estimate</w:t>
      </w:r>
      <w:r w:rsidR="002A10EF">
        <w:rPr>
          <w:rFonts w:ascii="Times New Roman" w:hAnsi="Times New Roman" w:cs="Times New Roman"/>
          <w:sz w:val="24"/>
          <w:szCs w:val="24"/>
          <w:lang w:val="en-US"/>
        </w:rPr>
        <w:t xml:space="preserve"> given by</w:t>
      </w:r>
      <w:r w:rsidRPr="00F70F0A">
        <w:rPr>
          <w:rFonts w:ascii="Times New Roman" w:hAnsi="Times New Roman" w:cs="Times New Roman"/>
          <w:sz w:val="24"/>
          <w:szCs w:val="24"/>
          <w:lang w:val="en-US"/>
        </w:rPr>
        <w:t xml:space="preserve"> Cohen’s d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"author" : [ { "dropping-particle" : "", "family" : "Larry V. Hedges", "given" : "", "non-dropping-particle" : "", "parse-names" : false, "suffix" : "" } ], "id" : "ITEM-1", "issue" : "2", "issued" : { "date-parts" : [ [ "1981" ] ] }, "page" : "107-128", "title" : "Distribution theory for Glass's estimator of effect size and related estimators", "type" : "article-journal", "volume" : "6" }, "uris" : [ "http://www.mendeley.com/documents/?uuid=11c742e9-485d-4782-9f87-f09d8271fc6c" ] } ], "mendeley" : { "manualFormatting" : "(Hedges, 1981)", "previouslyFormattedCitation" : "(Larry V. Hedges, 1981)"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(Hedges, 1981)</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w:t>
      </w:r>
      <w:r w:rsidR="006416A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Standardized simple effects were calculated across the ostracism factor and the interaction effect was calculated by taking the standardized difference between the</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unstandardized main effects (see the Appendix for the exact formulae used).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This was done for both the first and last </w:t>
      </w:r>
      <w:r>
        <w:rPr>
          <w:rFonts w:ascii="Times New Roman" w:hAnsi="Times New Roman" w:cs="Times New Roman"/>
          <w:sz w:val="24"/>
          <w:szCs w:val="24"/>
          <w:lang w:val="en-US"/>
        </w:rPr>
        <w:t>dependent variable in each experiment</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For example</w:t>
      </w:r>
      <w:r w:rsidRPr="00F70F0A">
        <w:rPr>
          <w:rFonts w:ascii="Times New Roman" w:hAnsi="Times New Roman" w:cs="Times New Roman"/>
          <w:sz w:val="24"/>
          <w:szCs w:val="24"/>
          <w:lang w:val="en-US"/>
        </w:rPr>
        <w:t>, in a 2 (social status: ostracized vs. included) by 2 (moderator: present vs. absent) design with</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multiple </w:t>
      </w:r>
      <w:r w:rsidRPr="00F70F0A">
        <w:rPr>
          <w:rFonts w:ascii="Times New Roman" w:hAnsi="Times New Roman" w:cs="Times New Roman"/>
          <w:sz w:val="24"/>
          <w:szCs w:val="24"/>
          <w:lang w:val="en-US"/>
        </w:rPr>
        <w:lastRenderedPageBreak/>
        <w:t xml:space="preserve">measures, </w:t>
      </w:r>
      <w:r w:rsidR="001F0E11">
        <w:rPr>
          <w:rFonts w:ascii="Times New Roman" w:hAnsi="Times New Roman" w:cs="Times New Roman"/>
          <w:sz w:val="24"/>
          <w:szCs w:val="24"/>
          <w:lang w:val="en-US"/>
        </w:rPr>
        <w:t xml:space="preserve">we calculated </w:t>
      </w:r>
      <w:r w:rsidRPr="00F70F0A">
        <w:rPr>
          <w:rFonts w:ascii="Times New Roman" w:hAnsi="Times New Roman" w:cs="Times New Roman"/>
          <w:sz w:val="24"/>
          <w:szCs w:val="24"/>
          <w:lang w:val="en-US"/>
        </w:rPr>
        <w:t xml:space="preserve">two simple </w:t>
      </w:r>
      <w:r w:rsidR="001F0E11">
        <w:rPr>
          <w:rFonts w:ascii="Times New Roman" w:hAnsi="Times New Roman" w:cs="Times New Roman"/>
          <w:sz w:val="24"/>
          <w:szCs w:val="24"/>
          <w:lang w:val="en-US"/>
        </w:rPr>
        <w:t xml:space="preserve">ostracism </w:t>
      </w:r>
      <w:r w:rsidRPr="00F70F0A">
        <w:rPr>
          <w:rFonts w:ascii="Times New Roman" w:hAnsi="Times New Roman" w:cs="Times New Roman"/>
          <w:sz w:val="24"/>
          <w:szCs w:val="24"/>
          <w:lang w:val="en-US"/>
        </w:rPr>
        <w:t xml:space="preserve">effects </w:t>
      </w:r>
      <w:r w:rsidR="001F0E11">
        <w:rPr>
          <w:rFonts w:ascii="Times New Roman" w:hAnsi="Times New Roman" w:cs="Times New Roman"/>
          <w:sz w:val="24"/>
          <w:szCs w:val="24"/>
          <w:lang w:val="en-US"/>
        </w:rPr>
        <w:t xml:space="preserve">(Hypothesis 1) </w:t>
      </w:r>
      <w:r w:rsidRPr="00F70F0A">
        <w:rPr>
          <w:rFonts w:ascii="Times New Roman" w:hAnsi="Times New Roman" w:cs="Times New Roman"/>
          <w:sz w:val="24"/>
          <w:szCs w:val="24"/>
          <w:lang w:val="en-US"/>
        </w:rPr>
        <w:t xml:space="preserve">and two interaction effects </w:t>
      </w:r>
      <w:r w:rsidR="001F0E11">
        <w:rPr>
          <w:rFonts w:ascii="Times New Roman" w:hAnsi="Times New Roman" w:cs="Times New Roman"/>
          <w:sz w:val="24"/>
          <w:szCs w:val="24"/>
          <w:lang w:val="en-US"/>
        </w:rPr>
        <w:t>(Hypothesis 2)</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Non-factorial studies delivered only </w:t>
      </w:r>
      <w:r w:rsidR="001F0E11">
        <w:rPr>
          <w:rFonts w:ascii="Times New Roman" w:hAnsi="Times New Roman" w:cs="Times New Roman"/>
          <w:sz w:val="24"/>
          <w:szCs w:val="24"/>
          <w:lang w:val="en-US"/>
        </w:rPr>
        <w:t>simple</w:t>
      </w:r>
      <w:r>
        <w:rPr>
          <w:rFonts w:ascii="Times New Roman" w:hAnsi="Times New Roman" w:cs="Times New Roman"/>
          <w:sz w:val="24"/>
          <w:szCs w:val="24"/>
          <w:lang w:val="en-US"/>
        </w:rPr>
        <w:t xml:space="preserve"> effects for the first and last measure and no interactions.</w:t>
      </w:r>
    </w:p>
    <w:p w14:paraId="3DC13AD8" w14:textId="23F2EF3D" w:rsidR="00E76D2C" w:rsidRPr="00F70F0A" w:rsidRDefault="00731737" w:rsidP="00C30555">
      <w:pPr>
        <w:spacing w:after="0" w:line="480" w:lineRule="auto"/>
        <w:ind w:firstLine="709"/>
        <w:rPr>
          <w:rFonts w:ascii="Times New Roman" w:hAnsi="Times New Roman" w:cs="Times New Roman"/>
          <w:sz w:val="24"/>
          <w:szCs w:val="24"/>
          <w:lang w:val="en-US"/>
        </w:rPr>
      </w:pPr>
      <w:r w:rsidRPr="00F70F0A">
        <w:rPr>
          <w:rFonts w:ascii="Times New Roman" w:hAnsi="Times New Roman" w:cs="Times New Roman"/>
          <w:b/>
          <w:sz w:val="24"/>
          <w:szCs w:val="24"/>
          <w:lang w:val="en-US"/>
        </w:rPr>
        <w:t>Meta-analytic model.</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We used random- and mixed-effects models, since heterogeneity in the effect sizes is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expected </w:t>
      </w:r>
      <w:r>
        <w:rPr>
          <w:rFonts w:ascii="Times New Roman" w:hAnsi="Times New Roman" w:cs="Times New Roman"/>
          <w:sz w:val="24"/>
          <w:szCs w:val="24"/>
          <w:lang w:val="en-US"/>
        </w:rPr>
        <w:t xml:space="preserve">due to </w:t>
      </w:r>
      <w:r w:rsidRPr="00F70F0A">
        <w:rPr>
          <w:rFonts w:ascii="Times New Roman" w:hAnsi="Times New Roman" w:cs="Times New Roman"/>
          <w:sz w:val="24"/>
          <w:szCs w:val="24"/>
          <w:lang w:val="en-US"/>
        </w:rPr>
        <w:t>the different measures included</w:t>
      </w:r>
      <w:r>
        <w:rPr>
          <w:rFonts w:ascii="Times New Roman" w:hAnsi="Times New Roman" w:cs="Times New Roman"/>
          <w:sz w:val="24"/>
          <w:szCs w:val="24"/>
          <w:lang w:val="en-US"/>
        </w:rPr>
        <w:t xml:space="preserve"> and additional unknown methodological and substantive factors</w:t>
      </w:r>
      <w:r w:rsidRPr="00F70F0A">
        <w:rPr>
          <w:rFonts w:ascii="Times New Roman" w:hAnsi="Times New Roman" w:cs="Times New Roman"/>
          <w:sz w:val="24"/>
          <w:szCs w:val="24"/>
          <w:lang w:val="en-US"/>
        </w:rPr>
        <w:t xml:space="preserve">. The meta-regression element in some of the analyses is the variable time as </w:t>
      </w:r>
      <w:r w:rsidR="00447A01">
        <w:rPr>
          <w:rFonts w:ascii="Times New Roman" w:hAnsi="Times New Roman" w:cs="Times New Roman"/>
          <w:sz w:val="24"/>
          <w:szCs w:val="24"/>
          <w:lang w:val="en-US"/>
        </w:rPr>
        <w:t>predictor of the ostracism effect</w:t>
      </w:r>
      <w:r w:rsidRPr="00F70F0A">
        <w:rPr>
          <w:rFonts w:ascii="Times New Roman" w:hAnsi="Times New Roman" w:cs="Times New Roman"/>
          <w:sz w:val="24"/>
          <w:szCs w:val="24"/>
          <w:lang w:val="en-US"/>
        </w:rPr>
        <w:t xml:space="preserve">. Analyses without this </w:t>
      </w:r>
      <w:r>
        <w:rPr>
          <w:rFonts w:ascii="Times New Roman" w:hAnsi="Times New Roman" w:cs="Times New Roman"/>
          <w:sz w:val="24"/>
          <w:szCs w:val="24"/>
          <w:lang w:val="en-US"/>
        </w:rPr>
        <w:t xml:space="preserve">study-level </w:t>
      </w:r>
      <w:r w:rsidRPr="00F70F0A">
        <w:rPr>
          <w:rFonts w:ascii="Times New Roman" w:hAnsi="Times New Roman" w:cs="Times New Roman"/>
          <w:sz w:val="24"/>
          <w:szCs w:val="24"/>
          <w:lang w:val="en-US"/>
        </w:rPr>
        <w:t>predictor reduce to a random-effects model.</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We used Restricted Maximum Likelihood (REML)</w:t>
      </w:r>
      <w:r w:rsidR="004626E4">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to estimate tau-squared (the (residual) variance), as recommended by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"10.3102/10769986030003261", "ISSN" : "1076-9986", "author" : [ { "dropping-particle" : "", "family" : "Viechtbauer", "given" : "W.", "non-dropping-particle" : "", "parse-names" : false, "suffix" : "" } ], "container-title" : "Journal of Educational and Behavioral Statistics", "id" : "ITEM-1", "issue" : "3", "issued" : { "date-parts" : [ [ "2005", "1", "1" ] ] }, "page" : "261-293", "title" : "Bias and Efficiency of Meta-Analytic Variance Estimators in the Random-Effects Model", "type" : "article-journal", "volume" : "30" }, "uris" : [ "http://www.mendeley.com/documents/?uuid=82e0558f-4009-4557-bc77-c0f2cb2ae10d" ] } ], "mendeley" : { "manualFormatting" : "Viechtbauer (2005)", "previouslyFormattedCitation" : "(W. Viechtbauer, 2005)"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Viechtbauer (2005)</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Note</w:t>
      </w:r>
      <w:r w:rsidRPr="00F70F0A">
        <w:rPr>
          <w:rFonts w:ascii="Times New Roman" w:hAnsi="Times New Roman" w:cs="Times New Roman"/>
          <w:sz w:val="24"/>
          <w:szCs w:val="24"/>
          <w:lang w:val="en-US"/>
        </w:rPr>
        <w:t xml:space="preserve"> that when estimating a mixed- or random effects model, </w:t>
      </w:r>
      <w:r w:rsidR="00447A01">
        <w:rPr>
          <w:rFonts w:ascii="Times New Roman" w:hAnsi="Times New Roman" w:cs="Times New Roman"/>
          <w:sz w:val="24"/>
          <w:szCs w:val="24"/>
          <w:lang w:val="en-US"/>
        </w:rPr>
        <w:t xml:space="preserve">one does not estimate a single </w:t>
      </w:r>
      <w:r w:rsidRPr="00F70F0A">
        <w:rPr>
          <w:rFonts w:ascii="Times New Roman" w:hAnsi="Times New Roman" w:cs="Times New Roman"/>
          <w:sz w:val="24"/>
          <w:szCs w:val="24"/>
          <w:lang w:val="en-US"/>
        </w:rPr>
        <w:t>‘true’ effect</w:t>
      </w:r>
      <w:r w:rsidR="00447A01">
        <w:rPr>
          <w:rFonts w:ascii="Times New Roman" w:hAnsi="Times New Roman" w:cs="Times New Roman"/>
          <w:sz w:val="24"/>
          <w:szCs w:val="24"/>
          <w:lang w:val="en-US"/>
        </w:rPr>
        <w:t>, but rather the mean and variance of underlying effects</w:t>
      </w:r>
      <w:r>
        <w:rPr>
          <w:rFonts w:ascii="Times New Roman" w:hAnsi="Times New Roman" w:cs="Times New Roman"/>
          <w:sz w:val="24"/>
          <w:szCs w:val="24"/>
          <w:lang w:val="en-US"/>
        </w:rPr>
        <w:t xml:space="preserve">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"10.3102/10769986030003261", "ISSN" : "1076-9986", "author" : [ { "dropping-particle" : "", "family" : "Viechtbauer", "given" : "W.", "non-dropping-particle" : "", "parse-names" : false, "suffix" : "" } ], "container-title" : "Journal of Educational and Behavioral Statistics", "id" : "ITEM-1", "issue" : "3", "issued" : { "date-parts" : [ [ "2005", "1", "1" ] ] }, "page" : "261-293", "title" : "Bias and Efficiency of Meta-Analytic Variance Estimators in the Random-Effects Model", "type" : "article-journal", "volume" : "30" }, "uris" : [ "http://www.mendeley.com/documents/?uuid=82e0558f-4009-4557-bc77-c0f2cb2ae10d" ] } ], "mendeley" : { "manualFormatting" : "(Viechtbauer, 2005)", "previouslyFormattedCitation" : "(W. Viechtbauer, 2005)"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(Viechtbauer, 2005)</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w:t>
      </w:r>
    </w:p>
    <w:p w14:paraId="38FB5459" w14:textId="77777777"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t>Sensitivity analyses.</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To test for robustness of the effects, we incorporated several sensitivity analyses. </w:t>
      </w:r>
      <w:r>
        <w:rPr>
          <w:rFonts w:ascii="Times New Roman" w:hAnsi="Times New Roman" w:cs="Times New Roman"/>
          <w:sz w:val="24"/>
          <w:szCs w:val="24"/>
          <w:lang w:val="en-US"/>
        </w:rPr>
        <w:t>We flagged p</w:t>
      </w:r>
      <w:r w:rsidRPr="00F70F0A">
        <w:rPr>
          <w:rFonts w:ascii="Times New Roman" w:hAnsi="Times New Roman" w:cs="Times New Roman"/>
          <w:sz w:val="24"/>
          <w:szCs w:val="24"/>
          <w:lang w:val="en-US"/>
        </w:rPr>
        <w:t>ossibl</w:t>
      </w:r>
      <w:r>
        <w:rPr>
          <w:rFonts w:ascii="Times New Roman" w:hAnsi="Times New Roman" w:cs="Times New Roman"/>
          <w:sz w:val="24"/>
          <w:szCs w:val="24"/>
          <w:lang w:val="en-US"/>
        </w:rPr>
        <w:t xml:space="preserve">y </w:t>
      </w:r>
      <w:r w:rsidRPr="00F70F0A">
        <w:rPr>
          <w:rFonts w:ascii="Times New Roman" w:hAnsi="Times New Roman" w:cs="Times New Roman"/>
          <w:sz w:val="24"/>
          <w:szCs w:val="24"/>
          <w:lang w:val="en-US"/>
        </w:rPr>
        <w:t>problematic outliers</w:t>
      </w:r>
      <w:r>
        <w:rPr>
          <w:rFonts w:ascii="Times New Roman" w:hAnsi="Times New Roman" w:cs="Times New Roman"/>
          <w:sz w:val="24"/>
          <w:szCs w:val="24"/>
          <w:lang w:val="en-US"/>
        </w:rPr>
        <w:t xml:space="preserve"> on the basis of studentized deleted residuals, </w:t>
      </w:r>
      <w:r w:rsidRPr="00F70F0A">
        <w:rPr>
          <w:rFonts w:ascii="Times New Roman" w:hAnsi="Times New Roman" w:cs="Times New Roman"/>
          <w:sz w:val="24"/>
          <w:szCs w:val="24"/>
          <w:lang w:val="en-US"/>
        </w:rPr>
        <w:t>Q-Q plot</w:t>
      </w:r>
      <w:r>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and Cook’s distance values</w:t>
      </w:r>
      <w:r>
        <w:rPr>
          <w:rFonts w:ascii="Times New Roman" w:hAnsi="Times New Roman" w:cs="Times New Roman"/>
          <w:sz w:val="24"/>
          <w:szCs w:val="24"/>
          <w:lang w:val="en-US"/>
        </w:rPr>
        <w:t xml:space="preserve">. Subsequently, we inspected </w:t>
      </w:r>
      <w:r w:rsidRPr="00F70F0A">
        <w:rPr>
          <w:rFonts w:ascii="Times New Roman" w:hAnsi="Times New Roman" w:cs="Times New Roman"/>
          <w:sz w:val="24"/>
          <w:szCs w:val="24"/>
          <w:lang w:val="en-US"/>
        </w:rPr>
        <w:t xml:space="preserve">the </w:t>
      </w:r>
      <w:commentRangeStart w:id="17"/>
      <w:commentRangeStart w:id="18"/>
      <w:r w:rsidRPr="00F70F0A">
        <w:rPr>
          <w:rFonts w:ascii="Times New Roman" w:hAnsi="Times New Roman" w:cs="Times New Roman"/>
          <w:sz w:val="24"/>
          <w:szCs w:val="24"/>
          <w:lang w:val="en-US"/>
        </w:rPr>
        <w:t>effect</w:t>
      </w:r>
      <w:commentRangeEnd w:id="17"/>
      <w:r w:rsidR="00E10B15">
        <w:rPr>
          <w:rStyle w:val="CommentReference"/>
        </w:rPr>
        <w:commentReference w:id="17"/>
      </w:r>
      <w:commentRangeEnd w:id="18"/>
      <w:r w:rsidR="0025753D">
        <w:rPr>
          <w:rStyle w:val="CommentReference"/>
        </w:rPr>
        <w:commentReference w:id="18"/>
      </w:r>
      <w:r w:rsidRPr="00F70F0A">
        <w:rPr>
          <w:rFonts w:ascii="Times New Roman" w:hAnsi="Times New Roman" w:cs="Times New Roman"/>
          <w:sz w:val="24"/>
          <w:szCs w:val="24"/>
          <w:lang w:val="en-US"/>
        </w:rPr>
        <w:t xml:space="preserve"> of these outliers on substantial results in sensitivity analyses </w:t>
      </w:r>
      <w:r>
        <w:rPr>
          <w:rFonts w:ascii="Times New Roman" w:hAnsi="Times New Roman" w:cs="Times New Roman"/>
          <w:sz w:val="24"/>
          <w:szCs w:val="24"/>
          <w:lang w:val="en-US"/>
        </w:rPr>
        <w:t xml:space="preserve">in which </w:t>
      </w:r>
      <w:r w:rsidRPr="00F70F0A">
        <w:rPr>
          <w:rFonts w:ascii="Times New Roman" w:hAnsi="Times New Roman" w:cs="Times New Roman"/>
          <w:sz w:val="24"/>
          <w:szCs w:val="24"/>
          <w:lang w:val="en-US"/>
        </w:rPr>
        <w:t>these outliers</w:t>
      </w:r>
      <w:r>
        <w:rPr>
          <w:rFonts w:ascii="Times New Roman" w:hAnsi="Times New Roman" w:cs="Times New Roman"/>
          <w:sz w:val="24"/>
          <w:szCs w:val="24"/>
          <w:lang w:val="en-US"/>
        </w:rPr>
        <w:t xml:space="preserve"> were excluded</w:t>
      </w:r>
      <w:r w:rsidRPr="00F70F0A">
        <w:rPr>
          <w:rFonts w:ascii="Times New Roman" w:hAnsi="Times New Roman" w:cs="Times New Roman"/>
          <w:sz w:val="24"/>
          <w:szCs w:val="24"/>
          <w:lang w:val="en-US"/>
        </w:rPr>
        <w:t>. Another sensitivity analysis entail</w:t>
      </w:r>
      <w:r>
        <w:rPr>
          <w:rFonts w:ascii="Times New Roman" w:hAnsi="Times New Roman" w:cs="Times New Roman"/>
          <w:sz w:val="24"/>
          <w:szCs w:val="24"/>
          <w:lang w:val="en-US"/>
        </w:rPr>
        <w:t xml:space="preserve">ed </w:t>
      </w:r>
      <w:r w:rsidRPr="00F70F0A">
        <w:rPr>
          <w:rFonts w:ascii="Times New Roman" w:hAnsi="Times New Roman" w:cs="Times New Roman"/>
          <w:sz w:val="24"/>
          <w:szCs w:val="24"/>
          <w:lang w:val="en-US"/>
        </w:rPr>
        <w:t xml:space="preserve">fitting </w:t>
      </w:r>
      <w:r>
        <w:rPr>
          <w:rFonts w:ascii="Times New Roman" w:hAnsi="Times New Roman" w:cs="Times New Roman"/>
          <w:sz w:val="24"/>
          <w:szCs w:val="24"/>
          <w:lang w:val="en-US"/>
        </w:rPr>
        <w:t xml:space="preserve">of </w:t>
      </w:r>
      <w:r w:rsidRPr="00F70F0A">
        <w:rPr>
          <w:rFonts w:ascii="Times New Roman" w:hAnsi="Times New Roman" w:cs="Times New Roman"/>
          <w:sz w:val="24"/>
          <w:szCs w:val="24"/>
          <w:lang w:val="en-US"/>
        </w:rPr>
        <w:t xml:space="preserve">the mixed-effects model with tau-squared fit at the upperbound value of the 95% confidence interval. </w:t>
      </w:r>
    </w:p>
    <w:p w14:paraId="1CDFB90B" w14:textId="55C96F45"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t>Funnel plot asymmetry.</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A </w:t>
      </w:r>
      <w:r w:rsidR="007D5A2F">
        <w:rPr>
          <w:rFonts w:ascii="Times New Roman" w:hAnsi="Times New Roman" w:cs="Times New Roman"/>
          <w:sz w:val="24"/>
          <w:szCs w:val="24"/>
          <w:lang w:val="en-US"/>
        </w:rPr>
        <w:t>f</w:t>
      </w:r>
      <w:r w:rsidRPr="00F70F0A">
        <w:rPr>
          <w:rFonts w:ascii="Times New Roman" w:hAnsi="Times New Roman" w:cs="Times New Roman"/>
          <w:sz w:val="24"/>
          <w:szCs w:val="24"/>
          <w:lang w:val="en-US"/>
        </w:rPr>
        <w:t xml:space="preserve">unnel plot </w:t>
      </w:r>
      <w:r w:rsidR="00447A01">
        <w:rPr>
          <w:rFonts w:ascii="Times New Roman" w:hAnsi="Times New Roman" w:cs="Times New Roman"/>
          <w:sz w:val="24"/>
          <w:szCs w:val="24"/>
          <w:lang w:val="en-US"/>
        </w:rPr>
        <w:t>depicts</w:t>
      </w:r>
      <w:r w:rsidR="00447A01"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each study’s effect size against its standard error</w:t>
      </w:r>
      <w:r>
        <w:rPr>
          <w:rFonts w:ascii="Times New Roman" w:hAnsi="Times New Roman" w:cs="Times New Roman"/>
          <w:sz w:val="24"/>
          <w:szCs w:val="24"/>
          <w:lang w:val="en-US"/>
        </w:rPr>
        <w:t xml:space="preserve"> (Light &amp; Pillemer, 1984)</w:t>
      </w:r>
      <w:r w:rsidRPr="00F70F0A">
        <w:rPr>
          <w:rFonts w:ascii="Times New Roman" w:hAnsi="Times New Roman" w:cs="Times New Roman"/>
          <w:sz w:val="24"/>
          <w:szCs w:val="24"/>
          <w:lang w:val="en-US"/>
        </w:rPr>
        <w:t>. Larger studies have smaller standard errors, and vice versa for smaller studies. Following from a theoretical fluctuation of the population effect size due to sampling variance, a funnel plot should be symmetrical around the estimate</w:t>
      </w:r>
      <w:r w:rsidR="007D5A2F">
        <w:rPr>
          <w:rFonts w:ascii="Times New Roman" w:hAnsi="Times New Roman" w:cs="Times New Roman"/>
          <w:sz w:val="24"/>
          <w:szCs w:val="24"/>
          <w:lang w:val="en-US"/>
        </w:rPr>
        <w:t>d mean</w:t>
      </w:r>
      <w:r w:rsidRPr="00F70F0A">
        <w:rPr>
          <w:rFonts w:ascii="Times New Roman" w:hAnsi="Times New Roman" w:cs="Times New Roman"/>
          <w:sz w:val="24"/>
          <w:szCs w:val="24"/>
          <w:lang w:val="en-US"/>
        </w:rPr>
        <w:t xml:space="preserve"> effect size</w:t>
      </w:r>
      <w:r w:rsidR="007D5A2F">
        <w:rPr>
          <w:rFonts w:ascii="Times New Roman" w:hAnsi="Times New Roman" w:cs="Times New Roman"/>
          <w:sz w:val="24"/>
          <w:szCs w:val="24"/>
          <w:lang w:val="en-US"/>
        </w:rPr>
        <w:t>. If there are no methodological or substantive reasons to expect a link between effect sizes and standard errors, f</w:t>
      </w:r>
      <w:r w:rsidRPr="00F70F0A">
        <w:rPr>
          <w:rFonts w:ascii="Times New Roman" w:hAnsi="Times New Roman" w:cs="Times New Roman"/>
          <w:sz w:val="24"/>
          <w:szCs w:val="24"/>
          <w:lang w:val="en-US"/>
        </w:rPr>
        <w:t xml:space="preserve">unnel plot </w:t>
      </w:r>
      <w:r w:rsidRPr="00F70F0A">
        <w:rPr>
          <w:rFonts w:ascii="Times New Roman" w:hAnsi="Times New Roman" w:cs="Times New Roman"/>
          <w:i/>
          <w:sz w:val="24"/>
          <w:szCs w:val="24"/>
          <w:lang w:val="en-US"/>
        </w:rPr>
        <w:t>asymmetry</w:t>
      </w:r>
      <w:r w:rsidRPr="00F70F0A">
        <w:rPr>
          <w:rFonts w:ascii="Times New Roman" w:hAnsi="Times New Roman" w:cs="Times New Roman"/>
          <w:sz w:val="24"/>
          <w:szCs w:val="24"/>
          <w:lang w:val="en-US"/>
        </w:rPr>
        <w:t xml:space="preserve"> can indicate publication bias</w:t>
      </w:r>
      <w:r>
        <w:rPr>
          <w:rFonts w:ascii="Times New Roman" w:hAnsi="Times New Roman" w:cs="Times New Roman"/>
          <w:sz w:val="24"/>
          <w:szCs w:val="24"/>
          <w:lang w:val="en-US"/>
        </w:rPr>
        <w:t xml:space="preserve"> (Bakker et al, 2012)</w:t>
      </w:r>
      <w:r w:rsidRPr="00F70F0A">
        <w:rPr>
          <w:rFonts w:ascii="Times New Roman" w:hAnsi="Times New Roman" w:cs="Times New Roman"/>
          <w:sz w:val="24"/>
          <w:szCs w:val="24"/>
          <w:lang w:val="en-US"/>
        </w:rPr>
        <w:t xml:space="preserve">. To </w:t>
      </w:r>
      <w:r w:rsidR="00FB4F83">
        <w:rPr>
          <w:rFonts w:ascii="Times New Roman" w:hAnsi="Times New Roman" w:cs="Times New Roman"/>
          <w:sz w:val="24"/>
          <w:szCs w:val="24"/>
          <w:lang w:val="en-US"/>
        </w:rPr>
        <w:t>test funnel plot asymmetry</w:t>
      </w:r>
      <w:r w:rsidRPr="00F70F0A">
        <w:rPr>
          <w:rFonts w:ascii="Times New Roman" w:hAnsi="Times New Roman" w:cs="Times New Roman"/>
          <w:sz w:val="24"/>
          <w:szCs w:val="24"/>
          <w:lang w:val="en-US"/>
        </w:rPr>
        <w:t>, we used Egger’s regression test</w:t>
      </w:r>
      <w:r>
        <w:rPr>
          <w:rFonts w:ascii="Times New Roman" w:hAnsi="Times New Roman" w:cs="Times New Roman"/>
          <w:sz w:val="24"/>
          <w:szCs w:val="24"/>
          <w:lang w:val="en-US"/>
        </w:rPr>
        <w:t xml:space="preserve">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"10.1136/bmj.315.7109.629", "ISSN" : "0959-8138", "PMID" : "9310563", "abstract" : "Funnel plots (plots of effect estimates against sample size) may be useful to detect bias in meta-analyses that were later contradicted by large trials. We examined whether a simple test of asymmetry of funnel plots predicts discordance of results when meta-analyses are compared to large trials, and we assessed the prevalence of bias in published meta-analyses.", "author" : [ { "dropping-particle" : "", "family" : "Egger", "given" : "M", "non-dropping-particle" : "", "parse-names" : false, "suffix" : "" }, { "dropping-particle" : "", "family" : "Smith", "given" : "G. D.", "non-dropping-particle" : "", "parse-names" : false, "suffix" : "" }, { "dropping-particle" : "", "family" : "Schneider", "given" : "M", "non-dropping-particle" : "", "parse-names" : false, "suffix" : "" }, { "dropping-particle" : "", "family" : "Minder", "given" : "C", "non-dropping-particle" : "", "parse-names" : false, "suffix" : "" } ], "container-title" : "BMJ", "id" : "ITEM-1", "issue" : "7109", "issued" : { "date-parts" : [ [ "1997", "9", "13" ] ] }, "page" : "629-634", "title" : "Bias in meta-analysis detected by a simple, graphical test", "type" : "article-journal", "volume" : "315" }, "uris" : [ "http://www.mendeley.com/documents/?uuid=791a1d3f-d0c5-457f-8ccd-cd423a449e7c" ] } ], "mendeley" : { "previouslyFormattedCitation" : "(Egger, Smith, Schneider, &amp; Minder, 1997)"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 xml:space="preserve">(Egger, Smith, </w:t>
      </w:r>
      <w:r w:rsidRPr="00F70F0A">
        <w:rPr>
          <w:rFonts w:ascii="Times New Roman" w:hAnsi="Times New Roman" w:cs="Times New Roman"/>
          <w:noProof/>
          <w:sz w:val="24"/>
          <w:szCs w:val="24"/>
          <w:lang w:val="en-US"/>
        </w:rPr>
        <w:lastRenderedPageBreak/>
        <w:t>Schneider, &amp; Minder, 1997)</w:t>
      </w:r>
      <w:r w:rsidR="00593A23" w:rsidRPr="00F70F0A">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for mixed-effects models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"ISBN" : "978-0-470-87014-3", "author" : [ { "dropping-particle" : "", "family" : "Sterne", "given" : "Jonathan A C", "non-dropping-particle" : "", "parse-names" : false, "suffix" : "" }, { "dropping-particle" : "", "family" : "Egger", "given" : "Matthias", "non-dropping-particle" : "", "parse-names" : false, "suffix" : "" } ], "chapter-number" : "6", "container-title" : "Publication bias in meta-analysis", "editor" : [ { "dropping-particle" : "", "family" : "Rothstein", "given" : "Hannah R.", "non-dropping-particle" : "", "parse-names" : false, "suffix" : "" }, { "dropping-particle" : "", "family" : "Sutton", "given" : "A.J.", "non-dropping-particle" : "", "parse-names" : false, "suffix" : "" }, { "dropping-particle" : "", "family" : "Borenstein", "given" : "Michael", "non-dropping-particle" : "", "parse-names" : false, "suffix" : "" } ], "id" : "ITEM-1", "issued" : { "date-parts" : [ [ "2005" ] ] }, "publisher" : "John Wiley &amp; Sons", "publisher-place" : "Chichester", "title" : "Regression Methods to Detect Publication and Other Bias in Meta-Analysis", "type" : "chapter" }, "uris" : [ "http://www.mendeley.com/documents/?uuid=bacffbb9-a379-4495-b26a-8c2d71cfb09d" ] } ], "mendeley" : { "previouslyFormattedCitation" : "(Sterne &amp; Egger, 2005)"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(Sterne &amp; Egger, 2005)</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This tests whether the distribution of effect sizes is equal on both sides of the average effect, when accounting for true heterogeneity. Funnel plot asymmetry thus indicates bias in the estimated</w:t>
      </w:r>
      <w:r w:rsidR="007D5A2F">
        <w:rPr>
          <w:rFonts w:ascii="Times New Roman" w:hAnsi="Times New Roman" w:cs="Times New Roman"/>
          <w:sz w:val="24"/>
          <w:szCs w:val="24"/>
          <w:lang w:val="en-US"/>
        </w:rPr>
        <w:t xml:space="preserve"> mean</w:t>
      </w:r>
      <w:r w:rsidRPr="00F70F0A">
        <w:rPr>
          <w:rFonts w:ascii="Times New Roman" w:hAnsi="Times New Roman" w:cs="Times New Roman"/>
          <w:sz w:val="24"/>
          <w:szCs w:val="24"/>
          <w:lang w:val="en-US"/>
        </w:rPr>
        <w:t xml:space="preserve"> effect size, and possibly publication bias.</w:t>
      </w:r>
    </w:p>
    <w:p w14:paraId="4DCAA540" w14:textId="77777777" w:rsidR="00E76D2C" w:rsidRPr="00F70F0A" w:rsidRDefault="00731737" w:rsidP="00C30555">
      <w:pPr>
        <w:spacing w:after="0" w:line="480" w:lineRule="auto"/>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t>Results</w:t>
      </w:r>
    </w:p>
    <w:p w14:paraId="72326250" w14:textId="77777777"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In our reporting of the effect sizes, d indicates a main effect and Δd indicates an interaction effect.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Even though Hedges’ g effect sizes were used, the notation of d was maintained, since it is only a minor correction to Cohen’s 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Sensitivity analyses are only reported if they show</w:t>
      </w:r>
      <w:r w:rsidR="0020115E">
        <w:rPr>
          <w:rFonts w:ascii="Times New Roman" w:hAnsi="Times New Roman" w:cs="Times New Roman"/>
          <w:sz w:val="24"/>
          <w:szCs w:val="24"/>
          <w:lang w:val="en-US"/>
        </w:rPr>
        <w:t>ed</w:t>
      </w:r>
      <w:r w:rsidRPr="00F70F0A">
        <w:rPr>
          <w:rFonts w:ascii="Times New Roman" w:hAnsi="Times New Roman" w:cs="Times New Roman"/>
          <w:sz w:val="24"/>
          <w:szCs w:val="24"/>
          <w:lang w:val="en-US"/>
        </w:rPr>
        <w:t xml:space="preserve"> different effects (all sensitivity analyses can be freely inspected via the files available on OSF).</w:t>
      </w:r>
    </w:p>
    <w:p w14:paraId="11F27DA4" w14:textId="1B74970A" w:rsidR="00E76D2C" w:rsidRPr="00F70F0A" w:rsidRDefault="00991FBE" w:rsidP="00C30555">
      <w:pPr>
        <w:spacing w:after="0" w:line="480" w:lineRule="auto"/>
        <w:rPr>
          <w:rFonts w:ascii="Times New Roman" w:hAnsi="Times New Roman" w:cs="Times New Roman"/>
          <w:sz w:val="24"/>
          <w:szCs w:val="24"/>
          <w:lang w:val="en-US"/>
        </w:rPr>
      </w:pPr>
      <w:r>
        <w:rPr>
          <w:rFonts w:ascii="Times New Roman" w:hAnsi="Times New Roman" w:cs="Times New Roman"/>
          <w:b/>
          <w:sz w:val="24"/>
          <w:szCs w:val="24"/>
          <w:lang w:val="en-US"/>
        </w:rPr>
        <w:t xml:space="preserve">Primary </w:t>
      </w:r>
      <w:r w:rsidR="004C2568">
        <w:rPr>
          <w:rFonts w:ascii="Times New Roman" w:hAnsi="Times New Roman" w:cs="Times New Roman"/>
          <w:b/>
          <w:sz w:val="24"/>
          <w:szCs w:val="24"/>
          <w:lang w:val="en-US"/>
        </w:rPr>
        <w:t>hypotheses</w:t>
      </w:r>
      <w:r w:rsidR="00731737" w:rsidRPr="00F70F0A">
        <w:rPr>
          <w:rFonts w:ascii="Times New Roman" w:hAnsi="Times New Roman" w:cs="Times New Roman"/>
          <w:b/>
          <w:sz w:val="24"/>
          <w:szCs w:val="24"/>
          <w:lang w:val="en-US"/>
        </w:rPr>
        <w:t>.</w:t>
      </w:r>
      <w:r w:rsidR="00731737">
        <w:rPr>
          <w:rFonts w:ascii="Times New Roman" w:hAnsi="Times New Roman" w:cs="Times New Roman"/>
          <w:b/>
          <w:sz w:val="24"/>
          <w:szCs w:val="24"/>
          <w:lang w:val="en-US"/>
        </w:rPr>
        <w:t xml:space="preserve"> </w:t>
      </w:r>
      <w:r w:rsidR="00731737" w:rsidRPr="00F70F0A">
        <w:rPr>
          <w:rFonts w:ascii="Times New Roman" w:hAnsi="Times New Roman" w:cs="Times New Roman"/>
          <w:sz w:val="24"/>
          <w:szCs w:val="24"/>
          <w:lang w:val="en-US"/>
        </w:rPr>
        <w:t>The two confirmatory hypotheses are tested in four meta-analyses</w:t>
      </w:r>
      <w:r w:rsidR="00F70F9F">
        <w:rPr>
          <w:rFonts w:ascii="Times New Roman" w:hAnsi="Times New Roman" w:cs="Times New Roman"/>
          <w:sz w:val="24"/>
          <w:szCs w:val="24"/>
          <w:lang w:val="en-US"/>
        </w:rPr>
        <w:t>, of which the study level effects are reported in Table 2</w:t>
      </w:r>
      <w:r w:rsidR="00731737" w:rsidRPr="00F70F0A">
        <w:rPr>
          <w:rFonts w:ascii="Times New Roman" w:hAnsi="Times New Roman" w:cs="Times New Roman"/>
          <w:sz w:val="24"/>
          <w:szCs w:val="24"/>
          <w:lang w:val="en-US"/>
        </w:rPr>
        <w:t>. Th</w:t>
      </w:r>
      <w:r w:rsidR="0020115E">
        <w:rPr>
          <w:rFonts w:ascii="Times New Roman" w:hAnsi="Times New Roman" w:cs="Times New Roman"/>
          <w:sz w:val="24"/>
          <w:szCs w:val="24"/>
          <w:lang w:val="en-US"/>
        </w:rPr>
        <w:t>e table</w:t>
      </w:r>
      <w:r w:rsidR="00731737" w:rsidRPr="00F70F0A">
        <w:rPr>
          <w:rFonts w:ascii="Times New Roman" w:hAnsi="Times New Roman" w:cs="Times New Roman"/>
          <w:sz w:val="24"/>
          <w:szCs w:val="24"/>
          <w:lang w:val="en-US"/>
        </w:rPr>
        <w:t xml:space="preserve"> includes </w:t>
      </w:r>
      <w:r w:rsidR="003375A0">
        <w:rPr>
          <w:rFonts w:ascii="Times New Roman" w:hAnsi="Times New Roman" w:cs="Times New Roman"/>
          <w:sz w:val="24"/>
          <w:szCs w:val="24"/>
          <w:lang w:val="en-US"/>
        </w:rPr>
        <w:t xml:space="preserve">effect sizes used in the </w:t>
      </w:r>
      <w:r w:rsidR="00731737" w:rsidRPr="00F70F0A">
        <w:rPr>
          <w:rFonts w:ascii="Times New Roman" w:hAnsi="Times New Roman" w:cs="Times New Roman"/>
          <w:sz w:val="24"/>
          <w:szCs w:val="24"/>
          <w:lang w:val="en-US"/>
        </w:rPr>
        <w:t xml:space="preserve">estimation of the average simple effect of ostracism on the first measure, the average simple effect on the last measure and the estimation of the average interaction effect on </w:t>
      </w:r>
      <w:r w:rsidR="00731737">
        <w:rPr>
          <w:rFonts w:ascii="Times New Roman" w:hAnsi="Times New Roman" w:cs="Times New Roman"/>
          <w:sz w:val="24"/>
          <w:szCs w:val="24"/>
          <w:lang w:val="en-US"/>
        </w:rPr>
        <w:t xml:space="preserve">both </w:t>
      </w:r>
      <w:r w:rsidR="00731737" w:rsidRPr="00F70F0A">
        <w:rPr>
          <w:rFonts w:ascii="Times New Roman" w:hAnsi="Times New Roman" w:cs="Times New Roman"/>
          <w:sz w:val="24"/>
          <w:szCs w:val="24"/>
          <w:lang w:val="en-US"/>
        </w:rPr>
        <w:t xml:space="preserve">the first and last measure. </w:t>
      </w:r>
    </w:p>
    <w:p w14:paraId="1ECAC9AF" w14:textId="03719647"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r>
      <w:r w:rsidRPr="00F70F0A">
        <w:rPr>
          <w:rFonts w:ascii="Times New Roman" w:hAnsi="Times New Roman" w:cs="Times New Roman"/>
          <w:b/>
          <w:sz w:val="24"/>
          <w:szCs w:val="24"/>
          <w:lang w:val="en-US"/>
        </w:rPr>
        <w:t>Simple ostracism effect (Hypothesis 1).</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In a </w:t>
      </w:r>
      <w:r w:rsidRPr="00F70F0A">
        <w:rPr>
          <w:rFonts w:ascii="Times New Roman" w:hAnsi="Times New Roman" w:cs="Times New Roman"/>
          <w:sz w:val="24"/>
          <w:szCs w:val="24"/>
          <w:lang w:val="en-US"/>
        </w:rPr>
        <w:t>random-effects model on the main effect of ostracism</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t>
      </w:r>
      <w:r w:rsidRPr="00F70F0A">
        <w:rPr>
          <w:rFonts w:ascii="Times New Roman" w:hAnsi="Times New Roman" w:cs="Times New Roman"/>
          <w:i/>
          <w:sz w:val="24"/>
          <w:szCs w:val="24"/>
          <w:lang w:val="en-US"/>
        </w:rPr>
        <w:t xml:space="preserve">k </w:t>
      </w:r>
      <w:r w:rsidRPr="00F70F0A">
        <w:rPr>
          <w:rFonts w:ascii="Times New Roman" w:hAnsi="Times New Roman" w:cs="Times New Roman"/>
          <w:sz w:val="24"/>
          <w:szCs w:val="24"/>
          <w:lang w:val="en-US"/>
        </w:rPr>
        <w:t>= 120)</w:t>
      </w:r>
      <w:r>
        <w:rPr>
          <w:rFonts w:ascii="Times New Roman" w:hAnsi="Times New Roman" w:cs="Times New Roman"/>
          <w:sz w:val="24"/>
          <w:szCs w:val="24"/>
          <w:lang w:val="en-US"/>
        </w:rPr>
        <w:t xml:space="preserve">, heterogeneity </w:t>
      </w:r>
      <w:r w:rsidRPr="00F70F0A">
        <w:rPr>
          <w:rFonts w:ascii="Times New Roman" w:hAnsi="Times New Roman" w:cs="Times New Roman"/>
          <w:sz w:val="24"/>
          <w:szCs w:val="24"/>
          <w:lang w:val="en-US"/>
        </w:rPr>
        <w:t>was significant, Q</w:t>
      </w:r>
      <w:r w:rsidR="001B642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(119) = </w:t>
      </w:r>
      <w:r w:rsidR="004C2568">
        <w:rPr>
          <w:rFonts w:ascii="Times New Roman" w:hAnsi="Times New Roman" w:cs="Times New Roman"/>
          <w:sz w:val="24"/>
          <w:szCs w:val="24"/>
          <w:lang w:val="en-US"/>
        </w:rPr>
        <w:t>1395</w:t>
      </w:r>
      <w:r w:rsidRPr="00F70F0A">
        <w:rPr>
          <w:rFonts w:ascii="Times New Roman" w:hAnsi="Times New Roman" w:cs="Times New Roman"/>
          <w:sz w:val="24"/>
          <w:szCs w:val="24"/>
          <w:lang w:val="en-US"/>
        </w:rPr>
        <w:t>, p &lt; .0001, I</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w:t>
      </w:r>
      <w:r>
        <w:rPr>
          <w:rFonts w:ascii="Times New Roman" w:hAnsi="Times New Roman" w:cs="Times New Roman"/>
          <w:sz w:val="24"/>
          <w:szCs w:val="24"/>
          <w:lang w:val="en-US"/>
        </w:rPr>
        <w:t>92.</w:t>
      </w:r>
      <w:r w:rsidR="004C2568">
        <w:rPr>
          <w:rFonts w:ascii="Times New Roman" w:hAnsi="Times New Roman" w:cs="Times New Roman"/>
          <w:sz w:val="24"/>
          <w:szCs w:val="24"/>
          <w:lang w:val="en-US"/>
        </w:rPr>
        <w:t>99</w:t>
      </w:r>
      <w:r w:rsidRPr="00F70F0A">
        <w:rPr>
          <w:rFonts w:ascii="Times New Roman" w:hAnsi="Times New Roman" w:cs="Times New Roman"/>
          <w:sz w:val="24"/>
          <w:szCs w:val="24"/>
          <w:lang w:val="en-US"/>
        </w:rPr>
        <w:t>% and estimated τ</w:t>
      </w:r>
      <w:r w:rsidRPr="00F70F0A">
        <w:rPr>
          <w:rFonts w:ascii="Times New Roman" w:hAnsi="Times New Roman" w:cs="Times New Roman"/>
          <w:sz w:val="24"/>
          <w:szCs w:val="24"/>
          <w:vertAlign w:val="superscript"/>
          <w:lang w:val="en-US"/>
        </w:rPr>
        <w:t xml:space="preserve">2  </w:t>
      </w:r>
      <w:r w:rsidRPr="00F70F0A">
        <w:rPr>
          <w:rFonts w:ascii="Times New Roman" w:hAnsi="Times New Roman" w:cs="Times New Roman"/>
          <w:sz w:val="24"/>
          <w:szCs w:val="24"/>
          <w:lang w:val="en-US"/>
        </w:rPr>
        <w:t>=</w:t>
      </w:r>
      <w:r w:rsidR="001B6421">
        <w:rPr>
          <w:rFonts w:ascii="Times New Roman" w:hAnsi="Times New Roman" w:cs="Times New Roman"/>
          <w:sz w:val="24"/>
          <w:szCs w:val="24"/>
          <w:lang w:val="en-US"/>
        </w:rPr>
        <w:t xml:space="preserve"> </w:t>
      </w:r>
      <w:r>
        <w:rPr>
          <w:rFonts w:ascii="Times New Roman" w:hAnsi="Times New Roman" w:cs="Times New Roman"/>
          <w:sz w:val="24"/>
          <w:szCs w:val="24"/>
          <w:lang w:val="en-US"/>
        </w:rPr>
        <w:t>0.</w:t>
      </w:r>
      <w:r w:rsidR="004C2568">
        <w:rPr>
          <w:rFonts w:ascii="Times New Roman" w:hAnsi="Times New Roman" w:cs="Times New Roman"/>
          <w:sz w:val="24"/>
          <w:szCs w:val="24"/>
          <w:lang w:val="en-US"/>
        </w:rPr>
        <w:t>90</w:t>
      </w:r>
      <w:r w:rsidRPr="00F70F0A">
        <w:rPr>
          <w:rFonts w:ascii="Times New Roman" w:hAnsi="Times New Roman" w:cs="Times New Roman"/>
          <w:sz w:val="24"/>
          <w:szCs w:val="24"/>
          <w:lang w:val="en-US"/>
        </w:rPr>
        <w:t>, 95% CI [</w:t>
      </w:r>
      <w:r>
        <w:rPr>
          <w:rFonts w:ascii="Times New Roman" w:hAnsi="Times New Roman" w:cs="Times New Roman"/>
          <w:sz w:val="24"/>
          <w:szCs w:val="24"/>
          <w:lang w:val="en-US"/>
        </w:rPr>
        <w:t>0.</w:t>
      </w:r>
      <w:r w:rsidR="004C2568">
        <w:rPr>
          <w:rFonts w:ascii="Times New Roman" w:hAnsi="Times New Roman" w:cs="Times New Roman"/>
          <w:sz w:val="24"/>
          <w:szCs w:val="24"/>
          <w:lang w:val="en-US"/>
        </w:rPr>
        <w:t>70</w:t>
      </w:r>
      <w:r>
        <w:rPr>
          <w:rFonts w:ascii="Times New Roman" w:hAnsi="Times New Roman" w:cs="Times New Roman"/>
          <w:sz w:val="24"/>
          <w:szCs w:val="24"/>
          <w:lang w:val="en-US"/>
        </w:rPr>
        <w:t>, 1.2</w:t>
      </w:r>
      <w:r w:rsidR="004C2568">
        <w:rPr>
          <w:rFonts w:ascii="Times New Roman" w:hAnsi="Times New Roman" w:cs="Times New Roman"/>
          <w:sz w:val="24"/>
          <w:szCs w:val="24"/>
          <w:lang w:val="en-US"/>
        </w:rPr>
        <w:t>4</w:t>
      </w:r>
      <w:r w:rsidRPr="00F70F0A">
        <w:rPr>
          <w:rFonts w:ascii="Times New Roman" w:hAnsi="Times New Roman" w:cs="Times New Roman"/>
          <w:sz w:val="24"/>
          <w:szCs w:val="24"/>
          <w:lang w:val="en-US"/>
        </w:rPr>
        <w:t>].</w:t>
      </w:r>
      <w:r w:rsidR="00FA4AE7">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The analysis </w:t>
      </w:r>
      <w:r w:rsidR="0020115E" w:rsidRPr="00F70F0A">
        <w:rPr>
          <w:rFonts w:ascii="Times New Roman" w:hAnsi="Times New Roman" w:cs="Times New Roman"/>
          <w:sz w:val="24"/>
          <w:szCs w:val="24"/>
          <w:lang w:val="en-US"/>
        </w:rPr>
        <w:t>yield</w:t>
      </w:r>
      <w:r w:rsidR="0020115E">
        <w:rPr>
          <w:rFonts w:ascii="Times New Roman" w:hAnsi="Times New Roman" w:cs="Times New Roman"/>
          <w:sz w:val="24"/>
          <w:szCs w:val="24"/>
          <w:lang w:val="en-US"/>
        </w:rPr>
        <w:t>ed</w:t>
      </w:r>
      <w:r w:rsidR="0020115E"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an estimated average effect of d = </w:t>
      </w:r>
      <w:r w:rsidR="004C2568">
        <w:rPr>
          <w:rFonts w:ascii="Times New Roman" w:hAnsi="Times New Roman" w:cs="Times New Roman"/>
          <w:sz w:val="24"/>
          <w:szCs w:val="24"/>
          <w:lang w:val="en-US"/>
        </w:rPr>
        <w:t>-1.36</w:t>
      </w:r>
      <w:r w:rsidRPr="00F70F0A">
        <w:rPr>
          <w:rFonts w:ascii="Times New Roman" w:hAnsi="Times New Roman" w:cs="Times New Roman"/>
          <w:sz w:val="24"/>
          <w:szCs w:val="24"/>
          <w:lang w:val="en-US"/>
        </w:rPr>
        <w:t>, p &lt; .0001, 95% CI</w:t>
      </w:r>
      <w:r w:rsidR="001B642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t>
      </w:r>
      <w:r w:rsidR="004C2568">
        <w:rPr>
          <w:rFonts w:ascii="Times New Roman" w:hAnsi="Times New Roman" w:cs="Times New Roman"/>
          <w:sz w:val="24"/>
          <w:szCs w:val="24"/>
          <w:lang w:val="en-US"/>
        </w:rPr>
        <w:t>-1.54, -1.18</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 random-effects version of the Egger’s test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"10.1136/bmj.315.7109.629", "ISSN" : "0959-8138", "PMID" : "9310563", "abstract" : "Funnel plots (plots of effect estimates against sample size) may be useful to detect bias in meta-analyses that were later contradicted by large trials. We examined whether a simple test of asymmetry of funnel plots predicts discordance of results when meta-analyses are compared to large trials, and we assessed the prevalence of bias in published meta-analyses.", "author" : [ { "dropping-particle" : "", "family" : "Egger", "given" : "M", "non-dropping-particle" : "", "parse-names" : false, "suffix" : "" }, { "dropping-particle" : "", "family" : "Smith", "given" : "G. D.", "non-dropping-particle" : "", "parse-names" : false, "suffix" : "" }, { "dropping-particle" : "", "family" : "Schneider", "given" : "M", "non-dropping-particle" : "", "parse-names" : false, "suffix" : "" }, { "dropping-particle" : "", "family" : "Minder", "given" : "C", "non-dropping-particle" : "", "parse-names" : false, "suffix" : "" } ], "container-title" : "BMJ", "id" : "ITEM-1", "issue" : "7109", "issued" : { "date-parts" : [ [ "1997", "9", "13" ] ] }, "page" : "629-634", "title" : "Bias in meta-analysis detected by a simple, graphical test", "type" : "article-journal", "volume" : "315" }, "uris" : [ "http://www.mendeley.com/documents/?uuid=791a1d3f-d0c5-457f-8ccd-cd423a449e7c" ] }, { "id" : "ITEM-2", "itemData" : { "ISBN" : "978-0-470-87014-3", "author" : [ { "dropping-particle" : "", "family" : "Sterne", "given" : "Jonathan A C", "non-dropping-particle" : "", "parse-names" : false, "suffix" : "" }, { "dropping-particle" : "", "family" : "Egger", "given" : "Matthias", "non-dropping-particle" : "", "parse-names" : false, "suffix" : "" } ], "chapter-number" : "6", "container-title" : "Publication bias in meta-analysis", "editor" : [ { "dropping-particle" : "", "family" : "Rothstein", "given" : "Hannah R.", "non-dropping-particle" : "", "parse-names" : false, "suffix" : "" }, { "dropping-particle" : "", "family" : "Sutton", "given" : "A.J.", "non-dropping-particle" : "", "parse-names" : false, "suffix" : "" }, { "dropping-particle" : "", "family" : "Borenstein", "given" : "Michael", "non-dropping-particle" : "", "parse-names" : false, "suffix" : "" } ], "id" : "ITEM-2", "issued" : { "date-parts" : [ [ "2005" ] ] }, "publisher" : "John Wiley &amp; Sons", "publisher-place" : "Chichester", "title" : "Regression Methods to Detect Publication and Other Bias in Meta-Analysis", "type" : "chapter" }, "uris" : [ "http://www.mendeley.com/documents/?uuid=bacffbb9-a379-4495-b26a-8c2d71cfb09d" ] } ], "mendeley" : { "previouslyFormattedCitation" : "(Egger et al., 1997; Sterne &amp; Egger, 2005)"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(Egger et al., 1997; Sterne &amp; Egger, 2005)</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xml:space="preserve"> </w:t>
      </w:r>
      <w:r w:rsidR="0020115E">
        <w:rPr>
          <w:rFonts w:ascii="Times New Roman" w:hAnsi="Times New Roman" w:cs="Times New Roman"/>
          <w:sz w:val="24"/>
          <w:szCs w:val="24"/>
          <w:lang w:val="en-US"/>
        </w:rPr>
        <w:t>indicated</w:t>
      </w:r>
      <w:r w:rsidR="004C2568">
        <w:rPr>
          <w:rFonts w:ascii="Times New Roman" w:hAnsi="Times New Roman" w:cs="Times New Roman"/>
          <w:sz w:val="24"/>
          <w:szCs w:val="24"/>
          <w:lang w:val="en-US"/>
        </w:rPr>
        <w:t xml:space="preserve"> funnel plot asymmetry, z = -6.14</w:t>
      </w:r>
      <w:r w:rsidRPr="00F70F0A">
        <w:rPr>
          <w:rFonts w:ascii="Times New Roman" w:hAnsi="Times New Roman" w:cs="Times New Roman"/>
          <w:sz w:val="24"/>
          <w:szCs w:val="24"/>
          <w:lang w:val="en-US"/>
        </w:rPr>
        <w:t>, p &lt; .0001</w:t>
      </w:r>
      <w:r w:rsidR="00C87E8F">
        <w:rPr>
          <w:rFonts w:ascii="Times New Roman" w:hAnsi="Times New Roman" w:cs="Times New Roman"/>
          <w:sz w:val="24"/>
          <w:szCs w:val="24"/>
          <w:lang w:val="en-US"/>
        </w:rPr>
        <w:t>.</w:t>
      </w:r>
      <w:r w:rsidR="0020115E" w:rsidRPr="00F70F0A">
        <w:rPr>
          <w:rFonts w:ascii="Times New Roman" w:hAnsi="Times New Roman" w:cs="Times New Roman"/>
          <w:sz w:val="24"/>
          <w:szCs w:val="24"/>
          <w:lang w:val="en-US"/>
        </w:rPr>
        <w:t xml:space="preserve"> </w:t>
      </w:r>
      <w:r w:rsidR="00C87E8F">
        <w:rPr>
          <w:rFonts w:ascii="Times New Roman" w:hAnsi="Times New Roman" w:cs="Times New Roman"/>
          <w:sz w:val="24"/>
          <w:szCs w:val="24"/>
          <w:lang w:val="en-US"/>
        </w:rPr>
        <w:t xml:space="preserve">Due </w:t>
      </w:r>
      <w:r w:rsidRPr="00F70F0A">
        <w:rPr>
          <w:rFonts w:ascii="Times New Roman" w:hAnsi="Times New Roman" w:cs="Times New Roman"/>
          <w:sz w:val="24"/>
          <w:szCs w:val="24"/>
          <w:lang w:val="en-US"/>
        </w:rPr>
        <w:t xml:space="preserve">to the size of the </w:t>
      </w:r>
      <w:r w:rsidR="00C87E8F">
        <w:rPr>
          <w:rFonts w:ascii="Times New Roman" w:hAnsi="Times New Roman" w:cs="Times New Roman"/>
          <w:sz w:val="24"/>
          <w:szCs w:val="24"/>
          <w:lang w:val="en-US"/>
        </w:rPr>
        <w:t xml:space="preserve">average </w:t>
      </w:r>
      <w:r w:rsidRPr="00F70F0A">
        <w:rPr>
          <w:rFonts w:ascii="Times New Roman" w:hAnsi="Times New Roman" w:cs="Times New Roman"/>
          <w:sz w:val="24"/>
          <w:szCs w:val="24"/>
          <w:lang w:val="en-US"/>
        </w:rPr>
        <w:t xml:space="preserve">effect, </w:t>
      </w:r>
      <w:r>
        <w:rPr>
          <w:rFonts w:ascii="Times New Roman" w:hAnsi="Times New Roman" w:cs="Times New Roman"/>
          <w:sz w:val="24"/>
          <w:szCs w:val="24"/>
          <w:lang w:val="en-US"/>
        </w:rPr>
        <w:t xml:space="preserve">and hence large power to acquire significant outcomes in primary studies, </w:t>
      </w:r>
      <w:r w:rsidRPr="00F70F0A">
        <w:rPr>
          <w:rFonts w:ascii="Times New Roman" w:hAnsi="Times New Roman" w:cs="Times New Roman"/>
          <w:sz w:val="24"/>
          <w:szCs w:val="24"/>
          <w:lang w:val="en-US"/>
        </w:rPr>
        <w:t xml:space="preserve">we do not suspect publication bias to </w:t>
      </w:r>
      <w:r w:rsidR="00C87E8F">
        <w:rPr>
          <w:rFonts w:ascii="Times New Roman" w:hAnsi="Times New Roman" w:cs="Times New Roman"/>
          <w:sz w:val="24"/>
          <w:szCs w:val="24"/>
          <w:lang w:val="en-US"/>
        </w:rPr>
        <w:t>explain</w:t>
      </w:r>
      <w:r w:rsidRPr="00F70F0A">
        <w:rPr>
          <w:rFonts w:ascii="Times New Roman" w:hAnsi="Times New Roman" w:cs="Times New Roman"/>
          <w:sz w:val="24"/>
          <w:szCs w:val="24"/>
          <w:lang w:val="en-US"/>
        </w:rPr>
        <w:t xml:space="preserve"> this asymmetry. In other words, immediately after being ostracized, the average ostracism effect is estimated at </w:t>
      </w:r>
      <w:r w:rsidR="004C2568">
        <w:rPr>
          <w:rFonts w:ascii="Times New Roman" w:hAnsi="Times New Roman" w:cs="Times New Roman"/>
          <w:sz w:val="24"/>
          <w:szCs w:val="24"/>
          <w:lang w:val="en-US"/>
        </w:rPr>
        <w:t>-1.36</w:t>
      </w:r>
      <w:r w:rsidRPr="00F70F0A">
        <w:rPr>
          <w:rFonts w:ascii="Times New Roman" w:hAnsi="Times New Roman" w:cs="Times New Roman"/>
          <w:sz w:val="24"/>
          <w:szCs w:val="24"/>
          <w:lang w:val="en-US"/>
        </w:rPr>
        <w:t xml:space="preserve"> standard deviation</w:t>
      </w:r>
      <w:r w:rsidR="00991FBE">
        <w:rPr>
          <w:rFonts w:ascii="Times New Roman" w:hAnsi="Times New Roman" w:cs="Times New Roman"/>
          <w:sz w:val="24"/>
          <w:szCs w:val="24"/>
          <w:lang w:val="en-US"/>
        </w:rPr>
        <w:t xml:space="preserve"> units, which </w:t>
      </w:r>
      <w:r w:rsidR="0020115E">
        <w:rPr>
          <w:rFonts w:ascii="Times New Roman" w:hAnsi="Times New Roman" w:cs="Times New Roman"/>
          <w:sz w:val="24"/>
          <w:szCs w:val="24"/>
          <w:lang w:val="en-US"/>
        </w:rPr>
        <w:t>entails</w:t>
      </w:r>
      <w:r w:rsidR="00991FBE">
        <w:rPr>
          <w:rFonts w:ascii="Times New Roman" w:hAnsi="Times New Roman" w:cs="Times New Roman"/>
          <w:sz w:val="24"/>
          <w:szCs w:val="24"/>
          <w:lang w:val="en-US"/>
        </w:rPr>
        <w:t xml:space="preserve"> a large effect (Cohen, 1988)</w:t>
      </w:r>
      <w:r w:rsidRPr="00F70F0A">
        <w:rPr>
          <w:rFonts w:ascii="Times New Roman" w:hAnsi="Times New Roman" w:cs="Times New Roman"/>
          <w:sz w:val="24"/>
          <w:szCs w:val="24"/>
          <w:lang w:val="en-US"/>
        </w:rPr>
        <w:t>.</w:t>
      </w:r>
    </w:p>
    <w:p w14:paraId="64A7EE87" w14:textId="6DC7843F" w:rsidR="00E76D2C" w:rsidRPr="00F70F0A" w:rsidRDefault="00731737"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Next, we fitted a </w:t>
      </w:r>
      <w:r w:rsidRPr="00F70F0A">
        <w:rPr>
          <w:rFonts w:ascii="Times New Roman" w:hAnsi="Times New Roman" w:cs="Times New Roman"/>
          <w:sz w:val="24"/>
          <w:szCs w:val="24"/>
          <w:lang w:val="en-US"/>
        </w:rPr>
        <w:t>mixed-effects</w:t>
      </w:r>
      <w:r>
        <w:rPr>
          <w:rFonts w:ascii="Times New Roman" w:hAnsi="Times New Roman" w:cs="Times New Roman"/>
          <w:sz w:val="24"/>
          <w:szCs w:val="24"/>
          <w:lang w:val="en-US"/>
        </w:rPr>
        <w:t xml:space="preserve"> regression </w:t>
      </w:r>
      <w:r w:rsidRPr="00F70F0A">
        <w:rPr>
          <w:rFonts w:ascii="Times New Roman" w:hAnsi="Times New Roman" w:cs="Times New Roman"/>
          <w:sz w:val="24"/>
          <w:szCs w:val="24"/>
          <w:lang w:val="en-US"/>
        </w:rPr>
        <w:t xml:space="preserve">model for the ostracism effect on the last </w:t>
      </w:r>
      <w:r w:rsidR="00FA4AE7">
        <w:rPr>
          <w:rFonts w:ascii="Times New Roman" w:hAnsi="Times New Roman" w:cs="Times New Roman"/>
          <w:sz w:val="24"/>
          <w:szCs w:val="24"/>
          <w:lang w:val="en-US"/>
        </w:rPr>
        <w:t>measure</w:t>
      </w:r>
      <w:r w:rsidRPr="00F70F0A">
        <w:rPr>
          <w:rFonts w:ascii="Times New Roman" w:hAnsi="Times New Roman" w:cs="Times New Roman"/>
          <w:sz w:val="24"/>
          <w:szCs w:val="24"/>
          <w:lang w:val="en-US"/>
        </w:rPr>
        <w:t xml:space="preserve"> (</w:t>
      </w:r>
      <w:r w:rsidRPr="00F70F0A">
        <w:rPr>
          <w:rFonts w:ascii="Times New Roman" w:hAnsi="Times New Roman" w:cs="Times New Roman"/>
          <w:i/>
          <w:sz w:val="24"/>
          <w:szCs w:val="24"/>
          <w:lang w:val="en-US"/>
        </w:rPr>
        <w:t>k =</w:t>
      </w:r>
      <w:r w:rsidRPr="00F70F0A">
        <w:rPr>
          <w:rFonts w:ascii="Times New Roman" w:hAnsi="Times New Roman" w:cs="Times New Roman"/>
          <w:sz w:val="24"/>
          <w:szCs w:val="24"/>
          <w:lang w:val="en-US"/>
        </w:rPr>
        <w:t xml:space="preserve"> 95), including estimated time in seconds </w:t>
      </w:r>
      <w:commentRangeStart w:id="19"/>
      <w:commentRangeStart w:id="20"/>
      <w:r w:rsidR="005F4B78">
        <w:rPr>
          <w:rFonts w:ascii="Times New Roman" w:hAnsi="Times New Roman" w:cs="Times New Roman"/>
          <w:sz w:val="24"/>
          <w:szCs w:val="24"/>
          <w:lang w:val="en-US"/>
        </w:rPr>
        <w:t xml:space="preserve">since </w:t>
      </w:r>
      <w:r w:rsidR="003375A0">
        <w:rPr>
          <w:rFonts w:ascii="Times New Roman" w:hAnsi="Times New Roman" w:cs="Times New Roman"/>
          <w:sz w:val="24"/>
          <w:szCs w:val="24"/>
          <w:lang w:val="en-US"/>
        </w:rPr>
        <w:t>completing the Cyberball game</w:t>
      </w:r>
      <w:r w:rsidR="005F4B78">
        <w:rPr>
          <w:rFonts w:ascii="Times New Roman" w:hAnsi="Times New Roman" w:cs="Times New Roman"/>
          <w:sz w:val="24"/>
          <w:szCs w:val="24"/>
          <w:lang w:val="en-US"/>
        </w:rPr>
        <w:t xml:space="preserve"> </w:t>
      </w:r>
      <w:commentRangeEnd w:id="19"/>
      <w:r w:rsidR="005F4B78">
        <w:rPr>
          <w:rStyle w:val="CommentReference"/>
        </w:rPr>
        <w:commentReference w:id="19"/>
      </w:r>
      <w:commentRangeEnd w:id="20"/>
      <w:r w:rsidR="003375A0">
        <w:rPr>
          <w:rStyle w:val="CommentReference"/>
        </w:rPr>
        <w:commentReference w:id="20"/>
      </w:r>
      <w:r w:rsidRPr="00F70F0A">
        <w:rPr>
          <w:rFonts w:ascii="Times New Roman" w:hAnsi="Times New Roman" w:cs="Times New Roman"/>
          <w:sz w:val="24"/>
          <w:szCs w:val="24"/>
          <w:lang w:val="en-US"/>
        </w:rPr>
        <w:t>as predictor. Residual heterogeneity was significant, Q</w:t>
      </w:r>
      <w:r w:rsidRPr="00F70F0A">
        <w:rPr>
          <w:rFonts w:ascii="Times New Roman" w:hAnsi="Times New Roman" w:cs="Times New Roman"/>
          <w:sz w:val="24"/>
          <w:szCs w:val="24"/>
          <w:vertAlign w:val="subscript"/>
          <w:lang w:val="en-US"/>
        </w:rPr>
        <w:t>E</w:t>
      </w:r>
      <w:r w:rsidRPr="00F70F0A">
        <w:rPr>
          <w:rFonts w:ascii="Times New Roman" w:hAnsi="Times New Roman" w:cs="Times New Roman"/>
          <w:sz w:val="24"/>
          <w:szCs w:val="24"/>
          <w:lang w:val="en-US"/>
        </w:rPr>
        <w:t xml:space="preserve"> (93) = </w:t>
      </w:r>
      <w:r w:rsidR="004C2568">
        <w:rPr>
          <w:rFonts w:ascii="Times New Roman" w:hAnsi="Times New Roman" w:cs="Times New Roman"/>
          <w:sz w:val="24"/>
          <w:szCs w:val="24"/>
          <w:lang w:val="en-US"/>
        </w:rPr>
        <w:t>803</w:t>
      </w:r>
      <w:r w:rsidRPr="00F70F0A">
        <w:rPr>
          <w:rFonts w:ascii="Times New Roman" w:hAnsi="Times New Roman" w:cs="Times New Roman"/>
          <w:sz w:val="24"/>
          <w:szCs w:val="24"/>
          <w:lang w:val="en-US"/>
        </w:rPr>
        <w:t>, p &lt; .0001 and estimated τ</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w:t>
      </w:r>
      <w:r>
        <w:rPr>
          <w:rFonts w:ascii="Times New Roman" w:hAnsi="Times New Roman" w:cs="Times New Roman"/>
          <w:sz w:val="24"/>
          <w:szCs w:val="24"/>
          <w:lang w:val="en-US"/>
        </w:rPr>
        <w:t>0.3</w:t>
      </w:r>
      <w:r w:rsidR="004C2568">
        <w:rPr>
          <w:rFonts w:ascii="Times New Roman" w:hAnsi="Times New Roman" w:cs="Times New Roman"/>
          <w:sz w:val="24"/>
          <w:szCs w:val="24"/>
          <w:lang w:val="en-US"/>
        </w:rPr>
        <w:t>8</w:t>
      </w:r>
      <w:r w:rsidRPr="00F70F0A">
        <w:rPr>
          <w:rFonts w:ascii="Times New Roman" w:hAnsi="Times New Roman" w:cs="Times New Roman"/>
          <w:sz w:val="24"/>
          <w:szCs w:val="24"/>
          <w:lang w:val="en-US"/>
        </w:rPr>
        <w:t>, 95% CI [</w:t>
      </w:r>
      <w:r>
        <w:rPr>
          <w:rFonts w:ascii="Times New Roman" w:hAnsi="Times New Roman" w:cs="Times New Roman"/>
          <w:sz w:val="24"/>
          <w:szCs w:val="24"/>
          <w:lang w:val="en-US"/>
        </w:rPr>
        <w:t>0.</w:t>
      </w:r>
      <w:r w:rsidR="004C2568">
        <w:rPr>
          <w:rFonts w:ascii="Times New Roman" w:hAnsi="Times New Roman" w:cs="Times New Roman"/>
          <w:sz w:val="24"/>
          <w:szCs w:val="24"/>
          <w:lang w:val="en-US"/>
        </w:rPr>
        <w:t>27</w:t>
      </w:r>
      <w:r>
        <w:rPr>
          <w:rFonts w:ascii="Times New Roman" w:hAnsi="Times New Roman" w:cs="Times New Roman"/>
          <w:sz w:val="24"/>
          <w:szCs w:val="24"/>
          <w:lang w:val="en-US"/>
        </w:rPr>
        <w:t>, 0.</w:t>
      </w:r>
      <w:r w:rsidR="004C2568">
        <w:rPr>
          <w:rFonts w:ascii="Times New Roman" w:hAnsi="Times New Roman" w:cs="Times New Roman"/>
          <w:sz w:val="24"/>
          <w:szCs w:val="24"/>
          <w:lang w:val="en-US"/>
        </w:rPr>
        <w:t>54</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intercept was estimated to be: </w:t>
      </w:r>
      <w:r w:rsidRPr="00F70F0A">
        <w:rPr>
          <w:rFonts w:ascii="Times New Roman" w:hAnsi="Times New Roman" w:cs="Times New Roman"/>
          <w:sz w:val="24"/>
          <w:szCs w:val="24"/>
          <w:lang w:val="en-US"/>
        </w:rPr>
        <w:t>d</w:t>
      </w:r>
      <w:r w:rsidRPr="00F70F0A">
        <w:rPr>
          <w:rFonts w:ascii="Times New Roman" w:hAnsi="Times New Roman" w:cs="Times New Roman"/>
          <w:sz w:val="24"/>
          <w:szCs w:val="24"/>
          <w:vertAlign w:val="subscript"/>
          <w:lang w:val="en-US"/>
        </w:rPr>
        <w:t>intercept</w:t>
      </w:r>
      <w:r w:rsidR="004C2568">
        <w:rPr>
          <w:rFonts w:ascii="Times New Roman" w:hAnsi="Times New Roman" w:cs="Times New Roman"/>
          <w:sz w:val="24"/>
          <w:szCs w:val="24"/>
          <w:vertAlign w:val="subscript"/>
          <w:lang w:val="en-US"/>
        </w:rPr>
        <w:t xml:space="preserve"> </w:t>
      </w:r>
      <w:r w:rsidRPr="00F70F0A">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-0.76</w:t>
      </w:r>
      <w:r w:rsidRPr="00F70F0A">
        <w:rPr>
          <w:rFonts w:ascii="Times New Roman" w:hAnsi="Times New Roman" w:cs="Times New Roman"/>
          <w:sz w:val="24"/>
          <w:szCs w:val="24"/>
          <w:lang w:val="en-US"/>
        </w:rPr>
        <w:t>, p &lt; .0001, 95% CI [</w:t>
      </w:r>
      <w:r w:rsidR="004C2568">
        <w:rPr>
          <w:rFonts w:ascii="Times New Roman" w:hAnsi="Times New Roman" w:cs="Times New Roman"/>
          <w:sz w:val="24"/>
          <w:szCs w:val="24"/>
          <w:lang w:val="en-US"/>
        </w:rPr>
        <w:t>-0.91</w:t>
      </w:r>
      <w:r>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w:t>
      </w:r>
      <w:r>
        <w:rPr>
          <w:rFonts w:ascii="Times New Roman" w:hAnsi="Times New Roman" w:cs="Times New Roman"/>
          <w:sz w:val="24"/>
          <w:szCs w:val="24"/>
          <w:lang w:val="en-US"/>
        </w:rPr>
        <w:t>0.</w:t>
      </w:r>
      <w:r w:rsidR="004C2568">
        <w:rPr>
          <w:rFonts w:ascii="Times New Roman" w:hAnsi="Times New Roman" w:cs="Times New Roman"/>
          <w:sz w:val="24"/>
          <w:szCs w:val="24"/>
          <w:lang w:val="en-US"/>
        </w:rPr>
        <w:t>61</w:t>
      </w:r>
      <w:r w:rsidRPr="00F70F0A">
        <w:rPr>
          <w:rFonts w:ascii="Times New Roman" w:hAnsi="Times New Roman" w:cs="Times New Roman"/>
          <w:sz w:val="24"/>
          <w:szCs w:val="24"/>
          <w:lang w:val="en-US"/>
        </w:rPr>
        <w:t>].</w:t>
      </w:r>
      <w:r w:rsidR="003375A0">
        <w:rPr>
          <w:rFonts w:ascii="Times New Roman" w:hAnsi="Times New Roman" w:cs="Times New Roman"/>
          <w:sz w:val="24"/>
          <w:szCs w:val="24"/>
          <w:lang w:val="en-US"/>
        </w:rPr>
        <w:t xml:space="preserve"> </w:t>
      </w:r>
      <w:r w:rsidR="00E057F3">
        <w:rPr>
          <w:rFonts w:ascii="Times New Roman" w:hAnsi="Times New Roman" w:cs="Times New Roman"/>
          <w:sz w:val="24"/>
          <w:szCs w:val="24"/>
          <w:lang w:val="en-US"/>
        </w:rPr>
        <w:t>Contrary to our expectation, the e</w:t>
      </w:r>
      <w:r w:rsidRPr="00F70F0A">
        <w:rPr>
          <w:rFonts w:ascii="Times New Roman" w:hAnsi="Times New Roman" w:cs="Times New Roman"/>
          <w:sz w:val="24"/>
          <w:szCs w:val="24"/>
          <w:lang w:val="en-US"/>
        </w:rPr>
        <w:t xml:space="preserve">stimated time in seconds </w:t>
      </w:r>
      <w:r w:rsidR="00E057F3">
        <w:rPr>
          <w:rFonts w:ascii="Times New Roman" w:hAnsi="Times New Roman" w:cs="Times New Roman"/>
          <w:sz w:val="24"/>
          <w:szCs w:val="24"/>
          <w:lang w:val="en-US"/>
        </w:rPr>
        <w:t>failed to</w:t>
      </w:r>
      <w:r w:rsidRPr="00F70F0A">
        <w:rPr>
          <w:rFonts w:ascii="Times New Roman" w:hAnsi="Times New Roman" w:cs="Times New Roman"/>
          <w:sz w:val="24"/>
          <w:szCs w:val="24"/>
          <w:lang w:val="en-US"/>
        </w:rPr>
        <w:t xml:space="preserve"> moderate the average effect, b</w:t>
      </w:r>
      <w:r w:rsidR="004C2568">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0.0001</w:t>
      </w:r>
      <w:r w:rsidRPr="00F70F0A">
        <w:rPr>
          <w:rFonts w:ascii="Times New Roman" w:hAnsi="Times New Roman" w:cs="Times New Roman"/>
          <w:sz w:val="24"/>
          <w:szCs w:val="24"/>
          <w:lang w:val="en-US"/>
        </w:rPr>
        <w:t>, p = .</w:t>
      </w:r>
      <w:r w:rsidR="004C2568">
        <w:rPr>
          <w:rFonts w:ascii="Times New Roman" w:hAnsi="Times New Roman" w:cs="Times New Roman"/>
          <w:sz w:val="24"/>
          <w:szCs w:val="24"/>
          <w:lang w:val="en-US"/>
        </w:rPr>
        <w:t>187</w:t>
      </w:r>
      <w:r w:rsidRPr="00F70F0A">
        <w:rPr>
          <w:rFonts w:ascii="Times New Roman" w:hAnsi="Times New Roman" w:cs="Times New Roman"/>
          <w:sz w:val="24"/>
          <w:szCs w:val="24"/>
          <w:lang w:val="en-US"/>
        </w:rPr>
        <w:t>, 95% CI [</w:t>
      </w:r>
      <w:r>
        <w:rPr>
          <w:rFonts w:ascii="Times New Roman" w:hAnsi="Times New Roman" w:cs="Times New Roman"/>
          <w:sz w:val="24"/>
          <w:szCs w:val="24"/>
          <w:lang w:val="en-US"/>
        </w:rPr>
        <w:t>-0.000</w:t>
      </w:r>
      <w:r w:rsidR="004C2568">
        <w:rPr>
          <w:rFonts w:ascii="Times New Roman" w:hAnsi="Times New Roman" w:cs="Times New Roman"/>
          <w:sz w:val="24"/>
          <w:szCs w:val="24"/>
          <w:lang w:val="en-US"/>
        </w:rPr>
        <w:t xml:space="preserve">1, </w:t>
      </w:r>
      <w:r>
        <w:rPr>
          <w:rFonts w:ascii="Times New Roman" w:hAnsi="Times New Roman" w:cs="Times New Roman"/>
          <w:sz w:val="24"/>
          <w:szCs w:val="24"/>
          <w:lang w:val="en-US"/>
        </w:rPr>
        <w:t>0.000</w:t>
      </w:r>
      <w:r w:rsidR="004C2568">
        <w:rPr>
          <w:rFonts w:ascii="Times New Roman" w:hAnsi="Times New Roman" w:cs="Times New Roman"/>
          <w:sz w:val="24"/>
          <w:szCs w:val="24"/>
          <w:lang w:val="en-US"/>
        </w:rPr>
        <w:t>3</w:t>
      </w:r>
      <w:r w:rsidRPr="00F70F0A">
        <w:rPr>
          <w:rFonts w:ascii="Times New Roman" w:hAnsi="Times New Roman" w:cs="Times New Roman"/>
          <w:sz w:val="24"/>
          <w:szCs w:val="24"/>
          <w:lang w:val="en-US"/>
        </w:rPr>
        <w:t xml:space="preserve">]. </w:t>
      </w:r>
      <w:r w:rsidR="00E057F3">
        <w:rPr>
          <w:rFonts w:ascii="Times New Roman" w:hAnsi="Times New Roman" w:cs="Times New Roman"/>
          <w:sz w:val="24"/>
          <w:szCs w:val="24"/>
          <w:lang w:val="en-US"/>
        </w:rPr>
        <w:t>However, w</w:t>
      </w:r>
      <w:r w:rsidR="005F4B78">
        <w:rPr>
          <w:rFonts w:ascii="Times New Roman" w:hAnsi="Times New Roman" w:cs="Times New Roman"/>
          <w:sz w:val="24"/>
          <w:szCs w:val="24"/>
          <w:lang w:val="en-US"/>
        </w:rPr>
        <w:t>e</w:t>
      </w:r>
      <w:r w:rsidR="00E057F3"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have to take into consideration the low power of the moderation analyses due to the large (residual) heterogeneity in effect sizes</w:t>
      </w:r>
      <w:r>
        <w:rPr>
          <w:rFonts w:ascii="Times New Roman" w:hAnsi="Times New Roman" w:cs="Times New Roman"/>
          <w:sz w:val="24"/>
          <w:szCs w:val="24"/>
          <w:lang w:val="en-US"/>
        </w:rPr>
        <w:t xml:space="preserve"> (Hedges &amp; Pigott, 2004)</w:t>
      </w:r>
      <w:r w:rsidRPr="00F70F0A">
        <w:rPr>
          <w:rFonts w:ascii="Times New Roman" w:hAnsi="Times New Roman" w:cs="Times New Roman"/>
          <w:sz w:val="24"/>
          <w:szCs w:val="24"/>
          <w:lang w:val="en-US"/>
        </w:rPr>
        <w:t>. A regression test for mixed-effects model</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with moderator</w:t>
      </w:r>
      <w:r w:rsidR="00D643EA">
        <w:rPr>
          <w:rFonts w:ascii="Times New Roman" w:hAnsi="Times New Roman" w:cs="Times New Roman"/>
          <w:sz w:val="24"/>
          <w:szCs w:val="24"/>
          <w:lang w:val="en-US"/>
        </w:rPr>
        <w:t xml:space="preserve"> (i.e., including both the time and SE as predictor)</w:t>
      </w:r>
      <w:r w:rsidRPr="00F70F0A">
        <w:rPr>
          <w:rFonts w:ascii="Times New Roman" w:hAnsi="Times New Roman" w:cs="Times New Roman"/>
          <w:sz w:val="24"/>
          <w:szCs w:val="24"/>
          <w:lang w:val="en-US"/>
        </w:rPr>
        <w:t xml:space="preserve"> showed no funnel plot asymmetry, z = </w:t>
      </w:r>
      <w:r w:rsidR="004C2568">
        <w:rPr>
          <w:rFonts w:ascii="Times New Roman" w:hAnsi="Times New Roman" w:cs="Times New Roman"/>
          <w:sz w:val="24"/>
          <w:szCs w:val="24"/>
          <w:lang w:val="en-US"/>
        </w:rPr>
        <w:t>-0.72</w:t>
      </w:r>
      <w:r w:rsidRPr="00F70F0A">
        <w:rPr>
          <w:rFonts w:ascii="Times New Roman" w:hAnsi="Times New Roman" w:cs="Times New Roman"/>
          <w:sz w:val="24"/>
          <w:szCs w:val="24"/>
          <w:lang w:val="en-US"/>
        </w:rPr>
        <w:t xml:space="preserve">, p </w:t>
      </w:r>
      <w:r>
        <w:rPr>
          <w:rFonts w:ascii="Times New Roman" w:hAnsi="Times New Roman" w:cs="Times New Roman"/>
          <w:sz w:val="24"/>
          <w:szCs w:val="24"/>
          <w:lang w:val="en-US"/>
        </w:rPr>
        <w:t>= .</w:t>
      </w:r>
      <w:r w:rsidR="004C2568">
        <w:rPr>
          <w:rFonts w:ascii="Times New Roman" w:hAnsi="Times New Roman" w:cs="Times New Roman"/>
          <w:sz w:val="24"/>
          <w:szCs w:val="24"/>
          <w:lang w:val="en-US"/>
        </w:rPr>
        <w:t>474</w:t>
      </w:r>
      <w:r w:rsidRPr="00F70F0A">
        <w:rPr>
          <w:rFonts w:ascii="Times New Roman" w:hAnsi="Times New Roman" w:cs="Times New Roman"/>
          <w:sz w:val="24"/>
          <w:szCs w:val="24"/>
          <w:lang w:val="en-US"/>
        </w:rPr>
        <w:t>. In short, long after ostracism has occurred (M</w:t>
      </w:r>
      <w:r w:rsidRPr="00F70F0A">
        <w:rPr>
          <w:rFonts w:ascii="Times New Roman" w:hAnsi="Times New Roman" w:cs="Times New Roman"/>
          <w:sz w:val="24"/>
          <w:szCs w:val="24"/>
          <w:vertAlign w:val="subscript"/>
          <w:lang w:val="en-US"/>
        </w:rPr>
        <w:t>time</w:t>
      </w:r>
      <w:r w:rsidRPr="00F70F0A">
        <w:rPr>
          <w:rFonts w:ascii="Times New Roman" w:hAnsi="Times New Roman" w:cs="Times New Roman"/>
          <w:sz w:val="24"/>
          <w:szCs w:val="24"/>
          <w:lang w:val="en-US"/>
        </w:rPr>
        <w:t xml:space="preserve"> = 291.18 seconds), ostracized participants on average score</w:t>
      </w:r>
      <w:r w:rsidR="005F4B78">
        <w:rPr>
          <w:rFonts w:ascii="Times New Roman" w:hAnsi="Times New Roman" w:cs="Times New Roman"/>
          <w:sz w:val="24"/>
          <w:szCs w:val="24"/>
          <w:lang w:val="en-US"/>
        </w:rPr>
        <w:t>d</w:t>
      </w:r>
      <w:r w:rsidRPr="00F70F0A">
        <w:rPr>
          <w:rFonts w:ascii="Times New Roman" w:hAnsi="Times New Roman" w:cs="Times New Roman"/>
          <w:sz w:val="24"/>
          <w:szCs w:val="24"/>
          <w:lang w:val="en-US"/>
        </w:rPr>
        <w:t xml:space="preserve"> around </w:t>
      </w:r>
      <w:r w:rsidR="004C2568">
        <w:rPr>
          <w:rFonts w:ascii="Times New Roman" w:hAnsi="Times New Roman" w:cs="Times New Roman"/>
          <w:sz w:val="24"/>
          <w:szCs w:val="24"/>
          <w:lang w:val="en-US"/>
        </w:rPr>
        <w:t>-</w:t>
      </w:r>
      <w:r>
        <w:rPr>
          <w:rFonts w:ascii="Times New Roman" w:hAnsi="Times New Roman" w:cs="Times New Roman"/>
          <w:sz w:val="24"/>
          <w:szCs w:val="24"/>
          <w:lang w:val="en-US"/>
        </w:rPr>
        <w:t>0.</w:t>
      </w:r>
      <w:r w:rsidR="004C2568">
        <w:rPr>
          <w:rFonts w:ascii="Times New Roman" w:hAnsi="Times New Roman" w:cs="Times New Roman"/>
          <w:sz w:val="24"/>
          <w:szCs w:val="24"/>
          <w:lang w:val="en-US"/>
        </w:rPr>
        <w:t>73 standard deviation units</w:t>
      </w:r>
      <w:r w:rsidRPr="00F70F0A">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lower</w:t>
      </w:r>
      <w:r w:rsidRPr="00F70F0A">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 xml:space="preserve">when compared with </w:t>
      </w:r>
      <w:r w:rsidRPr="00F70F0A">
        <w:rPr>
          <w:rFonts w:ascii="Times New Roman" w:hAnsi="Times New Roman" w:cs="Times New Roman"/>
          <w:sz w:val="24"/>
          <w:szCs w:val="24"/>
          <w:lang w:val="en-US"/>
        </w:rPr>
        <w:t>included participants, an effect that does not appear to be moderated further by time passed since the ostracism occur</w:t>
      </w:r>
      <w:r>
        <w:rPr>
          <w:rFonts w:ascii="Times New Roman" w:hAnsi="Times New Roman" w:cs="Times New Roman"/>
          <w:sz w:val="24"/>
          <w:szCs w:val="24"/>
          <w:lang w:val="en-US"/>
        </w:rPr>
        <w:t>r</w:t>
      </w:r>
      <w:r w:rsidRPr="00F70F0A">
        <w:rPr>
          <w:rFonts w:ascii="Times New Roman" w:hAnsi="Times New Roman" w:cs="Times New Roman"/>
          <w:sz w:val="24"/>
          <w:szCs w:val="24"/>
          <w:lang w:val="en-US"/>
        </w:rPr>
        <w:t xml:space="preserve">ence. </w:t>
      </w:r>
    </w:p>
    <w:p w14:paraId="1976947A" w14:textId="23A4E004" w:rsidR="00E76D2C" w:rsidRPr="00F70F0A" w:rsidRDefault="000B1401"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Thus, results show a clear</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effect of ostracism on both the first and last measures, of which the latter is</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i/>
          <w:sz w:val="24"/>
          <w:szCs w:val="24"/>
          <w:lang w:val="en-US"/>
        </w:rPr>
        <w:t>not</w:t>
      </w:r>
      <w:r w:rsidR="00731737" w:rsidRPr="00F70F0A">
        <w:rPr>
          <w:rFonts w:ascii="Times New Roman" w:hAnsi="Times New Roman" w:cs="Times New Roman"/>
          <w:sz w:val="24"/>
          <w:szCs w:val="24"/>
          <w:lang w:val="en-US"/>
        </w:rPr>
        <w:t xml:space="preserve"> </w:t>
      </w:r>
      <w:r w:rsidR="003375A0">
        <w:rPr>
          <w:rFonts w:ascii="Times New Roman" w:hAnsi="Times New Roman" w:cs="Times New Roman"/>
          <w:sz w:val="24"/>
          <w:szCs w:val="24"/>
          <w:lang w:val="en-US"/>
        </w:rPr>
        <w:t>predicted</w:t>
      </w:r>
      <w:r w:rsidR="00731737" w:rsidRPr="00F70F0A">
        <w:rPr>
          <w:rFonts w:ascii="Times New Roman" w:hAnsi="Times New Roman" w:cs="Times New Roman"/>
          <w:sz w:val="24"/>
          <w:szCs w:val="24"/>
          <w:lang w:val="en-US"/>
        </w:rPr>
        <w:t xml:space="preserve"> by time</w:t>
      </w:r>
      <w:r w:rsidR="00731737">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as operationalized </w:t>
      </w:r>
      <w:r w:rsidR="00731737">
        <w:rPr>
          <w:rFonts w:ascii="Times New Roman" w:hAnsi="Times New Roman" w:cs="Times New Roman"/>
          <w:sz w:val="24"/>
          <w:szCs w:val="24"/>
          <w:lang w:val="en-US"/>
        </w:rPr>
        <w:t>in our analysis</w:t>
      </w:r>
      <w:r w:rsidR="00731737" w:rsidRPr="00F70F0A">
        <w:rPr>
          <w:rFonts w:ascii="Times New Roman" w:hAnsi="Times New Roman" w:cs="Times New Roman"/>
          <w:sz w:val="24"/>
          <w:szCs w:val="24"/>
          <w:lang w:val="en-US"/>
        </w:rPr>
        <w:t xml:space="preserve">. The ostracism effect over time </w:t>
      </w:r>
      <w:r w:rsidR="005F4B78">
        <w:rPr>
          <w:rFonts w:ascii="Times New Roman" w:hAnsi="Times New Roman" w:cs="Times New Roman"/>
          <w:sz w:val="24"/>
          <w:szCs w:val="24"/>
          <w:lang w:val="en-US"/>
        </w:rPr>
        <w:t>can also be</w:t>
      </w:r>
      <w:r w:rsidR="00731737" w:rsidRPr="00F70F0A">
        <w:rPr>
          <w:rFonts w:ascii="Times New Roman" w:hAnsi="Times New Roman" w:cs="Times New Roman"/>
          <w:sz w:val="24"/>
          <w:szCs w:val="24"/>
          <w:lang w:val="en-US"/>
        </w:rPr>
        <w:t xml:space="preserve"> inspected via confidence </w:t>
      </w:r>
      <w:commentRangeStart w:id="21"/>
      <w:commentRangeStart w:id="22"/>
      <w:r w:rsidR="00731737" w:rsidRPr="00F70F0A">
        <w:rPr>
          <w:rFonts w:ascii="Times New Roman" w:hAnsi="Times New Roman" w:cs="Times New Roman"/>
          <w:sz w:val="24"/>
          <w:szCs w:val="24"/>
          <w:lang w:val="en-US"/>
        </w:rPr>
        <w:t>intervals</w:t>
      </w:r>
      <w:commentRangeEnd w:id="21"/>
      <w:r w:rsidR="00BE4844">
        <w:rPr>
          <w:rStyle w:val="CommentReference"/>
        </w:rPr>
        <w:commentReference w:id="21"/>
      </w:r>
      <w:commentRangeEnd w:id="22"/>
      <w:r w:rsidR="003375A0">
        <w:rPr>
          <w:rStyle w:val="CommentReference"/>
        </w:rPr>
        <w:commentReference w:id="22"/>
      </w:r>
      <w:r w:rsidR="00731737" w:rsidRPr="00F70F0A">
        <w:rPr>
          <w:rFonts w:ascii="Times New Roman" w:hAnsi="Times New Roman" w:cs="Times New Roman"/>
          <w:sz w:val="24"/>
          <w:szCs w:val="24"/>
          <w:lang w:val="en-US"/>
        </w:rPr>
        <w:t>.</w:t>
      </w:r>
      <w:r w:rsidR="00731737">
        <w:rPr>
          <w:rFonts w:ascii="Times New Roman" w:hAnsi="Times New Roman" w:cs="Times New Roman"/>
          <w:sz w:val="24"/>
          <w:szCs w:val="24"/>
          <w:lang w:val="en-US"/>
        </w:rPr>
        <w:t xml:space="preserve"> </w:t>
      </w:r>
      <w:r w:rsidR="005F4B78">
        <w:rPr>
          <w:rFonts w:ascii="Times New Roman" w:hAnsi="Times New Roman" w:cs="Times New Roman"/>
          <w:sz w:val="24"/>
          <w:szCs w:val="24"/>
          <w:lang w:val="en-US"/>
        </w:rPr>
        <w:t>C</w:t>
      </w:r>
      <w:r w:rsidRPr="00F70F0A">
        <w:rPr>
          <w:rFonts w:ascii="Times New Roman" w:hAnsi="Times New Roman" w:cs="Times New Roman"/>
          <w:sz w:val="24"/>
          <w:szCs w:val="24"/>
          <w:lang w:val="en-US"/>
        </w:rPr>
        <w:t xml:space="preserve">omparing </w:t>
      </w:r>
      <w:r w:rsidR="00731737" w:rsidRPr="00F70F0A">
        <w:rPr>
          <w:rFonts w:ascii="Times New Roman" w:hAnsi="Times New Roman" w:cs="Times New Roman"/>
          <w:sz w:val="24"/>
          <w:szCs w:val="24"/>
          <w:lang w:val="en-US"/>
        </w:rPr>
        <w:t>the 95% confidence intervals for the average ostracism effect on the first measure (i.e.</w:t>
      </w:r>
      <w:r w:rsidR="00731737">
        <w:rPr>
          <w:rFonts w:ascii="Times New Roman" w:hAnsi="Times New Roman" w:cs="Times New Roman"/>
          <w:sz w:val="24"/>
          <w:szCs w:val="24"/>
          <w:lang w:val="en-US"/>
        </w:rPr>
        <w:t xml:space="preserve">, </w:t>
      </w:r>
      <w:r w:rsidR="002315A3" w:rsidRPr="00F70F0A">
        <w:rPr>
          <w:rFonts w:ascii="Times New Roman" w:hAnsi="Times New Roman" w:cs="Times New Roman"/>
          <w:sz w:val="24"/>
          <w:szCs w:val="24"/>
          <w:lang w:val="en-US"/>
        </w:rPr>
        <w:t>[</w:t>
      </w:r>
      <w:r w:rsidR="002315A3">
        <w:rPr>
          <w:rFonts w:ascii="Times New Roman" w:hAnsi="Times New Roman" w:cs="Times New Roman"/>
          <w:sz w:val="24"/>
          <w:szCs w:val="24"/>
          <w:lang w:val="en-US"/>
        </w:rPr>
        <w:t>-1.54, -1.18</w:t>
      </w:r>
      <w:r w:rsidR="002315A3" w:rsidRPr="00F70F0A">
        <w:rPr>
          <w:rFonts w:ascii="Times New Roman" w:hAnsi="Times New Roman" w:cs="Times New Roman"/>
          <w:sz w:val="24"/>
          <w:szCs w:val="24"/>
          <w:lang w:val="en-US"/>
        </w:rPr>
        <w:t>]</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and on the last measure (i.e.</w:t>
      </w:r>
      <w:r w:rsidR="00731737">
        <w:rPr>
          <w:rFonts w:ascii="Times New Roman" w:hAnsi="Times New Roman" w:cs="Times New Roman"/>
          <w:sz w:val="24"/>
          <w:szCs w:val="24"/>
          <w:lang w:val="en-US"/>
        </w:rPr>
        <w:t xml:space="preserve">, </w:t>
      </w:r>
      <w:r w:rsidR="002315A3" w:rsidRPr="00F70F0A">
        <w:rPr>
          <w:rFonts w:ascii="Times New Roman" w:hAnsi="Times New Roman" w:cs="Times New Roman"/>
          <w:sz w:val="24"/>
          <w:szCs w:val="24"/>
          <w:lang w:val="en-US"/>
        </w:rPr>
        <w:t>[</w:t>
      </w:r>
      <w:r w:rsidR="002315A3">
        <w:rPr>
          <w:rFonts w:ascii="Times New Roman" w:hAnsi="Times New Roman" w:cs="Times New Roman"/>
          <w:sz w:val="24"/>
          <w:szCs w:val="24"/>
          <w:lang w:val="en-US"/>
        </w:rPr>
        <w:t>-0.91, -0.61</w:t>
      </w:r>
      <w:r w:rsidR="002315A3" w:rsidRPr="00F70F0A">
        <w:rPr>
          <w:rFonts w:ascii="Times New Roman" w:hAnsi="Times New Roman" w:cs="Times New Roman"/>
          <w:sz w:val="24"/>
          <w:szCs w:val="24"/>
          <w:lang w:val="en-US"/>
        </w:rPr>
        <w:t>]</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show</w:t>
      </w:r>
      <w:r>
        <w:rPr>
          <w:rFonts w:ascii="Times New Roman" w:hAnsi="Times New Roman" w:cs="Times New Roman"/>
          <w:sz w:val="24"/>
          <w:szCs w:val="24"/>
          <w:lang w:val="en-US"/>
        </w:rPr>
        <w:t xml:space="preserve">ed no </w:t>
      </w:r>
      <w:r w:rsidR="00731737" w:rsidRPr="00F70F0A">
        <w:rPr>
          <w:rFonts w:ascii="Times New Roman" w:hAnsi="Times New Roman" w:cs="Times New Roman"/>
          <w:sz w:val="24"/>
          <w:szCs w:val="24"/>
          <w:lang w:val="en-US"/>
        </w:rPr>
        <w:t>overlap.</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Although the difference in average effect sizes between first and last measure cannot be formally tested (because of a lack of information on the correlation between measures in the primary studies),</w:t>
      </w:r>
      <w:r w:rsidR="005F4B78">
        <w:rPr>
          <w:rFonts w:ascii="Times New Roman" w:hAnsi="Times New Roman" w:cs="Times New Roman"/>
          <w:sz w:val="24"/>
          <w:szCs w:val="24"/>
          <w:lang w:val="en-US"/>
        </w:rPr>
        <w:t xml:space="preserve"> the mean </w:t>
      </w:r>
      <w:r w:rsidR="00731737" w:rsidRPr="00F70F0A">
        <w:rPr>
          <w:rFonts w:ascii="Times New Roman" w:hAnsi="Times New Roman" w:cs="Times New Roman"/>
          <w:sz w:val="24"/>
          <w:szCs w:val="24"/>
          <w:lang w:val="en-US"/>
        </w:rPr>
        <w:t xml:space="preserve">difference is </w:t>
      </w:r>
      <w:r w:rsidR="005F4B78">
        <w:rPr>
          <w:rFonts w:ascii="Times New Roman" w:hAnsi="Times New Roman" w:cs="Times New Roman"/>
          <w:sz w:val="24"/>
          <w:szCs w:val="24"/>
          <w:lang w:val="en-US"/>
        </w:rPr>
        <w:t>sizeable</w:t>
      </w:r>
      <w:r w:rsidR="005F4B78"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and </w:t>
      </w:r>
      <w:commentRangeStart w:id="23"/>
      <w:commentRangeStart w:id="24"/>
      <w:r w:rsidR="00731737" w:rsidRPr="00F70F0A">
        <w:rPr>
          <w:rFonts w:ascii="Times New Roman" w:hAnsi="Times New Roman" w:cs="Times New Roman"/>
          <w:sz w:val="24"/>
          <w:szCs w:val="24"/>
          <w:lang w:val="en-US"/>
        </w:rPr>
        <w:t>C</w:t>
      </w:r>
      <w:r w:rsidR="00731737">
        <w:rPr>
          <w:rFonts w:ascii="Times New Roman" w:hAnsi="Times New Roman" w:cs="Times New Roman"/>
          <w:sz w:val="24"/>
          <w:szCs w:val="24"/>
          <w:lang w:val="en-US"/>
        </w:rPr>
        <w:t>I</w:t>
      </w:r>
      <w:r w:rsidR="00731737" w:rsidRPr="00F70F0A">
        <w:rPr>
          <w:rFonts w:ascii="Times New Roman" w:hAnsi="Times New Roman" w:cs="Times New Roman"/>
          <w:sz w:val="24"/>
          <w:szCs w:val="24"/>
          <w:lang w:val="en-US"/>
        </w:rPr>
        <w:t xml:space="preserve">s </w:t>
      </w:r>
      <w:commentRangeEnd w:id="23"/>
      <w:r w:rsidR="00F65837">
        <w:rPr>
          <w:rStyle w:val="CommentReference"/>
        </w:rPr>
        <w:commentReference w:id="23"/>
      </w:r>
      <w:commentRangeEnd w:id="24"/>
      <w:r w:rsidR="00A37527">
        <w:rPr>
          <w:rStyle w:val="CommentReference"/>
        </w:rPr>
        <w:commentReference w:id="24"/>
      </w:r>
      <w:r w:rsidR="00731737" w:rsidRPr="00F70F0A">
        <w:rPr>
          <w:rFonts w:ascii="Times New Roman" w:hAnsi="Times New Roman" w:cs="Times New Roman"/>
          <w:sz w:val="24"/>
          <w:szCs w:val="24"/>
          <w:lang w:val="en-US"/>
        </w:rPr>
        <w:t>sugges</w:t>
      </w:r>
      <w:r w:rsidR="00731737">
        <w:rPr>
          <w:rFonts w:ascii="Times New Roman" w:hAnsi="Times New Roman" w:cs="Times New Roman"/>
          <w:sz w:val="24"/>
          <w:szCs w:val="24"/>
          <w:lang w:val="en-US"/>
        </w:rPr>
        <w:t>t</w:t>
      </w:r>
      <w:r w:rsidR="00731737" w:rsidRPr="00F70F0A">
        <w:rPr>
          <w:rFonts w:ascii="Times New Roman" w:hAnsi="Times New Roman" w:cs="Times New Roman"/>
          <w:sz w:val="24"/>
          <w:szCs w:val="24"/>
          <w:lang w:val="en-US"/>
        </w:rPr>
        <w:t xml:space="preserve"> that the average ostracism effect is smaller for the last measure</w:t>
      </w:r>
      <w:r>
        <w:rPr>
          <w:rFonts w:ascii="Times New Roman" w:hAnsi="Times New Roman" w:cs="Times New Roman"/>
          <w:sz w:val="24"/>
          <w:szCs w:val="24"/>
          <w:lang w:val="en-US"/>
        </w:rPr>
        <w:t>, as expected</w:t>
      </w:r>
      <w:r w:rsidR="00731737" w:rsidRPr="00F70F0A">
        <w:rPr>
          <w:rFonts w:ascii="Times New Roman" w:hAnsi="Times New Roman" w:cs="Times New Roman"/>
          <w:sz w:val="24"/>
          <w:szCs w:val="24"/>
          <w:lang w:val="en-US"/>
        </w:rPr>
        <w:t>.</w:t>
      </w:r>
      <w:r w:rsidR="00A37527">
        <w:rPr>
          <w:rFonts w:ascii="Times New Roman" w:hAnsi="Times New Roman" w:cs="Times New Roman"/>
          <w:sz w:val="24"/>
          <w:szCs w:val="24"/>
          <w:lang w:val="en-US"/>
        </w:rPr>
        <w:t xml:space="preserve"> Given the expected positive correlation between interaction effects for first and last measures, the comparison of CIs is likely to be </w:t>
      </w:r>
      <w:commentRangeStart w:id="25"/>
      <w:commentRangeStart w:id="26"/>
      <w:r w:rsidR="00A37527">
        <w:rPr>
          <w:rFonts w:ascii="Times New Roman" w:hAnsi="Times New Roman" w:cs="Times New Roman"/>
          <w:sz w:val="24"/>
          <w:szCs w:val="24"/>
          <w:lang w:val="en-US"/>
        </w:rPr>
        <w:t xml:space="preserve">conservative </w:t>
      </w:r>
      <w:commentRangeEnd w:id="25"/>
      <w:r w:rsidR="00A37527">
        <w:rPr>
          <w:rStyle w:val="CommentReference"/>
        </w:rPr>
        <w:commentReference w:id="25"/>
      </w:r>
      <w:commentRangeEnd w:id="26"/>
      <w:r w:rsidR="00A37527">
        <w:rPr>
          <w:rStyle w:val="CommentReference"/>
        </w:rPr>
        <w:commentReference w:id="26"/>
      </w:r>
      <w:r w:rsidR="00A37527">
        <w:rPr>
          <w:rFonts w:ascii="Times New Roman" w:hAnsi="Times New Roman" w:cs="Times New Roman"/>
          <w:sz w:val="24"/>
          <w:szCs w:val="24"/>
          <w:lang w:val="en-US"/>
        </w:rPr>
        <w:t xml:space="preserve"> (Schenker &amp; Gentleman, 2001), and hence we conclude that the average ostracism effects are different between first and last </w:t>
      </w:r>
      <w:commentRangeStart w:id="27"/>
      <w:commentRangeStart w:id="28"/>
      <w:r w:rsidR="00A37527">
        <w:rPr>
          <w:rFonts w:ascii="Times New Roman" w:hAnsi="Times New Roman" w:cs="Times New Roman"/>
          <w:sz w:val="24"/>
          <w:szCs w:val="24"/>
          <w:lang w:val="en-US"/>
        </w:rPr>
        <w:t>measures</w:t>
      </w:r>
      <w:commentRangeEnd w:id="27"/>
      <w:r w:rsidR="00A37527">
        <w:rPr>
          <w:rStyle w:val="CommentReference"/>
        </w:rPr>
        <w:commentReference w:id="27"/>
      </w:r>
      <w:commentRangeEnd w:id="28"/>
      <w:r w:rsidR="00A37527">
        <w:rPr>
          <w:rStyle w:val="CommentReference"/>
        </w:rPr>
        <w:commentReference w:id="28"/>
      </w:r>
      <w:r w:rsidR="00A37527">
        <w:rPr>
          <w:rFonts w:ascii="Times New Roman" w:hAnsi="Times New Roman" w:cs="Times New Roman"/>
          <w:sz w:val="24"/>
          <w:szCs w:val="24"/>
          <w:lang w:val="en-US"/>
        </w:rPr>
        <w:t>.</w:t>
      </w:r>
    </w:p>
    <w:p w14:paraId="752AC137" w14:textId="19772FB2"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lastRenderedPageBreak/>
        <w:t>Moderation of ostracism (Hypothesis 2).</w:t>
      </w:r>
      <w:r>
        <w:rPr>
          <w:rFonts w:ascii="Times New Roman" w:hAnsi="Times New Roman" w:cs="Times New Roman"/>
          <w:b/>
          <w:sz w:val="24"/>
          <w:szCs w:val="24"/>
          <w:lang w:val="en-US"/>
        </w:rPr>
        <w:t xml:space="preserve"> </w:t>
      </w:r>
      <w:r w:rsidRPr="00FA4AE7">
        <w:rPr>
          <w:rFonts w:ascii="Times New Roman" w:hAnsi="Times New Roman" w:cs="Times New Roman"/>
          <w:sz w:val="24"/>
          <w:szCs w:val="24"/>
          <w:lang w:val="en-US"/>
        </w:rPr>
        <w:t>To test moderation</w:t>
      </w:r>
      <w:r w:rsidR="00D643EA">
        <w:rPr>
          <w:rFonts w:ascii="Times New Roman" w:hAnsi="Times New Roman" w:cs="Times New Roman"/>
          <w:sz w:val="24"/>
          <w:szCs w:val="24"/>
          <w:lang w:val="en-US"/>
        </w:rPr>
        <w:t xml:space="preserve"> of the ostracism effect</w:t>
      </w:r>
      <w:r w:rsidR="000B1401">
        <w:rPr>
          <w:rFonts w:ascii="Times New Roman" w:hAnsi="Times New Roman" w:cs="Times New Roman"/>
          <w:sz w:val="24"/>
          <w:szCs w:val="24"/>
          <w:lang w:val="en-US"/>
        </w:rPr>
        <w:t>,</w:t>
      </w:r>
      <w:r w:rsidRPr="00FA4AE7">
        <w:rPr>
          <w:rFonts w:ascii="Times New Roman" w:hAnsi="Times New Roman" w:cs="Times New Roman"/>
          <w:sz w:val="24"/>
          <w:szCs w:val="24"/>
          <w:lang w:val="en-US"/>
        </w:rPr>
        <w:t xml:space="preserve"> we selected the experiments that manipul</w:t>
      </w:r>
      <w:r w:rsidR="00604171">
        <w:rPr>
          <w:rFonts w:ascii="Times New Roman" w:hAnsi="Times New Roman" w:cs="Times New Roman"/>
          <w:sz w:val="24"/>
          <w:szCs w:val="24"/>
          <w:lang w:val="en-US"/>
        </w:rPr>
        <w:t>at</w:t>
      </w:r>
      <w:r w:rsidRPr="00FA4AE7">
        <w:rPr>
          <w:rFonts w:ascii="Times New Roman" w:hAnsi="Times New Roman" w:cs="Times New Roman"/>
          <w:sz w:val="24"/>
          <w:szCs w:val="24"/>
          <w:lang w:val="en-US"/>
        </w:rPr>
        <w:t xml:space="preserve">ed ostracism and </w:t>
      </w:r>
      <w:r w:rsidR="000B1401">
        <w:rPr>
          <w:rFonts w:ascii="Times New Roman" w:hAnsi="Times New Roman" w:cs="Times New Roman"/>
          <w:sz w:val="24"/>
          <w:szCs w:val="24"/>
          <w:lang w:val="en-US"/>
        </w:rPr>
        <w:t>an</w:t>
      </w:r>
      <w:r w:rsidRPr="00FA4AE7">
        <w:rPr>
          <w:rFonts w:ascii="Times New Roman" w:hAnsi="Times New Roman" w:cs="Times New Roman"/>
          <w:sz w:val="24"/>
          <w:szCs w:val="24"/>
          <w:lang w:val="en-US"/>
        </w:rPr>
        <w:t>other independent variable</w:t>
      </w:r>
      <w:r w:rsidR="000B1401">
        <w:rPr>
          <w:rFonts w:ascii="Times New Roman" w:hAnsi="Times New Roman" w:cs="Times New Roman"/>
          <w:sz w:val="24"/>
          <w:szCs w:val="24"/>
          <w:lang w:val="en-US"/>
        </w:rPr>
        <w:t xml:space="preserve"> in between-subjects designs</w:t>
      </w:r>
      <w:r w:rsidRPr="00FA4AE7">
        <w:rPr>
          <w:rFonts w:ascii="Times New Roman" w:hAnsi="Times New Roman" w:cs="Times New Roman"/>
          <w:sz w:val="24"/>
          <w:szCs w:val="24"/>
          <w:lang w:val="en-US"/>
        </w:rPr>
        <w:t>.</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A random-effects model on the interaction effect </w:t>
      </w:r>
      <w:r>
        <w:rPr>
          <w:rFonts w:ascii="Times New Roman" w:hAnsi="Times New Roman" w:cs="Times New Roman"/>
          <w:sz w:val="24"/>
          <w:szCs w:val="24"/>
          <w:lang w:val="en-US"/>
        </w:rPr>
        <w:t>(</w:t>
      </w:r>
      <w:r w:rsidRPr="00F70F0A">
        <w:rPr>
          <w:rFonts w:ascii="Times New Roman" w:hAnsi="Times New Roman" w:cs="Times New Roman"/>
          <w:sz w:val="24"/>
          <w:szCs w:val="24"/>
          <w:lang w:val="en-US"/>
        </w:rPr>
        <w:t>Δd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on the first measure (</w:t>
      </w:r>
      <w:r w:rsidRPr="00F70F0A">
        <w:rPr>
          <w:rFonts w:ascii="Times New Roman" w:hAnsi="Times New Roman" w:cs="Times New Roman"/>
          <w:i/>
          <w:sz w:val="24"/>
          <w:szCs w:val="24"/>
          <w:lang w:val="en-US"/>
        </w:rPr>
        <w:t xml:space="preserve">k </w:t>
      </w:r>
      <w:r w:rsidRPr="00F70F0A">
        <w:rPr>
          <w:rFonts w:ascii="Times New Roman" w:hAnsi="Times New Roman" w:cs="Times New Roman"/>
          <w:sz w:val="24"/>
          <w:szCs w:val="24"/>
          <w:lang w:val="en-US"/>
        </w:rPr>
        <w:t xml:space="preserve">= 52) </w:t>
      </w:r>
      <w:r w:rsidR="000B1401" w:rsidRPr="00F70F0A">
        <w:rPr>
          <w:rFonts w:ascii="Times New Roman" w:hAnsi="Times New Roman" w:cs="Times New Roman"/>
          <w:sz w:val="24"/>
          <w:szCs w:val="24"/>
          <w:lang w:val="en-US"/>
        </w:rPr>
        <w:t>show</w:t>
      </w:r>
      <w:r w:rsidR="000B1401">
        <w:rPr>
          <w:rFonts w:ascii="Times New Roman" w:hAnsi="Times New Roman" w:cs="Times New Roman"/>
          <w:sz w:val="24"/>
          <w:szCs w:val="24"/>
          <w:lang w:val="en-US"/>
        </w:rPr>
        <w:t xml:space="preserve">ed </w:t>
      </w:r>
      <w:r w:rsidRPr="00F70F0A">
        <w:rPr>
          <w:rFonts w:ascii="Times New Roman" w:hAnsi="Times New Roman" w:cs="Times New Roman"/>
          <w:sz w:val="24"/>
          <w:szCs w:val="24"/>
          <w:lang w:val="en-US"/>
        </w:rPr>
        <w:t>heterogeneity</w:t>
      </w:r>
      <w:r w:rsidR="00D643EA">
        <w:rPr>
          <w:rFonts w:ascii="Times New Roman" w:hAnsi="Times New Roman" w:cs="Times New Roman"/>
          <w:sz w:val="24"/>
          <w:szCs w:val="24"/>
          <w:lang w:val="en-US"/>
        </w:rPr>
        <w:t xml:space="preserve"> in underlying effects</w:t>
      </w:r>
      <w:r w:rsidRPr="00F70F0A">
        <w:rPr>
          <w:rFonts w:ascii="Times New Roman" w:hAnsi="Times New Roman" w:cs="Times New Roman"/>
          <w:sz w:val="24"/>
          <w:szCs w:val="24"/>
          <w:lang w:val="en-US"/>
        </w:rPr>
        <w:t>, Q</w:t>
      </w:r>
      <w:r w:rsidR="001B642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(51) = </w:t>
      </w:r>
      <w:r w:rsidR="00F15DFE">
        <w:rPr>
          <w:rFonts w:ascii="Times New Roman" w:hAnsi="Times New Roman" w:cs="Times New Roman"/>
          <w:sz w:val="24"/>
          <w:szCs w:val="24"/>
          <w:lang w:val="en-US"/>
        </w:rPr>
        <w:t>103.24</w:t>
      </w:r>
      <w:r w:rsidRPr="00F70F0A">
        <w:rPr>
          <w:rFonts w:ascii="Times New Roman" w:hAnsi="Times New Roman" w:cs="Times New Roman"/>
          <w:sz w:val="24"/>
          <w:szCs w:val="24"/>
          <w:lang w:val="en-US"/>
        </w:rPr>
        <w:t xml:space="preserve">, p </w:t>
      </w:r>
      <w:r w:rsidR="00F15DFE">
        <w:rPr>
          <w:rFonts w:ascii="Times New Roman" w:hAnsi="Times New Roman" w:cs="Times New Roman"/>
          <w:sz w:val="24"/>
          <w:szCs w:val="24"/>
          <w:lang w:val="en-US"/>
        </w:rPr>
        <w:t>&lt; .0001</w:t>
      </w:r>
      <w:r w:rsidRPr="00F70F0A">
        <w:rPr>
          <w:rFonts w:ascii="Times New Roman" w:hAnsi="Times New Roman" w:cs="Times New Roman"/>
          <w:sz w:val="24"/>
          <w:szCs w:val="24"/>
          <w:lang w:val="en-US"/>
        </w:rPr>
        <w:t>, I</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w:t>
      </w:r>
      <w:r w:rsidR="00F15DFE">
        <w:rPr>
          <w:rFonts w:ascii="Times New Roman" w:hAnsi="Times New Roman" w:cs="Times New Roman"/>
          <w:sz w:val="24"/>
          <w:szCs w:val="24"/>
          <w:lang w:val="en-US"/>
        </w:rPr>
        <w:t>50.60</w:t>
      </w:r>
      <w:r w:rsidRPr="00F70F0A">
        <w:rPr>
          <w:rFonts w:ascii="Times New Roman" w:hAnsi="Times New Roman" w:cs="Times New Roman"/>
          <w:sz w:val="24"/>
          <w:szCs w:val="24"/>
          <w:lang w:val="en-US"/>
        </w:rPr>
        <w:t>% and</w:t>
      </w:r>
      <w:r w:rsidR="00D643EA">
        <w:rPr>
          <w:rFonts w:ascii="Times New Roman" w:hAnsi="Times New Roman" w:cs="Times New Roman"/>
          <w:sz w:val="24"/>
          <w:szCs w:val="24"/>
          <w:lang w:val="en-US"/>
        </w:rPr>
        <w:t xml:space="preserve"> an</w:t>
      </w:r>
      <w:r w:rsidR="000B140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estimated τ</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0.</w:t>
      </w:r>
      <w:r w:rsidR="00F15DFE">
        <w:rPr>
          <w:rFonts w:ascii="Times New Roman" w:hAnsi="Times New Roman" w:cs="Times New Roman"/>
          <w:sz w:val="24"/>
          <w:szCs w:val="24"/>
          <w:lang w:val="en-US"/>
        </w:rPr>
        <w:t>19</w:t>
      </w:r>
      <w:r w:rsidRPr="00F70F0A">
        <w:rPr>
          <w:rFonts w:ascii="Times New Roman" w:hAnsi="Times New Roman" w:cs="Times New Roman"/>
          <w:sz w:val="24"/>
          <w:szCs w:val="24"/>
          <w:lang w:val="en-US"/>
        </w:rPr>
        <w:t>, 95% CI [0</w:t>
      </w:r>
      <w:r w:rsidR="00F15DFE">
        <w:rPr>
          <w:rFonts w:ascii="Times New Roman" w:hAnsi="Times New Roman" w:cs="Times New Roman"/>
          <w:sz w:val="24"/>
          <w:szCs w:val="24"/>
          <w:lang w:val="en-US"/>
        </w:rPr>
        <w:t>.07</w:t>
      </w:r>
      <w:r w:rsidR="005751E9">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0.</w:t>
      </w:r>
      <w:r w:rsidR="00F15DFE">
        <w:rPr>
          <w:rFonts w:ascii="Times New Roman" w:hAnsi="Times New Roman" w:cs="Times New Roman"/>
          <w:sz w:val="24"/>
          <w:szCs w:val="24"/>
          <w:lang w:val="en-US"/>
        </w:rPr>
        <w:t>41</w:t>
      </w:r>
      <w:r w:rsidRPr="00F70F0A">
        <w:rPr>
          <w:rFonts w:ascii="Times New Roman" w:hAnsi="Times New Roman" w:cs="Times New Roman"/>
          <w:sz w:val="24"/>
          <w:szCs w:val="24"/>
          <w:lang w:val="en-US"/>
        </w:rPr>
        <w:t>].</w:t>
      </w:r>
      <w:r w:rsidR="005751E9">
        <w:rPr>
          <w:rFonts w:ascii="Times New Roman" w:hAnsi="Times New Roman" w:cs="Times New Roman"/>
          <w:sz w:val="24"/>
          <w:szCs w:val="24"/>
          <w:lang w:val="en-US"/>
        </w:rPr>
        <w:t xml:space="preserve"> </w:t>
      </w:r>
      <w:r w:rsidR="00D643EA">
        <w:rPr>
          <w:rFonts w:ascii="Times New Roman" w:hAnsi="Times New Roman" w:cs="Times New Roman"/>
          <w:sz w:val="24"/>
          <w:szCs w:val="24"/>
          <w:lang w:val="en-US"/>
        </w:rPr>
        <w:t>The</w:t>
      </w:r>
      <w:r w:rsidR="00D643EA"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average interaction effect </w:t>
      </w:r>
      <w:r w:rsidR="00D643EA">
        <w:rPr>
          <w:rFonts w:ascii="Times New Roman" w:hAnsi="Times New Roman" w:cs="Times New Roman"/>
          <w:sz w:val="24"/>
          <w:szCs w:val="24"/>
          <w:lang w:val="en-US"/>
        </w:rPr>
        <w:t>equalled</w:t>
      </w:r>
      <w:r w:rsidRPr="00F70F0A">
        <w:rPr>
          <w:rFonts w:ascii="Times New Roman" w:hAnsi="Times New Roman" w:cs="Times New Roman"/>
          <w:sz w:val="24"/>
          <w:szCs w:val="24"/>
          <w:lang w:val="en-US"/>
        </w:rPr>
        <w:t xml:space="preserve"> Δd = </w:t>
      </w:r>
      <w:r w:rsidR="00F15DFE">
        <w:rPr>
          <w:rFonts w:ascii="Times New Roman" w:hAnsi="Times New Roman" w:cs="Times New Roman"/>
          <w:sz w:val="24"/>
          <w:szCs w:val="24"/>
          <w:lang w:val="en-US"/>
        </w:rPr>
        <w:t>-0.46</w:t>
      </w:r>
      <w:r w:rsidRPr="00F70F0A">
        <w:rPr>
          <w:rFonts w:ascii="Times New Roman" w:hAnsi="Times New Roman" w:cs="Times New Roman"/>
          <w:sz w:val="24"/>
          <w:szCs w:val="24"/>
          <w:lang w:val="en-US"/>
        </w:rPr>
        <w:t>, p &lt; .0001, 95% CI [</w:t>
      </w:r>
      <w:r w:rsidR="00F15DFE">
        <w:rPr>
          <w:rFonts w:ascii="Times New Roman" w:hAnsi="Times New Roman" w:cs="Times New Roman"/>
          <w:sz w:val="24"/>
          <w:szCs w:val="24"/>
          <w:lang w:val="en-US"/>
        </w:rPr>
        <w:t>-0.64, -0.28</w:t>
      </w:r>
      <w:r w:rsidRPr="00F70F0A">
        <w:rPr>
          <w:rFonts w:ascii="Times New Roman" w:hAnsi="Times New Roman" w:cs="Times New Roman"/>
          <w:sz w:val="24"/>
          <w:szCs w:val="24"/>
          <w:lang w:val="en-US"/>
        </w:rPr>
        <w:t>], indicating a change in the ostracism effect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due to the moderator level and vice versa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moderation of the ostracism effect). There was indication of funnel plot asymmetry</w:t>
      </w:r>
      <w:r w:rsidR="000B1401">
        <w:rPr>
          <w:rFonts w:ascii="Times New Roman" w:hAnsi="Times New Roman" w:cs="Times New Roman"/>
          <w:sz w:val="24"/>
          <w:szCs w:val="24"/>
          <w:lang w:val="en-US"/>
        </w:rPr>
        <w:t xml:space="preserve"> in this analysis</w:t>
      </w:r>
      <w:r w:rsidRPr="00F70F0A">
        <w:rPr>
          <w:rFonts w:ascii="Times New Roman" w:hAnsi="Times New Roman" w:cs="Times New Roman"/>
          <w:sz w:val="24"/>
          <w:szCs w:val="24"/>
          <w:lang w:val="en-US"/>
        </w:rPr>
        <w:t xml:space="preserve">, z = </w:t>
      </w:r>
      <w:r w:rsidR="00F15DFE">
        <w:rPr>
          <w:rFonts w:ascii="Times New Roman" w:hAnsi="Times New Roman" w:cs="Times New Roman"/>
          <w:sz w:val="24"/>
          <w:szCs w:val="24"/>
          <w:lang w:val="en-US"/>
        </w:rPr>
        <w:t>-2.43,</w:t>
      </w:r>
      <w:r w:rsidRPr="00F70F0A">
        <w:rPr>
          <w:rFonts w:ascii="Times New Roman" w:hAnsi="Times New Roman" w:cs="Times New Roman"/>
          <w:sz w:val="24"/>
          <w:szCs w:val="24"/>
          <w:lang w:val="en-US"/>
        </w:rPr>
        <w:t xml:space="preserve"> p </w:t>
      </w:r>
      <w:r w:rsidR="00F15DFE">
        <w:rPr>
          <w:rFonts w:ascii="Times New Roman" w:hAnsi="Times New Roman" w:cs="Times New Roman"/>
          <w:sz w:val="24"/>
          <w:szCs w:val="24"/>
          <w:lang w:val="en-US"/>
        </w:rPr>
        <w:t>= .015</w:t>
      </w:r>
      <w:r w:rsidRPr="00F70F0A">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Thus, t</w:t>
      </w:r>
      <w:r w:rsidRPr="00F70F0A">
        <w:rPr>
          <w:rFonts w:ascii="Times New Roman" w:hAnsi="Times New Roman" w:cs="Times New Roman"/>
          <w:sz w:val="24"/>
          <w:szCs w:val="24"/>
          <w:lang w:val="en-US"/>
        </w:rPr>
        <w:t xml:space="preserve">he data indicate that the ostracism effect </w:t>
      </w:r>
      <w:r w:rsidRPr="00F70F0A">
        <w:rPr>
          <w:rFonts w:ascii="Times New Roman" w:hAnsi="Times New Roman" w:cs="Times New Roman"/>
          <w:i/>
          <w:sz w:val="24"/>
          <w:szCs w:val="24"/>
          <w:lang w:val="en-US"/>
        </w:rPr>
        <w:t>can</w:t>
      </w:r>
      <w:r w:rsidRPr="00F70F0A">
        <w:rPr>
          <w:rFonts w:ascii="Times New Roman" w:hAnsi="Times New Roman" w:cs="Times New Roman"/>
          <w:sz w:val="24"/>
          <w:szCs w:val="24"/>
          <w:lang w:val="en-US"/>
        </w:rPr>
        <w:t xml:space="preserve"> be moderated on the first measure following the ostracism sequence</w:t>
      </w:r>
      <w:r w:rsidR="000B1401">
        <w:rPr>
          <w:rFonts w:ascii="Times New Roman" w:hAnsi="Times New Roman" w:cs="Times New Roman"/>
          <w:sz w:val="24"/>
          <w:szCs w:val="24"/>
          <w:lang w:val="en-US"/>
        </w:rPr>
        <w:t xml:space="preserve">, but </w:t>
      </w:r>
      <w:r w:rsidR="00D643EA">
        <w:rPr>
          <w:rFonts w:ascii="Times New Roman" w:hAnsi="Times New Roman" w:cs="Times New Roman"/>
          <w:sz w:val="24"/>
          <w:szCs w:val="24"/>
          <w:lang w:val="en-US"/>
        </w:rPr>
        <w:t>it is possible that</w:t>
      </w:r>
      <w:r w:rsidR="000B1401">
        <w:rPr>
          <w:rFonts w:ascii="Times New Roman" w:hAnsi="Times New Roman" w:cs="Times New Roman"/>
          <w:sz w:val="24"/>
          <w:szCs w:val="24"/>
          <w:lang w:val="en-US"/>
        </w:rPr>
        <w:t xml:space="preserve"> publication bias may have affected the interaction </w:t>
      </w:r>
      <w:commentRangeStart w:id="29"/>
      <w:commentRangeStart w:id="30"/>
      <w:r w:rsidR="000B1401">
        <w:rPr>
          <w:rFonts w:ascii="Times New Roman" w:hAnsi="Times New Roman" w:cs="Times New Roman"/>
          <w:sz w:val="24"/>
          <w:szCs w:val="24"/>
          <w:lang w:val="en-US"/>
        </w:rPr>
        <w:t>estimates</w:t>
      </w:r>
      <w:commentRangeEnd w:id="29"/>
      <w:r w:rsidR="00BE4844">
        <w:rPr>
          <w:rStyle w:val="CommentReference"/>
        </w:rPr>
        <w:commentReference w:id="29"/>
      </w:r>
      <w:commentRangeEnd w:id="30"/>
      <w:r w:rsidR="00606C3D">
        <w:rPr>
          <w:rStyle w:val="CommentReference"/>
        </w:rPr>
        <w:commentReference w:id="30"/>
      </w:r>
      <w:r w:rsidRPr="00F70F0A">
        <w:rPr>
          <w:rFonts w:ascii="Times New Roman" w:hAnsi="Times New Roman" w:cs="Times New Roman"/>
          <w:sz w:val="24"/>
          <w:szCs w:val="24"/>
          <w:lang w:val="en-US"/>
        </w:rPr>
        <w:t>.</w:t>
      </w:r>
    </w:p>
    <w:p w14:paraId="04436454" w14:textId="196F6B3C" w:rsidR="00E76D2C" w:rsidRPr="00A95997"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On the last measure (</w:t>
      </w:r>
      <w:r w:rsidRPr="00F70F0A">
        <w:rPr>
          <w:rFonts w:ascii="Times New Roman" w:hAnsi="Times New Roman" w:cs="Times New Roman"/>
          <w:i/>
          <w:sz w:val="24"/>
          <w:szCs w:val="24"/>
          <w:lang w:val="en-US"/>
        </w:rPr>
        <w:t xml:space="preserve">k </w:t>
      </w:r>
      <w:r w:rsidRPr="00F70F0A">
        <w:rPr>
          <w:rFonts w:ascii="Times New Roman" w:hAnsi="Times New Roman" w:cs="Times New Roman"/>
          <w:sz w:val="24"/>
          <w:szCs w:val="24"/>
          <w:lang w:val="en-US"/>
        </w:rPr>
        <w:t xml:space="preserve">= 46), the mixed-effects model (with estimated time as predictor) for the interaction effect </w:t>
      </w:r>
      <w:r w:rsidR="000B1401">
        <w:rPr>
          <w:rFonts w:ascii="Times New Roman" w:hAnsi="Times New Roman" w:cs="Times New Roman"/>
          <w:sz w:val="24"/>
          <w:szCs w:val="24"/>
          <w:lang w:val="en-US"/>
        </w:rPr>
        <w:t xml:space="preserve">again </w:t>
      </w:r>
      <w:r w:rsidRPr="00F70F0A">
        <w:rPr>
          <w:rFonts w:ascii="Times New Roman" w:hAnsi="Times New Roman" w:cs="Times New Roman"/>
          <w:sz w:val="24"/>
          <w:szCs w:val="24"/>
          <w:lang w:val="en-US"/>
        </w:rPr>
        <w:t>showed residual heterogeneity, Q</w:t>
      </w:r>
      <w:r w:rsidRPr="00F70F0A">
        <w:rPr>
          <w:rFonts w:ascii="Times New Roman" w:hAnsi="Times New Roman" w:cs="Times New Roman"/>
          <w:sz w:val="24"/>
          <w:szCs w:val="24"/>
          <w:vertAlign w:val="subscript"/>
          <w:lang w:val="en-US"/>
        </w:rPr>
        <w:t>E</w:t>
      </w:r>
      <w:r w:rsidR="001B6421">
        <w:rPr>
          <w:rFonts w:ascii="Times New Roman" w:hAnsi="Times New Roman" w:cs="Times New Roman"/>
          <w:sz w:val="24"/>
          <w:szCs w:val="24"/>
          <w:vertAlign w:val="subscript"/>
          <w:lang w:val="en-US"/>
        </w:rPr>
        <w:t xml:space="preserve"> </w:t>
      </w:r>
      <w:r w:rsidRPr="00F70F0A">
        <w:rPr>
          <w:rFonts w:ascii="Times New Roman" w:hAnsi="Times New Roman" w:cs="Times New Roman"/>
          <w:sz w:val="24"/>
          <w:szCs w:val="24"/>
          <w:lang w:val="en-US"/>
        </w:rPr>
        <w:t xml:space="preserve">(44) = </w:t>
      </w:r>
      <w:r w:rsidR="00F15DFE">
        <w:rPr>
          <w:rFonts w:ascii="Times New Roman" w:hAnsi="Times New Roman" w:cs="Times New Roman"/>
          <w:sz w:val="24"/>
          <w:szCs w:val="24"/>
          <w:lang w:val="en-US"/>
        </w:rPr>
        <w:t>100.82</w:t>
      </w:r>
      <w:r w:rsidRPr="00F70F0A">
        <w:rPr>
          <w:rFonts w:ascii="Times New Roman" w:hAnsi="Times New Roman" w:cs="Times New Roman"/>
          <w:sz w:val="24"/>
          <w:szCs w:val="24"/>
          <w:lang w:val="en-US"/>
        </w:rPr>
        <w:t xml:space="preserve">, p </w:t>
      </w:r>
      <w:r w:rsidR="00F15DFE">
        <w:rPr>
          <w:rFonts w:ascii="Times New Roman" w:hAnsi="Times New Roman" w:cs="Times New Roman"/>
          <w:sz w:val="24"/>
          <w:szCs w:val="24"/>
          <w:lang w:val="en-US"/>
        </w:rPr>
        <w:t>&lt; .0001</w:t>
      </w:r>
      <w:r w:rsidRPr="00F70F0A">
        <w:rPr>
          <w:rFonts w:ascii="Times New Roman" w:hAnsi="Times New Roman" w:cs="Times New Roman"/>
          <w:sz w:val="24"/>
          <w:szCs w:val="24"/>
          <w:lang w:val="en-US"/>
        </w:rPr>
        <w:t xml:space="preserve"> and estimated </w:t>
      </w:r>
      <w:r w:rsidRPr="00F70F0A">
        <w:rPr>
          <w:rFonts w:ascii="Times New Roman" w:hAnsi="Times New Roman" w:cs="Times New Roman"/>
          <w:sz w:val="24"/>
          <w:szCs w:val="24"/>
        </w:rPr>
        <w:t>τ</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0.</w:t>
      </w:r>
      <w:r w:rsidR="00F15DFE">
        <w:rPr>
          <w:rFonts w:ascii="Times New Roman" w:hAnsi="Times New Roman" w:cs="Times New Roman"/>
          <w:sz w:val="24"/>
          <w:szCs w:val="24"/>
          <w:lang w:val="en-US"/>
        </w:rPr>
        <w:t>21</w:t>
      </w:r>
      <w:r w:rsidRPr="00F70F0A">
        <w:rPr>
          <w:rFonts w:ascii="Times New Roman" w:hAnsi="Times New Roman" w:cs="Times New Roman"/>
          <w:sz w:val="24"/>
          <w:szCs w:val="24"/>
          <w:lang w:val="en-US"/>
        </w:rPr>
        <w:t>, 95% CI [0</w:t>
      </w:r>
      <w:r w:rsidR="00F15DFE">
        <w:rPr>
          <w:rFonts w:ascii="Times New Roman" w:hAnsi="Times New Roman" w:cs="Times New Roman"/>
          <w:sz w:val="24"/>
          <w:szCs w:val="24"/>
          <w:lang w:val="en-US"/>
        </w:rPr>
        <w:t>.10</w:t>
      </w:r>
      <w:r>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0.55</w:t>
      </w:r>
      <w:r w:rsidRPr="00F70F0A">
        <w:rPr>
          <w:rFonts w:ascii="Times New Roman" w:hAnsi="Times New Roman" w:cs="Times New Roman"/>
          <w:sz w:val="24"/>
          <w:szCs w:val="24"/>
          <w:lang w:val="en-US"/>
        </w:rPr>
        <w:t xml:space="preserve">]. The </w:t>
      </w:r>
      <w:r>
        <w:rPr>
          <w:rFonts w:ascii="Times New Roman" w:hAnsi="Times New Roman" w:cs="Times New Roman"/>
          <w:sz w:val="24"/>
          <w:szCs w:val="24"/>
          <w:lang w:val="en-US"/>
        </w:rPr>
        <w:t xml:space="preserve">intercept of the </w:t>
      </w:r>
      <w:r w:rsidRPr="00F70F0A">
        <w:rPr>
          <w:rFonts w:ascii="Times New Roman" w:hAnsi="Times New Roman" w:cs="Times New Roman"/>
          <w:sz w:val="24"/>
          <w:szCs w:val="24"/>
          <w:lang w:val="en-US"/>
        </w:rPr>
        <w:t xml:space="preserve">interaction effect was estimated at </w:t>
      </w:r>
      <w:r w:rsidRPr="00F70F0A">
        <w:rPr>
          <w:rFonts w:ascii="Times New Roman" w:hAnsi="Times New Roman" w:cs="Times New Roman"/>
          <w:sz w:val="24"/>
          <w:szCs w:val="24"/>
        </w:rPr>
        <w:t>Δ</w:t>
      </w:r>
      <w:r w:rsidRPr="00F70F0A">
        <w:rPr>
          <w:rFonts w:ascii="Times New Roman" w:hAnsi="Times New Roman" w:cs="Times New Roman"/>
          <w:sz w:val="24"/>
          <w:szCs w:val="24"/>
          <w:lang w:val="en-US"/>
        </w:rPr>
        <w:t>d</w:t>
      </w:r>
      <w:r w:rsidRPr="00F70F0A">
        <w:rPr>
          <w:rFonts w:ascii="Times New Roman" w:hAnsi="Times New Roman" w:cs="Times New Roman"/>
          <w:sz w:val="24"/>
          <w:szCs w:val="24"/>
          <w:vertAlign w:val="subscript"/>
          <w:lang w:val="en-US"/>
        </w:rPr>
        <w:t>intercept</w:t>
      </w:r>
      <w:r w:rsidRPr="00F70F0A">
        <w:rPr>
          <w:rFonts w:ascii="Times New Roman" w:hAnsi="Times New Roman" w:cs="Times New Roman"/>
          <w:sz w:val="24"/>
          <w:szCs w:val="24"/>
          <w:vertAlign w:val="subscript"/>
          <w:lang w:val="en-US"/>
        </w:rPr>
        <w:softHyphen/>
      </w:r>
      <w:r w:rsidRPr="00F70F0A">
        <w:rPr>
          <w:rFonts w:ascii="Times New Roman" w:hAnsi="Times New Roman" w:cs="Times New Roman"/>
          <w:sz w:val="24"/>
          <w:szCs w:val="24"/>
          <w:lang w:val="en-US"/>
        </w:rPr>
        <w:t xml:space="preserve"> = </w:t>
      </w:r>
      <w:r w:rsidR="00F15DFE">
        <w:rPr>
          <w:rFonts w:ascii="Times New Roman" w:hAnsi="Times New Roman" w:cs="Times New Roman"/>
          <w:sz w:val="24"/>
          <w:szCs w:val="24"/>
          <w:lang w:val="en-US"/>
        </w:rPr>
        <w:t>-0.20</w:t>
      </w:r>
      <w:r w:rsidRPr="00F70F0A">
        <w:rPr>
          <w:rFonts w:ascii="Times New Roman" w:hAnsi="Times New Roman" w:cs="Times New Roman"/>
          <w:sz w:val="24"/>
          <w:szCs w:val="24"/>
          <w:lang w:val="en-US"/>
        </w:rPr>
        <w:t xml:space="preserve">, p </w:t>
      </w:r>
      <w:r w:rsidR="00F15DFE">
        <w:rPr>
          <w:rFonts w:ascii="Times New Roman" w:hAnsi="Times New Roman" w:cs="Times New Roman"/>
          <w:sz w:val="24"/>
          <w:szCs w:val="24"/>
          <w:lang w:val="en-US"/>
        </w:rPr>
        <w:t>= .052</w:t>
      </w:r>
      <w:r w:rsidRPr="00F70F0A">
        <w:rPr>
          <w:rFonts w:ascii="Times New Roman" w:hAnsi="Times New Roman" w:cs="Times New Roman"/>
          <w:sz w:val="24"/>
          <w:szCs w:val="24"/>
          <w:lang w:val="en-US"/>
        </w:rPr>
        <w:t>, 95% CI [</w:t>
      </w:r>
      <w:r w:rsidR="00F15DFE">
        <w:rPr>
          <w:rFonts w:ascii="Times New Roman" w:hAnsi="Times New Roman" w:cs="Times New Roman"/>
          <w:sz w:val="24"/>
          <w:szCs w:val="24"/>
          <w:lang w:val="en-US"/>
        </w:rPr>
        <w:t>-0.402, 0.002]</w:t>
      </w:r>
      <w:r w:rsidRPr="00F70F0A">
        <w:rPr>
          <w:rFonts w:ascii="Times New Roman" w:hAnsi="Times New Roman" w:cs="Times New Roman"/>
          <w:sz w:val="24"/>
          <w:szCs w:val="24"/>
          <w:lang w:val="en-US"/>
        </w:rPr>
        <w:t xml:space="preserve"> and no moderation of time was found, b = </w:t>
      </w:r>
      <w:r>
        <w:rPr>
          <w:rFonts w:ascii="Times New Roman" w:hAnsi="Times New Roman" w:cs="Times New Roman"/>
          <w:sz w:val="24"/>
          <w:szCs w:val="24"/>
          <w:lang w:val="en-US"/>
        </w:rPr>
        <w:t>0</w:t>
      </w:r>
      <w:r w:rsidRPr="00F70F0A">
        <w:rPr>
          <w:rFonts w:ascii="Times New Roman" w:hAnsi="Times New Roman" w:cs="Times New Roman"/>
          <w:sz w:val="24"/>
          <w:szCs w:val="24"/>
          <w:lang w:val="en-US"/>
        </w:rPr>
        <w:t>.000</w:t>
      </w:r>
      <w:r w:rsidR="00F15DFE">
        <w:rPr>
          <w:rFonts w:ascii="Times New Roman" w:hAnsi="Times New Roman" w:cs="Times New Roman"/>
          <w:sz w:val="24"/>
          <w:szCs w:val="24"/>
          <w:lang w:val="en-US"/>
        </w:rPr>
        <w:t>2</w:t>
      </w:r>
      <w:r w:rsidRPr="00F70F0A">
        <w:rPr>
          <w:rFonts w:ascii="Times New Roman" w:hAnsi="Times New Roman" w:cs="Times New Roman"/>
          <w:sz w:val="24"/>
          <w:szCs w:val="24"/>
          <w:lang w:val="en-US"/>
        </w:rPr>
        <w:t>, p = .</w:t>
      </w:r>
      <w:r w:rsidR="00F15DFE">
        <w:rPr>
          <w:rFonts w:ascii="Times New Roman" w:hAnsi="Times New Roman" w:cs="Times New Roman"/>
          <w:sz w:val="24"/>
          <w:szCs w:val="24"/>
          <w:lang w:val="en-US"/>
        </w:rPr>
        <w:t>159</w:t>
      </w:r>
      <w:r w:rsidRPr="00F70F0A">
        <w:rPr>
          <w:rFonts w:ascii="Times New Roman" w:hAnsi="Times New Roman" w:cs="Times New Roman"/>
          <w:sz w:val="24"/>
          <w:szCs w:val="24"/>
          <w:lang w:val="en-US"/>
        </w:rPr>
        <w:t>, 95% CI [-0.000</w:t>
      </w:r>
      <w:r w:rsidR="00F15DFE">
        <w:rPr>
          <w:rFonts w:ascii="Times New Roman" w:hAnsi="Times New Roman" w:cs="Times New Roman"/>
          <w:sz w:val="24"/>
          <w:szCs w:val="24"/>
          <w:lang w:val="en-US"/>
        </w:rPr>
        <w:t>1</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0.000</w:t>
      </w:r>
      <w:r w:rsidR="00F15DFE">
        <w:rPr>
          <w:rFonts w:ascii="Times New Roman" w:hAnsi="Times New Roman" w:cs="Times New Roman"/>
          <w:sz w:val="24"/>
          <w:szCs w:val="24"/>
          <w:lang w:val="en-US"/>
        </w:rPr>
        <w:t>4</w:t>
      </w:r>
      <w:r w:rsidRPr="00F70F0A">
        <w:rPr>
          <w:rFonts w:ascii="Times New Roman" w:hAnsi="Times New Roman" w:cs="Times New Roman"/>
          <w:sz w:val="24"/>
          <w:szCs w:val="24"/>
          <w:lang w:val="en-US"/>
        </w:rPr>
        <w:t>]. The regression test</w:t>
      </w:r>
      <w:r w:rsidR="00D643EA">
        <w:rPr>
          <w:rFonts w:ascii="Times New Roman" w:hAnsi="Times New Roman" w:cs="Times New Roman"/>
          <w:sz w:val="24"/>
          <w:szCs w:val="24"/>
          <w:lang w:val="en-US"/>
        </w:rPr>
        <w:t xml:space="preserve"> with the time and SE as predictors</w:t>
      </w:r>
      <w:r w:rsidRPr="00F70F0A">
        <w:rPr>
          <w:rFonts w:ascii="Times New Roman" w:hAnsi="Times New Roman" w:cs="Times New Roman"/>
          <w:sz w:val="24"/>
          <w:szCs w:val="24"/>
          <w:lang w:val="en-US"/>
        </w:rPr>
        <w:t xml:space="preserve"> showed </w:t>
      </w:r>
      <w:r w:rsidR="00F15DFE">
        <w:rPr>
          <w:rFonts w:ascii="Times New Roman" w:hAnsi="Times New Roman" w:cs="Times New Roman"/>
          <w:sz w:val="24"/>
          <w:szCs w:val="24"/>
          <w:lang w:val="en-US"/>
        </w:rPr>
        <w:t xml:space="preserve">no </w:t>
      </w:r>
      <w:r w:rsidRPr="00F70F0A">
        <w:rPr>
          <w:rFonts w:ascii="Times New Roman" w:hAnsi="Times New Roman" w:cs="Times New Roman"/>
          <w:sz w:val="24"/>
          <w:szCs w:val="24"/>
          <w:lang w:val="en-US"/>
        </w:rPr>
        <w:t xml:space="preserve">funnel plot asymmetry, z = </w:t>
      </w:r>
      <w:r w:rsidR="00F15DFE">
        <w:rPr>
          <w:rFonts w:ascii="Times New Roman" w:hAnsi="Times New Roman" w:cs="Times New Roman"/>
          <w:sz w:val="24"/>
          <w:szCs w:val="24"/>
          <w:lang w:val="en-US"/>
        </w:rPr>
        <w:t>-0.68</w:t>
      </w:r>
      <w:r w:rsidRPr="00F70F0A">
        <w:rPr>
          <w:rFonts w:ascii="Times New Roman" w:hAnsi="Times New Roman" w:cs="Times New Roman"/>
          <w:sz w:val="24"/>
          <w:szCs w:val="24"/>
          <w:lang w:val="en-US"/>
        </w:rPr>
        <w:t>, p = .</w:t>
      </w:r>
      <w:r w:rsidR="00F15DFE">
        <w:rPr>
          <w:rFonts w:ascii="Times New Roman" w:hAnsi="Times New Roman" w:cs="Times New Roman"/>
          <w:sz w:val="24"/>
          <w:szCs w:val="24"/>
          <w:lang w:val="en-US"/>
        </w:rPr>
        <w:t>495</w:t>
      </w:r>
      <w:r w:rsidRPr="00F70F0A">
        <w:rPr>
          <w:rFonts w:ascii="Times New Roman" w:hAnsi="Times New Roman" w:cs="Times New Roman"/>
          <w:sz w:val="24"/>
          <w:szCs w:val="24"/>
          <w:lang w:val="en-US"/>
        </w:rPr>
        <w:t xml:space="preserve">. These results indicate that moderation of the average ostracism effect is </w:t>
      </w:r>
      <w:r w:rsidR="00593A23" w:rsidRPr="00606C3D">
        <w:rPr>
          <w:rFonts w:ascii="Times New Roman" w:hAnsi="Times New Roman" w:cs="Times New Roman"/>
          <w:i/>
          <w:sz w:val="24"/>
          <w:szCs w:val="24"/>
          <w:lang w:val="en-US"/>
        </w:rPr>
        <w:t>not</w:t>
      </w:r>
      <w:r w:rsidRPr="00F70F0A">
        <w:rPr>
          <w:rFonts w:ascii="Times New Roman" w:hAnsi="Times New Roman" w:cs="Times New Roman"/>
          <w:sz w:val="24"/>
          <w:szCs w:val="24"/>
          <w:lang w:val="en-US"/>
        </w:rPr>
        <w:t xml:space="preserve"> found a</w:t>
      </w:r>
      <w:r w:rsidR="00F15DFE">
        <w:rPr>
          <w:rFonts w:ascii="Times New Roman" w:hAnsi="Times New Roman" w:cs="Times New Roman"/>
          <w:sz w:val="24"/>
          <w:szCs w:val="24"/>
          <w:lang w:val="en-US"/>
        </w:rPr>
        <w:t>t a later time</w:t>
      </w:r>
      <w:r w:rsidR="00792D66">
        <w:rPr>
          <w:rFonts w:ascii="Times New Roman" w:hAnsi="Times New Roman" w:cs="Times New Roman"/>
          <w:sz w:val="24"/>
          <w:szCs w:val="24"/>
          <w:lang w:val="en-US"/>
        </w:rPr>
        <w:t>-</w:t>
      </w:r>
      <w:r w:rsidR="00F15DFE">
        <w:rPr>
          <w:rFonts w:ascii="Times New Roman" w:hAnsi="Times New Roman" w:cs="Times New Roman"/>
          <w:sz w:val="24"/>
          <w:szCs w:val="24"/>
          <w:lang w:val="en-US"/>
        </w:rPr>
        <w:t>point in the included studies</w:t>
      </w:r>
      <w:r w:rsidRPr="00F70F0A">
        <w:rPr>
          <w:rFonts w:ascii="Times New Roman" w:hAnsi="Times New Roman" w:cs="Times New Roman"/>
          <w:sz w:val="24"/>
          <w:szCs w:val="24"/>
          <w:lang w:val="en-US"/>
        </w:rPr>
        <w:t>, and time itself does not moderate th</w:t>
      </w:r>
      <w:r w:rsidR="00F15DFE">
        <w:rPr>
          <w:rFonts w:ascii="Times New Roman" w:hAnsi="Times New Roman" w:cs="Times New Roman"/>
          <w:sz w:val="24"/>
          <w:szCs w:val="24"/>
          <w:lang w:val="en-US"/>
        </w:rPr>
        <w:t>e</w:t>
      </w:r>
      <w:r w:rsidRPr="00F70F0A">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 xml:space="preserve">computed </w:t>
      </w:r>
      <w:r w:rsidRPr="00F70F0A">
        <w:rPr>
          <w:rFonts w:ascii="Times New Roman" w:hAnsi="Times New Roman" w:cs="Times New Roman"/>
          <w:sz w:val="24"/>
          <w:szCs w:val="24"/>
          <w:lang w:val="en-US"/>
        </w:rPr>
        <w:t>interaction</w:t>
      </w:r>
      <w:r w:rsidR="00F15DFE">
        <w:rPr>
          <w:rFonts w:ascii="Times New Roman" w:hAnsi="Times New Roman" w:cs="Times New Roman"/>
          <w:sz w:val="24"/>
          <w:szCs w:val="24"/>
          <w:lang w:val="en-US"/>
        </w:rPr>
        <w:t xml:space="preserve"> effects</w:t>
      </w:r>
      <w:r w:rsidRPr="00F70F0A">
        <w:rPr>
          <w:rFonts w:ascii="Times New Roman" w:hAnsi="Times New Roman" w:cs="Times New Roman"/>
          <w:sz w:val="24"/>
          <w:szCs w:val="24"/>
          <w:lang w:val="en-US"/>
        </w:rPr>
        <w:t xml:space="preserve">. </w:t>
      </w:r>
      <w:r w:rsidR="00A95997">
        <w:rPr>
          <w:rFonts w:ascii="Times New Roman" w:hAnsi="Times New Roman" w:cs="Times New Roman"/>
          <w:sz w:val="24"/>
          <w:szCs w:val="24"/>
          <w:lang w:val="en-US"/>
        </w:rPr>
        <w:t>However, sensitivity analyses show</w:t>
      </w:r>
      <w:r w:rsidR="00D643EA">
        <w:rPr>
          <w:rFonts w:ascii="Times New Roman" w:hAnsi="Times New Roman" w:cs="Times New Roman"/>
          <w:sz w:val="24"/>
          <w:szCs w:val="24"/>
          <w:lang w:val="en-US"/>
        </w:rPr>
        <w:t>ed</w:t>
      </w:r>
      <w:r w:rsidR="00A95997">
        <w:rPr>
          <w:rFonts w:ascii="Times New Roman" w:hAnsi="Times New Roman" w:cs="Times New Roman"/>
          <w:sz w:val="24"/>
          <w:szCs w:val="24"/>
          <w:lang w:val="en-US"/>
        </w:rPr>
        <w:t xml:space="preserve"> that this interaction </w:t>
      </w:r>
      <w:r w:rsidR="00D643EA">
        <w:rPr>
          <w:rFonts w:ascii="Times New Roman" w:hAnsi="Times New Roman" w:cs="Times New Roman"/>
          <w:i/>
          <w:sz w:val="24"/>
          <w:szCs w:val="24"/>
          <w:lang w:val="en-US"/>
        </w:rPr>
        <w:t>wa</w:t>
      </w:r>
      <w:r w:rsidR="00A95997">
        <w:rPr>
          <w:rFonts w:ascii="Times New Roman" w:hAnsi="Times New Roman" w:cs="Times New Roman"/>
          <w:i/>
          <w:sz w:val="24"/>
          <w:szCs w:val="24"/>
          <w:lang w:val="en-US"/>
        </w:rPr>
        <w:t xml:space="preserve">s </w:t>
      </w:r>
      <w:r w:rsidR="00A95997">
        <w:rPr>
          <w:rFonts w:ascii="Times New Roman" w:hAnsi="Times New Roman" w:cs="Times New Roman"/>
          <w:sz w:val="24"/>
          <w:szCs w:val="24"/>
          <w:lang w:val="en-US"/>
        </w:rPr>
        <w:t>significant when we remove</w:t>
      </w:r>
      <w:r w:rsidR="00D643EA">
        <w:rPr>
          <w:rFonts w:ascii="Times New Roman" w:hAnsi="Times New Roman" w:cs="Times New Roman"/>
          <w:sz w:val="24"/>
          <w:szCs w:val="24"/>
          <w:lang w:val="en-US"/>
        </w:rPr>
        <w:t>d</w:t>
      </w:r>
      <w:r w:rsidR="00A95997">
        <w:rPr>
          <w:rFonts w:ascii="Times New Roman" w:hAnsi="Times New Roman" w:cs="Times New Roman"/>
          <w:sz w:val="24"/>
          <w:szCs w:val="24"/>
          <w:lang w:val="en-US"/>
        </w:rPr>
        <w:t xml:space="preserve"> three outliers based on studentized residuals, </w:t>
      </w:r>
      <w:r w:rsidR="00A95997" w:rsidRPr="00F70F0A">
        <w:rPr>
          <w:rFonts w:ascii="Times New Roman" w:hAnsi="Times New Roman" w:cs="Times New Roman"/>
          <w:sz w:val="24"/>
          <w:szCs w:val="24"/>
        </w:rPr>
        <w:t>Δ</w:t>
      </w:r>
      <w:r w:rsidR="00A95997" w:rsidRPr="00F70F0A">
        <w:rPr>
          <w:rFonts w:ascii="Times New Roman" w:hAnsi="Times New Roman" w:cs="Times New Roman"/>
          <w:sz w:val="24"/>
          <w:szCs w:val="24"/>
          <w:lang w:val="en-US"/>
        </w:rPr>
        <w:t>d</w:t>
      </w:r>
      <w:r w:rsidR="00A95997" w:rsidRPr="00F70F0A">
        <w:rPr>
          <w:rFonts w:ascii="Times New Roman" w:hAnsi="Times New Roman" w:cs="Times New Roman"/>
          <w:sz w:val="24"/>
          <w:szCs w:val="24"/>
          <w:vertAlign w:val="subscript"/>
          <w:lang w:val="en-US"/>
        </w:rPr>
        <w:t>intercept</w:t>
      </w:r>
      <w:r w:rsidR="00A95997" w:rsidRPr="00F70F0A">
        <w:rPr>
          <w:rFonts w:ascii="Times New Roman" w:hAnsi="Times New Roman" w:cs="Times New Roman"/>
          <w:sz w:val="24"/>
          <w:szCs w:val="24"/>
          <w:vertAlign w:val="subscript"/>
          <w:lang w:val="en-US"/>
        </w:rPr>
        <w:softHyphen/>
      </w:r>
      <w:r w:rsidR="00A95997" w:rsidRPr="00F70F0A">
        <w:rPr>
          <w:rFonts w:ascii="Times New Roman" w:hAnsi="Times New Roman" w:cs="Times New Roman"/>
          <w:sz w:val="24"/>
          <w:szCs w:val="24"/>
          <w:lang w:val="en-US"/>
        </w:rPr>
        <w:t xml:space="preserve"> = </w:t>
      </w:r>
      <w:r w:rsidR="00A95997">
        <w:rPr>
          <w:rFonts w:ascii="Times New Roman" w:hAnsi="Times New Roman" w:cs="Times New Roman"/>
          <w:sz w:val="24"/>
          <w:szCs w:val="24"/>
          <w:lang w:val="en-US"/>
        </w:rPr>
        <w:t>-0.32</w:t>
      </w:r>
      <w:r w:rsidR="00A95997" w:rsidRPr="00F70F0A">
        <w:rPr>
          <w:rFonts w:ascii="Times New Roman" w:hAnsi="Times New Roman" w:cs="Times New Roman"/>
          <w:sz w:val="24"/>
          <w:szCs w:val="24"/>
          <w:lang w:val="en-US"/>
        </w:rPr>
        <w:t xml:space="preserve">, p </w:t>
      </w:r>
      <w:r w:rsidR="00A95997">
        <w:rPr>
          <w:rFonts w:ascii="Times New Roman" w:hAnsi="Times New Roman" w:cs="Times New Roman"/>
          <w:sz w:val="24"/>
          <w:szCs w:val="24"/>
          <w:lang w:val="en-US"/>
        </w:rPr>
        <w:t>= .029</w:t>
      </w:r>
      <w:r w:rsidR="00A95997" w:rsidRPr="00F70F0A">
        <w:rPr>
          <w:rFonts w:ascii="Times New Roman" w:hAnsi="Times New Roman" w:cs="Times New Roman"/>
          <w:sz w:val="24"/>
          <w:szCs w:val="24"/>
          <w:lang w:val="en-US"/>
        </w:rPr>
        <w:t>, 95% CI [</w:t>
      </w:r>
      <w:r w:rsidR="00A95997">
        <w:rPr>
          <w:rFonts w:ascii="Times New Roman" w:hAnsi="Times New Roman" w:cs="Times New Roman"/>
          <w:sz w:val="24"/>
          <w:szCs w:val="24"/>
          <w:lang w:val="en-US"/>
        </w:rPr>
        <w:t xml:space="preserve">-0.60, -0.03], whereas the regression coefficient time </w:t>
      </w:r>
      <w:r w:rsidR="00EF022B">
        <w:rPr>
          <w:rFonts w:ascii="Times New Roman" w:hAnsi="Times New Roman" w:cs="Times New Roman"/>
          <w:sz w:val="24"/>
          <w:szCs w:val="24"/>
          <w:lang w:val="en-US"/>
        </w:rPr>
        <w:t>continued to be</w:t>
      </w:r>
      <w:r w:rsidR="00A95997">
        <w:rPr>
          <w:rFonts w:ascii="Times New Roman" w:hAnsi="Times New Roman" w:cs="Times New Roman"/>
          <w:sz w:val="24"/>
          <w:szCs w:val="24"/>
          <w:lang w:val="en-US"/>
        </w:rPr>
        <w:t xml:space="preserve"> non-significant, </w:t>
      </w:r>
      <w:r w:rsidR="00A95997" w:rsidRPr="00F70F0A">
        <w:rPr>
          <w:rFonts w:ascii="Times New Roman" w:hAnsi="Times New Roman" w:cs="Times New Roman"/>
          <w:sz w:val="24"/>
          <w:szCs w:val="24"/>
          <w:lang w:val="en-US"/>
        </w:rPr>
        <w:t xml:space="preserve">b = </w:t>
      </w:r>
      <w:r w:rsidR="00A95997">
        <w:rPr>
          <w:rFonts w:ascii="Times New Roman" w:hAnsi="Times New Roman" w:cs="Times New Roman"/>
          <w:sz w:val="24"/>
          <w:szCs w:val="24"/>
          <w:lang w:val="en-US"/>
        </w:rPr>
        <w:t>0</w:t>
      </w:r>
      <w:r w:rsidR="00A95997" w:rsidRPr="00F70F0A">
        <w:rPr>
          <w:rFonts w:ascii="Times New Roman" w:hAnsi="Times New Roman" w:cs="Times New Roman"/>
          <w:sz w:val="24"/>
          <w:szCs w:val="24"/>
          <w:lang w:val="en-US"/>
        </w:rPr>
        <w:t>.000</w:t>
      </w:r>
      <w:r w:rsidR="00A95997">
        <w:rPr>
          <w:rFonts w:ascii="Times New Roman" w:hAnsi="Times New Roman" w:cs="Times New Roman"/>
          <w:sz w:val="24"/>
          <w:szCs w:val="24"/>
          <w:lang w:val="en-US"/>
        </w:rPr>
        <w:t>2</w:t>
      </w:r>
      <w:r w:rsidR="00A95997" w:rsidRPr="00F70F0A">
        <w:rPr>
          <w:rFonts w:ascii="Times New Roman" w:hAnsi="Times New Roman" w:cs="Times New Roman"/>
          <w:sz w:val="24"/>
          <w:szCs w:val="24"/>
          <w:lang w:val="en-US"/>
        </w:rPr>
        <w:t>, p = .</w:t>
      </w:r>
      <w:r w:rsidR="00A95997">
        <w:rPr>
          <w:rFonts w:ascii="Times New Roman" w:hAnsi="Times New Roman" w:cs="Times New Roman"/>
          <w:sz w:val="24"/>
          <w:szCs w:val="24"/>
          <w:lang w:val="en-US"/>
        </w:rPr>
        <w:t>207</w:t>
      </w:r>
      <w:r w:rsidR="00A95997" w:rsidRPr="00F70F0A">
        <w:rPr>
          <w:rFonts w:ascii="Times New Roman" w:hAnsi="Times New Roman" w:cs="Times New Roman"/>
          <w:sz w:val="24"/>
          <w:szCs w:val="24"/>
          <w:lang w:val="en-US"/>
        </w:rPr>
        <w:t>, 95% CI [-0.000</w:t>
      </w:r>
      <w:r w:rsidR="00A95997">
        <w:rPr>
          <w:rFonts w:ascii="Times New Roman" w:hAnsi="Times New Roman" w:cs="Times New Roman"/>
          <w:sz w:val="24"/>
          <w:szCs w:val="24"/>
          <w:lang w:val="en-US"/>
        </w:rPr>
        <w:t xml:space="preserve">1, </w:t>
      </w:r>
      <w:r w:rsidR="00A95997" w:rsidRPr="00F70F0A">
        <w:rPr>
          <w:rFonts w:ascii="Times New Roman" w:hAnsi="Times New Roman" w:cs="Times New Roman"/>
          <w:sz w:val="24"/>
          <w:szCs w:val="24"/>
          <w:lang w:val="en-US"/>
        </w:rPr>
        <w:t>0.000</w:t>
      </w:r>
      <w:r w:rsidR="00A95997">
        <w:rPr>
          <w:rFonts w:ascii="Times New Roman" w:hAnsi="Times New Roman" w:cs="Times New Roman"/>
          <w:sz w:val="24"/>
          <w:szCs w:val="24"/>
          <w:lang w:val="en-US"/>
        </w:rPr>
        <w:t>6</w:t>
      </w:r>
      <w:r w:rsidR="00A95997" w:rsidRPr="00F70F0A">
        <w:rPr>
          <w:rFonts w:ascii="Times New Roman" w:hAnsi="Times New Roman" w:cs="Times New Roman"/>
          <w:sz w:val="24"/>
          <w:szCs w:val="24"/>
          <w:lang w:val="en-US"/>
        </w:rPr>
        <w:t>]</w:t>
      </w:r>
      <w:r w:rsidR="00A95997">
        <w:rPr>
          <w:rFonts w:ascii="Times New Roman" w:hAnsi="Times New Roman" w:cs="Times New Roman"/>
          <w:sz w:val="24"/>
          <w:szCs w:val="24"/>
          <w:lang w:val="en-US"/>
        </w:rPr>
        <w:t>. This indicates that the non-significant interaction effect is sensitive to outliers in the data</w:t>
      </w:r>
      <w:r w:rsidR="00D643EA">
        <w:rPr>
          <w:rFonts w:ascii="Times New Roman" w:hAnsi="Times New Roman" w:cs="Times New Roman"/>
          <w:sz w:val="24"/>
          <w:szCs w:val="24"/>
          <w:lang w:val="en-US"/>
        </w:rPr>
        <w:t>.</w:t>
      </w:r>
      <w:r w:rsidR="001F7AEF">
        <w:rPr>
          <w:rFonts w:ascii="Times New Roman" w:hAnsi="Times New Roman" w:cs="Times New Roman"/>
          <w:sz w:val="24"/>
          <w:szCs w:val="24"/>
          <w:lang w:val="en-US"/>
        </w:rPr>
        <w:t xml:space="preserve"> </w:t>
      </w:r>
    </w:p>
    <w:p w14:paraId="286C9C0C" w14:textId="35FB6C8A" w:rsidR="00E76D2C"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lastRenderedPageBreak/>
        <w:t>To see whether the interaction</w:t>
      </w:r>
      <w:r w:rsidR="00D643EA">
        <w:rPr>
          <w:rFonts w:ascii="Times New Roman" w:hAnsi="Times New Roman" w:cs="Times New Roman"/>
          <w:sz w:val="24"/>
          <w:szCs w:val="24"/>
          <w:lang w:val="en-US"/>
        </w:rPr>
        <w:t xml:space="preserve"> effects</w:t>
      </w:r>
      <w:r w:rsidRPr="00F70F0A">
        <w:rPr>
          <w:rFonts w:ascii="Times New Roman" w:hAnsi="Times New Roman" w:cs="Times New Roman"/>
          <w:sz w:val="24"/>
          <w:szCs w:val="24"/>
          <w:lang w:val="en-US"/>
        </w:rPr>
        <w:t xml:space="preserve"> decrease</w:t>
      </w:r>
      <w:r w:rsidR="00D643E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from the first to the last measure, </w:t>
      </w:r>
      <w:r>
        <w:rPr>
          <w:rFonts w:ascii="Times New Roman" w:hAnsi="Times New Roman" w:cs="Times New Roman"/>
          <w:sz w:val="24"/>
          <w:szCs w:val="24"/>
          <w:lang w:val="en-US"/>
        </w:rPr>
        <w:t xml:space="preserve">we again compared </w:t>
      </w:r>
      <w:r w:rsidRPr="00F70F0A">
        <w:rPr>
          <w:rFonts w:ascii="Times New Roman" w:hAnsi="Times New Roman" w:cs="Times New Roman"/>
          <w:sz w:val="24"/>
          <w:szCs w:val="24"/>
          <w:lang w:val="en-US"/>
        </w:rPr>
        <w:t>confidence intervals. On the first measure, the 95%</w:t>
      </w:r>
      <w:r>
        <w:rPr>
          <w:rFonts w:ascii="Times New Roman" w:hAnsi="Times New Roman" w:cs="Times New Roman"/>
          <w:sz w:val="24"/>
          <w:szCs w:val="24"/>
          <w:lang w:val="en-US"/>
        </w:rPr>
        <w:t xml:space="preserve"> CI</w:t>
      </w:r>
      <w:r w:rsidRPr="00F70F0A">
        <w:rPr>
          <w:rFonts w:ascii="Times New Roman" w:hAnsi="Times New Roman" w:cs="Times New Roman"/>
          <w:sz w:val="24"/>
          <w:szCs w:val="24"/>
          <w:lang w:val="en-US"/>
        </w:rPr>
        <w:t xml:space="preserve"> was </w:t>
      </w:r>
      <w:r w:rsidR="00F15DFE" w:rsidRPr="00F70F0A">
        <w:rPr>
          <w:rFonts w:ascii="Times New Roman" w:hAnsi="Times New Roman" w:cs="Times New Roman"/>
          <w:sz w:val="24"/>
          <w:szCs w:val="24"/>
          <w:lang w:val="en-US"/>
        </w:rPr>
        <w:t>[</w:t>
      </w:r>
      <w:r w:rsidR="00F15DFE">
        <w:rPr>
          <w:rFonts w:ascii="Times New Roman" w:hAnsi="Times New Roman" w:cs="Times New Roman"/>
          <w:sz w:val="24"/>
          <w:szCs w:val="24"/>
          <w:lang w:val="en-US"/>
        </w:rPr>
        <w:t>-0.64, -0.28</w:t>
      </w:r>
      <w:r w:rsidR="00F15DFE" w:rsidRPr="00F70F0A">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whereas for the last measure</w:t>
      </w:r>
      <w:r>
        <w:rPr>
          <w:rFonts w:ascii="Times New Roman" w:hAnsi="Times New Roman" w:cs="Times New Roman"/>
          <w:sz w:val="24"/>
          <w:szCs w:val="24"/>
          <w:lang w:val="en-US"/>
        </w:rPr>
        <w:t>, the</w:t>
      </w:r>
      <w:r w:rsidRPr="00F70F0A">
        <w:rPr>
          <w:rFonts w:ascii="Times New Roman" w:hAnsi="Times New Roman" w:cs="Times New Roman"/>
          <w:sz w:val="24"/>
          <w:szCs w:val="24"/>
          <w:lang w:val="en-US"/>
        </w:rPr>
        <w:t xml:space="preserve"> 95% CI</w:t>
      </w:r>
      <w:r>
        <w:rPr>
          <w:rFonts w:ascii="Times New Roman" w:hAnsi="Times New Roman" w:cs="Times New Roman"/>
          <w:sz w:val="24"/>
          <w:szCs w:val="24"/>
          <w:lang w:val="en-US"/>
        </w:rPr>
        <w:t xml:space="preserve"> was</w:t>
      </w:r>
      <w:r w:rsidRPr="00F70F0A">
        <w:rPr>
          <w:rFonts w:ascii="Times New Roman" w:hAnsi="Times New Roman" w:cs="Times New Roman"/>
          <w:sz w:val="24"/>
          <w:szCs w:val="24"/>
          <w:lang w:val="en-US"/>
        </w:rPr>
        <w:t xml:space="preserve"> </w:t>
      </w:r>
      <w:r w:rsidR="00F15DFE" w:rsidRPr="00F70F0A">
        <w:rPr>
          <w:rFonts w:ascii="Times New Roman" w:hAnsi="Times New Roman" w:cs="Times New Roman"/>
          <w:sz w:val="24"/>
          <w:szCs w:val="24"/>
          <w:lang w:val="en-US"/>
        </w:rPr>
        <w:t>[</w:t>
      </w:r>
      <w:r w:rsidR="00F15DFE">
        <w:rPr>
          <w:rFonts w:ascii="Times New Roman" w:hAnsi="Times New Roman" w:cs="Times New Roman"/>
          <w:sz w:val="24"/>
          <w:szCs w:val="24"/>
          <w:lang w:val="en-US"/>
        </w:rPr>
        <w:t>-0.402, 0.002]</w:t>
      </w:r>
      <w:r w:rsidRPr="00F70F0A">
        <w:rPr>
          <w:rFonts w:ascii="Times New Roman" w:hAnsi="Times New Roman" w:cs="Times New Roman"/>
          <w:sz w:val="24"/>
          <w:szCs w:val="24"/>
          <w:lang w:val="en-US"/>
        </w:rPr>
        <w:t xml:space="preserve">. </w:t>
      </w:r>
      <w:r w:rsidR="00F65837">
        <w:rPr>
          <w:rFonts w:ascii="Times New Roman" w:hAnsi="Times New Roman" w:cs="Times New Roman"/>
          <w:sz w:val="24"/>
          <w:szCs w:val="24"/>
          <w:lang w:val="en-US"/>
        </w:rPr>
        <w:t xml:space="preserve">Considering </w:t>
      </w:r>
      <w:r>
        <w:rPr>
          <w:rFonts w:ascii="Times New Roman" w:hAnsi="Times New Roman" w:cs="Times New Roman"/>
          <w:sz w:val="24"/>
          <w:szCs w:val="24"/>
          <w:lang w:val="en-US"/>
        </w:rPr>
        <w:t xml:space="preserve">the overlap of </w:t>
      </w:r>
      <w:r w:rsidRPr="00F70F0A">
        <w:rPr>
          <w:rFonts w:ascii="Times New Roman" w:hAnsi="Times New Roman" w:cs="Times New Roman"/>
          <w:sz w:val="24"/>
          <w:szCs w:val="24"/>
          <w:lang w:val="en-US"/>
        </w:rPr>
        <w:t xml:space="preserve">these CIs, there is no indication for </w:t>
      </w:r>
      <w:r w:rsidR="00CC551D">
        <w:rPr>
          <w:rFonts w:ascii="Times New Roman" w:hAnsi="Times New Roman" w:cs="Times New Roman"/>
          <w:sz w:val="24"/>
          <w:szCs w:val="24"/>
          <w:lang w:val="en-US"/>
        </w:rPr>
        <w:t>a</w:t>
      </w:r>
      <w:r w:rsidR="00D643EA">
        <w:rPr>
          <w:rFonts w:ascii="Times New Roman" w:hAnsi="Times New Roman" w:cs="Times New Roman"/>
          <w:sz w:val="24"/>
          <w:szCs w:val="24"/>
          <w:lang w:val="en-US"/>
        </w:rPr>
        <w:t>n average</w:t>
      </w:r>
      <w:r w:rsidR="00CC551D">
        <w:rPr>
          <w:rFonts w:ascii="Times New Roman" w:hAnsi="Times New Roman" w:cs="Times New Roman"/>
          <w:sz w:val="24"/>
          <w:szCs w:val="24"/>
          <w:lang w:val="en-US"/>
        </w:rPr>
        <w:t xml:space="preserve"> reduction</w:t>
      </w:r>
      <w:r w:rsidR="00CC551D"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in the moderation across the measures examined</w:t>
      </w:r>
      <w:r w:rsidR="00F65837">
        <w:rPr>
          <w:rFonts w:ascii="Times New Roman" w:hAnsi="Times New Roman" w:cs="Times New Roman"/>
          <w:sz w:val="24"/>
          <w:szCs w:val="24"/>
          <w:lang w:val="en-US"/>
        </w:rPr>
        <w:t xml:space="preserve">. </w:t>
      </w:r>
    </w:p>
    <w:p w14:paraId="69AB2E4E" w14:textId="587D0F98" w:rsidR="001F7AEF" w:rsidRDefault="001F7AEF"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In light of these interaction effects, we inspected simple</w:t>
      </w:r>
      <w:r w:rsidRPr="00F70F0A">
        <w:rPr>
          <w:rFonts w:ascii="Times New Roman" w:hAnsi="Times New Roman" w:cs="Times New Roman"/>
          <w:sz w:val="24"/>
          <w:szCs w:val="24"/>
          <w:lang w:val="en-US"/>
        </w:rPr>
        <w:t xml:space="preserve"> effects of both </w:t>
      </w:r>
      <w:r>
        <w:rPr>
          <w:rFonts w:ascii="Times New Roman" w:hAnsi="Times New Roman" w:cs="Times New Roman"/>
          <w:sz w:val="24"/>
          <w:szCs w:val="24"/>
          <w:lang w:val="en-US"/>
        </w:rPr>
        <w:t xml:space="preserve">the </w:t>
      </w:r>
      <w:r w:rsidRPr="00F70F0A">
        <w:rPr>
          <w:rFonts w:ascii="Times New Roman" w:hAnsi="Times New Roman" w:cs="Times New Roman"/>
          <w:sz w:val="24"/>
          <w:szCs w:val="24"/>
          <w:lang w:val="en-US"/>
        </w:rPr>
        <w:t>ostracism</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and</w:t>
      </w:r>
      <w:r>
        <w:rPr>
          <w:rFonts w:ascii="Times New Roman" w:hAnsi="Times New Roman" w:cs="Times New Roman"/>
          <w:sz w:val="24"/>
          <w:szCs w:val="24"/>
          <w:lang w:val="en-US"/>
        </w:rPr>
        <w:t xml:space="preserve"> moderator factors </w:t>
      </w:r>
      <w:r w:rsidRPr="00F70F0A">
        <w:rPr>
          <w:rFonts w:ascii="Times New Roman" w:hAnsi="Times New Roman" w:cs="Times New Roman"/>
          <w:sz w:val="24"/>
          <w:szCs w:val="24"/>
          <w:lang w:val="en-US"/>
        </w:rPr>
        <w:t>in the studies</w:t>
      </w:r>
      <w:r>
        <w:rPr>
          <w:rFonts w:ascii="Times New Roman" w:hAnsi="Times New Roman" w:cs="Times New Roman"/>
          <w:sz w:val="24"/>
          <w:szCs w:val="24"/>
          <w:lang w:val="en-US"/>
        </w:rPr>
        <w:t xml:space="preserve">. </w:t>
      </w:r>
      <w:r w:rsidR="00C012C6">
        <w:rPr>
          <w:rFonts w:ascii="Times New Roman" w:hAnsi="Times New Roman" w:cs="Times New Roman"/>
          <w:sz w:val="24"/>
          <w:szCs w:val="24"/>
          <w:lang w:val="en-US"/>
        </w:rPr>
        <w:t xml:space="preserve">Note that the simple effects for the </w:t>
      </w:r>
      <w:r w:rsidR="0076527D">
        <w:rPr>
          <w:rFonts w:ascii="Times New Roman" w:hAnsi="Times New Roman" w:cs="Times New Roman"/>
          <w:sz w:val="24"/>
          <w:szCs w:val="24"/>
          <w:lang w:val="en-US"/>
        </w:rPr>
        <w:t>standard</w:t>
      </w:r>
      <w:r w:rsidR="00C012C6">
        <w:rPr>
          <w:rFonts w:ascii="Times New Roman" w:hAnsi="Times New Roman" w:cs="Times New Roman"/>
          <w:sz w:val="24"/>
          <w:szCs w:val="24"/>
          <w:lang w:val="en-US"/>
        </w:rPr>
        <w:t xml:space="preserve"> ostracism effect (</w:t>
      </w:r>
      <w:r w:rsidR="006E3B7B">
        <w:rPr>
          <w:rFonts w:ascii="Times New Roman" w:hAnsi="Times New Roman" w:cs="Times New Roman"/>
          <w:sz w:val="24"/>
          <w:szCs w:val="24"/>
          <w:lang w:val="en-US"/>
        </w:rPr>
        <w:t>e.g., ostracism effect when no physical pain manipulation takes place; Riva, Wirth, &amp; Williams, 2011</w:t>
      </w:r>
      <w:r w:rsidR="00C012C6">
        <w:rPr>
          <w:rFonts w:ascii="Times New Roman" w:hAnsi="Times New Roman" w:cs="Times New Roman"/>
          <w:sz w:val="24"/>
          <w:szCs w:val="24"/>
          <w:lang w:val="en-US"/>
        </w:rPr>
        <w:t xml:space="preserve">) </w:t>
      </w:r>
      <w:r w:rsidR="00F5059F">
        <w:rPr>
          <w:rFonts w:ascii="Times New Roman" w:hAnsi="Times New Roman" w:cs="Times New Roman"/>
          <w:i/>
          <w:sz w:val="24"/>
          <w:szCs w:val="24"/>
          <w:lang w:val="en-US"/>
        </w:rPr>
        <w:t>represent</w:t>
      </w:r>
      <w:r w:rsidR="00F5059F">
        <w:rPr>
          <w:rFonts w:ascii="Times New Roman" w:hAnsi="Times New Roman" w:cs="Times New Roman"/>
          <w:sz w:val="24"/>
          <w:szCs w:val="24"/>
          <w:lang w:val="en-US"/>
        </w:rPr>
        <w:t xml:space="preserve"> </w:t>
      </w:r>
      <w:r w:rsidR="00C012C6">
        <w:rPr>
          <w:rFonts w:ascii="Times New Roman" w:hAnsi="Times New Roman" w:cs="Times New Roman"/>
          <w:sz w:val="24"/>
          <w:szCs w:val="24"/>
          <w:lang w:val="en-US"/>
        </w:rPr>
        <w:t>the results of the first hypothesis, which indicated that the effect was larger on the first measure</w:t>
      </w:r>
      <w:r w:rsidR="00AA7236">
        <w:rPr>
          <w:rFonts w:ascii="Times New Roman" w:hAnsi="Times New Roman" w:cs="Times New Roman"/>
          <w:sz w:val="24"/>
          <w:szCs w:val="24"/>
          <w:lang w:val="en-US"/>
        </w:rPr>
        <w:t xml:space="preserve"> (d = -1.36, 95% CI [-1.54, -1.18])</w:t>
      </w:r>
      <w:r w:rsidR="00C012C6">
        <w:rPr>
          <w:rFonts w:ascii="Times New Roman" w:hAnsi="Times New Roman" w:cs="Times New Roman"/>
          <w:sz w:val="24"/>
          <w:szCs w:val="24"/>
          <w:lang w:val="en-US"/>
        </w:rPr>
        <w:t xml:space="preserve"> than on the last measure</w:t>
      </w:r>
      <w:r w:rsidR="00AA7236">
        <w:rPr>
          <w:rFonts w:ascii="Times New Roman" w:hAnsi="Times New Roman" w:cs="Times New Roman"/>
          <w:sz w:val="24"/>
          <w:szCs w:val="24"/>
          <w:lang w:val="en-US"/>
        </w:rPr>
        <w:t xml:space="preserve"> (d = -0.72, 95% CI [-0.86, -0.59])</w:t>
      </w:r>
      <w:r w:rsidR="00C012C6">
        <w:rPr>
          <w:rFonts w:ascii="Times New Roman" w:hAnsi="Times New Roman" w:cs="Times New Roman"/>
          <w:sz w:val="24"/>
          <w:szCs w:val="24"/>
          <w:lang w:val="en-US"/>
        </w:rPr>
        <w:t xml:space="preserve">. Estimating the simple effect of ostracism within the moderated level </w:t>
      </w:r>
      <w:r w:rsidR="00B40354">
        <w:rPr>
          <w:rFonts w:ascii="Times New Roman" w:hAnsi="Times New Roman" w:cs="Times New Roman"/>
          <w:sz w:val="24"/>
          <w:szCs w:val="24"/>
          <w:lang w:val="en-US"/>
        </w:rPr>
        <w:t>(</w:t>
      </w:r>
      <w:commentRangeStart w:id="31"/>
      <w:commentRangeStart w:id="32"/>
      <w:r w:rsidR="00B40354">
        <w:rPr>
          <w:rFonts w:ascii="Times New Roman" w:hAnsi="Times New Roman" w:cs="Times New Roman"/>
          <w:sz w:val="24"/>
          <w:szCs w:val="24"/>
          <w:lang w:val="en-US"/>
        </w:rPr>
        <w:t>e.g.,</w:t>
      </w:r>
      <w:r w:rsidR="000073B5">
        <w:rPr>
          <w:rFonts w:ascii="Times New Roman" w:hAnsi="Times New Roman" w:cs="Times New Roman"/>
          <w:sz w:val="24"/>
          <w:szCs w:val="24"/>
          <w:lang w:val="en-US"/>
        </w:rPr>
        <w:t xml:space="preserve"> ostracism effect when physical pain manipulation takes place; Riva et al., 2011</w:t>
      </w:r>
      <w:commentRangeEnd w:id="31"/>
      <w:r w:rsidR="00B40354">
        <w:rPr>
          <w:rStyle w:val="CommentReference"/>
        </w:rPr>
        <w:commentReference w:id="31"/>
      </w:r>
      <w:commentRangeEnd w:id="32"/>
      <w:r w:rsidR="000073B5">
        <w:rPr>
          <w:rStyle w:val="CommentReference"/>
        </w:rPr>
        <w:commentReference w:id="32"/>
      </w:r>
      <w:ins w:id="33" w:author="Jelte Wicherts" w:date="2013-12-24T10:54:00Z">
        <w:r w:rsidR="00B40354">
          <w:rPr>
            <w:rFonts w:ascii="Times New Roman" w:hAnsi="Times New Roman" w:cs="Times New Roman"/>
            <w:sz w:val="24"/>
            <w:szCs w:val="24"/>
            <w:lang w:val="en-US"/>
          </w:rPr>
          <w:t>)</w:t>
        </w:r>
      </w:ins>
      <w:r w:rsidR="00230F31">
        <w:rPr>
          <w:rFonts w:ascii="Times New Roman" w:hAnsi="Times New Roman" w:cs="Times New Roman"/>
          <w:sz w:val="24"/>
          <w:szCs w:val="24"/>
          <w:lang w:val="en-US"/>
        </w:rPr>
        <w:t xml:space="preserve"> </w:t>
      </w:r>
      <w:r w:rsidR="00C012C6">
        <w:rPr>
          <w:rFonts w:ascii="Times New Roman" w:hAnsi="Times New Roman" w:cs="Times New Roman"/>
          <w:sz w:val="24"/>
          <w:szCs w:val="24"/>
          <w:lang w:val="en-US"/>
        </w:rPr>
        <w:t>show</w:t>
      </w:r>
      <w:r w:rsidR="00230F31">
        <w:rPr>
          <w:rFonts w:ascii="Times New Roman" w:hAnsi="Times New Roman" w:cs="Times New Roman"/>
          <w:sz w:val="24"/>
          <w:szCs w:val="24"/>
          <w:lang w:val="en-US"/>
        </w:rPr>
        <w:t xml:space="preserve">ed </w:t>
      </w:r>
      <w:r w:rsidR="00C012C6">
        <w:rPr>
          <w:rFonts w:ascii="Times New Roman" w:hAnsi="Times New Roman" w:cs="Times New Roman"/>
          <w:sz w:val="24"/>
          <w:szCs w:val="24"/>
          <w:lang w:val="en-US"/>
        </w:rPr>
        <w:t>that d = -1.34 on the first measure (</w:t>
      </w:r>
      <w:r w:rsidR="00C012C6">
        <w:rPr>
          <w:rFonts w:ascii="Times New Roman" w:hAnsi="Times New Roman" w:cs="Times New Roman"/>
          <w:i/>
          <w:sz w:val="24"/>
          <w:szCs w:val="24"/>
          <w:lang w:val="en-US"/>
        </w:rPr>
        <w:t xml:space="preserve">k </w:t>
      </w:r>
      <w:r w:rsidR="00C012C6">
        <w:rPr>
          <w:rFonts w:ascii="Times New Roman" w:hAnsi="Times New Roman" w:cs="Times New Roman"/>
          <w:sz w:val="24"/>
          <w:szCs w:val="24"/>
          <w:lang w:val="en-US"/>
        </w:rPr>
        <w:t>= 52, p &lt; .0001, 95% CI [-1.69, -0.998]) and d = -0.</w:t>
      </w:r>
      <w:r w:rsidR="00AA7236">
        <w:rPr>
          <w:rFonts w:ascii="Times New Roman" w:hAnsi="Times New Roman" w:cs="Times New Roman"/>
          <w:sz w:val="24"/>
          <w:szCs w:val="24"/>
          <w:lang w:val="en-US"/>
        </w:rPr>
        <w:t>68 on the last measure (</w:t>
      </w:r>
      <w:r w:rsidR="00AA7236">
        <w:rPr>
          <w:rFonts w:ascii="Times New Roman" w:hAnsi="Times New Roman" w:cs="Times New Roman"/>
          <w:i/>
          <w:sz w:val="24"/>
          <w:szCs w:val="24"/>
          <w:lang w:val="en-US"/>
        </w:rPr>
        <w:t xml:space="preserve">k </w:t>
      </w:r>
      <w:r w:rsidR="00AA7236">
        <w:rPr>
          <w:rFonts w:ascii="Times New Roman" w:hAnsi="Times New Roman" w:cs="Times New Roman"/>
          <w:sz w:val="24"/>
          <w:szCs w:val="24"/>
          <w:lang w:val="en-US"/>
        </w:rPr>
        <w:t xml:space="preserve">= 46, p &lt; .0001, 95% CI [-0.93, -0.43]). </w:t>
      </w:r>
      <w:r w:rsidR="00BD5CC7">
        <w:rPr>
          <w:rFonts w:ascii="Times New Roman" w:hAnsi="Times New Roman" w:cs="Times New Roman"/>
          <w:sz w:val="24"/>
          <w:szCs w:val="24"/>
          <w:lang w:val="en-US"/>
        </w:rPr>
        <w:t>In short, t</w:t>
      </w:r>
      <w:r w:rsidR="00AA7236">
        <w:rPr>
          <w:rFonts w:ascii="Times New Roman" w:hAnsi="Times New Roman" w:cs="Times New Roman"/>
          <w:sz w:val="24"/>
          <w:szCs w:val="24"/>
          <w:lang w:val="en-US"/>
        </w:rPr>
        <w:t xml:space="preserve">hese results indicate that the relative effect of ostracism is similar within both levels of the moderator factor, and that the interaction is </w:t>
      </w:r>
      <w:r w:rsidR="00BD5CC7">
        <w:rPr>
          <w:rFonts w:ascii="Times New Roman" w:hAnsi="Times New Roman" w:cs="Times New Roman"/>
          <w:sz w:val="24"/>
          <w:szCs w:val="24"/>
          <w:lang w:val="en-US"/>
        </w:rPr>
        <w:t>driven</w:t>
      </w:r>
      <w:r w:rsidR="00AA7236">
        <w:rPr>
          <w:rFonts w:ascii="Times New Roman" w:hAnsi="Times New Roman" w:cs="Times New Roman"/>
          <w:sz w:val="24"/>
          <w:szCs w:val="24"/>
          <w:lang w:val="en-US"/>
        </w:rPr>
        <w:t xml:space="preserve"> by</w:t>
      </w:r>
      <w:r w:rsidR="00C012C6">
        <w:rPr>
          <w:rFonts w:ascii="Times New Roman" w:hAnsi="Times New Roman" w:cs="Times New Roman"/>
          <w:sz w:val="24"/>
          <w:szCs w:val="24"/>
          <w:lang w:val="en-US"/>
        </w:rPr>
        <w:t xml:space="preserve"> </w:t>
      </w:r>
      <w:r w:rsidR="00AA7236">
        <w:rPr>
          <w:rFonts w:ascii="Times New Roman" w:hAnsi="Times New Roman" w:cs="Times New Roman"/>
          <w:sz w:val="24"/>
          <w:szCs w:val="24"/>
          <w:lang w:val="en-US"/>
        </w:rPr>
        <w:t xml:space="preserve">differences in the </w:t>
      </w:r>
      <w:r w:rsidR="00BD5CC7">
        <w:rPr>
          <w:rFonts w:ascii="Times New Roman" w:hAnsi="Times New Roman" w:cs="Times New Roman"/>
          <w:sz w:val="24"/>
          <w:szCs w:val="24"/>
          <w:lang w:val="en-US"/>
        </w:rPr>
        <w:t xml:space="preserve">simple </w:t>
      </w:r>
      <w:r w:rsidR="00AA7236">
        <w:rPr>
          <w:rFonts w:ascii="Times New Roman" w:hAnsi="Times New Roman" w:cs="Times New Roman"/>
          <w:sz w:val="24"/>
          <w:szCs w:val="24"/>
          <w:lang w:val="en-US"/>
        </w:rPr>
        <w:t>moderator effect</w:t>
      </w:r>
      <w:r w:rsidR="00BD5CC7">
        <w:rPr>
          <w:rFonts w:ascii="Times New Roman" w:hAnsi="Times New Roman" w:cs="Times New Roman"/>
          <w:sz w:val="24"/>
          <w:szCs w:val="24"/>
          <w:lang w:val="en-US"/>
        </w:rPr>
        <w:t>s</w:t>
      </w:r>
      <w:ins w:id="34" w:author="Jelte Wicherts" w:date="2013-12-23T17:08:00Z">
        <w:r w:rsidR="00F5059F">
          <w:rPr>
            <w:rFonts w:ascii="Times New Roman" w:hAnsi="Times New Roman" w:cs="Times New Roman"/>
            <w:sz w:val="24"/>
            <w:szCs w:val="24"/>
            <w:lang w:val="en-US"/>
          </w:rPr>
          <w:t xml:space="preserve"> in the primary studies</w:t>
        </w:r>
      </w:ins>
      <w:ins w:id="35" w:author="Jelte Wicherts" w:date="2013-12-24T10:54:00Z">
        <w:r w:rsidR="00132DA6">
          <w:rPr>
            <w:rFonts w:ascii="Times New Roman" w:hAnsi="Times New Roman" w:cs="Times New Roman"/>
            <w:sz w:val="24"/>
            <w:szCs w:val="24"/>
            <w:lang w:val="en-US"/>
          </w:rPr>
          <w:t xml:space="preserve"> (i.e., they are not visible on the basis of compari</w:t>
        </w:r>
      </w:ins>
      <w:ins w:id="36" w:author="Jelte Wicherts" w:date="2013-12-24T10:55:00Z">
        <w:r w:rsidR="00132DA6">
          <w:rPr>
            <w:rFonts w:ascii="Times New Roman" w:hAnsi="Times New Roman" w:cs="Times New Roman"/>
            <w:sz w:val="24"/>
            <w:szCs w:val="24"/>
            <w:lang w:val="en-US"/>
          </w:rPr>
          <w:t>s</w:t>
        </w:r>
      </w:ins>
      <w:ins w:id="37" w:author="Jelte Wicherts" w:date="2013-12-24T10:54:00Z">
        <w:r w:rsidR="00132DA6">
          <w:rPr>
            <w:rFonts w:ascii="Times New Roman" w:hAnsi="Times New Roman" w:cs="Times New Roman"/>
            <w:sz w:val="24"/>
            <w:szCs w:val="24"/>
            <w:lang w:val="en-US"/>
          </w:rPr>
          <w:t xml:space="preserve">ons </w:t>
        </w:r>
        <w:commentRangeStart w:id="38"/>
        <w:commentRangeStart w:id="39"/>
        <w:r w:rsidR="00132DA6">
          <w:rPr>
            <w:rFonts w:ascii="Times New Roman" w:hAnsi="Times New Roman" w:cs="Times New Roman"/>
            <w:sz w:val="24"/>
            <w:szCs w:val="24"/>
            <w:lang w:val="en-US"/>
          </w:rPr>
          <w:t>of</w:t>
        </w:r>
      </w:ins>
      <w:commentRangeEnd w:id="38"/>
      <w:r w:rsidR="00584FE4">
        <w:rPr>
          <w:rStyle w:val="CommentReference"/>
        </w:rPr>
        <w:commentReference w:id="38"/>
      </w:r>
      <w:commentRangeEnd w:id="39"/>
      <w:r w:rsidR="00DE704D">
        <w:rPr>
          <w:rStyle w:val="CommentReference"/>
        </w:rPr>
        <w:commentReference w:id="39"/>
      </w:r>
      <w:ins w:id="41" w:author="Jelte Wicherts" w:date="2013-12-24T10:54:00Z">
        <w:r w:rsidR="00132DA6">
          <w:rPr>
            <w:rFonts w:ascii="Times New Roman" w:hAnsi="Times New Roman" w:cs="Times New Roman"/>
            <w:sz w:val="24"/>
            <w:szCs w:val="24"/>
            <w:lang w:val="en-US"/>
          </w:rPr>
          <w:t xml:space="preserve"> means across the s</w:t>
        </w:r>
      </w:ins>
      <w:ins w:id="42" w:author="Jelte Wicherts" w:date="2013-12-24T10:55:00Z">
        <w:r w:rsidR="00132DA6">
          <w:rPr>
            <w:rFonts w:ascii="Times New Roman" w:hAnsi="Times New Roman" w:cs="Times New Roman"/>
            <w:sz w:val="24"/>
            <w:szCs w:val="24"/>
            <w:lang w:val="en-US"/>
          </w:rPr>
          <w:t>t</w:t>
        </w:r>
      </w:ins>
      <w:ins w:id="43" w:author="Jelte Wicherts" w:date="2013-12-24T10:54:00Z">
        <w:r w:rsidR="00132DA6">
          <w:rPr>
            <w:rFonts w:ascii="Times New Roman" w:hAnsi="Times New Roman" w:cs="Times New Roman"/>
            <w:sz w:val="24"/>
            <w:szCs w:val="24"/>
            <w:lang w:val="en-US"/>
          </w:rPr>
          <w:t>udies)</w:t>
        </w:r>
      </w:ins>
      <w:r w:rsidR="00AA7236">
        <w:rPr>
          <w:rFonts w:ascii="Times New Roman" w:hAnsi="Times New Roman" w:cs="Times New Roman"/>
          <w:sz w:val="24"/>
          <w:szCs w:val="24"/>
          <w:lang w:val="en-US"/>
        </w:rPr>
        <w:t>.</w:t>
      </w:r>
    </w:p>
    <w:p w14:paraId="671C5E25" w14:textId="2723A0F0" w:rsidR="00AA7236" w:rsidRPr="00C012C6" w:rsidRDefault="005C127B" w:rsidP="000E524A">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An inspection of </w:t>
      </w:r>
      <w:r w:rsidR="0076527D">
        <w:rPr>
          <w:rFonts w:ascii="Times New Roman" w:hAnsi="Times New Roman" w:cs="Times New Roman"/>
          <w:sz w:val="24"/>
          <w:szCs w:val="24"/>
          <w:lang w:val="en-US"/>
        </w:rPr>
        <w:t>the moderator effect within the levels of the ostracism factor</w:t>
      </w:r>
      <w:r>
        <w:rPr>
          <w:rFonts w:ascii="Times New Roman" w:hAnsi="Times New Roman" w:cs="Times New Roman"/>
          <w:sz w:val="24"/>
          <w:szCs w:val="24"/>
          <w:lang w:val="en-US"/>
        </w:rPr>
        <w:t xml:space="preserve"> showed </w:t>
      </w:r>
      <w:r w:rsidR="0076527D">
        <w:rPr>
          <w:rFonts w:ascii="Times New Roman" w:hAnsi="Times New Roman" w:cs="Times New Roman"/>
          <w:sz w:val="24"/>
          <w:szCs w:val="24"/>
          <w:lang w:val="en-US"/>
        </w:rPr>
        <w:t>that this is indeed the case. Within the ostracism level, the estimated simple moderator effect was estimated at d = 0.31 on the first measure (</w:t>
      </w:r>
      <w:r w:rsidR="00BD5138">
        <w:rPr>
          <w:rFonts w:ascii="Times New Roman" w:hAnsi="Times New Roman" w:cs="Times New Roman"/>
          <w:i/>
          <w:sz w:val="24"/>
          <w:szCs w:val="24"/>
          <w:lang w:val="en-US"/>
        </w:rPr>
        <w:t xml:space="preserve">k = </w:t>
      </w:r>
      <w:r w:rsidR="00BD5138">
        <w:rPr>
          <w:rFonts w:ascii="Times New Roman" w:hAnsi="Times New Roman" w:cs="Times New Roman"/>
          <w:sz w:val="24"/>
          <w:szCs w:val="24"/>
          <w:lang w:val="en-US"/>
        </w:rPr>
        <w:t>52, p = .001, 95% CI [0.13, 0.48]</w:t>
      </w:r>
      <w:r w:rsidR="0076527D">
        <w:rPr>
          <w:rFonts w:ascii="Times New Roman" w:hAnsi="Times New Roman" w:cs="Times New Roman"/>
          <w:sz w:val="24"/>
          <w:szCs w:val="24"/>
          <w:lang w:val="en-US"/>
        </w:rPr>
        <w:t>), and d = 0.02 on the last measure (</w:t>
      </w:r>
      <w:r w:rsidR="00BD5138">
        <w:rPr>
          <w:rFonts w:ascii="Times New Roman" w:hAnsi="Times New Roman" w:cs="Times New Roman"/>
          <w:i/>
          <w:sz w:val="24"/>
          <w:szCs w:val="24"/>
          <w:lang w:val="en-US"/>
        </w:rPr>
        <w:t xml:space="preserve">k </w:t>
      </w:r>
      <w:r w:rsidR="00BD5138">
        <w:rPr>
          <w:rFonts w:ascii="Times New Roman" w:hAnsi="Times New Roman" w:cs="Times New Roman"/>
          <w:sz w:val="24"/>
          <w:szCs w:val="24"/>
          <w:lang w:val="en-US"/>
        </w:rPr>
        <w:t>= 46, p = .86, 95% CI [-0.17, 0.20]</w:t>
      </w:r>
      <w:r w:rsidR="0076527D">
        <w:rPr>
          <w:rFonts w:ascii="Times New Roman" w:hAnsi="Times New Roman" w:cs="Times New Roman"/>
          <w:sz w:val="24"/>
          <w:szCs w:val="24"/>
          <w:lang w:val="en-US"/>
        </w:rPr>
        <w:t>). This indicates that there is an effect of the moderator on the first measure</w:t>
      </w:r>
      <w:r w:rsidR="00256F12">
        <w:rPr>
          <w:rFonts w:ascii="Times New Roman" w:hAnsi="Times New Roman" w:cs="Times New Roman"/>
          <w:sz w:val="24"/>
          <w:szCs w:val="24"/>
          <w:lang w:val="en-US"/>
        </w:rPr>
        <w:t>,</w:t>
      </w:r>
      <w:r w:rsidR="0076527D">
        <w:rPr>
          <w:rFonts w:ascii="Times New Roman" w:hAnsi="Times New Roman" w:cs="Times New Roman"/>
          <w:sz w:val="24"/>
          <w:szCs w:val="24"/>
          <w:lang w:val="en-US"/>
        </w:rPr>
        <w:t xml:space="preserve"> which can be qualified as the moderated group scoring higher than the non-moderated </w:t>
      </w:r>
      <w:commentRangeStart w:id="44"/>
      <w:commentRangeStart w:id="45"/>
      <w:r w:rsidR="0076527D">
        <w:rPr>
          <w:rFonts w:ascii="Times New Roman" w:hAnsi="Times New Roman" w:cs="Times New Roman"/>
          <w:sz w:val="24"/>
          <w:szCs w:val="24"/>
          <w:lang w:val="en-US"/>
        </w:rPr>
        <w:t>group</w:t>
      </w:r>
      <w:commentRangeEnd w:id="44"/>
      <w:r w:rsidR="00256F12">
        <w:rPr>
          <w:rStyle w:val="CommentReference"/>
        </w:rPr>
        <w:commentReference w:id="44"/>
      </w:r>
      <w:commentRangeEnd w:id="45"/>
      <w:r w:rsidR="00E1191A">
        <w:rPr>
          <w:rStyle w:val="CommentReference"/>
        </w:rPr>
        <w:commentReference w:id="45"/>
      </w:r>
      <w:r w:rsidR="00132DA6">
        <w:rPr>
          <w:rFonts w:ascii="Times New Roman" w:hAnsi="Times New Roman" w:cs="Times New Roman"/>
          <w:sz w:val="24"/>
          <w:szCs w:val="24"/>
          <w:lang w:val="en-US"/>
        </w:rPr>
        <w:t xml:space="preserve"> (</w:t>
      </w:r>
      <w:commentRangeStart w:id="46"/>
      <w:commentRangeStart w:id="47"/>
      <w:r w:rsidR="00132DA6">
        <w:rPr>
          <w:rFonts w:ascii="Times New Roman" w:hAnsi="Times New Roman" w:cs="Times New Roman"/>
          <w:sz w:val="24"/>
          <w:szCs w:val="24"/>
          <w:lang w:val="en-US"/>
        </w:rPr>
        <w:t xml:space="preserve">e.g., </w:t>
      </w:r>
      <w:commentRangeEnd w:id="46"/>
      <w:r w:rsidR="00132DA6">
        <w:rPr>
          <w:rStyle w:val="CommentReference"/>
        </w:rPr>
        <w:commentReference w:id="46"/>
      </w:r>
      <w:commentRangeEnd w:id="47"/>
      <w:r w:rsidR="006C1200">
        <w:rPr>
          <w:rStyle w:val="CommentReference"/>
        </w:rPr>
        <w:commentReference w:id="47"/>
      </w:r>
      <w:r w:rsidR="006C1200">
        <w:rPr>
          <w:rFonts w:ascii="Times New Roman" w:hAnsi="Times New Roman" w:cs="Times New Roman"/>
          <w:sz w:val="24"/>
          <w:szCs w:val="24"/>
          <w:lang w:val="en-US"/>
        </w:rPr>
        <w:t>not mentally visualizing the Cyberball game versus visualizing it; Kassner, Dongning, Law, &amp; Williams, n.d.</w:t>
      </w:r>
      <w:ins w:id="48" w:author="Jelte Wicherts" w:date="2013-12-24T10:55:00Z">
        <w:r w:rsidR="00132DA6">
          <w:rPr>
            <w:rFonts w:ascii="Times New Roman" w:hAnsi="Times New Roman" w:cs="Times New Roman"/>
            <w:sz w:val="24"/>
            <w:szCs w:val="24"/>
            <w:lang w:val="en-US"/>
          </w:rPr>
          <w:t>)</w:t>
        </w:r>
      </w:ins>
      <w:r w:rsidR="0076527D">
        <w:rPr>
          <w:rFonts w:ascii="Times New Roman" w:hAnsi="Times New Roman" w:cs="Times New Roman"/>
          <w:sz w:val="24"/>
          <w:szCs w:val="24"/>
          <w:lang w:val="en-US"/>
        </w:rPr>
        <w:t>.</w:t>
      </w:r>
      <w:r w:rsidR="00911603">
        <w:rPr>
          <w:rFonts w:ascii="Times New Roman" w:hAnsi="Times New Roman" w:cs="Times New Roman"/>
          <w:sz w:val="24"/>
          <w:szCs w:val="24"/>
          <w:lang w:val="en-US"/>
        </w:rPr>
        <w:t xml:space="preserve"> For the inclusion </w:t>
      </w:r>
      <w:r w:rsidR="00911603">
        <w:rPr>
          <w:rFonts w:ascii="Times New Roman" w:hAnsi="Times New Roman" w:cs="Times New Roman"/>
          <w:sz w:val="24"/>
          <w:szCs w:val="24"/>
          <w:lang w:val="en-US"/>
        </w:rPr>
        <w:lastRenderedPageBreak/>
        <w:t>level, the simple moderator effect is estimated at d = -0.16 on the first measure (</w:t>
      </w:r>
      <w:r w:rsidR="009C467D">
        <w:rPr>
          <w:rFonts w:ascii="Times New Roman" w:hAnsi="Times New Roman" w:cs="Times New Roman"/>
          <w:i/>
          <w:sz w:val="24"/>
          <w:szCs w:val="24"/>
          <w:lang w:val="en-US"/>
        </w:rPr>
        <w:t xml:space="preserve">k </w:t>
      </w:r>
      <w:r w:rsidR="009C467D">
        <w:rPr>
          <w:rFonts w:ascii="Times New Roman" w:hAnsi="Times New Roman" w:cs="Times New Roman"/>
          <w:sz w:val="24"/>
          <w:szCs w:val="24"/>
          <w:lang w:val="en-US"/>
        </w:rPr>
        <w:t>= 52, p = .038, 95% CI [-0.32, -0.09]</w:t>
      </w:r>
      <w:r w:rsidR="00911603">
        <w:rPr>
          <w:rFonts w:ascii="Times New Roman" w:hAnsi="Times New Roman" w:cs="Times New Roman"/>
          <w:sz w:val="24"/>
          <w:szCs w:val="24"/>
          <w:lang w:val="en-US"/>
        </w:rPr>
        <w:t>), and d = -0.17 on the last measure (</w:t>
      </w:r>
      <w:r w:rsidR="009C467D">
        <w:rPr>
          <w:rFonts w:ascii="Times New Roman" w:hAnsi="Times New Roman" w:cs="Times New Roman"/>
          <w:i/>
          <w:sz w:val="24"/>
          <w:szCs w:val="24"/>
          <w:lang w:val="en-US"/>
        </w:rPr>
        <w:t xml:space="preserve">k </w:t>
      </w:r>
      <w:r w:rsidR="009C467D">
        <w:rPr>
          <w:rFonts w:ascii="Times New Roman" w:hAnsi="Times New Roman" w:cs="Times New Roman"/>
          <w:sz w:val="24"/>
          <w:szCs w:val="24"/>
          <w:lang w:val="en-US"/>
        </w:rPr>
        <w:t>= 46, p = .013, 95% CI [-0.31, -0.</w:t>
      </w:r>
      <w:commentRangeStart w:id="49"/>
      <w:r w:rsidR="009C467D">
        <w:rPr>
          <w:rFonts w:ascii="Times New Roman" w:hAnsi="Times New Roman" w:cs="Times New Roman"/>
          <w:sz w:val="24"/>
          <w:szCs w:val="24"/>
          <w:lang w:val="en-US"/>
        </w:rPr>
        <w:t>04</w:t>
      </w:r>
      <w:commentRangeEnd w:id="49"/>
      <w:r w:rsidR="00256F12">
        <w:rPr>
          <w:rStyle w:val="CommentReference"/>
        </w:rPr>
        <w:commentReference w:id="49"/>
      </w:r>
      <w:r w:rsidR="009C467D">
        <w:rPr>
          <w:rFonts w:ascii="Times New Roman" w:hAnsi="Times New Roman" w:cs="Times New Roman"/>
          <w:sz w:val="24"/>
          <w:szCs w:val="24"/>
          <w:lang w:val="en-US"/>
        </w:rPr>
        <w:t>]</w:t>
      </w:r>
      <w:r w:rsidR="004A7CA5">
        <w:rPr>
          <w:rFonts w:ascii="Times New Roman" w:hAnsi="Times New Roman" w:cs="Times New Roman"/>
          <w:sz w:val="24"/>
          <w:szCs w:val="24"/>
          <w:lang w:val="en-US"/>
        </w:rPr>
        <w:t xml:space="preserve">), indicating that the </w:t>
      </w:r>
      <w:commentRangeStart w:id="50"/>
      <w:commentRangeStart w:id="51"/>
      <w:r w:rsidR="004A7CA5">
        <w:rPr>
          <w:rFonts w:ascii="Times New Roman" w:hAnsi="Times New Roman" w:cs="Times New Roman"/>
          <w:sz w:val="24"/>
          <w:szCs w:val="24"/>
          <w:lang w:val="en-US"/>
        </w:rPr>
        <w:t>moderator</w:t>
      </w:r>
      <w:commentRangeEnd w:id="50"/>
      <w:r w:rsidR="000E524A">
        <w:rPr>
          <w:rStyle w:val="CommentReference"/>
        </w:rPr>
        <w:commentReference w:id="50"/>
      </w:r>
      <w:commentRangeEnd w:id="51"/>
      <w:r w:rsidR="00356A51">
        <w:rPr>
          <w:rStyle w:val="CommentReference"/>
        </w:rPr>
        <w:commentReference w:id="51"/>
      </w:r>
      <w:r w:rsidR="00BD5CC7">
        <w:rPr>
          <w:rFonts w:ascii="Times New Roman" w:hAnsi="Times New Roman" w:cs="Times New Roman"/>
          <w:sz w:val="24"/>
          <w:szCs w:val="24"/>
          <w:lang w:val="en-US"/>
        </w:rPr>
        <w:t>,</w:t>
      </w:r>
      <w:r w:rsidR="004A7CA5">
        <w:rPr>
          <w:rFonts w:ascii="Times New Roman" w:hAnsi="Times New Roman" w:cs="Times New Roman"/>
          <w:sz w:val="24"/>
          <w:szCs w:val="24"/>
          <w:lang w:val="en-US"/>
        </w:rPr>
        <w:t xml:space="preserve"> has a fully reversed effect on the included level, where the moderated score lower than the non-moderated within the inclusion level</w:t>
      </w:r>
      <w:r w:rsidR="002728E3">
        <w:rPr>
          <w:rFonts w:ascii="Times New Roman" w:hAnsi="Times New Roman" w:cs="Times New Roman"/>
          <w:sz w:val="24"/>
          <w:szCs w:val="24"/>
          <w:lang w:val="en-US"/>
        </w:rPr>
        <w:t xml:space="preserve"> (e.g., self-affirmation present or absent; Webb, Harris, &amp; McAtamney, n.d.)</w:t>
      </w:r>
      <w:r w:rsidR="004A7CA5">
        <w:rPr>
          <w:rFonts w:ascii="Times New Roman" w:hAnsi="Times New Roman" w:cs="Times New Roman"/>
          <w:sz w:val="24"/>
          <w:szCs w:val="24"/>
          <w:lang w:val="en-US"/>
        </w:rPr>
        <w:t>.</w:t>
      </w:r>
      <w:r w:rsidR="00C36012">
        <w:rPr>
          <w:rFonts w:ascii="Times New Roman" w:hAnsi="Times New Roman" w:cs="Times New Roman"/>
          <w:sz w:val="24"/>
          <w:szCs w:val="24"/>
          <w:lang w:val="en-US"/>
        </w:rPr>
        <w:t xml:space="preserve"> These analyses thus indicate the significant impact the moderator level has on the first measure for the ostracism level, and on both measures for the inclusion level.</w:t>
      </w:r>
      <w:commentRangeStart w:id="52"/>
      <w:commentRangeStart w:id="53"/>
      <w:ins w:id="54" w:author="Jelte Wicherts" w:date="2013-12-23T17:09:00Z">
        <w:r>
          <w:rPr>
            <w:rFonts w:ascii="Times New Roman" w:hAnsi="Times New Roman" w:cs="Times New Roman"/>
            <w:sz w:val="24"/>
            <w:szCs w:val="24"/>
            <w:lang w:val="en-US"/>
          </w:rPr>
          <w:t xml:space="preserve">  </w:t>
        </w:r>
        <w:commentRangeEnd w:id="52"/>
        <w:r>
          <w:rPr>
            <w:rStyle w:val="CommentReference"/>
          </w:rPr>
          <w:commentReference w:id="52"/>
        </w:r>
      </w:ins>
      <w:commentRangeEnd w:id="53"/>
      <w:r w:rsidR="000855C0">
        <w:rPr>
          <w:rStyle w:val="CommentReference"/>
        </w:rPr>
        <w:commentReference w:id="53"/>
      </w:r>
    </w:p>
    <w:p w14:paraId="46549C4A" w14:textId="5AADAA2C" w:rsidR="00E76D2C" w:rsidRPr="00F70F0A" w:rsidRDefault="00CB22AC" w:rsidP="00C30555">
      <w:pPr>
        <w:spacing w:after="0" w:line="480" w:lineRule="auto"/>
        <w:rPr>
          <w:rFonts w:ascii="Times New Roman" w:hAnsi="Times New Roman" w:cs="Times New Roman"/>
          <w:sz w:val="24"/>
          <w:szCs w:val="24"/>
          <w:lang w:val="en-US"/>
        </w:rPr>
      </w:pPr>
      <w:r>
        <w:rPr>
          <w:rFonts w:ascii="Times New Roman" w:hAnsi="Times New Roman" w:cs="Times New Roman"/>
          <w:b/>
          <w:sz w:val="24"/>
          <w:szCs w:val="24"/>
          <w:lang w:val="en-US"/>
        </w:rPr>
        <w:t>Secondary</w:t>
      </w:r>
      <w:r w:rsidR="00991FBE" w:rsidRPr="00F70F0A">
        <w:rPr>
          <w:rFonts w:ascii="Times New Roman" w:hAnsi="Times New Roman" w:cs="Times New Roman"/>
          <w:b/>
          <w:sz w:val="24"/>
          <w:szCs w:val="24"/>
          <w:lang w:val="en-US"/>
        </w:rPr>
        <w:t xml:space="preserve"> </w:t>
      </w:r>
      <w:r w:rsidR="00991FBE">
        <w:rPr>
          <w:rFonts w:ascii="Times New Roman" w:hAnsi="Times New Roman" w:cs="Times New Roman"/>
          <w:b/>
          <w:sz w:val="24"/>
          <w:szCs w:val="24"/>
          <w:lang w:val="en-US"/>
        </w:rPr>
        <w:t>analyses</w:t>
      </w:r>
      <w:r w:rsidR="0076527D">
        <w:rPr>
          <w:rFonts w:ascii="Times New Roman" w:hAnsi="Times New Roman" w:cs="Times New Roman"/>
          <w:b/>
          <w:sz w:val="24"/>
          <w:szCs w:val="24"/>
          <w:lang w:val="en-US"/>
        </w:rPr>
        <w:t xml:space="preserve">. </w:t>
      </w:r>
      <w:r w:rsidR="0076527D">
        <w:rPr>
          <w:rFonts w:ascii="Times New Roman" w:hAnsi="Times New Roman" w:cs="Times New Roman"/>
          <w:sz w:val="24"/>
          <w:szCs w:val="24"/>
          <w:lang w:val="en-US"/>
        </w:rPr>
        <w:t>I</w:t>
      </w:r>
      <w:r w:rsidR="00731737">
        <w:rPr>
          <w:rFonts w:ascii="Times New Roman" w:hAnsi="Times New Roman" w:cs="Times New Roman"/>
          <w:sz w:val="24"/>
          <w:szCs w:val="24"/>
          <w:lang w:val="en-US"/>
        </w:rPr>
        <w:t>n</w:t>
      </w:r>
      <w:r w:rsidR="0076527D">
        <w:rPr>
          <w:rFonts w:ascii="Times New Roman" w:hAnsi="Times New Roman" w:cs="Times New Roman"/>
          <w:sz w:val="24"/>
          <w:szCs w:val="24"/>
          <w:lang w:val="en-US"/>
        </w:rPr>
        <w:t xml:space="preserve"> addition to the simple effects over all studies,</w:t>
      </w:r>
      <w:r w:rsidR="00132DA6">
        <w:rPr>
          <w:rFonts w:ascii="Times New Roman" w:hAnsi="Times New Roman" w:cs="Times New Roman"/>
          <w:sz w:val="24"/>
          <w:szCs w:val="24"/>
          <w:lang w:val="en-US"/>
        </w:rPr>
        <w:t xml:space="preserve"> we analyzed</w:t>
      </w:r>
      <w:r w:rsidR="00731737">
        <w:rPr>
          <w:rFonts w:ascii="Times New Roman" w:hAnsi="Times New Roman" w:cs="Times New Roman"/>
          <w:sz w:val="24"/>
          <w:szCs w:val="24"/>
          <w:lang w:val="en-US"/>
        </w:rPr>
        <w:t xml:space="preserve"> subsets of studies that differ in terms of</w:t>
      </w:r>
      <w:r w:rsidR="00731737" w:rsidRPr="00F70F0A">
        <w:rPr>
          <w:rFonts w:ascii="Times New Roman" w:hAnsi="Times New Roman" w:cs="Times New Roman"/>
          <w:sz w:val="24"/>
          <w:szCs w:val="24"/>
          <w:lang w:val="en-US"/>
        </w:rPr>
        <w:t xml:space="preserve"> measure type</w:t>
      </w:r>
      <w:r w:rsidR="0076527D">
        <w:rPr>
          <w:rFonts w:ascii="Times New Roman" w:hAnsi="Times New Roman" w:cs="Times New Roman"/>
          <w:sz w:val="24"/>
          <w:szCs w:val="24"/>
          <w:lang w:val="en-US"/>
        </w:rPr>
        <w:t xml:space="preserve"> </w:t>
      </w:r>
      <w:r w:rsidR="00132DA6">
        <w:rPr>
          <w:rFonts w:ascii="Times New Roman" w:hAnsi="Times New Roman" w:cs="Times New Roman"/>
          <w:sz w:val="24"/>
          <w:szCs w:val="24"/>
          <w:lang w:val="en-US"/>
        </w:rPr>
        <w:t>to study</w:t>
      </w:r>
      <w:r w:rsidR="0076527D">
        <w:rPr>
          <w:rFonts w:ascii="Times New Roman" w:hAnsi="Times New Roman" w:cs="Times New Roman"/>
          <w:sz w:val="24"/>
          <w:szCs w:val="24"/>
          <w:lang w:val="en-US"/>
        </w:rPr>
        <w:t xml:space="preserve"> </w:t>
      </w:r>
      <w:r w:rsidR="00BD5138">
        <w:rPr>
          <w:rFonts w:ascii="Times New Roman" w:hAnsi="Times New Roman" w:cs="Times New Roman"/>
          <w:sz w:val="24"/>
          <w:szCs w:val="24"/>
          <w:lang w:val="en-US"/>
        </w:rPr>
        <w:t>robustness</w:t>
      </w:r>
      <w:r w:rsidR="0076527D">
        <w:rPr>
          <w:rFonts w:ascii="Times New Roman" w:hAnsi="Times New Roman" w:cs="Times New Roman"/>
          <w:sz w:val="24"/>
          <w:szCs w:val="24"/>
          <w:lang w:val="en-US"/>
        </w:rPr>
        <w:t xml:space="preserve"> of the </w:t>
      </w:r>
      <w:r w:rsidR="00132DA6">
        <w:rPr>
          <w:rFonts w:ascii="Times New Roman" w:hAnsi="Times New Roman" w:cs="Times New Roman"/>
          <w:sz w:val="24"/>
          <w:szCs w:val="24"/>
          <w:lang w:val="en-US"/>
        </w:rPr>
        <w:t>effects</w:t>
      </w:r>
      <w:r w:rsidR="0076527D">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w:t>
      </w:r>
      <w:r w:rsidR="0076527D">
        <w:rPr>
          <w:rFonts w:ascii="Times New Roman" w:hAnsi="Times New Roman" w:cs="Times New Roman"/>
          <w:sz w:val="24"/>
          <w:szCs w:val="24"/>
          <w:lang w:val="en-US"/>
        </w:rPr>
        <w:t>We also inspected whether s</w:t>
      </w:r>
      <w:r w:rsidR="00731737" w:rsidRPr="00F70F0A">
        <w:rPr>
          <w:rFonts w:ascii="Times New Roman" w:hAnsi="Times New Roman" w:cs="Times New Roman"/>
          <w:sz w:val="24"/>
          <w:szCs w:val="24"/>
          <w:lang w:val="en-US"/>
        </w:rPr>
        <w:t xml:space="preserve">ample composition, scale composition, </w:t>
      </w:r>
      <w:r w:rsidR="0076527D">
        <w:rPr>
          <w:rFonts w:ascii="Times New Roman" w:hAnsi="Times New Roman" w:cs="Times New Roman"/>
          <w:sz w:val="24"/>
          <w:szCs w:val="24"/>
          <w:lang w:val="en-US"/>
        </w:rPr>
        <w:t xml:space="preserve">and </w:t>
      </w:r>
      <w:r w:rsidR="00731737" w:rsidRPr="00F70F0A">
        <w:rPr>
          <w:rFonts w:ascii="Times New Roman" w:hAnsi="Times New Roman" w:cs="Times New Roman"/>
          <w:sz w:val="24"/>
          <w:szCs w:val="24"/>
          <w:lang w:val="en-US"/>
        </w:rPr>
        <w:t>Cyberball</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specifics</w:t>
      </w:r>
      <w:r w:rsidR="0076527D">
        <w:rPr>
          <w:rFonts w:ascii="Times New Roman" w:hAnsi="Times New Roman" w:cs="Times New Roman"/>
          <w:sz w:val="24"/>
          <w:szCs w:val="24"/>
          <w:lang w:val="en-US"/>
        </w:rPr>
        <w:t xml:space="preserve"> could predict the estimated effect size</w:t>
      </w:r>
      <w:r w:rsidR="00731737">
        <w:rPr>
          <w:rFonts w:ascii="Times New Roman" w:hAnsi="Times New Roman" w:cs="Times New Roman"/>
          <w:sz w:val="24"/>
          <w:szCs w:val="24"/>
          <w:lang w:val="en-US"/>
        </w:rPr>
        <w:t xml:space="preserve">. </w:t>
      </w:r>
      <w:r w:rsidR="0076527D">
        <w:rPr>
          <w:rFonts w:ascii="Times New Roman" w:hAnsi="Times New Roman" w:cs="Times New Roman"/>
          <w:sz w:val="24"/>
          <w:szCs w:val="24"/>
          <w:lang w:val="en-US"/>
        </w:rPr>
        <w:t xml:space="preserve">Finally, we </w:t>
      </w:r>
      <w:r w:rsidR="00731737" w:rsidRPr="00F70F0A">
        <w:rPr>
          <w:rFonts w:ascii="Times New Roman" w:hAnsi="Times New Roman" w:cs="Times New Roman"/>
          <w:sz w:val="24"/>
          <w:szCs w:val="24"/>
          <w:lang w:val="en-US"/>
        </w:rPr>
        <w:t>inspect</w:t>
      </w:r>
      <w:r w:rsidR="0076527D">
        <w:rPr>
          <w:rFonts w:ascii="Times New Roman" w:hAnsi="Times New Roman" w:cs="Times New Roman"/>
          <w:sz w:val="24"/>
          <w:szCs w:val="24"/>
          <w:lang w:val="en-US"/>
        </w:rPr>
        <w:t>ed</w:t>
      </w:r>
      <w:r w:rsidR="00731737">
        <w:rPr>
          <w:rFonts w:ascii="Times New Roman" w:hAnsi="Times New Roman" w:cs="Times New Roman"/>
          <w:sz w:val="24"/>
          <w:szCs w:val="24"/>
          <w:lang w:val="en-US"/>
        </w:rPr>
        <w:t xml:space="preserve"> </w:t>
      </w:r>
      <w:r w:rsidR="0076527D">
        <w:rPr>
          <w:rFonts w:ascii="Times New Roman" w:hAnsi="Times New Roman" w:cs="Times New Roman"/>
          <w:sz w:val="24"/>
          <w:szCs w:val="24"/>
          <w:lang w:val="en-US"/>
        </w:rPr>
        <w:t>whether v</w:t>
      </w:r>
      <w:r w:rsidR="00731737" w:rsidRPr="00F70F0A">
        <w:rPr>
          <w:rFonts w:ascii="Times New Roman" w:hAnsi="Times New Roman" w:cs="Times New Roman"/>
          <w:sz w:val="24"/>
          <w:szCs w:val="24"/>
          <w:lang w:val="en-US"/>
        </w:rPr>
        <w:t>ariability in a homogeneous subset of studies</w:t>
      </w:r>
      <w:r w:rsidR="00731737">
        <w:rPr>
          <w:rFonts w:ascii="Times New Roman" w:hAnsi="Times New Roman" w:cs="Times New Roman"/>
          <w:sz w:val="24"/>
          <w:szCs w:val="24"/>
          <w:lang w:val="en-US"/>
        </w:rPr>
        <w:t xml:space="preserve"> to come to grips with the relatively large heterogeneity of simple main effects found in the confirmatory analyses</w:t>
      </w:r>
      <w:r w:rsidR="00731737" w:rsidRPr="00F70F0A">
        <w:rPr>
          <w:rFonts w:ascii="Times New Roman" w:hAnsi="Times New Roman" w:cs="Times New Roman"/>
          <w:sz w:val="24"/>
          <w:szCs w:val="24"/>
          <w:lang w:val="en-US"/>
        </w:rPr>
        <w:t>.</w:t>
      </w:r>
    </w:p>
    <w:p w14:paraId="36FC9D79" w14:textId="30D529C6" w:rsidR="00E76D2C" w:rsidRPr="00F70F0A" w:rsidRDefault="00731737" w:rsidP="00BD5138">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r>
      <w:r w:rsidRPr="00F70F0A">
        <w:rPr>
          <w:rFonts w:ascii="Times New Roman" w:hAnsi="Times New Roman" w:cs="Times New Roman"/>
          <w:b/>
          <w:sz w:val="24"/>
          <w:szCs w:val="24"/>
          <w:lang w:val="en-US"/>
        </w:rPr>
        <w:t>Measures.</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To inspect </w:t>
      </w:r>
      <w:r w:rsidR="00004F28">
        <w:rPr>
          <w:rFonts w:ascii="Times New Roman" w:hAnsi="Times New Roman" w:cs="Times New Roman"/>
          <w:sz w:val="24"/>
          <w:szCs w:val="24"/>
          <w:lang w:val="en-US"/>
        </w:rPr>
        <w:t>the</w:t>
      </w:r>
      <w:r w:rsidR="00004F28"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robust</w:t>
      </w:r>
      <w:r w:rsidR="00004F28">
        <w:rPr>
          <w:rFonts w:ascii="Times New Roman" w:hAnsi="Times New Roman" w:cs="Times New Roman"/>
          <w:sz w:val="24"/>
          <w:szCs w:val="24"/>
          <w:lang w:val="en-US"/>
        </w:rPr>
        <w:t>ness of</w:t>
      </w:r>
      <w:r w:rsidRPr="00F70F0A">
        <w:rPr>
          <w:rFonts w:ascii="Times New Roman" w:hAnsi="Times New Roman" w:cs="Times New Roman"/>
          <w:sz w:val="24"/>
          <w:szCs w:val="24"/>
          <w:lang w:val="en-US"/>
        </w:rPr>
        <w:t xml:space="preserve"> the estimate</w:t>
      </w:r>
      <w:r w:rsidR="0073067A">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we ran simple effects across several subsets of measures. These </w:t>
      </w:r>
      <w:r w:rsidR="0073067A">
        <w:rPr>
          <w:rFonts w:ascii="Times New Roman" w:hAnsi="Times New Roman" w:cs="Times New Roman"/>
          <w:sz w:val="24"/>
          <w:szCs w:val="24"/>
          <w:lang w:val="en-US"/>
        </w:rPr>
        <w:t>subsets</w:t>
      </w:r>
      <w:r w:rsidRPr="00F70F0A">
        <w:rPr>
          <w:rFonts w:ascii="Times New Roman" w:hAnsi="Times New Roman" w:cs="Times New Roman"/>
          <w:sz w:val="24"/>
          <w:szCs w:val="24"/>
          <w:lang w:val="en-US"/>
        </w:rPr>
        <w:t xml:space="preserve"> encompassed (1) fundamental needs (single- and composite </w:t>
      </w:r>
      <w:r w:rsidR="00FF7607">
        <w:rPr>
          <w:rFonts w:ascii="Times New Roman" w:hAnsi="Times New Roman" w:cs="Times New Roman"/>
          <w:sz w:val="24"/>
          <w:szCs w:val="24"/>
          <w:lang w:val="en-US"/>
        </w:rPr>
        <w:t>needs</w:t>
      </w:r>
      <w:r w:rsidRPr="00F70F0A">
        <w:rPr>
          <w:rFonts w:ascii="Times New Roman" w:hAnsi="Times New Roman" w:cs="Times New Roman"/>
          <w:sz w:val="24"/>
          <w:szCs w:val="24"/>
          <w:lang w:val="en-US"/>
        </w:rPr>
        <w:t>), (2) intrapersonal measures (i.e.</w:t>
      </w:r>
      <w:r w:rsidR="00FF7607">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measures that relate only to the self), (3) interpersonal</w:t>
      </w:r>
      <w:r w:rsidR="00BD5138" w:rsidRPr="00BD5138">
        <w:rPr>
          <w:rFonts w:ascii="Times New Roman" w:hAnsi="Times New Roman" w:cs="Times New Roman"/>
          <w:sz w:val="24"/>
          <w:szCs w:val="24"/>
          <w:lang w:val="en-US"/>
        </w:rPr>
        <w:t xml:space="preserve"> </w:t>
      </w:r>
      <w:r w:rsidR="00BD5138" w:rsidRPr="00F70F0A">
        <w:rPr>
          <w:rFonts w:ascii="Times New Roman" w:hAnsi="Times New Roman" w:cs="Times New Roman"/>
          <w:sz w:val="24"/>
          <w:szCs w:val="24"/>
          <w:lang w:val="en-US"/>
        </w:rPr>
        <w:t>measures</w:t>
      </w:r>
      <w:r w:rsidRPr="00F70F0A">
        <w:rPr>
          <w:rFonts w:ascii="Times New Roman" w:hAnsi="Times New Roman" w:cs="Times New Roman"/>
          <w:sz w:val="24"/>
          <w:szCs w:val="24"/>
          <w:lang w:val="en-US"/>
        </w:rPr>
        <w:t xml:space="preserve"> (i.e.</w:t>
      </w:r>
      <w:r w:rsidR="00FF7607">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measures that relate to others or the self in the context of others) and (4) measures that were coded by the first two authors as fitting the description of being immediate or delayed (i.e.</w:t>
      </w:r>
      <w:r w:rsidR="00BD5138">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questions related to during- or after the game, respectively). </w:t>
      </w:r>
      <w:r w:rsidR="005C127B">
        <w:rPr>
          <w:rFonts w:ascii="Times New Roman" w:hAnsi="Times New Roman" w:cs="Times New Roman"/>
          <w:sz w:val="24"/>
          <w:szCs w:val="24"/>
          <w:lang w:val="en-US"/>
        </w:rPr>
        <w:t>We ran the</w:t>
      </w:r>
      <w:r w:rsidR="005C127B"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analyses for the different measures for the two time points separately (i.e.</w:t>
      </w:r>
      <w:r w:rsidR="00BD5138">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first and last measure).</w:t>
      </w:r>
      <w:r w:rsidR="00BD5138">
        <w:rPr>
          <w:rFonts w:ascii="Times New Roman" w:hAnsi="Times New Roman" w:cs="Times New Roman"/>
          <w:sz w:val="24"/>
          <w:szCs w:val="24"/>
          <w:lang w:val="en-US"/>
        </w:rPr>
        <w:t xml:space="preserve"> </w:t>
      </w:r>
    </w:p>
    <w:p w14:paraId="1431F597" w14:textId="72140452" w:rsidR="002778FB" w:rsidRDefault="002778FB"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The different panels in Figure 1 show the results for the different simple effects per subset and overall. </w:t>
      </w:r>
      <w:r w:rsidR="008D5B38">
        <w:rPr>
          <w:rFonts w:ascii="Times New Roman" w:hAnsi="Times New Roman" w:cs="Times New Roman"/>
          <w:sz w:val="24"/>
          <w:szCs w:val="24"/>
          <w:lang w:val="en-US"/>
        </w:rPr>
        <w:t xml:space="preserve">A comparison of the </w:t>
      </w:r>
      <w:r>
        <w:rPr>
          <w:rFonts w:ascii="Times New Roman" w:hAnsi="Times New Roman" w:cs="Times New Roman"/>
          <w:sz w:val="24"/>
          <w:szCs w:val="24"/>
          <w:lang w:val="en-US"/>
        </w:rPr>
        <w:t xml:space="preserve">the results within each panel shows whether the overall results are robust and representative of all subsets, or whether there are nuances per type of measure. The main differences </w:t>
      </w:r>
      <w:r w:rsidR="008D5B38">
        <w:rPr>
          <w:rFonts w:ascii="Times New Roman" w:hAnsi="Times New Roman" w:cs="Times New Roman"/>
          <w:sz w:val="24"/>
          <w:szCs w:val="24"/>
          <w:lang w:val="en-US"/>
        </w:rPr>
        <w:t>are</w:t>
      </w:r>
      <w:r>
        <w:rPr>
          <w:rFonts w:ascii="Times New Roman" w:hAnsi="Times New Roman" w:cs="Times New Roman"/>
          <w:sz w:val="24"/>
          <w:szCs w:val="24"/>
          <w:lang w:val="en-US"/>
        </w:rPr>
        <w:t xml:space="preserve"> not</w:t>
      </w:r>
      <w:r w:rsidR="008D5B38">
        <w:rPr>
          <w:rFonts w:ascii="Times New Roman" w:hAnsi="Times New Roman" w:cs="Times New Roman"/>
          <w:sz w:val="24"/>
          <w:szCs w:val="24"/>
          <w:lang w:val="en-US"/>
        </w:rPr>
        <w:t>able</w:t>
      </w:r>
      <w:r>
        <w:rPr>
          <w:rFonts w:ascii="Times New Roman" w:hAnsi="Times New Roman" w:cs="Times New Roman"/>
          <w:sz w:val="24"/>
          <w:szCs w:val="24"/>
          <w:lang w:val="en-US"/>
        </w:rPr>
        <w:t xml:space="preserve"> in panels (1), (2) and (5).</w:t>
      </w:r>
      <w:commentRangeStart w:id="55"/>
      <w:commentRangeStart w:id="56"/>
      <w:r>
        <w:rPr>
          <w:rFonts w:ascii="Times New Roman" w:hAnsi="Times New Roman" w:cs="Times New Roman"/>
          <w:sz w:val="24"/>
          <w:szCs w:val="24"/>
          <w:lang w:val="en-US"/>
        </w:rPr>
        <w:t xml:space="preserve"> The first and </w:t>
      </w:r>
      <w:r>
        <w:rPr>
          <w:rFonts w:ascii="Times New Roman" w:hAnsi="Times New Roman" w:cs="Times New Roman"/>
          <w:sz w:val="24"/>
          <w:szCs w:val="24"/>
          <w:lang w:val="en-US"/>
        </w:rPr>
        <w:lastRenderedPageBreak/>
        <w:t xml:space="preserve">second panels indicate that the effect of ostracism within both moderator levels is stronger for the subset of fundamental needs measures, and weaker for interpersonal measures. </w:t>
      </w:r>
      <w:commentRangeStart w:id="57"/>
      <w:r w:rsidR="001724F0">
        <w:rPr>
          <w:rFonts w:ascii="Times New Roman" w:hAnsi="Times New Roman" w:cs="Times New Roman"/>
          <w:sz w:val="24"/>
          <w:szCs w:val="24"/>
          <w:lang w:val="en-US"/>
        </w:rPr>
        <w:t>This indicates that in a similar factorial design, fundamental measures show stronger effects and interpersonal measures weaker effects.</w:t>
      </w:r>
      <w:commentRangeEnd w:id="57"/>
      <w:r w:rsidR="000B02FA">
        <w:rPr>
          <w:rStyle w:val="CommentReference"/>
        </w:rPr>
        <w:commentReference w:id="57"/>
      </w:r>
      <w:r w:rsidR="001724F0">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Panel 5 indicates that the moderation of interpersonal measures is stronger compared to the other subsets. </w:t>
      </w:r>
      <w:commentRangeStart w:id="58"/>
      <w:commentRangeStart w:id="59"/>
      <w:r>
        <w:rPr>
          <w:rFonts w:ascii="Times New Roman" w:hAnsi="Times New Roman" w:cs="Times New Roman"/>
          <w:sz w:val="24"/>
          <w:szCs w:val="24"/>
          <w:lang w:val="en-US"/>
        </w:rPr>
        <w:t xml:space="preserve">This suggests that interpersonal measures </w:t>
      </w:r>
      <w:r w:rsidR="009F6162">
        <w:rPr>
          <w:rFonts w:ascii="Times New Roman" w:hAnsi="Times New Roman" w:cs="Times New Roman"/>
          <w:sz w:val="24"/>
          <w:szCs w:val="24"/>
          <w:lang w:val="en-US"/>
        </w:rPr>
        <w:t xml:space="preserve">are more subject to moderation, whereas the effects of ostracism on fundamental needs </w:t>
      </w:r>
      <w:r w:rsidR="009F7D49">
        <w:rPr>
          <w:rFonts w:ascii="Times New Roman" w:hAnsi="Times New Roman" w:cs="Times New Roman"/>
          <w:sz w:val="24"/>
          <w:szCs w:val="24"/>
          <w:lang w:val="en-US"/>
        </w:rPr>
        <w:t xml:space="preserve">are </w:t>
      </w:r>
      <w:r w:rsidR="009F6162">
        <w:rPr>
          <w:rFonts w:ascii="Times New Roman" w:hAnsi="Times New Roman" w:cs="Times New Roman"/>
          <w:sz w:val="24"/>
          <w:szCs w:val="24"/>
          <w:lang w:val="en-US"/>
        </w:rPr>
        <w:t>larger initially</w:t>
      </w:r>
      <w:r>
        <w:rPr>
          <w:rFonts w:ascii="Times New Roman" w:hAnsi="Times New Roman" w:cs="Times New Roman"/>
          <w:sz w:val="24"/>
          <w:szCs w:val="24"/>
          <w:lang w:val="en-US"/>
        </w:rPr>
        <w:t>.</w:t>
      </w:r>
      <w:commentRangeEnd w:id="55"/>
      <w:r w:rsidR="00004F28">
        <w:rPr>
          <w:rStyle w:val="CommentReference"/>
        </w:rPr>
        <w:commentReference w:id="55"/>
      </w:r>
      <w:commentRangeEnd w:id="56"/>
      <w:commentRangeEnd w:id="58"/>
      <w:commentRangeEnd w:id="59"/>
      <w:r w:rsidR="000B02FA">
        <w:rPr>
          <w:rStyle w:val="CommentReference"/>
        </w:rPr>
        <w:commentReference w:id="56"/>
      </w:r>
      <w:r w:rsidR="00004F28">
        <w:rPr>
          <w:rStyle w:val="CommentReference"/>
        </w:rPr>
        <w:commentReference w:id="58"/>
      </w:r>
      <w:r w:rsidR="000B02FA">
        <w:rPr>
          <w:rStyle w:val="CommentReference"/>
        </w:rPr>
        <w:commentReference w:id="59"/>
      </w:r>
    </w:p>
    <w:p w14:paraId="5BA75208" w14:textId="578E6FBA" w:rsidR="00E76D2C" w:rsidRPr="00F70F0A" w:rsidRDefault="00731737" w:rsidP="00C204A0">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t>Composition.</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We ran a mixed-effects model on the ostracism effect of the first measure</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(as in Hypothesis 1) for the composition effects, because we expected that the effects would be largest in this setting and the highest number of studies could be included in this analysis. The predictors in the mixed effects model were (1) </w:t>
      </w:r>
      <w:commentRangeStart w:id="60"/>
      <w:commentRangeStart w:id="61"/>
      <w:r w:rsidR="00B0101C">
        <w:rPr>
          <w:rFonts w:ascii="Times New Roman" w:hAnsi="Times New Roman" w:cs="Times New Roman"/>
          <w:sz w:val="24"/>
          <w:szCs w:val="24"/>
          <w:lang w:val="en-US"/>
        </w:rPr>
        <w:t>country</w:t>
      </w:r>
      <w:commentRangeEnd w:id="60"/>
      <w:r w:rsidR="00792D66">
        <w:rPr>
          <w:rStyle w:val="CommentReference"/>
        </w:rPr>
        <w:commentReference w:id="60"/>
      </w:r>
      <w:commentRangeEnd w:id="61"/>
      <w:r w:rsidR="0074166C">
        <w:rPr>
          <w:rStyle w:val="CommentReference"/>
        </w:rPr>
        <w:commentReference w:id="61"/>
      </w:r>
      <w:r w:rsidR="0074166C">
        <w:rPr>
          <w:rFonts w:ascii="Times New Roman" w:hAnsi="Times New Roman" w:cs="Times New Roman"/>
          <w:sz w:val="24"/>
          <w:szCs w:val="24"/>
          <w:lang w:val="en-US"/>
        </w:rPr>
        <w:t xml:space="preserve"> (US, oth</w:t>
      </w:r>
      <w:r w:rsidR="00DB066D">
        <w:rPr>
          <w:rFonts w:ascii="Times New Roman" w:hAnsi="Times New Roman" w:cs="Times New Roman"/>
          <w:sz w:val="24"/>
          <w:szCs w:val="24"/>
          <w:lang w:val="en-US"/>
        </w:rPr>
        <w:t>er Western country, Asian, other</w:t>
      </w:r>
      <w:r w:rsidR="0074166C">
        <w:rPr>
          <w:rFonts w:ascii="Times New Roman" w:hAnsi="Times New Roman" w:cs="Times New Roman"/>
          <w:sz w:val="24"/>
          <w:szCs w:val="24"/>
          <w:lang w:val="en-US"/>
        </w:rPr>
        <w:t>)</w:t>
      </w:r>
      <w:r w:rsidR="00B0101C">
        <w:rPr>
          <w:rFonts w:ascii="Times New Roman" w:hAnsi="Times New Roman" w:cs="Times New Roman"/>
          <w:sz w:val="24"/>
          <w:szCs w:val="24"/>
          <w:lang w:val="en-US"/>
        </w:rPr>
        <w:t xml:space="preserve">, (2) proportion of males in the study, (3) mean age of the sample, (4) </w:t>
      </w:r>
      <w:r w:rsidRPr="00F70F0A">
        <w:rPr>
          <w:rFonts w:ascii="Times New Roman" w:hAnsi="Times New Roman" w:cs="Times New Roman"/>
          <w:sz w:val="24"/>
          <w:szCs w:val="24"/>
          <w:lang w:val="en-US"/>
        </w:rPr>
        <w:t xml:space="preserve">number of players in the game, </w:t>
      </w:r>
      <w:r w:rsidR="00B0101C">
        <w:rPr>
          <w:rFonts w:ascii="Times New Roman" w:hAnsi="Times New Roman" w:cs="Times New Roman"/>
          <w:sz w:val="24"/>
          <w:szCs w:val="24"/>
          <w:lang w:val="en-US"/>
        </w:rPr>
        <w:t>(5) length of the game</w:t>
      </w:r>
      <w:r w:rsidR="00792D66">
        <w:rPr>
          <w:rFonts w:ascii="Times New Roman" w:hAnsi="Times New Roman" w:cs="Times New Roman"/>
          <w:sz w:val="24"/>
          <w:szCs w:val="24"/>
          <w:lang w:val="en-US"/>
        </w:rPr>
        <w:t xml:space="preserve"> </w:t>
      </w:r>
      <w:commentRangeStart w:id="62"/>
      <w:commentRangeStart w:id="63"/>
      <w:r w:rsidR="00792D66">
        <w:rPr>
          <w:rFonts w:ascii="Times New Roman" w:hAnsi="Times New Roman" w:cs="Times New Roman"/>
          <w:sz w:val="24"/>
          <w:szCs w:val="24"/>
          <w:lang w:val="en-US"/>
        </w:rPr>
        <w:t>(</w:t>
      </w:r>
      <w:r w:rsidR="0074166C" w:rsidRPr="0074166C">
        <w:rPr>
          <w:rFonts w:ascii="Times New Roman" w:hAnsi="Times New Roman" w:cs="Times New Roman"/>
          <w:sz w:val="24"/>
          <w:szCs w:val="24"/>
          <w:lang w:val="en-US"/>
        </w:rPr>
        <w:t>≤</w:t>
      </w:r>
      <w:r w:rsidR="0074166C">
        <w:rPr>
          <w:rFonts w:ascii="Times New Roman" w:hAnsi="Times New Roman" w:cs="Times New Roman"/>
          <w:sz w:val="24"/>
          <w:szCs w:val="24"/>
          <w:lang w:val="en-US"/>
        </w:rPr>
        <w:t xml:space="preserve"> </w:t>
      </w:r>
      <w:r w:rsidR="0074166C" w:rsidRPr="0074166C">
        <w:rPr>
          <w:rFonts w:ascii="Times New Roman" w:hAnsi="Times New Roman" w:cs="Times New Roman"/>
          <w:sz w:val="24"/>
          <w:szCs w:val="24"/>
          <w:lang w:val="en-US"/>
        </w:rPr>
        <w:t>5min,</w:t>
      </w:r>
      <w:r w:rsidR="0074166C">
        <w:rPr>
          <w:rFonts w:ascii="Times New Roman" w:hAnsi="Times New Roman" w:cs="Times New Roman"/>
          <w:sz w:val="24"/>
          <w:szCs w:val="24"/>
          <w:lang w:val="en-US"/>
        </w:rPr>
        <w:t xml:space="preserve"> 5-10 min</w:t>
      </w:r>
      <w:r w:rsidR="0074166C" w:rsidRPr="0074166C">
        <w:rPr>
          <w:rFonts w:ascii="Times New Roman" w:hAnsi="Times New Roman" w:cs="Times New Roman"/>
          <w:sz w:val="24"/>
          <w:szCs w:val="24"/>
          <w:lang w:val="en-US"/>
        </w:rPr>
        <w:t xml:space="preserve"> or &gt;</w:t>
      </w:r>
      <w:r w:rsidR="0074166C">
        <w:rPr>
          <w:rFonts w:ascii="Times New Roman" w:hAnsi="Times New Roman" w:cs="Times New Roman"/>
          <w:sz w:val="24"/>
          <w:szCs w:val="24"/>
          <w:lang w:val="en-US"/>
        </w:rPr>
        <w:t xml:space="preserve"> </w:t>
      </w:r>
      <w:r w:rsidR="0074166C" w:rsidRPr="0074166C">
        <w:rPr>
          <w:rFonts w:ascii="Times New Roman" w:hAnsi="Times New Roman" w:cs="Times New Roman"/>
          <w:sz w:val="24"/>
          <w:szCs w:val="24"/>
          <w:lang w:val="en-US"/>
        </w:rPr>
        <w:t>10 min</w:t>
      </w:r>
      <w:r w:rsidR="00792D66">
        <w:rPr>
          <w:rFonts w:ascii="Times New Roman" w:hAnsi="Times New Roman" w:cs="Times New Roman"/>
          <w:sz w:val="24"/>
          <w:szCs w:val="24"/>
          <w:lang w:val="en-US"/>
        </w:rPr>
        <w:t>)</w:t>
      </w:r>
      <w:r w:rsidR="00B0101C">
        <w:rPr>
          <w:rFonts w:ascii="Times New Roman" w:hAnsi="Times New Roman" w:cs="Times New Roman"/>
          <w:sz w:val="24"/>
          <w:szCs w:val="24"/>
          <w:lang w:val="en-US"/>
        </w:rPr>
        <w:t xml:space="preserve"> </w:t>
      </w:r>
      <w:commentRangeEnd w:id="62"/>
      <w:r w:rsidR="00792D66">
        <w:rPr>
          <w:rStyle w:val="CommentReference"/>
        </w:rPr>
        <w:commentReference w:id="62"/>
      </w:r>
      <w:commentRangeEnd w:id="63"/>
      <w:r w:rsidR="0074166C">
        <w:rPr>
          <w:rStyle w:val="CommentReference"/>
        </w:rPr>
        <w:commentReference w:id="63"/>
      </w:r>
      <w:r w:rsidR="00B0101C">
        <w:rPr>
          <w:rFonts w:ascii="Times New Roman" w:hAnsi="Times New Roman" w:cs="Times New Roman"/>
          <w:sz w:val="24"/>
          <w:szCs w:val="24"/>
          <w:lang w:val="en-US"/>
        </w:rPr>
        <w:t xml:space="preserve">and (6) </w:t>
      </w:r>
      <w:commentRangeStart w:id="64"/>
      <w:commentRangeStart w:id="65"/>
      <w:r w:rsidRPr="00F70F0A">
        <w:rPr>
          <w:rFonts w:ascii="Times New Roman" w:hAnsi="Times New Roman" w:cs="Times New Roman"/>
          <w:sz w:val="24"/>
          <w:szCs w:val="24"/>
          <w:lang w:val="en-US"/>
        </w:rPr>
        <w:t>type of needs scale referenced</w:t>
      </w:r>
      <w:commentRangeEnd w:id="64"/>
      <w:r w:rsidR="00792D66">
        <w:rPr>
          <w:rStyle w:val="CommentReference"/>
        </w:rPr>
        <w:commentReference w:id="64"/>
      </w:r>
      <w:commentRangeEnd w:id="65"/>
      <w:r w:rsidR="0074166C">
        <w:rPr>
          <w:rStyle w:val="CommentReference"/>
        </w:rPr>
        <w:commentReference w:id="65"/>
      </w:r>
      <w:r w:rsidR="0074166C">
        <w:rPr>
          <w:rFonts w:ascii="Times New Roman" w:hAnsi="Times New Roman" w:cs="Times New Roman"/>
          <w:sz w:val="24"/>
          <w:szCs w:val="24"/>
          <w:lang w:val="en-US"/>
        </w:rPr>
        <w:t xml:space="preserve"> (by assigning unique values for every unique reference)</w:t>
      </w:r>
      <w:r w:rsidRPr="00F70F0A">
        <w:rPr>
          <w:rFonts w:ascii="Times New Roman" w:hAnsi="Times New Roman" w:cs="Times New Roman"/>
          <w:sz w:val="24"/>
          <w:szCs w:val="24"/>
          <w:lang w:val="en-US"/>
        </w:rPr>
        <w:t>. This model (</w:t>
      </w:r>
      <w:r w:rsidRPr="00F70F0A">
        <w:rPr>
          <w:rFonts w:ascii="Times New Roman" w:hAnsi="Times New Roman" w:cs="Times New Roman"/>
          <w:i/>
          <w:sz w:val="24"/>
          <w:szCs w:val="24"/>
          <w:lang w:val="en-US"/>
        </w:rPr>
        <w:t xml:space="preserve">k = </w:t>
      </w:r>
      <w:r w:rsidRPr="00F70F0A">
        <w:rPr>
          <w:rFonts w:ascii="Times New Roman" w:hAnsi="Times New Roman" w:cs="Times New Roman"/>
          <w:sz w:val="24"/>
          <w:szCs w:val="24"/>
          <w:lang w:val="en-US"/>
        </w:rPr>
        <w:t>4</w:t>
      </w:r>
      <w:r w:rsidR="009F6162">
        <w:rPr>
          <w:rFonts w:ascii="Times New Roman" w:hAnsi="Times New Roman" w:cs="Times New Roman"/>
          <w:sz w:val="24"/>
          <w:szCs w:val="24"/>
          <w:lang w:val="en-US"/>
        </w:rPr>
        <w:t>7</w:t>
      </w:r>
      <w:r w:rsidRPr="00F70F0A">
        <w:rPr>
          <w:rFonts w:ascii="Times New Roman" w:hAnsi="Times New Roman" w:cs="Times New Roman"/>
          <w:sz w:val="24"/>
          <w:szCs w:val="24"/>
          <w:lang w:val="en-US"/>
        </w:rPr>
        <w:t>) showed clear residual heterogeneity, Q</w:t>
      </w:r>
      <w:r w:rsidRPr="00F70F0A">
        <w:rPr>
          <w:rFonts w:ascii="Times New Roman" w:hAnsi="Times New Roman" w:cs="Times New Roman"/>
          <w:sz w:val="24"/>
          <w:szCs w:val="24"/>
          <w:vertAlign w:val="subscript"/>
          <w:lang w:val="en-US"/>
        </w:rPr>
        <w:t>E</w:t>
      </w:r>
      <w:r w:rsidRPr="00F70F0A">
        <w:rPr>
          <w:rFonts w:ascii="Times New Roman" w:hAnsi="Times New Roman" w:cs="Times New Roman"/>
          <w:sz w:val="24"/>
          <w:szCs w:val="24"/>
          <w:lang w:val="en-US"/>
        </w:rPr>
        <w:t>(</w:t>
      </w:r>
      <w:r w:rsidR="0064326E">
        <w:rPr>
          <w:rFonts w:ascii="Times New Roman" w:hAnsi="Times New Roman" w:cs="Times New Roman"/>
          <w:sz w:val="24"/>
          <w:szCs w:val="24"/>
          <w:lang w:val="en-US"/>
        </w:rPr>
        <w:t>36</w:t>
      </w:r>
      <w:r w:rsidRPr="00F70F0A">
        <w:rPr>
          <w:rFonts w:ascii="Times New Roman" w:hAnsi="Times New Roman" w:cs="Times New Roman"/>
          <w:sz w:val="24"/>
          <w:szCs w:val="24"/>
          <w:lang w:val="en-US"/>
        </w:rPr>
        <w:t xml:space="preserve">) = </w:t>
      </w:r>
      <w:r w:rsidR="0064326E">
        <w:rPr>
          <w:rFonts w:ascii="Times New Roman" w:hAnsi="Times New Roman" w:cs="Times New Roman"/>
          <w:sz w:val="24"/>
          <w:szCs w:val="24"/>
          <w:lang w:val="en-US"/>
        </w:rPr>
        <w:t>478</w:t>
      </w:r>
      <w:r w:rsidRPr="00F70F0A">
        <w:rPr>
          <w:rFonts w:ascii="Times New Roman" w:hAnsi="Times New Roman" w:cs="Times New Roman"/>
          <w:sz w:val="24"/>
          <w:szCs w:val="24"/>
          <w:lang w:val="en-US"/>
        </w:rPr>
        <w:t>, p &lt; .0001, estimated τ</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w:t>
      </w:r>
      <w:r>
        <w:rPr>
          <w:rFonts w:ascii="Times New Roman" w:hAnsi="Times New Roman" w:cs="Times New Roman"/>
          <w:sz w:val="24"/>
          <w:szCs w:val="24"/>
          <w:lang w:val="en-US"/>
        </w:rPr>
        <w:t>0.</w:t>
      </w:r>
      <w:r w:rsidR="00DB066D">
        <w:rPr>
          <w:rFonts w:ascii="Times New Roman" w:hAnsi="Times New Roman" w:cs="Times New Roman"/>
          <w:sz w:val="24"/>
          <w:szCs w:val="24"/>
          <w:lang w:val="en-US"/>
        </w:rPr>
        <w:t>9</w:t>
      </w:r>
      <w:r w:rsidR="0064326E">
        <w:rPr>
          <w:rFonts w:ascii="Times New Roman" w:hAnsi="Times New Roman" w:cs="Times New Roman"/>
          <w:sz w:val="24"/>
          <w:szCs w:val="24"/>
          <w:lang w:val="en-US"/>
        </w:rPr>
        <w:t>4</w:t>
      </w:r>
      <w:r w:rsidRPr="00F70F0A">
        <w:rPr>
          <w:rFonts w:ascii="Times New Roman" w:hAnsi="Times New Roman" w:cs="Times New Roman"/>
          <w:sz w:val="24"/>
          <w:szCs w:val="24"/>
          <w:lang w:val="en-US"/>
        </w:rPr>
        <w:t>, 95% CI [</w:t>
      </w:r>
      <w:r>
        <w:rPr>
          <w:rFonts w:ascii="Times New Roman" w:hAnsi="Times New Roman" w:cs="Times New Roman"/>
          <w:sz w:val="24"/>
          <w:szCs w:val="24"/>
          <w:lang w:val="en-US"/>
        </w:rPr>
        <w:t>0</w:t>
      </w:r>
      <w:r w:rsidRPr="0064326E">
        <w:rPr>
          <w:rFonts w:ascii="Times New Roman" w:hAnsi="Times New Roman" w:cs="Times New Roman"/>
          <w:sz w:val="24"/>
          <w:szCs w:val="24"/>
          <w:lang w:val="en-US"/>
        </w:rPr>
        <w:t>.</w:t>
      </w:r>
      <w:r w:rsidR="009F6162" w:rsidRPr="0064326E">
        <w:rPr>
          <w:rFonts w:ascii="Times New Roman" w:hAnsi="Times New Roman" w:cs="Times New Roman"/>
          <w:sz w:val="24"/>
          <w:szCs w:val="24"/>
          <w:lang w:val="en-US"/>
        </w:rPr>
        <w:t>5</w:t>
      </w:r>
      <w:r w:rsidR="0064326E" w:rsidRPr="0064326E">
        <w:rPr>
          <w:rFonts w:ascii="Times New Roman" w:hAnsi="Times New Roman" w:cs="Times New Roman"/>
          <w:sz w:val="24"/>
          <w:szCs w:val="24"/>
          <w:lang w:val="en-US"/>
        </w:rPr>
        <w:t>7</w:t>
      </w:r>
      <w:r w:rsidRPr="0064326E">
        <w:rPr>
          <w:rFonts w:ascii="Times New Roman" w:hAnsi="Times New Roman" w:cs="Times New Roman"/>
          <w:sz w:val="24"/>
          <w:szCs w:val="24"/>
          <w:lang w:val="en-US"/>
        </w:rPr>
        <w:t xml:space="preserve">, </w:t>
      </w:r>
      <w:r w:rsidR="009F6162" w:rsidRPr="0064326E">
        <w:rPr>
          <w:rFonts w:ascii="Times New Roman" w:hAnsi="Times New Roman" w:cs="Times New Roman"/>
          <w:sz w:val="24"/>
          <w:szCs w:val="24"/>
          <w:lang w:val="en-US"/>
        </w:rPr>
        <w:t>1.</w:t>
      </w:r>
      <w:r w:rsidR="0064326E" w:rsidRPr="0064326E">
        <w:rPr>
          <w:rFonts w:ascii="Times New Roman" w:hAnsi="Times New Roman" w:cs="Times New Roman"/>
          <w:sz w:val="24"/>
          <w:szCs w:val="24"/>
          <w:lang w:val="en-US"/>
        </w:rPr>
        <w:t>63</w:t>
      </w:r>
      <w:r w:rsidRPr="00F70F0A">
        <w:rPr>
          <w:rFonts w:ascii="Times New Roman" w:hAnsi="Times New Roman" w:cs="Times New Roman"/>
          <w:sz w:val="24"/>
          <w:szCs w:val="24"/>
          <w:lang w:val="en-US"/>
        </w:rPr>
        <w:t xml:space="preserve">], but no </w:t>
      </w:r>
      <w:r>
        <w:rPr>
          <w:rFonts w:ascii="Times New Roman" w:hAnsi="Times New Roman" w:cs="Times New Roman"/>
          <w:sz w:val="24"/>
          <w:szCs w:val="24"/>
          <w:lang w:val="en-US"/>
        </w:rPr>
        <w:t xml:space="preserve">overall </w:t>
      </w:r>
      <w:r w:rsidRPr="00F70F0A">
        <w:rPr>
          <w:rFonts w:ascii="Times New Roman" w:hAnsi="Times New Roman" w:cs="Times New Roman"/>
          <w:sz w:val="24"/>
          <w:szCs w:val="24"/>
          <w:lang w:val="en-US"/>
        </w:rPr>
        <w:t>moderation, Q</w:t>
      </w:r>
      <w:r w:rsidRPr="00F70F0A">
        <w:rPr>
          <w:rFonts w:ascii="Times New Roman" w:hAnsi="Times New Roman" w:cs="Times New Roman"/>
          <w:sz w:val="24"/>
          <w:szCs w:val="24"/>
          <w:vertAlign w:val="subscript"/>
          <w:lang w:val="en-US"/>
        </w:rPr>
        <w:t>M</w:t>
      </w:r>
      <w:r w:rsidR="00DB066D">
        <w:rPr>
          <w:rFonts w:ascii="Times New Roman" w:hAnsi="Times New Roman" w:cs="Times New Roman"/>
          <w:sz w:val="24"/>
          <w:szCs w:val="24"/>
          <w:lang w:val="en-US"/>
        </w:rPr>
        <w:t>(1</w:t>
      </w:r>
      <w:r w:rsidR="0064326E">
        <w:rPr>
          <w:rFonts w:ascii="Times New Roman" w:hAnsi="Times New Roman" w:cs="Times New Roman"/>
          <w:sz w:val="24"/>
          <w:szCs w:val="24"/>
          <w:lang w:val="en-US"/>
        </w:rPr>
        <w:t>0</w:t>
      </w:r>
      <w:r w:rsidRPr="00F70F0A">
        <w:rPr>
          <w:rFonts w:ascii="Times New Roman" w:hAnsi="Times New Roman" w:cs="Times New Roman"/>
          <w:sz w:val="24"/>
          <w:szCs w:val="24"/>
          <w:lang w:val="en-US"/>
        </w:rPr>
        <w:t xml:space="preserve">) = </w:t>
      </w:r>
      <w:r w:rsidR="0064326E">
        <w:rPr>
          <w:rFonts w:ascii="Times New Roman" w:hAnsi="Times New Roman" w:cs="Times New Roman"/>
          <w:sz w:val="24"/>
          <w:szCs w:val="24"/>
          <w:lang w:val="en-US"/>
        </w:rPr>
        <w:t>10.78</w:t>
      </w:r>
      <w:r w:rsidRPr="00F70F0A">
        <w:rPr>
          <w:rFonts w:ascii="Times New Roman" w:hAnsi="Times New Roman" w:cs="Times New Roman"/>
          <w:sz w:val="24"/>
          <w:szCs w:val="24"/>
          <w:lang w:val="en-US"/>
        </w:rPr>
        <w:t>, p = .</w:t>
      </w:r>
      <w:r w:rsidR="0064326E">
        <w:rPr>
          <w:rFonts w:ascii="Times New Roman" w:hAnsi="Times New Roman" w:cs="Times New Roman"/>
          <w:sz w:val="24"/>
          <w:szCs w:val="24"/>
          <w:lang w:val="en-US"/>
        </w:rPr>
        <w:t>374</w:t>
      </w:r>
      <w:r w:rsidRPr="00F70F0A">
        <w:rPr>
          <w:rFonts w:ascii="Times New Roman" w:hAnsi="Times New Roman" w:cs="Times New Roman"/>
          <w:sz w:val="24"/>
          <w:szCs w:val="24"/>
          <w:lang w:val="en-US"/>
        </w:rPr>
        <w:t>. Inspecting the predictors individually also showed no indication for moderation (</w:t>
      </w:r>
      <w:r w:rsidRPr="0064326E">
        <w:rPr>
          <w:rFonts w:ascii="Times New Roman" w:hAnsi="Times New Roman" w:cs="Times New Roman"/>
          <w:i/>
          <w:sz w:val="24"/>
          <w:szCs w:val="24"/>
          <w:lang w:val="en-US"/>
        </w:rPr>
        <w:t>p</w:t>
      </w:r>
      <w:r w:rsidRPr="0064326E">
        <w:rPr>
          <w:rFonts w:ascii="Times New Roman" w:hAnsi="Times New Roman" w:cs="Times New Roman"/>
          <w:sz w:val="24"/>
          <w:szCs w:val="24"/>
          <w:lang w:val="en-US"/>
        </w:rPr>
        <w:t>s</w:t>
      </w:r>
      <w:r w:rsidR="006334A3" w:rsidRPr="0064326E">
        <w:rPr>
          <w:rFonts w:ascii="Times New Roman" w:hAnsi="Times New Roman" w:cs="Times New Roman"/>
          <w:sz w:val="24"/>
          <w:szCs w:val="24"/>
          <w:lang w:val="en-US"/>
        </w:rPr>
        <w:t xml:space="preserve"> </w:t>
      </w:r>
      <w:r w:rsidRPr="0064326E">
        <w:rPr>
          <w:rFonts w:ascii="Times New Roman" w:hAnsi="Times New Roman" w:cs="Times New Roman"/>
          <w:sz w:val="24"/>
          <w:szCs w:val="24"/>
          <w:lang w:val="en-US"/>
        </w:rPr>
        <w:t>&gt; .</w:t>
      </w:r>
      <w:r w:rsidR="0064326E" w:rsidRPr="0064326E">
        <w:rPr>
          <w:rFonts w:ascii="Times New Roman" w:hAnsi="Times New Roman" w:cs="Times New Roman"/>
          <w:sz w:val="24"/>
          <w:szCs w:val="24"/>
          <w:lang w:val="en-US"/>
        </w:rPr>
        <w:t>173</w:t>
      </w:r>
      <w:r w:rsidR="00F70F9F" w:rsidRPr="0064326E">
        <w:rPr>
          <w:rFonts w:ascii="Times New Roman" w:hAnsi="Times New Roman" w:cs="Times New Roman"/>
          <w:sz w:val="24"/>
          <w:szCs w:val="24"/>
          <w:lang w:val="en-US"/>
        </w:rPr>
        <w:t>; see</w:t>
      </w:r>
      <w:r w:rsidR="00F70F9F">
        <w:rPr>
          <w:rFonts w:ascii="Times New Roman" w:hAnsi="Times New Roman" w:cs="Times New Roman"/>
          <w:sz w:val="24"/>
          <w:szCs w:val="24"/>
          <w:lang w:val="en-US"/>
        </w:rPr>
        <w:t xml:space="preserve"> Table 3</w:t>
      </w:r>
      <w:r w:rsidRPr="00F70F0A">
        <w:rPr>
          <w:rFonts w:ascii="Times New Roman" w:hAnsi="Times New Roman" w:cs="Times New Roman"/>
          <w:sz w:val="24"/>
          <w:szCs w:val="24"/>
          <w:lang w:val="en-US"/>
        </w:rPr>
        <w:t>)</w:t>
      </w:r>
      <w:r w:rsidR="009F6162">
        <w:rPr>
          <w:rFonts w:ascii="Times New Roman" w:hAnsi="Times New Roman" w:cs="Times New Roman"/>
          <w:sz w:val="24"/>
          <w:szCs w:val="24"/>
          <w:lang w:val="en-US"/>
        </w:rPr>
        <w:t xml:space="preserve">, </w:t>
      </w:r>
      <w:r w:rsidR="0074166C">
        <w:rPr>
          <w:rFonts w:ascii="Times New Roman" w:hAnsi="Times New Roman" w:cs="Times New Roman"/>
          <w:sz w:val="24"/>
          <w:szCs w:val="24"/>
          <w:lang w:val="en-US"/>
        </w:rPr>
        <w:t>T</w:t>
      </w:r>
      <w:commentRangeStart w:id="66"/>
      <w:commentRangeStart w:id="67"/>
      <w:r w:rsidR="009657C1">
        <w:rPr>
          <w:rFonts w:ascii="Times New Roman" w:hAnsi="Times New Roman" w:cs="Times New Roman"/>
          <w:sz w:val="24"/>
          <w:szCs w:val="24"/>
          <w:lang w:val="en-US"/>
        </w:rPr>
        <w:t>he</w:t>
      </w:r>
      <w:commentRangeEnd w:id="66"/>
      <w:r w:rsidR="000E524A">
        <w:rPr>
          <w:rStyle w:val="CommentReference"/>
        </w:rPr>
        <w:commentReference w:id="66"/>
      </w:r>
      <w:commentRangeEnd w:id="67"/>
      <w:r w:rsidR="0074166C">
        <w:rPr>
          <w:rStyle w:val="CommentReference"/>
        </w:rPr>
        <w:commentReference w:id="67"/>
      </w:r>
      <w:r w:rsidR="009657C1">
        <w:rPr>
          <w:rFonts w:ascii="Times New Roman" w:hAnsi="Times New Roman" w:cs="Times New Roman"/>
          <w:sz w:val="24"/>
          <w:szCs w:val="24"/>
          <w:lang w:val="en-US"/>
        </w:rPr>
        <w:t xml:space="preserve"> different types of need scales </w:t>
      </w:r>
      <w:r w:rsidR="00593A23">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"10.1016/j.jesp.2003.11.006", "ISSN" : "00221031", "author" : [ { "dropping-particle" : "", "family" : "Zadro", "given" : "Lisa", "non-dropping-particle" : "", "parse-names" : false, "suffix" : "" }, { "dropping-particle" : "", "family" : "Williams", "given" : "Kipling D", "non-dropping-particle" : "", "parse-names" : false, "suffix" : "" }, { "dropping-particle" : "", "family" : "Richardson", "given" : "Rick", "non-dropping-particle" : "", "parse-names" : false, "suffix" : "" } ], "container-title" : "Journal of Experimental Social Psychology", "id" : "ITEM-1", "issue" : "4", "issued" : { "date-parts" : [ [ "2004" ] ] }, "page" : "560-567", "title" : "How low can you go? Ostracism by a computer is sufficient to lower self-reported levels of belonging, control, self-esteem, and meaningful existence", "type" : "article-journal", "volume" : "40" }, "uris" : [ "http://www.mendeley.com/documents/?uuid=518bbc23-7ce3-4f89-afd5-b836943d9192" ] }, { "id" : "ITEM-2", "itemData" : { "DOI" : "10.1037/0022-3514.91.5.918", "ISSN" : "0022-3514", "PMID" : "17059310", "abstract" : "Recent research indicates that ostracism is painful even in the face of mitigating circumstances. However, in all previous experiments, there have been no costs to inclusion or benefits for ostracism. If being included meant losing money and being ostracized meant retaining money, would individuals still be distressed when ostracized? In 2 studies, the authors attempted to \"load the dice\" against inclusion in favor of ostracism. Participants played a variant of Cyberball called euroyberball (pronounced Euroball), in which ostracism and inclusion were crossed with whether the participants earned or lost money for each ball toss they received. In 2 experiments, the authors found that even when being ostracized meant retaining more money than the other players, it was painful. In Study 2, the authors also introduced conditions in which participants were overincluded. In these conditions, participants were sensitive to financial incentives. However, even then participants felt worse when given no positive attention than when given punitive attention.", "author" : [ { "dropping-particle" : "", "family" : "Beest", "given" : "Ilja", "non-dropping-particle" : "Van", "parse-names" : false, "suffix" : "" }, { "dropping-particle" : "", "family" : "Williams", "given" : "Kipling D", "non-dropping-particle" : "", "parse-names" : false, "suffix" : "" } ], "container-title" : "Journal of personality and social psychology", "id" : "ITEM-2", "issue" : "5", "issued" : { "date-parts" : [ [ "2006", "11" ] ] }, "page" : "918-928", "title" : "When inclusion costs and ostracism pays, ostracism still hurts.", "type" : "article-journal", "volume" : "91" }, "uris" : [ "http://www.mendeley.com/documents/?uuid=3f1d4b94-98a8-46a1-b457-5ad671ebec04" ] }, { "id" : "ITEM-3", "itemData" : { "DOI" : "10.1016/S0065-2601(08)00406-1", "author" : [ { "dropping-particle" : "", "family" : "Williams", "given" : "K.D.", "non-dropping-particle" : "", "parse-names" : false, "suffix" : "" } ], "container-title" : "Advances in Experimental Social Psychology", "id" : "ITEM-3", "issued" : { "date-parts" : [ [ "2009" ] ] }, "page" : "275-314", "title" : "Ostracism: a temporal need-threat model", "type" : "article-journal", "volume" : "41" }, "uris" : [ "http://www.mendeley.com/documents/?uuid=b119c228-d6e1-467b-bdcb-2b2c2085c026" ] } ], "mendeley" : { "manualFormatting" : "(e.g., Van Beest &amp; Williams, 2006; Williams, 2009; Zadro et al., 2004)", "previouslyFormattedCitation" : "(Van Beest &amp; Williams, 2006; K.D. Williams, 2009; Zadro et al., 2004)" }, "properties" : { "noteIndex" : 0 }, "schema" : "https://github.com/citation-style-language/schema/raw/master/csl-citation.json" }</w:instrText>
      </w:r>
      <w:r w:rsidR="00593A23">
        <w:rPr>
          <w:rFonts w:ascii="Times New Roman" w:hAnsi="Times New Roman" w:cs="Times New Roman"/>
          <w:sz w:val="24"/>
          <w:szCs w:val="24"/>
          <w:lang w:val="en-US"/>
        </w:rPr>
        <w:fldChar w:fldCharType="separate"/>
      </w:r>
      <w:r w:rsidR="009657C1" w:rsidRPr="009657C1">
        <w:rPr>
          <w:rFonts w:ascii="Times New Roman" w:hAnsi="Times New Roman" w:cs="Times New Roman"/>
          <w:noProof/>
          <w:sz w:val="24"/>
          <w:szCs w:val="24"/>
          <w:lang w:val="en-US"/>
        </w:rPr>
        <w:t>(</w:t>
      </w:r>
      <w:r w:rsidR="0064326E">
        <w:rPr>
          <w:rFonts w:ascii="Times New Roman" w:hAnsi="Times New Roman" w:cs="Times New Roman"/>
          <w:noProof/>
          <w:sz w:val="24"/>
          <w:szCs w:val="24"/>
          <w:lang w:val="en-US"/>
        </w:rPr>
        <w:t xml:space="preserve">e.g., </w:t>
      </w:r>
      <w:r w:rsidR="009657C1" w:rsidRPr="009657C1">
        <w:rPr>
          <w:rFonts w:ascii="Times New Roman" w:hAnsi="Times New Roman" w:cs="Times New Roman"/>
          <w:noProof/>
          <w:sz w:val="24"/>
          <w:szCs w:val="24"/>
          <w:lang w:val="en-US"/>
        </w:rPr>
        <w:t>V</w:t>
      </w:r>
      <w:r w:rsidR="009657C1">
        <w:rPr>
          <w:rFonts w:ascii="Times New Roman" w:hAnsi="Times New Roman" w:cs="Times New Roman"/>
          <w:noProof/>
          <w:sz w:val="24"/>
          <w:szCs w:val="24"/>
          <w:lang w:val="en-US"/>
        </w:rPr>
        <w:t xml:space="preserve">an Beest &amp; Williams, 2006; </w:t>
      </w:r>
      <w:r w:rsidR="009657C1" w:rsidRPr="009657C1">
        <w:rPr>
          <w:rFonts w:ascii="Times New Roman" w:hAnsi="Times New Roman" w:cs="Times New Roman"/>
          <w:noProof/>
          <w:sz w:val="24"/>
          <w:szCs w:val="24"/>
          <w:lang w:val="en-US"/>
        </w:rPr>
        <w:t>Williams, 2009; Zadro et al., 2004)</w:t>
      </w:r>
      <w:r w:rsidR="00593A23">
        <w:rPr>
          <w:rFonts w:ascii="Times New Roman" w:hAnsi="Times New Roman" w:cs="Times New Roman"/>
          <w:sz w:val="24"/>
          <w:szCs w:val="24"/>
          <w:lang w:val="en-US"/>
        </w:rPr>
        <w:fldChar w:fldCharType="end"/>
      </w:r>
      <w:r w:rsidR="009657C1">
        <w:rPr>
          <w:rFonts w:ascii="Times New Roman" w:hAnsi="Times New Roman" w:cs="Times New Roman"/>
          <w:sz w:val="24"/>
          <w:szCs w:val="24"/>
          <w:lang w:val="en-US"/>
        </w:rPr>
        <w:t xml:space="preserve"> did not significantly </w:t>
      </w:r>
      <w:r w:rsidR="00004F28">
        <w:rPr>
          <w:rFonts w:ascii="Times New Roman" w:hAnsi="Times New Roman" w:cs="Times New Roman"/>
          <w:sz w:val="24"/>
          <w:szCs w:val="24"/>
          <w:lang w:val="en-US"/>
        </w:rPr>
        <w:t xml:space="preserve">moderate </w:t>
      </w:r>
      <w:r w:rsidR="009657C1">
        <w:rPr>
          <w:rFonts w:ascii="Times New Roman" w:hAnsi="Times New Roman" w:cs="Times New Roman"/>
          <w:sz w:val="24"/>
          <w:szCs w:val="24"/>
          <w:lang w:val="en-US"/>
        </w:rPr>
        <w:t xml:space="preserve">effect sizes, showing psychometric convergence among the three scales </w:t>
      </w:r>
      <w:commentRangeStart w:id="68"/>
      <w:r w:rsidR="009657C1">
        <w:rPr>
          <w:rFonts w:ascii="Times New Roman" w:hAnsi="Times New Roman" w:cs="Times New Roman"/>
          <w:sz w:val="24"/>
          <w:szCs w:val="24"/>
          <w:lang w:val="en-US"/>
        </w:rPr>
        <w:t xml:space="preserve">(but not necessarily validity). </w:t>
      </w:r>
      <w:commentRangeEnd w:id="68"/>
      <w:r w:rsidR="00DE704D">
        <w:rPr>
          <w:rStyle w:val="CommentReference"/>
        </w:rPr>
        <w:commentReference w:id="68"/>
      </w:r>
      <w:r w:rsidRPr="00F70F0A">
        <w:rPr>
          <w:rFonts w:ascii="Times New Roman" w:hAnsi="Times New Roman" w:cs="Times New Roman"/>
          <w:sz w:val="24"/>
          <w:szCs w:val="24"/>
          <w:lang w:val="en-US"/>
        </w:rPr>
        <w:t xml:space="preserve">These analyses </w:t>
      </w:r>
      <w:r>
        <w:rPr>
          <w:rFonts w:ascii="Times New Roman" w:hAnsi="Times New Roman" w:cs="Times New Roman"/>
          <w:sz w:val="24"/>
          <w:szCs w:val="24"/>
          <w:lang w:val="en-US"/>
        </w:rPr>
        <w:t>showed</w:t>
      </w:r>
      <w:r w:rsidRPr="00F70F0A">
        <w:rPr>
          <w:rFonts w:ascii="Times New Roman" w:hAnsi="Times New Roman" w:cs="Times New Roman"/>
          <w:sz w:val="24"/>
          <w:szCs w:val="24"/>
          <w:lang w:val="en-US"/>
        </w:rPr>
        <w:t xml:space="preserve"> large heterogeneity in the effect sizes, necessitating the moderators to have a very large influence on the effect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half a standard deviation at least) in order to be detectable.</w:t>
      </w:r>
      <w:r>
        <w:rPr>
          <w:rFonts w:ascii="Times New Roman" w:hAnsi="Times New Roman" w:cs="Times New Roman"/>
          <w:sz w:val="24"/>
          <w:szCs w:val="24"/>
          <w:lang w:val="en-US"/>
        </w:rPr>
        <w:t xml:space="preserve"> </w:t>
      </w:r>
      <w:r w:rsidR="0064326E">
        <w:rPr>
          <w:rFonts w:ascii="Times New Roman" w:hAnsi="Times New Roman" w:cs="Times New Roman"/>
          <w:sz w:val="24"/>
          <w:szCs w:val="24"/>
          <w:lang w:val="en-US"/>
        </w:rPr>
        <w:t>We found no indication for such moderation due to study composition.</w:t>
      </w:r>
    </w:p>
    <w:p w14:paraId="3D02F53E" w14:textId="514C3F9F" w:rsidR="00E76D2C" w:rsidRPr="00F70F0A" w:rsidRDefault="00C16279"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b/>
          <w:sz w:val="24"/>
          <w:szCs w:val="24"/>
          <w:lang w:val="en-US"/>
        </w:rPr>
        <w:t xml:space="preserve">Homogeneity? </w:t>
      </w:r>
      <w:r w:rsidR="00A57D26">
        <w:rPr>
          <w:rFonts w:ascii="Times New Roman" w:hAnsi="Times New Roman" w:cs="Times New Roman"/>
          <w:sz w:val="24"/>
          <w:szCs w:val="24"/>
          <w:lang w:val="en-US"/>
        </w:rPr>
        <w:t>The</w:t>
      </w:r>
      <w:r w:rsidR="00A57D26" w:rsidRPr="00F70F0A">
        <w:rPr>
          <w:rFonts w:ascii="Times New Roman" w:hAnsi="Times New Roman" w:cs="Times New Roman"/>
          <w:sz w:val="24"/>
          <w:szCs w:val="24"/>
          <w:lang w:val="en-US"/>
        </w:rPr>
        <w:t xml:space="preserve"> analysis of the </w:t>
      </w:r>
      <w:r w:rsidR="00A57D26">
        <w:rPr>
          <w:rFonts w:ascii="Times New Roman" w:hAnsi="Times New Roman" w:cs="Times New Roman"/>
          <w:sz w:val="24"/>
          <w:szCs w:val="24"/>
          <w:lang w:val="en-US"/>
        </w:rPr>
        <w:t xml:space="preserve">simple </w:t>
      </w:r>
      <w:r w:rsidR="00A57D26" w:rsidRPr="00F70F0A">
        <w:rPr>
          <w:rFonts w:ascii="Times New Roman" w:hAnsi="Times New Roman" w:cs="Times New Roman"/>
          <w:sz w:val="24"/>
          <w:szCs w:val="24"/>
          <w:lang w:val="en-US"/>
        </w:rPr>
        <w:t>ostracism effect on the first measure</w:t>
      </w:r>
      <w:r w:rsidR="00A57D26">
        <w:rPr>
          <w:rFonts w:ascii="Times New Roman" w:hAnsi="Times New Roman" w:cs="Times New Roman"/>
          <w:sz w:val="24"/>
          <w:szCs w:val="24"/>
          <w:lang w:val="en-US"/>
        </w:rPr>
        <w:t xml:space="preserve"> showed that</w:t>
      </w:r>
      <w:r w:rsidR="00A57D26" w:rsidRPr="00F70F0A">
        <w:rPr>
          <w:rFonts w:ascii="Times New Roman" w:hAnsi="Times New Roman" w:cs="Times New Roman"/>
          <w:sz w:val="24"/>
          <w:szCs w:val="24"/>
          <w:lang w:val="en-US"/>
        </w:rPr>
        <w:t xml:space="preserve"> </w:t>
      </w:r>
      <w:r w:rsidR="00A57D26">
        <w:rPr>
          <w:rFonts w:ascii="Times New Roman" w:hAnsi="Times New Roman" w:cs="Times New Roman"/>
          <w:sz w:val="24"/>
          <w:szCs w:val="24"/>
          <w:lang w:val="en-US"/>
        </w:rPr>
        <w:t>differences of underlying effects</w:t>
      </w:r>
      <w:r w:rsidR="00A57D26" w:rsidRPr="00F70F0A">
        <w:rPr>
          <w:rFonts w:ascii="Times New Roman" w:hAnsi="Times New Roman" w:cs="Times New Roman"/>
          <w:sz w:val="24"/>
          <w:szCs w:val="24"/>
          <w:lang w:val="en-US"/>
        </w:rPr>
        <w:t xml:space="preserve"> made up </w:t>
      </w:r>
      <w:r w:rsidR="00A57D26">
        <w:rPr>
          <w:rFonts w:ascii="Times New Roman" w:hAnsi="Times New Roman" w:cs="Times New Roman"/>
          <w:sz w:val="24"/>
          <w:szCs w:val="24"/>
          <w:lang w:val="en-US"/>
        </w:rPr>
        <w:t>93</w:t>
      </w:r>
      <w:r w:rsidR="00A57D26" w:rsidRPr="00F70F0A">
        <w:rPr>
          <w:rFonts w:ascii="Times New Roman" w:hAnsi="Times New Roman" w:cs="Times New Roman"/>
          <w:sz w:val="24"/>
          <w:szCs w:val="24"/>
          <w:lang w:val="en-US"/>
        </w:rPr>
        <w:t>% of the variability</w:t>
      </w:r>
      <w:r w:rsidR="00A57D26">
        <w:rPr>
          <w:rFonts w:ascii="Times New Roman" w:hAnsi="Times New Roman" w:cs="Times New Roman"/>
          <w:sz w:val="24"/>
          <w:szCs w:val="24"/>
          <w:lang w:val="en-US"/>
        </w:rPr>
        <w:t xml:space="preserve"> in study </w:t>
      </w:r>
      <w:r w:rsidR="00A57D26">
        <w:rPr>
          <w:rFonts w:ascii="Times New Roman" w:hAnsi="Times New Roman" w:cs="Times New Roman"/>
          <w:sz w:val="24"/>
          <w:szCs w:val="24"/>
          <w:lang w:val="en-US"/>
        </w:rPr>
        <w:lastRenderedPageBreak/>
        <w:t>outcomes</w:t>
      </w:r>
      <w:r w:rsidR="00A57D26" w:rsidRPr="00F70F0A">
        <w:rPr>
          <w:rFonts w:ascii="Times New Roman" w:hAnsi="Times New Roman" w:cs="Times New Roman"/>
          <w:sz w:val="24"/>
          <w:szCs w:val="24"/>
          <w:lang w:val="en-US"/>
        </w:rPr>
        <w:t xml:space="preserve">. </w:t>
      </w:r>
      <w:r w:rsidR="00731737">
        <w:rPr>
          <w:rFonts w:ascii="Times New Roman" w:hAnsi="Times New Roman" w:cs="Times New Roman"/>
          <w:sz w:val="24"/>
          <w:szCs w:val="24"/>
          <w:lang w:val="en-US"/>
        </w:rPr>
        <w:t>We performed a</w:t>
      </w:r>
      <w:r w:rsidR="00731737" w:rsidRPr="00F70F0A">
        <w:rPr>
          <w:rFonts w:ascii="Times New Roman" w:hAnsi="Times New Roman" w:cs="Times New Roman"/>
          <w:sz w:val="24"/>
          <w:szCs w:val="24"/>
          <w:lang w:val="en-US"/>
        </w:rPr>
        <w:t xml:space="preserve">n additional exploratory </w:t>
      </w:r>
      <w:r w:rsidR="00731737">
        <w:rPr>
          <w:rFonts w:ascii="Times New Roman" w:hAnsi="Times New Roman" w:cs="Times New Roman"/>
          <w:sz w:val="24"/>
          <w:szCs w:val="24"/>
          <w:lang w:val="en-US"/>
        </w:rPr>
        <w:t>analysis</w:t>
      </w:r>
      <w:r w:rsidR="00731737" w:rsidRPr="00F70F0A">
        <w:rPr>
          <w:rFonts w:ascii="Times New Roman" w:hAnsi="Times New Roman" w:cs="Times New Roman"/>
          <w:sz w:val="24"/>
          <w:szCs w:val="24"/>
          <w:lang w:val="en-US"/>
        </w:rPr>
        <w:t xml:space="preserve"> </w:t>
      </w:r>
      <w:r w:rsidR="00A57D26">
        <w:rPr>
          <w:rFonts w:ascii="Times New Roman" w:hAnsi="Times New Roman" w:cs="Times New Roman"/>
          <w:sz w:val="24"/>
          <w:szCs w:val="24"/>
          <w:lang w:val="en-US"/>
        </w:rPr>
        <w:t>in a more</w:t>
      </w:r>
      <w:r w:rsidR="00731737" w:rsidRPr="00F70F0A">
        <w:rPr>
          <w:rFonts w:ascii="Times New Roman" w:hAnsi="Times New Roman" w:cs="Times New Roman"/>
          <w:sz w:val="24"/>
          <w:szCs w:val="24"/>
          <w:lang w:val="en-US"/>
        </w:rPr>
        <w:t xml:space="preserve"> homogenous subset of studies. </w:t>
      </w:r>
      <w:r w:rsidR="00A57D26">
        <w:rPr>
          <w:rFonts w:ascii="Times New Roman" w:hAnsi="Times New Roman" w:cs="Times New Roman"/>
          <w:sz w:val="24"/>
          <w:szCs w:val="24"/>
          <w:lang w:val="en-US"/>
        </w:rPr>
        <w:t xml:space="preserve">These studies concerned </w:t>
      </w:r>
      <w:r w:rsidR="00731737" w:rsidRPr="00F70F0A">
        <w:rPr>
          <w:rFonts w:ascii="Times New Roman" w:hAnsi="Times New Roman" w:cs="Times New Roman"/>
          <w:sz w:val="24"/>
          <w:szCs w:val="24"/>
          <w:lang w:val="en-US"/>
        </w:rPr>
        <w:t>typical Cyberball</w:t>
      </w:r>
      <w:r w:rsidR="00A57D26">
        <w:rPr>
          <w:rFonts w:ascii="Times New Roman" w:hAnsi="Times New Roman" w:cs="Times New Roman"/>
          <w:sz w:val="24"/>
          <w:szCs w:val="24"/>
          <w:lang w:val="en-US"/>
        </w:rPr>
        <w:t xml:space="preserve"> studies</w:t>
      </w:r>
      <w:r w:rsidR="00731737" w:rsidRPr="00F70F0A">
        <w:rPr>
          <w:rFonts w:ascii="Times New Roman" w:hAnsi="Times New Roman" w:cs="Times New Roman"/>
          <w:sz w:val="24"/>
          <w:szCs w:val="24"/>
          <w:lang w:val="en-US"/>
        </w:rPr>
        <w:t xml:space="preserve"> </w:t>
      </w:r>
      <w:r w:rsidR="00A57D26">
        <w:rPr>
          <w:rFonts w:ascii="Times New Roman" w:hAnsi="Times New Roman" w:cs="Times New Roman"/>
          <w:sz w:val="24"/>
          <w:szCs w:val="24"/>
          <w:lang w:val="en-US"/>
        </w:rPr>
        <w:t>that</w:t>
      </w:r>
      <w:r w:rsidR="00731737" w:rsidRPr="00F70F0A">
        <w:rPr>
          <w:rFonts w:ascii="Times New Roman" w:hAnsi="Times New Roman" w:cs="Times New Roman"/>
          <w:sz w:val="24"/>
          <w:szCs w:val="24"/>
          <w:lang w:val="en-US"/>
        </w:rPr>
        <w:t xml:space="preserve"> </w:t>
      </w:r>
      <w:r w:rsidR="00A57D26">
        <w:rPr>
          <w:rFonts w:ascii="Times New Roman" w:hAnsi="Times New Roman" w:cs="Times New Roman"/>
          <w:sz w:val="24"/>
          <w:szCs w:val="24"/>
          <w:lang w:val="en-US"/>
        </w:rPr>
        <w:t>involved</w:t>
      </w:r>
      <w:r w:rsidR="00A57D26" w:rsidRPr="00F70F0A">
        <w:rPr>
          <w:rFonts w:ascii="Times New Roman" w:hAnsi="Times New Roman" w:cs="Times New Roman"/>
          <w:sz w:val="24"/>
          <w:szCs w:val="24"/>
          <w:lang w:val="en-US"/>
        </w:rPr>
        <w:t xml:space="preserve"> </w:t>
      </w:r>
      <w:r w:rsidR="00AE1195">
        <w:rPr>
          <w:rFonts w:ascii="Times New Roman" w:hAnsi="Times New Roman" w:cs="Times New Roman"/>
          <w:sz w:val="24"/>
          <w:szCs w:val="24"/>
          <w:lang w:val="en-US"/>
        </w:rPr>
        <w:t>three</w:t>
      </w:r>
      <w:r w:rsidR="00AE1195"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players in the game, 30 throws,</w:t>
      </w:r>
      <w:r w:rsidR="00A57D26">
        <w:rPr>
          <w:rFonts w:ascii="Times New Roman" w:hAnsi="Times New Roman" w:cs="Times New Roman"/>
          <w:sz w:val="24"/>
          <w:szCs w:val="24"/>
          <w:lang w:val="en-US"/>
        </w:rPr>
        <w:t xml:space="preserve"> and</w:t>
      </w:r>
      <w:r w:rsidR="00731737" w:rsidRPr="00F70F0A">
        <w:rPr>
          <w:rFonts w:ascii="Times New Roman" w:hAnsi="Times New Roman" w:cs="Times New Roman"/>
          <w:sz w:val="24"/>
          <w:szCs w:val="24"/>
          <w:lang w:val="en-US"/>
        </w:rPr>
        <w:t xml:space="preserve"> last</w:t>
      </w:r>
      <w:r w:rsidR="00A57D26">
        <w:rPr>
          <w:rFonts w:ascii="Times New Roman" w:hAnsi="Times New Roman" w:cs="Times New Roman"/>
          <w:sz w:val="24"/>
          <w:szCs w:val="24"/>
          <w:lang w:val="en-US"/>
        </w:rPr>
        <w:t>ed</w:t>
      </w:r>
      <w:r w:rsidR="00731737" w:rsidRPr="00F70F0A">
        <w:rPr>
          <w:rFonts w:ascii="Times New Roman" w:hAnsi="Times New Roman" w:cs="Times New Roman"/>
          <w:sz w:val="24"/>
          <w:szCs w:val="24"/>
          <w:lang w:val="en-US"/>
        </w:rPr>
        <w:t xml:space="preserve"> less than five minutes</w:t>
      </w:r>
      <w:r w:rsidR="00A57D26">
        <w:rPr>
          <w:rFonts w:ascii="Times New Roman" w:hAnsi="Times New Roman" w:cs="Times New Roman"/>
          <w:sz w:val="24"/>
          <w:szCs w:val="24"/>
          <w:lang w:val="en-US"/>
        </w:rPr>
        <w:t xml:space="preserve">. In addition, the homogeneous subset of typical Cyberball studies only involved measures of </w:t>
      </w:r>
      <w:r w:rsidR="00731737" w:rsidRPr="00F70F0A">
        <w:rPr>
          <w:rFonts w:ascii="Times New Roman" w:hAnsi="Times New Roman" w:cs="Times New Roman"/>
          <w:sz w:val="24"/>
          <w:szCs w:val="24"/>
          <w:lang w:val="en-US"/>
        </w:rPr>
        <w:t>fundamental needs (single or composite). Performing a meta-analysis on th</w:t>
      </w:r>
      <w:r w:rsidR="00A57D26">
        <w:rPr>
          <w:rFonts w:ascii="Times New Roman" w:hAnsi="Times New Roman" w:cs="Times New Roman"/>
          <w:sz w:val="24"/>
          <w:szCs w:val="24"/>
          <w:lang w:val="en-US"/>
        </w:rPr>
        <w:t xml:space="preserve">is homogeneous subset of studies </w:t>
      </w:r>
      <w:r w:rsidR="00731737" w:rsidRPr="00F70F0A">
        <w:rPr>
          <w:rFonts w:ascii="Times New Roman" w:hAnsi="Times New Roman" w:cs="Times New Roman"/>
          <w:sz w:val="24"/>
          <w:szCs w:val="24"/>
          <w:lang w:val="en-US"/>
        </w:rPr>
        <w:t>(</w:t>
      </w:r>
      <w:r w:rsidR="00731737" w:rsidRPr="00F70F0A">
        <w:rPr>
          <w:rFonts w:ascii="Times New Roman" w:hAnsi="Times New Roman" w:cs="Times New Roman"/>
          <w:i/>
          <w:sz w:val="24"/>
          <w:szCs w:val="24"/>
          <w:lang w:val="en-US"/>
        </w:rPr>
        <w:t xml:space="preserve">k = </w:t>
      </w:r>
      <w:r w:rsidR="00731737" w:rsidRPr="00F70F0A">
        <w:rPr>
          <w:rFonts w:ascii="Times New Roman" w:hAnsi="Times New Roman" w:cs="Times New Roman"/>
          <w:sz w:val="24"/>
          <w:szCs w:val="24"/>
          <w:lang w:val="en-US"/>
        </w:rPr>
        <w:t>37) showed an I</w:t>
      </w:r>
      <w:r w:rsidR="00731737" w:rsidRPr="00F70F0A">
        <w:rPr>
          <w:rFonts w:ascii="Times New Roman" w:hAnsi="Times New Roman" w:cs="Times New Roman"/>
          <w:sz w:val="24"/>
          <w:szCs w:val="24"/>
          <w:vertAlign w:val="superscript"/>
          <w:lang w:val="en-US"/>
        </w:rPr>
        <w:t>2</w:t>
      </w:r>
      <w:r w:rsidR="00731737" w:rsidRPr="00F70F0A">
        <w:rPr>
          <w:rFonts w:ascii="Times New Roman" w:hAnsi="Times New Roman" w:cs="Times New Roman"/>
          <w:sz w:val="24"/>
          <w:szCs w:val="24"/>
          <w:lang w:val="en-US"/>
        </w:rPr>
        <w:t xml:space="preserve"> value of </w:t>
      </w:r>
      <w:r w:rsidR="00731737">
        <w:rPr>
          <w:rFonts w:ascii="Times New Roman" w:hAnsi="Times New Roman" w:cs="Times New Roman"/>
          <w:sz w:val="24"/>
          <w:szCs w:val="24"/>
          <w:lang w:val="en-US"/>
        </w:rPr>
        <w:t>92</w:t>
      </w:r>
      <w:r w:rsidR="00731737" w:rsidRPr="00F70F0A">
        <w:rPr>
          <w:rFonts w:ascii="Times New Roman" w:hAnsi="Times New Roman" w:cs="Times New Roman"/>
          <w:sz w:val="24"/>
          <w:szCs w:val="24"/>
          <w:lang w:val="en-US"/>
        </w:rPr>
        <w:t xml:space="preserve">%, indicating </w:t>
      </w:r>
      <w:r w:rsidR="00536231">
        <w:rPr>
          <w:rFonts w:ascii="Times New Roman" w:hAnsi="Times New Roman" w:cs="Times New Roman"/>
          <w:sz w:val="24"/>
          <w:szCs w:val="24"/>
          <w:lang w:val="en-US"/>
        </w:rPr>
        <w:t>that 92% of the total variability is ascribable to heterogeneity in the effect sizes</w:t>
      </w:r>
      <w:r w:rsidR="00731737"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We noted that the </w:t>
      </w:r>
      <w:r w:rsidR="00A57D26">
        <w:rPr>
          <w:rFonts w:ascii="Times New Roman" w:hAnsi="Times New Roman" w:cs="Times New Roman"/>
          <w:sz w:val="24"/>
          <w:szCs w:val="24"/>
          <w:lang w:val="en-US"/>
        </w:rPr>
        <w:t xml:space="preserve">mean </w:t>
      </w:r>
      <w:r>
        <w:rPr>
          <w:rFonts w:ascii="Times New Roman" w:hAnsi="Times New Roman" w:cs="Times New Roman"/>
          <w:sz w:val="24"/>
          <w:szCs w:val="24"/>
          <w:lang w:val="en-US"/>
        </w:rPr>
        <w:t xml:space="preserve">simple ostracism effect in these 37 studies was </w:t>
      </w:r>
      <w:r w:rsidR="00A57D26">
        <w:rPr>
          <w:rFonts w:ascii="Times New Roman" w:hAnsi="Times New Roman" w:cs="Times New Roman"/>
          <w:sz w:val="24"/>
          <w:szCs w:val="24"/>
          <w:lang w:val="en-US"/>
        </w:rPr>
        <w:t xml:space="preserve">relatively </w:t>
      </w:r>
      <w:r>
        <w:rPr>
          <w:rFonts w:ascii="Times New Roman" w:hAnsi="Times New Roman" w:cs="Times New Roman"/>
          <w:sz w:val="24"/>
          <w:szCs w:val="24"/>
          <w:lang w:val="en-US"/>
        </w:rPr>
        <w:t>strong</w:t>
      </w:r>
      <w:r w:rsidR="00A57D26">
        <w:rPr>
          <w:rFonts w:ascii="Times New Roman" w:hAnsi="Times New Roman" w:cs="Times New Roman"/>
          <w:sz w:val="24"/>
          <w:szCs w:val="24"/>
          <w:lang w:val="en-US"/>
        </w:rPr>
        <w:t xml:space="preserve"> and</w:t>
      </w:r>
      <w:r>
        <w:rPr>
          <w:rFonts w:ascii="Times New Roman" w:hAnsi="Times New Roman" w:cs="Times New Roman"/>
          <w:sz w:val="24"/>
          <w:szCs w:val="24"/>
          <w:lang w:val="en-US"/>
        </w:rPr>
        <w:t xml:space="preserve"> estimated at d = -2.09, 95% CI [-2.41, -1.77]. </w:t>
      </w:r>
      <w:r w:rsidR="00731737" w:rsidRPr="00F70F0A">
        <w:rPr>
          <w:rFonts w:ascii="Times New Roman" w:hAnsi="Times New Roman" w:cs="Times New Roman"/>
          <w:sz w:val="24"/>
          <w:szCs w:val="24"/>
          <w:lang w:val="en-US"/>
        </w:rPr>
        <w:t xml:space="preserve">In other words, the heterogeneity found in the overall analyses does not appear to </w:t>
      </w:r>
      <w:r w:rsidR="00511854">
        <w:rPr>
          <w:rFonts w:ascii="Times New Roman" w:hAnsi="Times New Roman" w:cs="Times New Roman"/>
          <w:sz w:val="24"/>
          <w:szCs w:val="24"/>
          <w:lang w:val="en-US"/>
        </w:rPr>
        <w:t xml:space="preserve">be an artefact </w:t>
      </w:r>
      <w:r w:rsidR="00731737" w:rsidRPr="00F70F0A">
        <w:rPr>
          <w:rFonts w:ascii="Times New Roman" w:hAnsi="Times New Roman" w:cs="Times New Roman"/>
          <w:sz w:val="24"/>
          <w:szCs w:val="24"/>
          <w:lang w:val="en-US"/>
        </w:rPr>
        <w:t xml:space="preserve">from the inclusion of different measures and the use of alternative Cyberball setups. </w:t>
      </w:r>
    </w:p>
    <w:p w14:paraId="35871A6D" w14:textId="58008392"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In sum, the </w:t>
      </w:r>
      <w:r w:rsidR="00511854">
        <w:rPr>
          <w:rFonts w:ascii="Times New Roman" w:hAnsi="Times New Roman" w:cs="Times New Roman"/>
          <w:sz w:val="24"/>
          <w:szCs w:val="24"/>
          <w:lang w:val="en-US"/>
        </w:rPr>
        <w:t>secondary analyses</w:t>
      </w:r>
      <w:r w:rsidRPr="00F70F0A">
        <w:rPr>
          <w:rFonts w:ascii="Times New Roman" w:hAnsi="Times New Roman" w:cs="Times New Roman"/>
          <w:sz w:val="24"/>
          <w:szCs w:val="24"/>
          <w:lang w:val="en-US"/>
        </w:rPr>
        <w:t xml:space="preserve"> indicate several things. First, </w:t>
      </w:r>
      <w:r w:rsidR="00BB049C">
        <w:rPr>
          <w:rFonts w:ascii="Times New Roman" w:hAnsi="Times New Roman" w:cs="Times New Roman"/>
          <w:sz w:val="24"/>
          <w:szCs w:val="24"/>
          <w:lang w:val="en-US"/>
        </w:rPr>
        <w:t xml:space="preserve">the effect of ostracism appears </w:t>
      </w:r>
      <w:r w:rsidR="00A57D26">
        <w:rPr>
          <w:rFonts w:ascii="Times New Roman" w:hAnsi="Times New Roman" w:cs="Times New Roman"/>
          <w:sz w:val="24"/>
          <w:szCs w:val="24"/>
          <w:lang w:val="en-US"/>
        </w:rPr>
        <w:t xml:space="preserve">relatively </w:t>
      </w:r>
      <w:r w:rsidR="00BB049C">
        <w:rPr>
          <w:rFonts w:ascii="Times New Roman" w:hAnsi="Times New Roman" w:cs="Times New Roman"/>
          <w:sz w:val="24"/>
          <w:szCs w:val="24"/>
          <w:lang w:val="en-US"/>
        </w:rPr>
        <w:t xml:space="preserve">large for fundamental needs, and </w:t>
      </w:r>
      <w:r w:rsidR="00A57D26">
        <w:rPr>
          <w:rFonts w:ascii="Times New Roman" w:hAnsi="Times New Roman" w:cs="Times New Roman"/>
          <w:sz w:val="24"/>
          <w:szCs w:val="24"/>
          <w:lang w:val="en-US"/>
        </w:rPr>
        <w:t xml:space="preserve">somewhat </w:t>
      </w:r>
      <w:r w:rsidR="00BB049C">
        <w:rPr>
          <w:rFonts w:ascii="Times New Roman" w:hAnsi="Times New Roman" w:cs="Times New Roman"/>
          <w:sz w:val="24"/>
          <w:szCs w:val="24"/>
          <w:lang w:val="en-US"/>
        </w:rPr>
        <w:t>weaker for the interpersonal measures. The interpersonal measures are also more prone to moderation of the ostracism</w:t>
      </w:r>
      <w:r w:rsidR="00A57D26">
        <w:rPr>
          <w:rFonts w:ascii="Times New Roman" w:hAnsi="Times New Roman" w:cs="Times New Roman"/>
          <w:sz w:val="24"/>
          <w:szCs w:val="24"/>
          <w:lang w:val="en-US"/>
        </w:rPr>
        <w:t xml:space="preserve"> effect</w:t>
      </w:r>
      <w:r w:rsidR="00BB049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Second,</w:t>
      </w:r>
      <w:r w:rsidR="00BB049C">
        <w:rPr>
          <w:rFonts w:ascii="Times New Roman" w:hAnsi="Times New Roman" w:cs="Times New Roman"/>
          <w:sz w:val="24"/>
          <w:szCs w:val="24"/>
          <w:lang w:val="en-US"/>
        </w:rPr>
        <w:t xml:space="preserve"> sample gender distribution appears to predict effect size found, where effect sizes </w:t>
      </w:r>
      <w:r w:rsidR="008D683E">
        <w:rPr>
          <w:rFonts w:ascii="Times New Roman" w:hAnsi="Times New Roman" w:cs="Times New Roman"/>
          <w:sz w:val="24"/>
          <w:szCs w:val="24"/>
          <w:lang w:val="en-US"/>
        </w:rPr>
        <w:t xml:space="preserve">were somewhat </w:t>
      </w:r>
      <w:r w:rsidR="00BB049C">
        <w:rPr>
          <w:rFonts w:ascii="Times New Roman" w:hAnsi="Times New Roman" w:cs="Times New Roman"/>
          <w:sz w:val="24"/>
          <w:szCs w:val="24"/>
          <w:lang w:val="en-US"/>
        </w:rPr>
        <w:t>larger if there are more males present</w:t>
      </w:r>
      <w:r w:rsidR="00DF78D0">
        <w:rPr>
          <w:rFonts w:ascii="Times New Roman" w:hAnsi="Times New Roman" w:cs="Times New Roman"/>
          <w:sz w:val="24"/>
          <w:szCs w:val="24"/>
          <w:lang w:val="en-US"/>
        </w:rPr>
        <w:t>, although the exact size of the moderation was hard to establish given the residual heterogeneity in this analysis.</w:t>
      </w:r>
      <w:r w:rsidRPr="00F70F0A">
        <w:rPr>
          <w:rFonts w:ascii="Times New Roman" w:hAnsi="Times New Roman" w:cs="Times New Roman"/>
          <w:sz w:val="24"/>
          <w:szCs w:val="24"/>
          <w:lang w:val="en-US"/>
        </w:rPr>
        <w:t xml:space="preserve"> Third, there is </w:t>
      </w:r>
      <w:r w:rsidR="00DF78D0">
        <w:rPr>
          <w:rFonts w:ascii="Times New Roman" w:hAnsi="Times New Roman" w:cs="Times New Roman"/>
          <w:sz w:val="24"/>
          <w:szCs w:val="24"/>
          <w:lang w:val="en-US"/>
        </w:rPr>
        <w:t>substantial</w:t>
      </w:r>
      <w:r w:rsidR="00DF78D0"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heterogeneity in the effect sizes, even when </w:t>
      </w:r>
      <w:r w:rsidR="00DF78D0">
        <w:rPr>
          <w:rFonts w:ascii="Times New Roman" w:hAnsi="Times New Roman" w:cs="Times New Roman"/>
          <w:sz w:val="24"/>
          <w:szCs w:val="24"/>
          <w:lang w:val="en-US"/>
        </w:rPr>
        <w:t>considering</w:t>
      </w:r>
      <w:r w:rsidR="00DF78D0"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 </w:t>
      </w:r>
      <w:r w:rsidR="00DF78D0">
        <w:rPr>
          <w:rFonts w:ascii="Times New Roman" w:hAnsi="Times New Roman" w:cs="Times New Roman"/>
          <w:sz w:val="24"/>
          <w:szCs w:val="24"/>
          <w:lang w:val="en-US"/>
        </w:rPr>
        <w:t>homogeneous</w:t>
      </w:r>
      <w:r w:rsidR="00DF78D0" w:rsidRPr="00F70F0A">
        <w:rPr>
          <w:rFonts w:ascii="Times New Roman" w:hAnsi="Times New Roman" w:cs="Times New Roman"/>
          <w:sz w:val="24"/>
          <w:szCs w:val="24"/>
          <w:lang w:val="en-US"/>
        </w:rPr>
        <w:t xml:space="preserve"> </w:t>
      </w:r>
      <w:r w:rsidR="00DF78D0">
        <w:rPr>
          <w:rFonts w:ascii="Times New Roman" w:hAnsi="Times New Roman" w:cs="Times New Roman"/>
          <w:sz w:val="24"/>
          <w:szCs w:val="24"/>
          <w:lang w:val="en-US"/>
        </w:rPr>
        <w:t xml:space="preserve">subset </w:t>
      </w:r>
      <w:r w:rsidR="00BB049C">
        <w:rPr>
          <w:rFonts w:ascii="Times New Roman" w:hAnsi="Times New Roman" w:cs="Times New Roman"/>
          <w:sz w:val="24"/>
          <w:szCs w:val="24"/>
          <w:lang w:val="en-US"/>
        </w:rPr>
        <w:t>of stud</w:t>
      </w:r>
      <w:r w:rsidR="00DF78D0">
        <w:rPr>
          <w:rFonts w:ascii="Times New Roman" w:hAnsi="Times New Roman" w:cs="Times New Roman"/>
          <w:sz w:val="24"/>
          <w:szCs w:val="24"/>
          <w:lang w:val="en-US"/>
        </w:rPr>
        <w:t xml:space="preserve">ies in terms of the </w:t>
      </w:r>
      <w:r w:rsidR="00CE5252">
        <w:rPr>
          <w:rFonts w:ascii="Times New Roman" w:hAnsi="Times New Roman" w:cs="Times New Roman"/>
          <w:sz w:val="24"/>
          <w:szCs w:val="24"/>
          <w:lang w:val="en-US"/>
        </w:rPr>
        <w:t>C</w:t>
      </w:r>
      <w:r w:rsidR="00DF78D0">
        <w:rPr>
          <w:rFonts w:ascii="Times New Roman" w:hAnsi="Times New Roman" w:cs="Times New Roman"/>
          <w:sz w:val="24"/>
          <w:szCs w:val="24"/>
          <w:lang w:val="en-US"/>
        </w:rPr>
        <w:t xml:space="preserve">yberball game and </w:t>
      </w:r>
      <w:r w:rsidR="00BB049C">
        <w:rPr>
          <w:rFonts w:ascii="Times New Roman" w:hAnsi="Times New Roman" w:cs="Times New Roman"/>
          <w:sz w:val="24"/>
          <w:szCs w:val="24"/>
          <w:lang w:val="en-US"/>
        </w:rPr>
        <w:t>measure</w:t>
      </w:r>
      <w:r w:rsidR="00DF78D0">
        <w:rPr>
          <w:rFonts w:ascii="Times New Roman" w:hAnsi="Times New Roman" w:cs="Times New Roman"/>
          <w:sz w:val="24"/>
          <w:szCs w:val="24"/>
          <w:lang w:val="en-US"/>
        </w:rPr>
        <w:t xml:space="preserve"> of the ostracism effects.</w:t>
      </w:r>
      <w:r w:rsidR="00BB049C">
        <w:rPr>
          <w:rFonts w:ascii="Times New Roman" w:hAnsi="Times New Roman" w:cs="Times New Roman"/>
          <w:sz w:val="24"/>
          <w:szCs w:val="24"/>
          <w:lang w:val="en-US"/>
        </w:rPr>
        <w:t xml:space="preserve"> </w:t>
      </w:r>
      <w:r w:rsidR="00DF78D0">
        <w:rPr>
          <w:rFonts w:ascii="Times New Roman" w:hAnsi="Times New Roman" w:cs="Times New Roman"/>
          <w:sz w:val="24"/>
          <w:szCs w:val="24"/>
          <w:lang w:val="en-US"/>
        </w:rPr>
        <w:t xml:space="preserve">The latter result </w:t>
      </w:r>
      <w:r w:rsidR="00BB049C">
        <w:rPr>
          <w:rFonts w:ascii="Times New Roman" w:hAnsi="Times New Roman" w:cs="Times New Roman"/>
          <w:sz w:val="24"/>
          <w:szCs w:val="24"/>
          <w:lang w:val="en-US"/>
        </w:rPr>
        <w:t>suggest</w:t>
      </w:r>
      <w:r w:rsidR="00DF78D0">
        <w:rPr>
          <w:rFonts w:ascii="Times New Roman" w:hAnsi="Times New Roman" w:cs="Times New Roman"/>
          <w:sz w:val="24"/>
          <w:szCs w:val="24"/>
          <w:lang w:val="en-US"/>
        </w:rPr>
        <w:t>s t</w:t>
      </w:r>
      <w:r w:rsidR="00BB049C">
        <w:rPr>
          <w:rFonts w:ascii="Times New Roman" w:hAnsi="Times New Roman" w:cs="Times New Roman"/>
          <w:sz w:val="24"/>
          <w:szCs w:val="24"/>
          <w:lang w:val="en-US"/>
        </w:rPr>
        <w:t xml:space="preserve">hat responses to ostracism are more variable than </w:t>
      </w:r>
      <w:r w:rsidR="00CE5252">
        <w:rPr>
          <w:rFonts w:ascii="Times New Roman" w:hAnsi="Times New Roman" w:cs="Times New Roman"/>
          <w:sz w:val="24"/>
          <w:szCs w:val="24"/>
          <w:lang w:val="en-US"/>
        </w:rPr>
        <w:t xml:space="preserve">they have been </w:t>
      </w:r>
      <w:r w:rsidR="00BB049C">
        <w:rPr>
          <w:rFonts w:ascii="Times New Roman" w:hAnsi="Times New Roman" w:cs="Times New Roman"/>
          <w:sz w:val="24"/>
          <w:szCs w:val="24"/>
          <w:lang w:val="en-US"/>
        </w:rPr>
        <w:t>construed until now.</w:t>
      </w:r>
    </w:p>
    <w:p w14:paraId="1B0D8557" w14:textId="77777777" w:rsidR="00E76D2C" w:rsidRDefault="00731737" w:rsidP="00C30555">
      <w:pPr>
        <w:spacing w:after="0" w:line="480" w:lineRule="auto"/>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t>Discussion</w:t>
      </w:r>
    </w:p>
    <w:p w14:paraId="3D22E0D0" w14:textId="3D172150" w:rsidR="0084114C" w:rsidRDefault="006D04E4" w:rsidP="006D04E4">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In this comprehensive meta-analysis of ostracism studies with the Cyberball game, we focused on two </w:t>
      </w:r>
      <w:r w:rsidR="00731737" w:rsidRPr="00F70F0A">
        <w:rPr>
          <w:rFonts w:ascii="Times New Roman" w:hAnsi="Times New Roman" w:cs="Times New Roman"/>
          <w:sz w:val="24"/>
          <w:szCs w:val="24"/>
          <w:lang w:val="en-US"/>
        </w:rPr>
        <w:t xml:space="preserve">confirmatory hypotheses </w:t>
      </w:r>
      <w:r>
        <w:rPr>
          <w:rFonts w:ascii="Times New Roman" w:hAnsi="Times New Roman" w:cs="Times New Roman"/>
          <w:sz w:val="24"/>
          <w:szCs w:val="24"/>
          <w:lang w:val="en-US"/>
        </w:rPr>
        <w:t>based</w:t>
      </w:r>
      <w:r w:rsidRPr="00F70F0A">
        <w:rPr>
          <w:rFonts w:ascii="Times New Roman" w:hAnsi="Times New Roman" w:cs="Times New Roman"/>
          <w:sz w:val="24"/>
          <w:szCs w:val="24"/>
          <w:lang w:val="en-US"/>
        </w:rPr>
        <w:t xml:space="preserve"> </w:t>
      </w:r>
      <w:r w:rsidR="0089224F">
        <w:rPr>
          <w:rFonts w:ascii="Times New Roman" w:hAnsi="Times New Roman" w:cs="Times New Roman"/>
          <w:sz w:val="24"/>
          <w:szCs w:val="24"/>
          <w:lang w:val="en-US"/>
        </w:rPr>
        <w:t xml:space="preserve">on </w:t>
      </w:r>
      <w:r w:rsidR="00731737" w:rsidRPr="00F70F0A">
        <w:rPr>
          <w:rFonts w:ascii="Times New Roman" w:hAnsi="Times New Roman" w:cs="Times New Roman"/>
          <w:sz w:val="24"/>
          <w:szCs w:val="24"/>
          <w:lang w:val="en-US"/>
        </w:rPr>
        <w:t xml:space="preserve">theory </w:t>
      </w:r>
      <w:r>
        <w:rPr>
          <w:rFonts w:ascii="Times New Roman" w:hAnsi="Times New Roman" w:cs="Times New Roman"/>
          <w:sz w:val="24"/>
          <w:szCs w:val="24"/>
          <w:lang w:val="en-US"/>
        </w:rPr>
        <w:t xml:space="preserve">as several </w:t>
      </w:r>
      <w:r w:rsidR="00731737" w:rsidRPr="00F70F0A">
        <w:rPr>
          <w:rFonts w:ascii="Times New Roman" w:hAnsi="Times New Roman" w:cs="Times New Roman"/>
          <w:sz w:val="24"/>
          <w:szCs w:val="24"/>
          <w:lang w:val="en-US"/>
        </w:rPr>
        <w:t>exploratory hypotheses</w:t>
      </w:r>
      <w:r>
        <w:rPr>
          <w:rFonts w:ascii="Times New Roman" w:hAnsi="Times New Roman" w:cs="Times New Roman"/>
          <w:sz w:val="24"/>
          <w:szCs w:val="24"/>
          <w:lang w:val="en-US"/>
        </w:rPr>
        <w:t>.</w:t>
      </w:r>
      <w:r w:rsidR="00153A5A">
        <w:rPr>
          <w:rFonts w:ascii="Times New Roman" w:hAnsi="Times New Roman" w:cs="Times New Roman"/>
          <w:sz w:val="24"/>
          <w:szCs w:val="24"/>
          <w:lang w:val="en-US"/>
        </w:rPr>
        <w:t xml:space="preserve"> Our results showed that the ostracism effect is quite large on average, but that it varies according to different factors.</w:t>
      </w:r>
      <w:r>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For the confirmatory hypotheses, two questions were central: </w:t>
      </w:r>
      <w:r>
        <w:rPr>
          <w:rFonts w:ascii="Times New Roman" w:hAnsi="Times New Roman" w:cs="Times New Roman"/>
          <w:sz w:val="24"/>
          <w:szCs w:val="24"/>
          <w:lang w:val="en-US"/>
        </w:rPr>
        <w:lastRenderedPageBreak/>
        <w:t>(</w:t>
      </w:r>
      <w:r w:rsidR="00731737" w:rsidRPr="00F70F0A">
        <w:rPr>
          <w:rFonts w:ascii="Times New Roman" w:hAnsi="Times New Roman" w:cs="Times New Roman"/>
          <w:sz w:val="24"/>
          <w:szCs w:val="24"/>
          <w:lang w:val="en-US"/>
        </w:rPr>
        <w:t xml:space="preserve">1) “does the effect size of ostracism decrease over time?” and </w:t>
      </w:r>
      <w:r>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2) “does the average moderation of ostracism increase over time?” The results show</w:t>
      </w:r>
      <w:r>
        <w:rPr>
          <w:rFonts w:ascii="Times New Roman" w:hAnsi="Times New Roman" w:cs="Times New Roman"/>
          <w:sz w:val="24"/>
          <w:szCs w:val="24"/>
          <w:lang w:val="en-US"/>
        </w:rPr>
        <w:t>ed</w:t>
      </w:r>
      <w:r w:rsidR="00731737" w:rsidRPr="00F70F0A">
        <w:rPr>
          <w:rFonts w:ascii="Times New Roman" w:hAnsi="Times New Roman" w:cs="Times New Roman"/>
          <w:sz w:val="24"/>
          <w:szCs w:val="24"/>
          <w:lang w:val="en-US"/>
        </w:rPr>
        <w:t xml:space="preserve"> that there is indication for a decrease in the effect from the first to the last measure, but that this is not moderated by the estimated time</w:t>
      </w:r>
      <w:r w:rsidR="000E524A">
        <w:rPr>
          <w:rFonts w:ascii="Times New Roman" w:hAnsi="Times New Roman" w:cs="Times New Roman"/>
          <w:sz w:val="24"/>
          <w:szCs w:val="24"/>
          <w:lang w:val="en-US"/>
        </w:rPr>
        <w:t xml:space="preserve"> between first and last </w:t>
      </w:r>
      <w:commentRangeStart w:id="69"/>
      <w:commentRangeStart w:id="70"/>
      <w:r w:rsidR="000E524A">
        <w:rPr>
          <w:rFonts w:ascii="Times New Roman" w:hAnsi="Times New Roman" w:cs="Times New Roman"/>
          <w:sz w:val="24"/>
          <w:szCs w:val="24"/>
          <w:lang w:val="en-US"/>
        </w:rPr>
        <w:t>measure</w:t>
      </w:r>
      <w:commentRangeEnd w:id="69"/>
      <w:r w:rsidR="00DD13D0">
        <w:rPr>
          <w:rStyle w:val="CommentReference"/>
        </w:rPr>
        <w:commentReference w:id="69"/>
      </w:r>
      <w:commentRangeEnd w:id="70"/>
      <w:r w:rsidR="0089224F">
        <w:rPr>
          <w:rStyle w:val="CommentReference"/>
        </w:rPr>
        <w:commentReference w:id="70"/>
      </w:r>
      <w:r w:rsidR="00731737" w:rsidRPr="00F70F0A">
        <w:rPr>
          <w:rFonts w:ascii="Times New Roman" w:hAnsi="Times New Roman" w:cs="Times New Roman"/>
          <w:sz w:val="24"/>
          <w:szCs w:val="24"/>
          <w:lang w:val="en-US"/>
        </w:rPr>
        <w:t xml:space="preserve">. </w:t>
      </w:r>
      <w:r w:rsidR="00153A5A">
        <w:rPr>
          <w:rFonts w:ascii="Times New Roman" w:hAnsi="Times New Roman" w:cs="Times New Roman"/>
          <w:sz w:val="24"/>
          <w:szCs w:val="24"/>
          <w:lang w:val="en-US"/>
        </w:rPr>
        <w:t xml:space="preserve">Our </w:t>
      </w:r>
      <w:r w:rsidR="0084114C">
        <w:rPr>
          <w:rFonts w:ascii="Times New Roman" w:hAnsi="Times New Roman" w:cs="Times New Roman"/>
          <w:sz w:val="24"/>
          <w:szCs w:val="24"/>
          <w:lang w:val="en-US"/>
        </w:rPr>
        <w:t xml:space="preserve">analyses also showed that variability of the </w:t>
      </w:r>
      <w:r w:rsidR="0089224F">
        <w:rPr>
          <w:rFonts w:ascii="Times New Roman" w:hAnsi="Times New Roman" w:cs="Times New Roman"/>
          <w:sz w:val="24"/>
          <w:szCs w:val="24"/>
          <w:lang w:val="en-US"/>
        </w:rPr>
        <w:t>simple</w:t>
      </w:r>
      <w:r w:rsidR="0084114C">
        <w:rPr>
          <w:rFonts w:ascii="Times New Roman" w:hAnsi="Times New Roman" w:cs="Times New Roman"/>
          <w:sz w:val="24"/>
          <w:szCs w:val="24"/>
          <w:lang w:val="en-US"/>
        </w:rPr>
        <w:t xml:space="preserve"> </w:t>
      </w:r>
      <w:commentRangeStart w:id="71"/>
      <w:commentRangeStart w:id="72"/>
      <w:r w:rsidR="0084114C">
        <w:rPr>
          <w:rFonts w:ascii="Times New Roman" w:hAnsi="Times New Roman" w:cs="Times New Roman"/>
          <w:sz w:val="24"/>
          <w:szCs w:val="24"/>
          <w:lang w:val="en-US"/>
        </w:rPr>
        <w:t>ostracism</w:t>
      </w:r>
      <w:commentRangeEnd w:id="71"/>
      <w:r w:rsidR="00DD13D0">
        <w:rPr>
          <w:rStyle w:val="CommentReference"/>
        </w:rPr>
        <w:commentReference w:id="71"/>
      </w:r>
      <w:commentRangeEnd w:id="72"/>
      <w:r w:rsidR="0089224F">
        <w:rPr>
          <w:rStyle w:val="CommentReference"/>
        </w:rPr>
        <w:commentReference w:id="72"/>
      </w:r>
      <w:r w:rsidR="0084114C">
        <w:rPr>
          <w:rFonts w:ascii="Times New Roman" w:hAnsi="Times New Roman" w:cs="Times New Roman"/>
          <w:sz w:val="24"/>
          <w:szCs w:val="24"/>
          <w:lang w:val="en-US"/>
        </w:rPr>
        <w:t xml:space="preserve"> effect was larger on the first measure (</w:t>
      </w:r>
      <w:r w:rsidR="0084114C" w:rsidRPr="00F70F0A">
        <w:rPr>
          <w:rFonts w:ascii="Times New Roman" w:hAnsi="Times New Roman" w:cs="Times New Roman"/>
          <w:sz w:val="24"/>
          <w:szCs w:val="24"/>
          <w:lang w:val="en-US"/>
        </w:rPr>
        <w:t>τ</w:t>
      </w:r>
      <w:r w:rsidR="0084114C" w:rsidRPr="00F70F0A">
        <w:rPr>
          <w:rFonts w:ascii="Times New Roman" w:hAnsi="Times New Roman" w:cs="Times New Roman"/>
          <w:sz w:val="24"/>
          <w:szCs w:val="24"/>
          <w:vertAlign w:val="superscript"/>
          <w:lang w:val="en-US"/>
        </w:rPr>
        <w:t>2</w:t>
      </w:r>
      <w:r w:rsidR="0084114C" w:rsidRPr="00F70F0A">
        <w:rPr>
          <w:rFonts w:ascii="Times New Roman" w:hAnsi="Times New Roman" w:cs="Times New Roman"/>
          <w:sz w:val="24"/>
          <w:szCs w:val="24"/>
          <w:lang w:val="en-US"/>
        </w:rPr>
        <w:t xml:space="preserve"> = </w:t>
      </w:r>
      <w:r w:rsidR="0084114C">
        <w:rPr>
          <w:rFonts w:ascii="Times New Roman" w:hAnsi="Times New Roman" w:cs="Times New Roman"/>
          <w:sz w:val="24"/>
          <w:szCs w:val="24"/>
          <w:lang w:val="en-US"/>
        </w:rPr>
        <w:t>0.90</w:t>
      </w:r>
      <w:r w:rsidR="0084114C" w:rsidRPr="00F70F0A">
        <w:rPr>
          <w:rFonts w:ascii="Times New Roman" w:hAnsi="Times New Roman" w:cs="Times New Roman"/>
          <w:sz w:val="24"/>
          <w:szCs w:val="24"/>
          <w:lang w:val="en-US"/>
        </w:rPr>
        <w:t>, 95% CI [</w:t>
      </w:r>
      <w:r w:rsidR="0084114C">
        <w:rPr>
          <w:rFonts w:ascii="Times New Roman" w:hAnsi="Times New Roman" w:cs="Times New Roman"/>
          <w:sz w:val="24"/>
          <w:szCs w:val="24"/>
          <w:lang w:val="en-US"/>
        </w:rPr>
        <w:t>0.70, 1.24</w:t>
      </w:r>
      <w:r w:rsidR="0084114C" w:rsidRPr="00F70F0A">
        <w:rPr>
          <w:rFonts w:ascii="Times New Roman" w:hAnsi="Times New Roman" w:cs="Times New Roman"/>
          <w:sz w:val="24"/>
          <w:szCs w:val="24"/>
          <w:lang w:val="en-US"/>
        </w:rPr>
        <w:t>]</w:t>
      </w:r>
      <w:r w:rsidR="0084114C">
        <w:rPr>
          <w:rFonts w:ascii="Times New Roman" w:hAnsi="Times New Roman" w:cs="Times New Roman"/>
          <w:sz w:val="24"/>
          <w:szCs w:val="24"/>
          <w:lang w:val="en-US"/>
        </w:rPr>
        <w:t>) when compared to the standard ostracism effect on the last measure (</w:t>
      </w:r>
      <w:r w:rsidR="0084114C" w:rsidRPr="00F70F0A">
        <w:rPr>
          <w:rFonts w:ascii="Times New Roman" w:hAnsi="Times New Roman" w:cs="Times New Roman"/>
          <w:sz w:val="24"/>
          <w:szCs w:val="24"/>
          <w:lang w:val="en-US"/>
        </w:rPr>
        <w:t>τ</w:t>
      </w:r>
      <w:r w:rsidR="0084114C" w:rsidRPr="00F70F0A">
        <w:rPr>
          <w:rFonts w:ascii="Times New Roman" w:hAnsi="Times New Roman" w:cs="Times New Roman"/>
          <w:sz w:val="24"/>
          <w:szCs w:val="24"/>
          <w:vertAlign w:val="superscript"/>
          <w:lang w:val="en-US"/>
        </w:rPr>
        <w:t>2</w:t>
      </w:r>
      <w:r w:rsidR="0084114C" w:rsidRPr="00F70F0A">
        <w:rPr>
          <w:rFonts w:ascii="Times New Roman" w:hAnsi="Times New Roman" w:cs="Times New Roman"/>
          <w:sz w:val="24"/>
          <w:szCs w:val="24"/>
          <w:lang w:val="en-US"/>
        </w:rPr>
        <w:t xml:space="preserve"> = </w:t>
      </w:r>
      <w:r w:rsidR="0084114C">
        <w:rPr>
          <w:rFonts w:ascii="Times New Roman" w:hAnsi="Times New Roman" w:cs="Times New Roman"/>
          <w:sz w:val="24"/>
          <w:szCs w:val="24"/>
          <w:lang w:val="en-US"/>
        </w:rPr>
        <w:t>0.38</w:t>
      </w:r>
      <w:r w:rsidR="0084114C" w:rsidRPr="00F70F0A">
        <w:rPr>
          <w:rFonts w:ascii="Times New Roman" w:hAnsi="Times New Roman" w:cs="Times New Roman"/>
          <w:sz w:val="24"/>
          <w:szCs w:val="24"/>
          <w:lang w:val="en-US"/>
        </w:rPr>
        <w:t>, 95% CI [</w:t>
      </w:r>
      <w:r w:rsidR="0084114C">
        <w:rPr>
          <w:rFonts w:ascii="Times New Roman" w:hAnsi="Times New Roman" w:cs="Times New Roman"/>
          <w:sz w:val="24"/>
          <w:szCs w:val="24"/>
          <w:lang w:val="en-US"/>
        </w:rPr>
        <w:t>0.27, 0.54</w:t>
      </w:r>
      <w:r w:rsidR="0084114C" w:rsidRPr="00F70F0A">
        <w:rPr>
          <w:rFonts w:ascii="Times New Roman" w:hAnsi="Times New Roman" w:cs="Times New Roman"/>
          <w:sz w:val="24"/>
          <w:szCs w:val="24"/>
          <w:lang w:val="en-US"/>
        </w:rPr>
        <w:t>]</w:t>
      </w:r>
      <w:r w:rsidR="0084114C">
        <w:rPr>
          <w:rFonts w:ascii="Times New Roman" w:hAnsi="Times New Roman" w:cs="Times New Roman"/>
          <w:sz w:val="24"/>
          <w:szCs w:val="24"/>
          <w:lang w:val="en-US"/>
        </w:rPr>
        <w:t xml:space="preserve">). We simulated effect sizes under the different estimates to visually show the large difference in variability (see Figure 2). This </w:t>
      </w:r>
      <w:r w:rsidR="004C1FCA">
        <w:rPr>
          <w:rFonts w:ascii="Times New Roman" w:hAnsi="Times New Roman" w:cs="Times New Roman"/>
          <w:sz w:val="24"/>
          <w:szCs w:val="24"/>
          <w:lang w:val="en-US"/>
        </w:rPr>
        <w:t>difference in variability</w:t>
      </w:r>
      <w:r w:rsidR="0084114C">
        <w:rPr>
          <w:rFonts w:ascii="Times New Roman" w:hAnsi="Times New Roman" w:cs="Times New Roman"/>
          <w:sz w:val="24"/>
          <w:szCs w:val="24"/>
          <w:lang w:val="en-US"/>
        </w:rPr>
        <w:t xml:space="preserve"> suggest</w:t>
      </w:r>
      <w:r w:rsidR="004C1FCA">
        <w:rPr>
          <w:rFonts w:ascii="Times New Roman" w:hAnsi="Times New Roman" w:cs="Times New Roman"/>
          <w:sz w:val="24"/>
          <w:szCs w:val="24"/>
          <w:lang w:val="en-US"/>
        </w:rPr>
        <w:t>s</w:t>
      </w:r>
      <w:r w:rsidR="0084114C">
        <w:rPr>
          <w:rFonts w:ascii="Times New Roman" w:hAnsi="Times New Roman" w:cs="Times New Roman"/>
          <w:sz w:val="24"/>
          <w:szCs w:val="24"/>
          <w:lang w:val="en-US"/>
        </w:rPr>
        <w:t xml:space="preserve"> that the </w:t>
      </w:r>
      <w:r w:rsidR="0089224F">
        <w:rPr>
          <w:rFonts w:ascii="Times New Roman" w:hAnsi="Times New Roman" w:cs="Times New Roman"/>
          <w:sz w:val="24"/>
          <w:szCs w:val="24"/>
          <w:lang w:val="en-US"/>
        </w:rPr>
        <w:t>simple</w:t>
      </w:r>
      <w:r w:rsidR="0084114C">
        <w:rPr>
          <w:rFonts w:ascii="Times New Roman" w:hAnsi="Times New Roman" w:cs="Times New Roman"/>
          <w:sz w:val="24"/>
          <w:szCs w:val="24"/>
          <w:lang w:val="en-US"/>
        </w:rPr>
        <w:t xml:space="preserve"> </w:t>
      </w:r>
      <w:commentRangeStart w:id="73"/>
      <w:commentRangeStart w:id="74"/>
      <w:r w:rsidR="0084114C">
        <w:rPr>
          <w:rFonts w:ascii="Times New Roman" w:hAnsi="Times New Roman" w:cs="Times New Roman"/>
          <w:sz w:val="24"/>
          <w:szCs w:val="24"/>
          <w:lang w:val="en-US"/>
        </w:rPr>
        <w:t>ostracism</w:t>
      </w:r>
      <w:commentRangeEnd w:id="73"/>
      <w:r w:rsidR="00DD13D0">
        <w:rPr>
          <w:rStyle w:val="CommentReference"/>
        </w:rPr>
        <w:commentReference w:id="73"/>
      </w:r>
      <w:commentRangeEnd w:id="74"/>
      <w:r w:rsidR="0089224F">
        <w:rPr>
          <w:rStyle w:val="CommentReference"/>
        </w:rPr>
        <w:commentReference w:id="74"/>
      </w:r>
      <w:r w:rsidR="0084114C">
        <w:rPr>
          <w:rFonts w:ascii="Times New Roman" w:hAnsi="Times New Roman" w:cs="Times New Roman"/>
          <w:sz w:val="24"/>
          <w:szCs w:val="24"/>
          <w:lang w:val="en-US"/>
        </w:rPr>
        <w:t xml:space="preserve"> effect is less of a reflex than has been theorized previously (Williams, 2009), but</w:t>
      </w:r>
      <w:r w:rsidR="00A908A0">
        <w:rPr>
          <w:rFonts w:ascii="Times New Roman" w:hAnsi="Times New Roman" w:cs="Times New Roman"/>
          <w:sz w:val="24"/>
          <w:szCs w:val="24"/>
          <w:lang w:val="en-US"/>
        </w:rPr>
        <w:t xml:space="preserve"> </w:t>
      </w:r>
      <w:r w:rsidR="000D3458">
        <w:rPr>
          <w:rFonts w:ascii="Times New Roman" w:hAnsi="Times New Roman" w:cs="Times New Roman"/>
          <w:sz w:val="24"/>
          <w:szCs w:val="24"/>
          <w:lang w:val="en-US"/>
        </w:rPr>
        <w:t xml:space="preserve">that </w:t>
      </w:r>
      <w:r w:rsidR="00A908A0">
        <w:rPr>
          <w:rFonts w:ascii="Times New Roman" w:hAnsi="Times New Roman" w:cs="Times New Roman"/>
          <w:sz w:val="24"/>
          <w:szCs w:val="24"/>
          <w:lang w:val="en-US"/>
        </w:rPr>
        <w:t>the change in the effect itself</w:t>
      </w:r>
      <w:r w:rsidR="0084114C">
        <w:rPr>
          <w:rFonts w:ascii="Times New Roman" w:hAnsi="Times New Roman" w:cs="Times New Roman"/>
          <w:sz w:val="24"/>
          <w:szCs w:val="24"/>
          <w:lang w:val="en-US"/>
        </w:rPr>
        <w:t xml:space="preserve"> is in accordance with theory.</w:t>
      </w:r>
      <w:r w:rsidR="00731737" w:rsidRPr="00F70F0A">
        <w:rPr>
          <w:rFonts w:ascii="Times New Roman" w:hAnsi="Times New Roman" w:cs="Times New Roman"/>
          <w:sz w:val="24"/>
          <w:szCs w:val="24"/>
          <w:lang w:val="en-US"/>
        </w:rPr>
        <w:t xml:space="preserve"> </w:t>
      </w:r>
    </w:p>
    <w:p w14:paraId="7E1766E6" w14:textId="18D527A5" w:rsidR="005141F0" w:rsidRDefault="00731737" w:rsidP="00C16978">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The interaction effect was present on</w:t>
      </w:r>
      <w:r w:rsidR="000B0FFB">
        <w:rPr>
          <w:rFonts w:ascii="Times New Roman" w:hAnsi="Times New Roman" w:cs="Times New Roman"/>
          <w:sz w:val="24"/>
          <w:szCs w:val="24"/>
          <w:lang w:val="en-US"/>
        </w:rPr>
        <w:t xml:space="preserve"> </w:t>
      </w:r>
      <w:r w:rsidR="00153A5A">
        <w:rPr>
          <w:rFonts w:ascii="Times New Roman" w:hAnsi="Times New Roman" w:cs="Times New Roman"/>
          <w:sz w:val="24"/>
          <w:szCs w:val="24"/>
          <w:lang w:val="en-US"/>
        </w:rPr>
        <w:t xml:space="preserve">both </w:t>
      </w:r>
      <w:r w:rsidRPr="00F70F0A">
        <w:rPr>
          <w:rFonts w:ascii="Times New Roman" w:hAnsi="Times New Roman" w:cs="Times New Roman"/>
          <w:sz w:val="24"/>
          <w:szCs w:val="24"/>
          <w:lang w:val="en-US"/>
        </w:rPr>
        <w:t>the first</w:t>
      </w:r>
      <w:r w:rsidR="000B0FFB">
        <w:rPr>
          <w:rFonts w:ascii="Times New Roman" w:hAnsi="Times New Roman" w:cs="Times New Roman"/>
          <w:sz w:val="24"/>
          <w:szCs w:val="24"/>
          <w:lang w:val="en-US"/>
        </w:rPr>
        <w:t xml:space="preserve"> and </w:t>
      </w:r>
      <w:r w:rsidRPr="00F70F0A">
        <w:rPr>
          <w:rFonts w:ascii="Times New Roman" w:hAnsi="Times New Roman" w:cs="Times New Roman"/>
          <w:sz w:val="24"/>
          <w:szCs w:val="24"/>
          <w:lang w:val="en-US"/>
        </w:rPr>
        <w:t>last measure</w:t>
      </w:r>
      <w:r w:rsidR="000B0FFB">
        <w:rPr>
          <w:rFonts w:ascii="Times New Roman" w:hAnsi="Times New Roman" w:cs="Times New Roman"/>
          <w:sz w:val="24"/>
          <w:szCs w:val="24"/>
          <w:lang w:val="en-US"/>
        </w:rPr>
        <w:t xml:space="preserve"> </w:t>
      </w:r>
      <w:r w:rsidR="00153A5A">
        <w:rPr>
          <w:rFonts w:ascii="Times New Roman" w:hAnsi="Times New Roman" w:cs="Times New Roman"/>
          <w:sz w:val="24"/>
          <w:szCs w:val="24"/>
          <w:lang w:val="en-US"/>
        </w:rPr>
        <w:t>(</w:t>
      </w:r>
      <w:r w:rsidR="000B0FFB">
        <w:rPr>
          <w:rFonts w:ascii="Times New Roman" w:hAnsi="Times New Roman" w:cs="Times New Roman"/>
          <w:sz w:val="24"/>
          <w:szCs w:val="24"/>
          <w:lang w:val="en-US"/>
        </w:rPr>
        <w:t>when three outliers were excluded</w:t>
      </w:r>
      <w:r w:rsidR="00153A5A">
        <w:rPr>
          <w:rFonts w:ascii="Times New Roman" w:hAnsi="Times New Roman" w:cs="Times New Roman"/>
          <w:sz w:val="24"/>
          <w:szCs w:val="24"/>
          <w:lang w:val="en-US"/>
        </w:rPr>
        <w:t>)</w:t>
      </w:r>
      <w:r w:rsidRPr="00F70F0A">
        <w:rPr>
          <w:rFonts w:ascii="Times New Roman" w:hAnsi="Times New Roman" w:cs="Times New Roman"/>
          <w:sz w:val="24"/>
          <w:szCs w:val="24"/>
          <w:lang w:val="en-US"/>
        </w:rPr>
        <w:t>.</w:t>
      </w:r>
      <w:r w:rsidR="000B0FFB">
        <w:rPr>
          <w:rFonts w:ascii="Times New Roman" w:hAnsi="Times New Roman" w:cs="Times New Roman"/>
          <w:sz w:val="24"/>
          <w:szCs w:val="24"/>
          <w:lang w:val="en-US"/>
        </w:rPr>
        <w:t xml:space="preserve"> </w:t>
      </w:r>
      <w:commentRangeStart w:id="75"/>
      <w:commentRangeStart w:id="76"/>
      <w:r w:rsidRPr="00F70F0A">
        <w:rPr>
          <w:rFonts w:ascii="Times New Roman" w:hAnsi="Times New Roman" w:cs="Times New Roman"/>
          <w:sz w:val="24"/>
          <w:szCs w:val="24"/>
          <w:lang w:val="en-US"/>
        </w:rPr>
        <w:t>In</w:t>
      </w:r>
      <w:commentRangeEnd w:id="75"/>
      <w:r w:rsidR="00DD13D0">
        <w:rPr>
          <w:rStyle w:val="CommentReference"/>
        </w:rPr>
        <w:commentReference w:id="75"/>
      </w:r>
      <w:commentRangeEnd w:id="76"/>
      <w:r w:rsidR="009E406E">
        <w:rPr>
          <w:rStyle w:val="CommentReference"/>
        </w:rPr>
        <w:commentReference w:id="76"/>
      </w:r>
      <w:r w:rsidRPr="00F70F0A">
        <w:rPr>
          <w:rFonts w:ascii="Times New Roman" w:hAnsi="Times New Roman" w:cs="Times New Roman"/>
          <w:sz w:val="24"/>
          <w:szCs w:val="24"/>
          <w:lang w:val="en-US"/>
        </w:rPr>
        <w:t xml:space="preserve"> other words, </w:t>
      </w:r>
      <w:r w:rsidR="00153A5A">
        <w:rPr>
          <w:rFonts w:ascii="Times New Roman" w:hAnsi="Times New Roman" w:cs="Times New Roman"/>
          <w:sz w:val="24"/>
          <w:szCs w:val="24"/>
          <w:lang w:val="en-US"/>
        </w:rPr>
        <w:t>our</w:t>
      </w:r>
      <w:r w:rsidR="00153A5A"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results indicate that the ostracism effect can be moderated </w:t>
      </w:r>
      <w:r>
        <w:rPr>
          <w:rFonts w:ascii="Times New Roman" w:hAnsi="Times New Roman" w:cs="Times New Roman"/>
          <w:sz w:val="24"/>
          <w:szCs w:val="24"/>
          <w:lang w:val="en-US"/>
        </w:rPr>
        <w:t xml:space="preserve">by other </w:t>
      </w:r>
      <w:r w:rsidR="00B244B9">
        <w:rPr>
          <w:rFonts w:ascii="Times New Roman" w:hAnsi="Times New Roman" w:cs="Times New Roman"/>
          <w:sz w:val="24"/>
          <w:szCs w:val="24"/>
          <w:lang w:val="en-US"/>
        </w:rPr>
        <w:t xml:space="preserve">factors on </w:t>
      </w:r>
      <w:r w:rsidR="00BB2C66">
        <w:rPr>
          <w:rFonts w:ascii="Times New Roman" w:hAnsi="Times New Roman" w:cs="Times New Roman"/>
          <w:sz w:val="24"/>
          <w:szCs w:val="24"/>
          <w:lang w:val="en-US"/>
        </w:rPr>
        <w:t>the first measure and a</w:t>
      </w:r>
      <w:r w:rsidR="00F2747E">
        <w:rPr>
          <w:rFonts w:ascii="Times New Roman" w:hAnsi="Times New Roman" w:cs="Times New Roman"/>
          <w:sz w:val="24"/>
          <w:szCs w:val="24"/>
          <w:lang w:val="en-US"/>
        </w:rPr>
        <w:t>lso on the last measure</w:t>
      </w:r>
      <w:r w:rsidR="00BB2C66">
        <w:rPr>
          <w:rFonts w:ascii="Times New Roman" w:hAnsi="Times New Roman" w:cs="Times New Roman"/>
          <w:sz w:val="24"/>
          <w:szCs w:val="24"/>
          <w:lang w:val="en-US"/>
        </w:rPr>
        <w:t xml:space="preserve"> </w:t>
      </w:r>
      <w:r w:rsidR="00F2747E">
        <w:rPr>
          <w:rFonts w:ascii="Times New Roman" w:hAnsi="Times New Roman" w:cs="Times New Roman"/>
          <w:sz w:val="24"/>
          <w:szCs w:val="24"/>
          <w:lang w:val="en-US"/>
        </w:rPr>
        <w:t>(</w:t>
      </w:r>
      <w:r w:rsidR="00BB2C66">
        <w:rPr>
          <w:rFonts w:ascii="Times New Roman" w:hAnsi="Times New Roman" w:cs="Times New Roman"/>
          <w:sz w:val="24"/>
          <w:szCs w:val="24"/>
          <w:lang w:val="en-US"/>
        </w:rPr>
        <w:t>albeit less clearly so</w:t>
      </w:r>
      <w:r w:rsidR="00F2747E">
        <w:rPr>
          <w:rFonts w:ascii="Times New Roman" w:hAnsi="Times New Roman" w:cs="Times New Roman"/>
          <w:sz w:val="24"/>
          <w:szCs w:val="24"/>
          <w:lang w:val="en-US"/>
        </w:rPr>
        <w:t>)</w:t>
      </w:r>
      <w:r w:rsidR="00BB2C66">
        <w:rPr>
          <w:rFonts w:ascii="Times New Roman" w:hAnsi="Times New Roman" w:cs="Times New Roman"/>
          <w:sz w:val="24"/>
          <w:szCs w:val="24"/>
          <w:lang w:val="en-US"/>
        </w:rPr>
        <w:t>.</w:t>
      </w:r>
      <w:r w:rsidR="00B244B9">
        <w:rPr>
          <w:rFonts w:ascii="Times New Roman" w:hAnsi="Times New Roman" w:cs="Times New Roman"/>
          <w:sz w:val="24"/>
          <w:szCs w:val="24"/>
          <w:lang w:val="en-US"/>
        </w:rPr>
        <w:t xml:space="preserve"> </w:t>
      </w:r>
      <w:commentRangeStart w:id="77"/>
      <w:commentRangeStart w:id="78"/>
      <w:r w:rsidR="000D3458">
        <w:rPr>
          <w:rFonts w:ascii="Times New Roman" w:hAnsi="Times New Roman" w:cs="Times New Roman"/>
          <w:sz w:val="24"/>
          <w:szCs w:val="24"/>
          <w:lang w:val="en-US"/>
        </w:rPr>
        <w:t>Simple effects</w:t>
      </w:r>
      <w:r w:rsidR="00B244B9">
        <w:rPr>
          <w:rFonts w:ascii="Times New Roman" w:hAnsi="Times New Roman" w:cs="Times New Roman"/>
          <w:sz w:val="24"/>
          <w:szCs w:val="24"/>
          <w:lang w:val="en-US"/>
        </w:rPr>
        <w:t xml:space="preserve"> indicated that the ostracism effect operates similarly in both levels of the moderator factor, but that the moderator factor has a positive effect within the ostracism </w:t>
      </w:r>
      <w:r w:rsidR="00EE5EA4">
        <w:rPr>
          <w:rFonts w:ascii="Times New Roman" w:hAnsi="Times New Roman" w:cs="Times New Roman"/>
          <w:sz w:val="24"/>
          <w:szCs w:val="24"/>
          <w:lang w:val="en-US"/>
        </w:rPr>
        <w:t>level</w:t>
      </w:r>
      <w:r w:rsidR="00B244B9">
        <w:rPr>
          <w:rFonts w:ascii="Times New Roman" w:hAnsi="Times New Roman" w:cs="Times New Roman"/>
          <w:sz w:val="24"/>
          <w:szCs w:val="24"/>
          <w:lang w:val="en-US"/>
        </w:rPr>
        <w:t xml:space="preserve"> and a negative effect within the inclusion </w:t>
      </w:r>
      <w:r w:rsidR="00EE5EA4">
        <w:rPr>
          <w:rFonts w:ascii="Times New Roman" w:hAnsi="Times New Roman" w:cs="Times New Roman"/>
          <w:sz w:val="24"/>
          <w:szCs w:val="24"/>
          <w:lang w:val="en-US"/>
        </w:rPr>
        <w:t>level</w:t>
      </w:r>
      <w:r w:rsidR="00B244B9">
        <w:rPr>
          <w:rFonts w:ascii="Times New Roman" w:hAnsi="Times New Roman" w:cs="Times New Roman"/>
          <w:sz w:val="24"/>
          <w:szCs w:val="24"/>
          <w:lang w:val="en-US"/>
        </w:rPr>
        <w:t>.</w:t>
      </w:r>
      <w:r w:rsidR="00EE5EA4">
        <w:rPr>
          <w:rFonts w:ascii="Times New Roman" w:hAnsi="Times New Roman" w:cs="Times New Roman"/>
          <w:sz w:val="24"/>
          <w:szCs w:val="24"/>
          <w:lang w:val="en-US"/>
        </w:rPr>
        <w:t xml:space="preserve"> </w:t>
      </w:r>
      <w:commentRangeEnd w:id="77"/>
      <w:r w:rsidR="00153A5A">
        <w:rPr>
          <w:rStyle w:val="CommentReference"/>
        </w:rPr>
        <w:commentReference w:id="77"/>
      </w:r>
      <w:commentRangeEnd w:id="78"/>
      <w:r w:rsidR="00FB237B">
        <w:rPr>
          <w:rStyle w:val="CommentReference"/>
        </w:rPr>
        <w:commentReference w:id="78"/>
      </w:r>
      <w:r w:rsidR="00EE5EA4">
        <w:rPr>
          <w:rFonts w:ascii="Times New Roman" w:hAnsi="Times New Roman" w:cs="Times New Roman"/>
          <w:sz w:val="24"/>
          <w:szCs w:val="24"/>
          <w:lang w:val="en-US"/>
        </w:rPr>
        <w:t xml:space="preserve"> </w:t>
      </w:r>
      <w:r w:rsidR="00AD2DBE">
        <w:rPr>
          <w:rFonts w:ascii="Times New Roman" w:hAnsi="Times New Roman" w:cs="Times New Roman"/>
          <w:sz w:val="24"/>
          <w:szCs w:val="24"/>
          <w:lang w:val="en-US"/>
        </w:rPr>
        <w:t>For example,</w:t>
      </w:r>
      <w:r w:rsidR="00FB237B">
        <w:rPr>
          <w:rFonts w:ascii="Times New Roman" w:hAnsi="Times New Roman" w:cs="Times New Roman"/>
          <w:sz w:val="24"/>
          <w:szCs w:val="24"/>
          <w:lang w:val="en-US"/>
        </w:rPr>
        <w:t xml:space="preserve"> if we adapt the findings to the factors of Webb et al. (n.d.),</w:t>
      </w:r>
      <w:r w:rsidR="00AD2DBE">
        <w:rPr>
          <w:rFonts w:ascii="Times New Roman" w:hAnsi="Times New Roman" w:cs="Times New Roman"/>
          <w:sz w:val="24"/>
          <w:szCs w:val="24"/>
          <w:lang w:val="en-US"/>
        </w:rPr>
        <w:t xml:space="preserve"> the </w:t>
      </w:r>
      <w:r w:rsidR="00FB237B">
        <w:rPr>
          <w:rFonts w:ascii="Times New Roman" w:hAnsi="Times New Roman" w:cs="Times New Roman"/>
          <w:sz w:val="24"/>
          <w:szCs w:val="24"/>
          <w:lang w:val="en-US"/>
        </w:rPr>
        <w:t xml:space="preserve">relative between-subjects </w:t>
      </w:r>
      <w:r w:rsidR="00AD2DBE">
        <w:rPr>
          <w:rFonts w:ascii="Times New Roman" w:hAnsi="Times New Roman" w:cs="Times New Roman"/>
          <w:sz w:val="24"/>
          <w:szCs w:val="24"/>
          <w:lang w:val="en-US"/>
        </w:rPr>
        <w:t>effect of ostracism</w:t>
      </w:r>
      <w:r w:rsidR="00FB237B">
        <w:rPr>
          <w:rFonts w:ascii="Times New Roman" w:hAnsi="Times New Roman" w:cs="Times New Roman"/>
          <w:sz w:val="24"/>
          <w:szCs w:val="24"/>
          <w:lang w:val="en-US"/>
        </w:rPr>
        <w:t>,</w:t>
      </w:r>
      <w:r w:rsidR="00AD2DBE">
        <w:rPr>
          <w:rFonts w:ascii="Times New Roman" w:hAnsi="Times New Roman" w:cs="Times New Roman"/>
          <w:sz w:val="24"/>
          <w:szCs w:val="24"/>
          <w:lang w:val="en-US"/>
        </w:rPr>
        <w:t xml:space="preserve"> compared to inclusion</w:t>
      </w:r>
      <w:r w:rsidR="00FB237B">
        <w:rPr>
          <w:rFonts w:ascii="Times New Roman" w:hAnsi="Times New Roman" w:cs="Times New Roman"/>
          <w:sz w:val="24"/>
          <w:szCs w:val="24"/>
          <w:lang w:val="en-US"/>
        </w:rPr>
        <w:t>,</w:t>
      </w:r>
      <w:r w:rsidR="00AD2DBE">
        <w:rPr>
          <w:rFonts w:ascii="Times New Roman" w:hAnsi="Times New Roman" w:cs="Times New Roman"/>
          <w:sz w:val="24"/>
          <w:szCs w:val="24"/>
          <w:lang w:val="en-US"/>
        </w:rPr>
        <w:t xml:space="preserve"> </w:t>
      </w:r>
      <w:r w:rsidR="00FB237B">
        <w:rPr>
          <w:rFonts w:ascii="Times New Roman" w:hAnsi="Times New Roman" w:cs="Times New Roman"/>
          <w:sz w:val="24"/>
          <w:szCs w:val="24"/>
          <w:lang w:val="en-US"/>
        </w:rPr>
        <w:t xml:space="preserve">is similar </w:t>
      </w:r>
      <w:r w:rsidR="00AD2DBE">
        <w:rPr>
          <w:rFonts w:ascii="Times New Roman" w:hAnsi="Times New Roman" w:cs="Times New Roman"/>
          <w:sz w:val="24"/>
          <w:szCs w:val="24"/>
          <w:lang w:val="en-US"/>
        </w:rPr>
        <w:t>when self-affirming or not</w:t>
      </w:r>
      <w:r w:rsidR="00FB237B">
        <w:rPr>
          <w:rFonts w:ascii="Times New Roman" w:hAnsi="Times New Roman" w:cs="Times New Roman"/>
          <w:sz w:val="24"/>
          <w:szCs w:val="24"/>
          <w:lang w:val="en-US"/>
        </w:rPr>
        <w:t>.</w:t>
      </w:r>
      <w:r w:rsidR="00AD2DBE">
        <w:rPr>
          <w:rFonts w:ascii="Times New Roman" w:hAnsi="Times New Roman" w:cs="Times New Roman"/>
          <w:sz w:val="24"/>
          <w:szCs w:val="24"/>
          <w:lang w:val="en-US"/>
        </w:rPr>
        <w:t xml:space="preserve"> However, the self-affirming and ostracized score higher </w:t>
      </w:r>
      <w:r w:rsidR="00FB237B">
        <w:rPr>
          <w:rFonts w:ascii="Times New Roman" w:hAnsi="Times New Roman" w:cs="Times New Roman"/>
          <w:sz w:val="24"/>
          <w:szCs w:val="24"/>
          <w:lang w:val="en-US"/>
        </w:rPr>
        <w:t xml:space="preserve">than </w:t>
      </w:r>
      <w:r w:rsidR="00AD2DBE">
        <w:rPr>
          <w:rFonts w:ascii="Times New Roman" w:hAnsi="Times New Roman" w:cs="Times New Roman"/>
          <w:sz w:val="24"/>
          <w:szCs w:val="24"/>
          <w:lang w:val="en-US"/>
        </w:rPr>
        <w:t xml:space="preserve">the non self-affirming ostracized (and vice versa for the included). </w:t>
      </w:r>
      <w:r w:rsidR="00EE5EA4">
        <w:rPr>
          <w:rFonts w:ascii="Times New Roman" w:hAnsi="Times New Roman" w:cs="Times New Roman"/>
          <w:sz w:val="24"/>
          <w:szCs w:val="24"/>
          <w:lang w:val="en-US"/>
        </w:rPr>
        <w:t>Substantively, this means that the moderated ostracism group scores higher on measures such as fundamental needs, when compared to the non-moderated group</w:t>
      </w:r>
      <w:r w:rsidR="0094417D">
        <w:rPr>
          <w:rFonts w:ascii="Times New Roman" w:hAnsi="Times New Roman" w:cs="Times New Roman"/>
          <w:sz w:val="24"/>
          <w:szCs w:val="24"/>
          <w:lang w:val="en-US"/>
        </w:rPr>
        <w:t xml:space="preserve">, an effect which only holds for the first time </w:t>
      </w:r>
      <w:commentRangeStart w:id="79"/>
      <w:commentRangeStart w:id="80"/>
      <w:r w:rsidR="0094417D">
        <w:rPr>
          <w:rFonts w:ascii="Times New Roman" w:hAnsi="Times New Roman" w:cs="Times New Roman"/>
          <w:sz w:val="24"/>
          <w:szCs w:val="24"/>
          <w:lang w:val="en-US"/>
        </w:rPr>
        <w:t>point</w:t>
      </w:r>
      <w:commentRangeEnd w:id="79"/>
      <w:r w:rsidR="00DD13D0">
        <w:rPr>
          <w:rStyle w:val="CommentReference"/>
        </w:rPr>
        <w:commentReference w:id="79"/>
      </w:r>
      <w:commentRangeEnd w:id="80"/>
      <w:r w:rsidR="009E406E">
        <w:rPr>
          <w:rStyle w:val="CommentReference"/>
        </w:rPr>
        <w:commentReference w:id="80"/>
      </w:r>
      <w:r w:rsidR="00EE5EA4">
        <w:rPr>
          <w:rFonts w:ascii="Times New Roman" w:hAnsi="Times New Roman" w:cs="Times New Roman"/>
          <w:sz w:val="24"/>
          <w:szCs w:val="24"/>
          <w:lang w:val="en-US"/>
        </w:rPr>
        <w:t>. Vice versa, the moderated inclusion group scores lower on measures such as fundamental needs, when compared to non-moderated inclusion</w:t>
      </w:r>
      <w:r w:rsidR="0094417D">
        <w:rPr>
          <w:rFonts w:ascii="Times New Roman" w:hAnsi="Times New Roman" w:cs="Times New Roman"/>
          <w:sz w:val="24"/>
          <w:szCs w:val="24"/>
          <w:lang w:val="en-US"/>
        </w:rPr>
        <w:t>, an effect which holds for both the first and last time point</w:t>
      </w:r>
      <w:r w:rsidR="00EE5EA4">
        <w:rPr>
          <w:rFonts w:ascii="Times New Roman" w:hAnsi="Times New Roman" w:cs="Times New Roman"/>
          <w:sz w:val="24"/>
          <w:szCs w:val="24"/>
          <w:lang w:val="en-US"/>
        </w:rPr>
        <w:t>.</w:t>
      </w:r>
      <w:commentRangeStart w:id="81"/>
      <w:r w:rsidR="00EE5EA4">
        <w:rPr>
          <w:rFonts w:ascii="Times New Roman" w:hAnsi="Times New Roman" w:cs="Times New Roman"/>
          <w:sz w:val="24"/>
          <w:szCs w:val="24"/>
          <w:lang w:val="en-US"/>
        </w:rPr>
        <w:t xml:space="preserve"> </w:t>
      </w:r>
      <w:commentRangeStart w:id="82"/>
      <w:r w:rsidR="0094417D">
        <w:rPr>
          <w:rFonts w:ascii="Times New Roman" w:hAnsi="Times New Roman" w:cs="Times New Roman"/>
          <w:sz w:val="24"/>
          <w:szCs w:val="24"/>
          <w:lang w:val="en-US"/>
        </w:rPr>
        <w:t xml:space="preserve">This </w:t>
      </w:r>
      <w:r w:rsidR="000D3458">
        <w:rPr>
          <w:rFonts w:ascii="Times New Roman" w:hAnsi="Times New Roman" w:cs="Times New Roman"/>
          <w:sz w:val="24"/>
          <w:szCs w:val="24"/>
          <w:lang w:val="en-US"/>
        </w:rPr>
        <w:t xml:space="preserve">suggests that a moderator decreases negative feelings in the ostracism conditions, but makes these feelings worse in the inclusion </w:t>
      </w:r>
      <w:r w:rsidR="000D3458">
        <w:rPr>
          <w:rFonts w:ascii="Times New Roman" w:hAnsi="Times New Roman" w:cs="Times New Roman"/>
          <w:sz w:val="24"/>
          <w:szCs w:val="24"/>
          <w:lang w:val="en-US"/>
        </w:rPr>
        <w:lastRenderedPageBreak/>
        <w:t xml:space="preserve">conditions. Substantively, this suggests that what makes the bad feel good, makes the good feel </w:t>
      </w:r>
      <w:commentRangeStart w:id="83"/>
      <w:commentRangeStart w:id="84"/>
      <w:r w:rsidR="000D3458">
        <w:rPr>
          <w:rFonts w:ascii="Times New Roman" w:hAnsi="Times New Roman" w:cs="Times New Roman"/>
          <w:sz w:val="24"/>
          <w:szCs w:val="24"/>
          <w:lang w:val="en-US"/>
        </w:rPr>
        <w:t>bad</w:t>
      </w:r>
      <w:commentRangeEnd w:id="83"/>
      <w:r w:rsidR="00607659">
        <w:rPr>
          <w:rStyle w:val="CommentReference"/>
        </w:rPr>
        <w:commentReference w:id="83"/>
      </w:r>
      <w:commentRangeEnd w:id="84"/>
      <w:r w:rsidR="009E406E">
        <w:rPr>
          <w:rStyle w:val="CommentReference"/>
        </w:rPr>
        <w:commentReference w:id="84"/>
      </w:r>
      <w:r w:rsidR="000D3458">
        <w:rPr>
          <w:rFonts w:ascii="Times New Roman" w:hAnsi="Times New Roman" w:cs="Times New Roman"/>
          <w:sz w:val="24"/>
          <w:szCs w:val="24"/>
          <w:lang w:val="en-US"/>
        </w:rPr>
        <w:t>.</w:t>
      </w:r>
      <w:commentRangeEnd w:id="82"/>
      <w:r w:rsidR="00134C8B">
        <w:rPr>
          <w:rStyle w:val="CommentReference"/>
        </w:rPr>
        <w:commentReference w:id="82"/>
      </w:r>
      <w:commentRangeEnd w:id="81"/>
      <w:r w:rsidR="00153A5A">
        <w:rPr>
          <w:rStyle w:val="CommentReference"/>
        </w:rPr>
        <w:commentReference w:id="81"/>
      </w:r>
    </w:p>
    <w:p w14:paraId="62D36F80" w14:textId="55B0B0DB" w:rsidR="00F2747E" w:rsidRPr="008634A5" w:rsidRDefault="00731737" w:rsidP="00C16978">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We also ran exploratory analyses to study</w:t>
      </w:r>
      <w:r w:rsidRPr="00F70F0A">
        <w:rPr>
          <w:rFonts w:ascii="Times New Roman" w:hAnsi="Times New Roman" w:cs="Times New Roman"/>
          <w:sz w:val="24"/>
          <w:szCs w:val="24"/>
          <w:lang w:val="en-US"/>
        </w:rPr>
        <w:t xml:space="preserve"> whether the make-up of a study </w:t>
      </w:r>
      <w:r w:rsidR="00F2747E">
        <w:rPr>
          <w:rFonts w:ascii="Times New Roman" w:hAnsi="Times New Roman" w:cs="Times New Roman"/>
          <w:sz w:val="24"/>
          <w:szCs w:val="24"/>
          <w:lang w:val="en-US"/>
        </w:rPr>
        <w:t xml:space="preserve">predicted study-level </w:t>
      </w:r>
      <w:r w:rsidRPr="00F70F0A">
        <w:rPr>
          <w:rFonts w:ascii="Times New Roman" w:hAnsi="Times New Roman" w:cs="Times New Roman"/>
          <w:sz w:val="24"/>
          <w:szCs w:val="24"/>
          <w:lang w:val="en-US"/>
        </w:rPr>
        <w:t>effect sizes. The analyses showed that this was the case</w:t>
      </w:r>
      <w:r w:rsidR="00153A5A">
        <w:rPr>
          <w:rFonts w:ascii="Times New Roman" w:hAnsi="Times New Roman" w:cs="Times New Roman"/>
          <w:sz w:val="24"/>
          <w:szCs w:val="24"/>
          <w:lang w:val="en-US"/>
        </w:rPr>
        <w:t xml:space="preserve"> neither</w:t>
      </w:r>
      <w:r w:rsidRPr="00F70F0A">
        <w:rPr>
          <w:rFonts w:ascii="Times New Roman" w:hAnsi="Times New Roman" w:cs="Times New Roman"/>
          <w:sz w:val="24"/>
          <w:szCs w:val="24"/>
          <w:lang w:val="en-US"/>
        </w:rPr>
        <w:t xml:space="preserve"> for mean age of the participants, </w:t>
      </w:r>
      <w:r w:rsidR="00153A5A">
        <w:rPr>
          <w:rFonts w:ascii="Times New Roman" w:hAnsi="Times New Roman" w:cs="Times New Roman"/>
          <w:sz w:val="24"/>
          <w:szCs w:val="24"/>
          <w:lang w:val="en-US"/>
        </w:rPr>
        <w:t>nor</w:t>
      </w:r>
      <w:r w:rsidR="00153A5A"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the </w:t>
      </w:r>
      <w:r>
        <w:rPr>
          <w:rFonts w:ascii="Times New Roman" w:hAnsi="Times New Roman" w:cs="Times New Roman"/>
          <w:sz w:val="24"/>
          <w:szCs w:val="24"/>
          <w:lang w:val="en-US"/>
        </w:rPr>
        <w:t>setup</w:t>
      </w:r>
      <w:r w:rsidRPr="00F70F0A">
        <w:rPr>
          <w:rFonts w:ascii="Times New Roman" w:hAnsi="Times New Roman" w:cs="Times New Roman"/>
          <w:sz w:val="24"/>
          <w:szCs w:val="24"/>
          <w:lang w:val="en-US"/>
        </w:rPr>
        <w:t xml:space="preserve"> of the Cyberball manipulation</w:t>
      </w:r>
      <w:ins w:id="85" w:author="Jelte Wicherts" w:date="2013-12-24T11:32:00Z">
        <w:r w:rsidR="00153A5A">
          <w:rPr>
            <w:rFonts w:ascii="Times New Roman" w:hAnsi="Times New Roman" w:cs="Times New Roman"/>
            <w:sz w:val="24"/>
            <w:szCs w:val="24"/>
            <w:lang w:val="en-US"/>
          </w:rPr>
          <w:t xml:space="preserve">. </w:t>
        </w:r>
      </w:ins>
      <w:r w:rsidR="00E57305">
        <w:rPr>
          <w:rFonts w:ascii="Times New Roman" w:hAnsi="Times New Roman" w:cs="Times New Roman"/>
          <w:sz w:val="24"/>
          <w:szCs w:val="24"/>
          <w:lang w:val="en-US"/>
        </w:rPr>
        <w:t>Additionally</w:t>
      </w:r>
      <w:r w:rsidR="009E406E">
        <w:rPr>
          <w:rFonts w:ascii="Times New Roman" w:hAnsi="Times New Roman" w:cs="Times New Roman"/>
          <w:sz w:val="24"/>
          <w:szCs w:val="24"/>
          <w:lang w:val="en-US"/>
        </w:rPr>
        <w:t xml:space="preserve">, the gender distribution in the sample did not </w:t>
      </w:r>
      <w:r w:rsidR="00E57305">
        <w:rPr>
          <w:rFonts w:ascii="Times New Roman" w:hAnsi="Times New Roman" w:cs="Times New Roman"/>
          <w:sz w:val="24"/>
          <w:szCs w:val="24"/>
          <w:lang w:val="en-US"/>
        </w:rPr>
        <w:t xml:space="preserve">influence the effect size found, counter to what has been hypothesized before </w:t>
      </w:r>
      <w:commentRangeStart w:id="86"/>
      <w:commentRangeStart w:id="87"/>
      <w:r w:rsidR="00E57305">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"10.1080/17405629.2011.638815", "ISSN" : "1740-5629", "author" : [ { "dropping-particle" : "", "family" : "Hawes", "given" : "David J", "non-dropping-particle" : "", "parse-names" : false, "suffix" : "" }, { "dropping-particle" : "", "family" : "Zadro", "given" : "Lisa", "non-dropping-particle" : "", "parse-names" : false, "suffix" : "" }, { "dropping-particle" : "", "family" : "Fink", "given" : "Elian", "non-dropping-particle" : "", "parse-names" : false, "suffix" : "" }, { "dropping-particle" : "", "family" : "Richardson", "given" : "Rick", "non-dropping-particle" : "", "parse-names" : false, "suffix" : "" }, { "dropping-particle" : "", "family" : "O'Moore", "given" : "Kathleen", "non-dropping-particle" : "", "parse-names" : false, "suffix" : "" }, { "dropping-particle" : "", "family" : "Griffiths", "given" : "Brendan", "non-dropping-particle" : "", "parse-names" : false, "suffix" : "" }, { "dropping-particle" : "", "family" : "Dadds", "given" : "Mark R", "non-dropping-particle" : "", "parse-names" : false, "suffix" : "" }, { "dropping-particle" : "", "family" : "Williams", "given" : "Kipling D", "non-dropping-particle" : "", "parse-names" : false, "suffix" : "" } ], "container-title" : "European Journal of Developmental Psychology", "id" : "ITEM-1", "issue" : "5", "issued" : { "date-parts" : [ [ "2012", "9" ] ] }, "page" : "599-613", "title" : "The effects of peer ostracism on children's cognitive processes", "type" : "article-journal", "volume" : "9" }, "uris" : [ "http://www.mendeley.com/documents/?uuid=4e0ab19e-7adb-4694-a7de-1434a4715786" ] } ], "mendeley" : { "manualFormatting" : "(e.g., Hawes et al., 2012)", "previouslyFormattedCitation" : "(Hawes et al., 2012)" }, "properties" : { "noteIndex" : 0 }, "schema" : "https://github.com/citation-style-language/schema/raw/master/csl-citation.json" }</w:instrText>
      </w:r>
      <w:r w:rsidR="00E57305">
        <w:rPr>
          <w:rFonts w:ascii="Times New Roman" w:hAnsi="Times New Roman" w:cs="Times New Roman"/>
          <w:sz w:val="24"/>
          <w:szCs w:val="24"/>
          <w:lang w:val="en-US"/>
        </w:rPr>
        <w:fldChar w:fldCharType="separate"/>
      </w:r>
      <w:r w:rsidR="00E57305" w:rsidRPr="008634A5">
        <w:rPr>
          <w:rFonts w:ascii="Times New Roman" w:hAnsi="Times New Roman" w:cs="Times New Roman"/>
          <w:noProof/>
          <w:sz w:val="24"/>
          <w:szCs w:val="24"/>
          <w:lang w:val="en-US"/>
        </w:rPr>
        <w:t>(</w:t>
      </w:r>
      <w:r w:rsidR="00E57305">
        <w:rPr>
          <w:rFonts w:ascii="Times New Roman" w:hAnsi="Times New Roman" w:cs="Times New Roman"/>
          <w:noProof/>
          <w:sz w:val="24"/>
          <w:szCs w:val="24"/>
          <w:lang w:val="en-US"/>
        </w:rPr>
        <w:t xml:space="preserve">e.g., </w:t>
      </w:r>
      <w:r w:rsidR="00E57305" w:rsidRPr="008634A5">
        <w:rPr>
          <w:rFonts w:ascii="Times New Roman" w:hAnsi="Times New Roman" w:cs="Times New Roman"/>
          <w:noProof/>
          <w:sz w:val="24"/>
          <w:szCs w:val="24"/>
          <w:lang w:val="en-US"/>
        </w:rPr>
        <w:t>Hawes et al., 2012)</w:t>
      </w:r>
      <w:r w:rsidR="00E57305">
        <w:rPr>
          <w:rFonts w:ascii="Times New Roman" w:hAnsi="Times New Roman" w:cs="Times New Roman"/>
          <w:sz w:val="24"/>
          <w:szCs w:val="24"/>
          <w:lang w:val="en-US"/>
        </w:rPr>
        <w:fldChar w:fldCharType="end"/>
      </w:r>
      <w:commentRangeEnd w:id="86"/>
      <w:r w:rsidR="00E57305">
        <w:rPr>
          <w:rStyle w:val="CommentReference"/>
        </w:rPr>
        <w:commentReference w:id="86"/>
      </w:r>
      <w:commentRangeEnd w:id="87"/>
      <w:r w:rsidR="00E57305">
        <w:rPr>
          <w:rStyle w:val="CommentReference"/>
        </w:rPr>
        <w:commentReference w:id="87"/>
      </w:r>
      <w:r w:rsidR="00E57305">
        <w:rPr>
          <w:rFonts w:ascii="Times New Roman" w:hAnsi="Times New Roman" w:cs="Times New Roman"/>
          <w:sz w:val="24"/>
          <w:szCs w:val="24"/>
          <w:lang w:val="en-US"/>
        </w:rPr>
        <w:t>.</w:t>
      </w:r>
      <w:r w:rsidR="00F2747E">
        <w:rPr>
          <w:rFonts w:ascii="Times New Roman" w:hAnsi="Times New Roman" w:cs="Times New Roman"/>
          <w:sz w:val="24"/>
          <w:szCs w:val="24"/>
          <w:lang w:val="en-US"/>
        </w:rPr>
        <w:t xml:space="preserve"> </w:t>
      </w:r>
    </w:p>
    <w:p w14:paraId="64697BB5" w14:textId="77777777" w:rsidR="00F2747E" w:rsidRDefault="00731737" w:rsidP="00C16978">
      <w:pPr>
        <w:spacing w:after="0" w:line="480" w:lineRule="auto"/>
        <w:ind w:firstLine="708"/>
        <w:rPr>
          <w:rFonts w:ascii="Times New Roman" w:hAnsi="Times New Roman" w:cs="Times New Roman"/>
          <w:sz w:val="24"/>
          <w:szCs w:val="24"/>
          <w:lang w:val="en-US"/>
        </w:rPr>
      </w:pPr>
      <w:r w:rsidRPr="0016126F">
        <w:rPr>
          <w:rFonts w:ascii="Times New Roman" w:hAnsi="Times New Roman" w:cs="Times New Roman"/>
          <w:sz w:val="24"/>
          <w:szCs w:val="24"/>
          <w:lang w:val="en-US"/>
        </w:rPr>
        <w:t xml:space="preserve">Exploratory analyses also showed that the </w:t>
      </w:r>
      <w:r w:rsidR="002E2CBB" w:rsidRPr="0016126F">
        <w:rPr>
          <w:rFonts w:ascii="Times New Roman" w:hAnsi="Times New Roman" w:cs="Times New Roman"/>
          <w:sz w:val="24"/>
          <w:szCs w:val="24"/>
          <w:lang w:val="en-US"/>
        </w:rPr>
        <w:t xml:space="preserve">results </w:t>
      </w:r>
      <w:r w:rsidRPr="0016126F">
        <w:rPr>
          <w:rFonts w:ascii="Times New Roman" w:hAnsi="Times New Roman" w:cs="Times New Roman"/>
          <w:sz w:val="24"/>
          <w:szCs w:val="24"/>
          <w:lang w:val="en-US"/>
        </w:rPr>
        <w:t xml:space="preserve">were </w:t>
      </w:r>
      <w:r w:rsidR="002E2CBB" w:rsidRPr="0016126F">
        <w:rPr>
          <w:rFonts w:ascii="Times New Roman" w:hAnsi="Times New Roman" w:cs="Times New Roman"/>
          <w:sz w:val="24"/>
          <w:szCs w:val="24"/>
          <w:lang w:val="en-US"/>
        </w:rPr>
        <w:t>robust</w:t>
      </w:r>
      <w:r w:rsidRPr="0016126F">
        <w:rPr>
          <w:rFonts w:ascii="Times New Roman" w:hAnsi="Times New Roman" w:cs="Times New Roman"/>
          <w:sz w:val="24"/>
          <w:szCs w:val="24"/>
          <w:lang w:val="en-US"/>
        </w:rPr>
        <w:t xml:space="preserve"> across subsets of dependent measures and the overall set of dependent measures</w:t>
      </w:r>
      <w:r w:rsidR="00F2747E" w:rsidRPr="0016126F">
        <w:rPr>
          <w:rFonts w:ascii="Times New Roman" w:hAnsi="Times New Roman" w:cs="Times New Roman"/>
          <w:sz w:val="24"/>
          <w:szCs w:val="24"/>
          <w:lang w:val="en-US"/>
        </w:rPr>
        <w:t xml:space="preserve"> (see Figure 1)</w:t>
      </w:r>
      <w:r w:rsidRPr="0016126F">
        <w:rPr>
          <w:rFonts w:ascii="Times New Roman" w:hAnsi="Times New Roman" w:cs="Times New Roman"/>
          <w:sz w:val="24"/>
          <w:szCs w:val="24"/>
          <w:lang w:val="en-US"/>
        </w:rPr>
        <w:t>, except that interpersonal measures showed relatively weak</w:t>
      </w:r>
      <w:del w:id="88" w:author="Jelte Wicherts" w:date="2013-12-24T11:33:00Z">
        <w:r w:rsidRPr="0016126F" w:rsidDel="00153A5A">
          <w:rPr>
            <w:rFonts w:ascii="Times New Roman" w:hAnsi="Times New Roman" w:cs="Times New Roman"/>
            <w:sz w:val="24"/>
            <w:szCs w:val="24"/>
            <w:lang w:val="en-US"/>
          </w:rPr>
          <w:delText>er</w:delText>
        </w:r>
      </w:del>
      <w:r w:rsidRPr="0016126F">
        <w:rPr>
          <w:rFonts w:ascii="Times New Roman" w:hAnsi="Times New Roman" w:cs="Times New Roman"/>
          <w:sz w:val="24"/>
          <w:szCs w:val="24"/>
          <w:lang w:val="en-US"/>
        </w:rPr>
        <w:t xml:space="preserve"> ostracism </w:t>
      </w:r>
      <w:r w:rsidR="00F2747E" w:rsidRPr="0016126F">
        <w:rPr>
          <w:rFonts w:ascii="Times New Roman" w:hAnsi="Times New Roman" w:cs="Times New Roman"/>
          <w:sz w:val="24"/>
          <w:szCs w:val="24"/>
          <w:lang w:val="en-US"/>
        </w:rPr>
        <w:t>effects, while fundamental need</w:t>
      </w:r>
      <w:r w:rsidRPr="0016126F">
        <w:rPr>
          <w:rFonts w:ascii="Times New Roman" w:hAnsi="Times New Roman" w:cs="Times New Roman"/>
          <w:sz w:val="24"/>
          <w:szCs w:val="24"/>
          <w:lang w:val="en-US"/>
        </w:rPr>
        <w:t xml:space="preserve"> measures showed somewhat stronger ostracism effects on the first measure. </w:t>
      </w:r>
      <w:r w:rsidR="0058166E" w:rsidRPr="0016126F">
        <w:rPr>
          <w:rFonts w:ascii="Times New Roman" w:hAnsi="Times New Roman" w:cs="Times New Roman"/>
          <w:sz w:val="24"/>
          <w:szCs w:val="24"/>
          <w:lang w:val="en-US"/>
        </w:rPr>
        <w:t>This suggests that psychological effects of ostrac</w:t>
      </w:r>
      <w:r w:rsidR="00F2747E" w:rsidRPr="0016126F">
        <w:rPr>
          <w:rFonts w:ascii="Times New Roman" w:hAnsi="Times New Roman" w:cs="Times New Roman"/>
          <w:sz w:val="24"/>
          <w:szCs w:val="24"/>
          <w:lang w:val="en-US"/>
        </w:rPr>
        <w:t>ism are large, but that this effect is smaller for interpersonal behaviors</w:t>
      </w:r>
      <w:r w:rsidR="0026749D">
        <w:rPr>
          <w:rFonts w:ascii="Times New Roman" w:hAnsi="Times New Roman" w:cs="Times New Roman"/>
          <w:sz w:val="24"/>
          <w:szCs w:val="24"/>
          <w:lang w:val="en-US"/>
        </w:rPr>
        <w:t xml:space="preserve">. </w:t>
      </w:r>
      <w:r w:rsidR="00F2747E" w:rsidRPr="0016126F">
        <w:rPr>
          <w:rFonts w:ascii="Times New Roman" w:hAnsi="Times New Roman" w:cs="Times New Roman"/>
          <w:sz w:val="24"/>
          <w:szCs w:val="24"/>
          <w:lang w:val="en-US"/>
        </w:rPr>
        <w:t>On top of this, interpersonal measures also show more moderation</w:t>
      </w:r>
      <w:r w:rsidR="0026749D">
        <w:rPr>
          <w:rFonts w:ascii="Times New Roman" w:hAnsi="Times New Roman" w:cs="Times New Roman"/>
          <w:sz w:val="24"/>
          <w:szCs w:val="24"/>
          <w:lang w:val="en-US"/>
        </w:rPr>
        <w:t>, suggesting that interpersonal behaviors are more easily moderated</w:t>
      </w:r>
      <w:r w:rsidR="00F2747E" w:rsidRPr="0016126F">
        <w:rPr>
          <w:rFonts w:ascii="Times New Roman" w:hAnsi="Times New Roman" w:cs="Times New Roman"/>
          <w:sz w:val="24"/>
          <w:szCs w:val="24"/>
          <w:lang w:val="en-US"/>
        </w:rPr>
        <w:t>. In sum, we see that the effects we found are robust, except for three deviations, which</w:t>
      </w:r>
      <w:r w:rsidR="0058166E" w:rsidRPr="0016126F">
        <w:rPr>
          <w:rFonts w:ascii="Times New Roman" w:hAnsi="Times New Roman" w:cs="Times New Roman"/>
          <w:sz w:val="24"/>
          <w:szCs w:val="24"/>
          <w:lang w:val="en-US"/>
        </w:rPr>
        <w:t xml:space="preserve"> </w:t>
      </w:r>
      <w:r w:rsidR="00F2747E" w:rsidRPr="0016126F">
        <w:rPr>
          <w:rFonts w:ascii="Times New Roman" w:hAnsi="Times New Roman" w:cs="Times New Roman"/>
          <w:sz w:val="24"/>
          <w:szCs w:val="24"/>
          <w:lang w:val="en-US"/>
        </w:rPr>
        <w:t xml:space="preserve">only differ in size and not in direction. </w:t>
      </w:r>
    </w:p>
    <w:p w14:paraId="3DBBB269" w14:textId="27E0BD36" w:rsidR="00E76D2C" w:rsidRPr="00F70F0A" w:rsidRDefault="004C2069" w:rsidP="004C2069">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In sum, the results of the current meta-analysis extend the theory by Williams (2009)</w:t>
      </w:r>
      <w:r>
        <w:rPr>
          <w:rFonts w:ascii="Times New Roman" w:hAnsi="Times New Roman" w:cs="Times New Roman"/>
          <w:sz w:val="24"/>
          <w:szCs w:val="24"/>
          <w:lang w:val="en-US"/>
        </w:rPr>
        <w:t xml:space="preserve"> and compliment the findings of previous meta-</w:t>
      </w:r>
      <w:commentRangeStart w:id="89"/>
      <w:commentRangeStart w:id="90"/>
      <w:r>
        <w:rPr>
          <w:rFonts w:ascii="Times New Roman" w:hAnsi="Times New Roman" w:cs="Times New Roman"/>
          <w:sz w:val="24"/>
          <w:szCs w:val="24"/>
          <w:lang w:val="en-US"/>
        </w:rPr>
        <w:t>analyses</w:t>
      </w:r>
      <w:commentRangeEnd w:id="89"/>
      <w:r w:rsidR="00153A5A">
        <w:rPr>
          <w:rStyle w:val="CommentReference"/>
        </w:rPr>
        <w:commentReference w:id="89"/>
      </w:r>
      <w:commentRangeEnd w:id="90"/>
      <w:r w:rsidR="00E57305">
        <w:rPr>
          <w:rStyle w:val="CommentReference"/>
        </w:rPr>
        <w:commentReference w:id="90"/>
      </w:r>
      <w:r w:rsidR="00E57305">
        <w:rPr>
          <w:rFonts w:ascii="Times New Roman" w:hAnsi="Times New Roman" w:cs="Times New Roman"/>
          <w:sz w:val="24"/>
          <w:szCs w:val="24"/>
          <w:lang w:val="en-US"/>
        </w:rPr>
        <w:t xml:space="preserve"> </w:t>
      </w:r>
      <w:r w:rsidR="00E57305">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"10.1111/j.1745-6924.2009.01158.x", "ISSN" : "17456916", "author" : [ { "dropping-particle" : "", "family" : "Gerber", "given" : "Jonathan", "non-dropping-particle" : "", "parse-names" : false, "suffix" : "" }, { "dropping-particle" : "", "family" : "Wheeler", "given" : "Ladd", "non-dropping-particle" : "", "parse-names" : false, "suffix" : "" } ], "container-title" : "Perspectives on Psychological Science", "id" : "ITEM-1", "issue" : "5", "issued" : { "date-parts" : [ [ "2009", "9" ] ] }, "page" : "468-488", "title" : "On Being Rejected: A Meta-Analysis of Experimental Research on Rejection", "type" : "article-journal", "volume" : "4" }, "uris" : [ "http://www.mendeley.com/documents/?uuid=d8daa73d-5f27-4ca7-9ba9-b61634656d6d" ] }, { "id" : "ITEM-2", "itemData" : { "DOI" : "10.1177/1088868309346065", "ISSN" : "1088-8683", "PMID" : "19770347", "abstract" : "Competing predictions about the effect of social exclusion were tested by meta-analyzing findings from studies of interpersonal rejection, ostracism, and similar procedures. Rejection appears to cause a significant shift toward a more negative emotional state. Typically, however, the result was an emotionally neutral state marked by low levels of both positive and negative affect. Acceptance caused a slight increase in positive mood and a moderate increase in self-esteem. Self-esteem among rejected persons was no different from neutral controls. These findings are discussed in terms of belongingness motivation, sociometer theory, affective numbing, and self-esteem defenses.", "author" : [ { "dropping-particle" : "", "family" : "Blackhart", "given" : "Ginette C", "non-dropping-particle" : "", "parse-names" : false, "suffix" : "" }, { "dropping-particle" : "", "family" : "Nelson", "given" : "Brian C", "non-dropping-particle" : "", "parse-names" : false, "suffix" : "" }, { "dropping-particle" : "", "family" : "Knowles", "given" : "Megan L", "non-dropping-particle" : "", "parse-names" : false, "suffix" : "" }, { "dropping-particle" : "", "family" : "Baumeister", "given" : "Roy F", "non-dropping-particle" : "", "parse-names" : false, "suffix" : "" } ], "container-title" : "Personality and social psychology review : an official journal of the Society for Personality and Social Psychology, Inc", "id" : "ITEM-2", "issue" : "4", "issued" : { "date-parts" : [ [ "2009", "11" ] ] }, "page" : "269-309", "title" : "Rejection elicits emotional reactions but neither causes immediate distress nor lowers self-esteem: a meta-analytic review of 192 studies on social exclusion.", "type" : "article-journal", "volume" : "13" }, "uris" : [ "http://www.mendeley.com/documents/?uuid=529628d1-90da-491a-af78-b9145d433771" ] } ], "mendeley" : { "manualFormatting" : "(Blackhart et al., 2009; Cacioppo et al., 2013; Gerber &amp; Wheeler, 2009)", "previouslyFormattedCitation" : "(Blackhart et al., 2009; Gerber &amp; Wheeler, 2009)" }, "properties" : { "noteIndex" : 0 }, "schema" : "https://github.com/citation-style-language/schema/raw/master/csl-citation.json" }</w:instrText>
      </w:r>
      <w:r w:rsidR="00E57305">
        <w:rPr>
          <w:rFonts w:ascii="Times New Roman" w:hAnsi="Times New Roman" w:cs="Times New Roman"/>
          <w:sz w:val="24"/>
          <w:szCs w:val="24"/>
          <w:lang w:val="en-US"/>
        </w:rPr>
        <w:fldChar w:fldCharType="separate"/>
      </w:r>
      <w:r w:rsidR="00E57305" w:rsidRPr="00E57305">
        <w:rPr>
          <w:rFonts w:ascii="Times New Roman" w:hAnsi="Times New Roman" w:cs="Times New Roman"/>
          <w:noProof/>
          <w:sz w:val="24"/>
          <w:szCs w:val="24"/>
          <w:lang w:val="en-US"/>
        </w:rPr>
        <w:t xml:space="preserve">(Blackhart et al., 2009; </w:t>
      </w:r>
      <w:r w:rsidR="00E57305">
        <w:rPr>
          <w:rFonts w:ascii="Times New Roman" w:hAnsi="Times New Roman" w:cs="Times New Roman"/>
          <w:noProof/>
          <w:sz w:val="24"/>
          <w:szCs w:val="24"/>
          <w:lang w:val="en-US"/>
        </w:rPr>
        <w:t xml:space="preserve">Cacioppo et al., 2013; </w:t>
      </w:r>
      <w:r w:rsidR="00E57305" w:rsidRPr="00E57305">
        <w:rPr>
          <w:rFonts w:ascii="Times New Roman" w:hAnsi="Times New Roman" w:cs="Times New Roman"/>
          <w:noProof/>
          <w:sz w:val="24"/>
          <w:szCs w:val="24"/>
          <w:lang w:val="en-US"/>
        </w:rPr>
        <w:t>Gerber &amp; Wheeler, 2009)</w:t>
      </w:r>
      <w:r w:rsidR="00E57305">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by indicating that th</w:t>
      </w:r>
      <w:r>
        <w:rPr>
          <w:rFonts w:ascii="Times New Roman" w:hAnsi="Times New Roman" w:cs="Times New Roman"/>
          <w:sz w:val="24"/>
          <w:szCs w:val="24"/>
          <w:lang w:val="en-US"/>
        </w:rPr>
        <w:t xml:space="preserve">e effect of ostracism decreases, </w:t>
      </w:r>
      <w:r w:rsidRPr="00F70F0A">
        <w:rPr>
          <w:rFonts w:ascii="Times New Roman" w:hAnsi="Times New Roman" w:cs="Times New Roman"/>
          <w:sz w:val="24"/>
          <w:szCs w:val="24"/>
          <w:lang w:val="en-US"/>
        </w:rPr>
        <w:t>that the ostracism effect can be moderated,</w:t>
      </w:r>
      <w:r>
        <w:rPr>
          <w:rFonts w:ascii="Times New Roman" w:hAnsi="Times New Roman" w:cs="Times New Roman"/>
          <w:sz w:val="24"/>
          <w:szCs w:val="24"/>
          <w:lang w:val="en-US"/>
        </w:rPr>
        <w:t xml:space="preserve"> that the initial response to ostracism is highly variable and we note our findings were robust across </w:t>
      </w:r>
      <w:r w:rsidR="000D3458">
        <w:rPr>
          <w:rFonts w:ascii="Times New Roman" w:hAnsi="Times New Roman" w:cs="Times New Roman"/>
          <w:sz w:val="24"/>
          <w:szCs w:val="24"/>
          <w:lang w:val="en-US"/>
        </w:rPr>
        <w:t xml:space="preserve">a wide set of </w:t>
      </w:r>
      <w:r>
        <w:rPr>
          <w:rFonts w:ascii="Times New Roman" w:hAnsi="Times New Roman" w:cs="Times New Roman"/>
          <w:sz w:val="24"/>
          <w:szCs w:val="24"/>
          <w:lang w:val="en-US"/>
        </w:rPr>
        <w:t>sensitivity analyses</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091453E6" w14:textId="1204D14B" w:rsidR="00204DDD" w:rsidRDefault="00731737">
      <w:pPr>
        <w:tabs>
          <w:tab w:val="left" w:pos="2506"/>
        </w:tabs>
        <w:spacing w:after="0" w:line="480" w:lineRule="auto"/>
        <w:rPr>
          <w:rFonts w:ascii="Times New Roman" w:hAnsi="Times New Roman" w:cs="Times New Roman"/>
          <w:sz w:val="24"/>
          <w:szCs w:val="24"/>
          <w:lang w:val="en-US"/>
        </w:rPr>
      </w:pPr>
      <w:r w:rsidRPr="00F70F0A">
        <w:rPr>
          <w:rFonts w:ascii="Times New Roman" w:hAnsi="Times New Roman" w:cs="Times New Roman"/>
          <w:b/>
          <w:sz w:val="24"/>
          <w:szCs w:val="24"/>
          <w:lang w:val="en-US"/>
        </w:rPr>
        <w:t>Limitations.</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Within the current meta-analysis there are several limitations. First, </w:t>
      </w:r>
      <w:r>
        <w:rPr>
          <w:rFonts w:ascii="Times New Roman" w:hAnsi="Times New Roman" w:cs="Times New Roman"/>
          <w:sz w:val="24"/>
          <w:szCs w:val="24"/>
          <w:lang w:val="en-US"/>
        </w:rPr>
        <w:t xml:space="preserve">our test of </w:t>
      </w:r>
      <w:r w:rsidRPr="00F70F0A">
        <w:rPr>
          <w:rFonts w:ascii="Times New Roman" w:hAnsi="Times New Roman" w:cs="Times New Roman"/>
          <w:sz w:val="24"/>
          <w:szCs w:val="24"/>
          <w:lang w:val="en-US"/>
        </w:rPr>
        <w:t>differences between the first and last measure</w:t>
      </w:r>
      <w:r>
        <w:rPr>
          <w:rFonts w:ascii="Times New Roman" w:hAnsi="Times New Roman" w:cs="Times New Roman"/>
          <w:sz w:val="24"/>
          <w:szCs w:val="24"/>
          <w:lang w:val="en-US"/>
        </w:rPr>
        <w:t xml:space="preserve"> was indirect</w:t>
      </w:r>
      <w:r w:rsidRPr="00F70F0A">
        <w:rPr>
          <w:rFonts w:ascii="Times New Roman" w:hAnsi="Times New Roman" w:cs="Times New Roman"/>
          <w:sz w:val="24"/>
          <w:szCs w:val="24"/>
          <w:lang w:val="en-US"/>
        </w:rPr>
        <w:t xml:space="preserve">. In its current setting, the meta-analysis makes comparisons between the first and last measures based upon the confidence intervals of these estimates. This is an indirect and informal test of whether the effects differ. A direct test would provide more conclusive evidence on whether or not the effect is equal </w:t>
      </w:r>
      <w:r w:rsidRPr="00F70F0A">
        <w:rPr>
          <w:rFonts w:ascii="Times New Roman" w:hAnsi="Times New Roman" w:cs="Times New Roman"/>
          <w:sz w:val="24"/>
          <w:szCs w:val="24"/>
          <w:lang w:val="en-US"/>
        </w:rPr>
        <w:lastRenderedPageBreak/>
        <w:t xml:space="preserve">across the first and last measurements. However, such a direct test requires correlations between the measurements per study, per cell, which are (usually) not reported in papers. This would thus require a direct request for data from each paper, which would </w:t>
      </w:r>
      <w:r w:rsidR="00FD2BCC">
        <w:rPr>
          <w:rFonts w:ascii="Times New Roman" w:hAnsi="Times New Roman" w:cs="Times New Roman"/>
          <w:sz w:val="24"/>
          <w:szCs w:val="24"/>
          <w:lang w:val="en-US"/>
        </w:rPr>
        <w:t>possibly</w:t>
      </w:r>
      <w:r w:rsidRPr="00F70F0A">
        <w:rPr>
          <w:rFonts w:ascii="Times New Roman" w:hAnsi="Times New Roman" w:cs="Times New Roman"/>
          <w:sz w:val="24"/>
          <w:szCs w:val="24"/>
          <w:lang w:val="en-US"/>
        </w:rPr>
        <w:t xml:space="preserve"> yield low</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response rates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"10.1037/0003-066X.61.7.726", "ISSN" : "0003-066X", "PMID" : "17032082", "author" : [ { "dropping-particle" : "", "family" : "Wicherts", "given" : "Jelte M", "non-dropping-particle" : "", "parse-names" : false, "suffix" : "" }, { "dropping-particle" : "", "family" : "Borsboom", "given" : "Denny", "non-dropping-particle" : "", "parse-names" : false, "suffix" : "" }, { "dropping-particle" : "", "family" : "Kats", "given" : "Judith", "non-dropping-particle" : "", "parse-names" : false, "suffix" : "" }, { "dropping-particle" : "", "family" : "Molenaar", "given" : "Dylan", "non-dropping-particle" : "", "parse-names" : false, "suffix" : "" } ], "container-title" : "The American psychologist", "id" : "ITEM-1", "issue" : "7", "issued" : { "date-parts" : [ [ "2006", "10" ] ] }, "page" : "726-8", "title" : "The poor availability of psychological research data for reanalysis.", "type" : "article-journal", "volume" : "61" }, "uris" : [ "http://www.mendeley.com/documents/?uuid=dea414e4-6198-4bad-9021-4ece13b4869f" ] } ], "mendeley" : { "previouslyFormattedCitation" : "(Wicherts, Borsboom, Kats, &amp; Molenaar, 2006)"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(Wicherts, Borsboom, Kats, &amp; Molenaar, 2006)</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lowering the sample size of the meta-analysis overall.</w:t>
      </w:r>
      <w:r w:rsidR="0014060B">
        <w:rPr>
          <w:rFonts w:ascii="Times New Roman" w:hAnsi="Times New Roman" w:cs="Times New Roman"/>
          <w:sz w:val="24"/>
          <w:szCs w:val="24"/>
          <w:vertAlign w:val="superscript"/>
          <w:lang w:val="en-US"/>
        </w:rPr>
        <w:t>5</w:t>
      </w:r>
      <w:r w:rsidRPr="00F70F0A">
        <w:rPr>
          <w:rFonts w:ascii="Times New Roman" w:hAnsi="Times New Roman" w:cs="Times New Roman"/>
          <w:sz w:val="24"/>
          <w:szCs w:val="24"/>
          <w:lang w:val="en-US"/>
        </w:rPr>
        <w:t xml:space="preserve"> This lack of direct testing was thus chosen as a way of retaining sample size within the meta-analysis.</w:t>
      </w:r>
    </w:p>
    <w:p w14:paraId="6BE35121" w14:textId="308C874D" w:rsidR="00E76D2C" w:rsidRPr="00F70F0A" w:rsidRDefault="00731737" w:rsidP="00C30555">
      <w:pPr>
        <w:tabs>
          <w:tab w:val="left" w:pos="709"/>
        </w:tabs>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Second, not all measures </w:t>
      </w:r>
      <w:r>
        <w:rPr>
          <w:rFonts w:ascii="Times New Roman" w:hAnsi="Times New Roman" w:cs="Times New Roman"/>
          <w:sz w:val="24"/>
          <w:szCs w:val="24"/>
          <w:lang w:val="en-US"/>
        </w:rPr>
        <w:t>we</w:t>
      </w:r>
      <w:r w:rsidRPr="00F70F0A">
        <w:rPr>
          <w:rFonts w:ascii="Times New Roman" w:hAnsi="Times New Roman" w:cs="Times New Roman"/>
          <w:sz w:val="24"/>
          <w:szCs w:val="24"/>
          <w:lang w:val="en-US"/>
        </w:rPr>
        <w:t>re included and tested in a repeated-measures meta-analysis. Initially, a pre-test was run including all measures, but this showed that many papers did not include all statistics required for all measures.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Requesting all of this information from the authors yielded a limitation </w:t>
      </w:r>
      <w:r>
        <w:rPr>
          <w:rFonts w:ascii="Times New Roman" w:hAnsi="Times New Roman" w:cs="Times New Roman"/>
          <w:sz w:val="24"/>
          <w:szCs w:val="24"/>
          <w:lang w:val="en-US"/>
        </w:rPr>
        <w:t xml:space="preserve">that was similar to </w:t>
      </w:r>
      <w:r w:rsidRPr="00F70F0A">
        <w:rPr>
          <w:rFonts w:ascii="Times New Roman" w:hAnsi="Times New Roman" w:cs="Times New Roman"/>
          <w:sz w:val="24"/>
          <w:szCs w:val="24"/>
          <w:lang w:val="en-US"/>
        </w:rPr>
        <w:t xml:space="preserve">the first: a trade-off between retaining </w:t>
      </w:r>
      <w:r w:rsidR="006C5588">
        <w:rPr>
          <w:rFonts w:ascii="Times New Roman" w:hAnsi="Times New Roman" w:cs="Times New Roman"/>
          <w:sz w:val="24"/>
          <w:szCs w:val="24"/>
          <w:lang w:val="en-US"/>
        </w:rPr>
        <w:t xml:space="preserve"> a sufficiently large set of studies</w:t>
      </w:r>
      <w:r w:rsidRPr="00F70F0A">
        <w:rPr>
          <w:rFonts w:ascii="Times New Roman" w:hAnsi="Times New Roman" w:cs="Times New Roman"/>
          <w:sz w:val="24"/>
          <w:szCs w:val="24"/>
          <w:lang w:val="en-US"/>
        </w:rPr>
        <w:t xml:space="preserve"> and comprehensiveness. Another reason </w:t>
      </w:r>
      <w:r w:rsidR="006C5588">
        <w:rPr>
          <w:rFonts w:ascii="Times New Roman" w:hAnsi="Times New Roman" w:cs="Times New Roman"/>
          <w:sz w:val="24"/>
          <w:szCs w:val="24"/>
          <w:lang w:val="en-US"/>
        </w:rPr>
        <w:t>for</w:t>
      </w:r>
      <w:r w:rsidR="006C5588"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only </w:t>
      </w:r>
      <w:r w:rsidR="006C5588">
        <w:rPr>
          <w:rFonts w:ascii="Times New Roman" w:hAnsi="Times New Roman" w:cs="Times New Roman"/>
          <w:sz w:val="24"/>
          <w:szCs w:val="24"/>
          <w:lang w:val="en-US"/>
        </w:rPr>
        <w:t xml:space="preserve">including </w:t>
      </w:r>
      <w:r w:rsidRPr="00F70F0A">
        <w:rPr>
          <w:rFonts w:ascii="Times New Roman" w:hAnsi="Times New Roman" w:cs="Times New Roman"/>
          <w:sz w:val="24"/>
          <w:szCs w:val="24"/>
          <w:lang w:val="en-US"/>
        </w:rPr>
        <w:t>the first and last measures was that every measure would require two separate meta-analyses to test both the main- and interaction effect (increasing Type I error rates) if a similar analytical model was used.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If all measures were included, it would increase the importance of including an effect size correction due to correlations between measures, to facilitate repeated-measures analyses to minimize Type I error rates. In other words, the failure to include all measures was to prevent the problem of multiple testing and nonresponse to data requests, which would lead to a smaller</w:t>
      </w:r>
      <w:r w:rsidR="006C5588">
        <w:rPr>
          <w:rFonts w:ascii="Times New Roman" w:hAnsi="Times New Roman" w:cs="Times New Roman"/>
          <w:sz w:val="24"/>
          <w:szCs w:val="24"/>
          <w:lang w:val="en-US"/>
        </w:rPr>
        <w:t xml:space="preserve"> set of useful</w:t>
      </w:r>
      <w:r w:rsidRPr="00F70F0A">
        <w:rPr>
          <w:rFonts w:ascii="Times New Roman" w:hAnsi="Times New Roman" w:cs="Times New Roman"/>
          <w:sz w:val="24"/>
          <w:szCs w:val="24"/>
          <w:lang w:val="en-US"/>
        </w:rPr>
        <w:t xml:space="preserve"> </w:t>
      </w:r>
      <w:r w:rsidR="006C5588">
        <w:rPr>
          <w:rFonts w:ascii="Times New Roman" w:hAnsi="Times New Roman" w:cs="Times New Roman"/>
          <w:sz w:val="24"/>
          <w:szCs w:val="24"/>
          <w:lang w:val="en-US"/>
        </w:rPr>
        <w:t>studies and hence less powerful analyses</w:t>
      </w:r>
      <w:r w:rsidRPr="00F70F0A">
        <w:rPr>
          <w:rFonts w:ascii="Times New Roman" w:hAnsi="Times New Roman" w:cs="Times New Roman"/>
          <w:sz w:val="24"/>
          <w:szCs w:val="24"/>
          <w:lang w:val="en-US"/>
        </w:rPr>
        <w:t xml:space="preserve">. </w:t>
      </w:r>
    </w:p>
    <w:p w14:paraId="0AAC5022" w14:textId="77777777" w:rsidR="00E76D2C" w:rsidRDefault="00731737" w:rsidP="00C30555">
      <w:pPr>
        <w:tabs>
          <w:tab w:val="left" w:pos="709"/>
        </w:tabs>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Third, the heterogeneity in the effect sizes poses a problem for the power of finding any moderator effects</w:t>
      </w:r>
      <w:r>
        <w:rPr>
          <w:rFonts w:ascii="Times New Roman" w:hAnsi="Times New Roman" w:cs="Times New Roman"/>
          <w:sz w:val="24"/>
          <w:szCs w:val="24"/>
          <w:lang w:val="en-US"/>
        </w:rPr>
        <w:t xml:space="preserve"> (Hedges &amp; Pigott, 2004)</w:t>
      </w:r>
      <w:r w:rsidRPr="00F70F0A">
        <w:rPr>
          <w:rFonts w:ascii="Times New Roman" w:hAnsi="Times New Roman" w:cs="Times New Roman"/>
          <w:sz w:val="24"/>
          <w:szCs w:val="24"/>
          <w:lang w:val="en-US"/>
        </w:rPr>
        <w:t>. This could pose the problem that several of the non-effects found are actually there, but not detected</w:t>
      </w:r>
      <w:r w:rsidR="00831180">
        <w:rPr>
          <w:rFonts w:ascii="Times New Roman" w:hAnsi="Times New Roman" w:cs="Times New Roman"/>
          <w:sz w:val="24"/>
          <w:szCs w:val="24"/>
          <w:lang w:val="en-US"/>
        </w:rPr>
        <w:t xml:space="preserve"> (Type II errors). However, the</w:t>
      </w:r>
      <w:r w:rsidRPr="00F70F0A">
        <w:rPr>
          <w:rFonts w:ascii="Times New Roman" w:hAnsi="Times New Roman" w:cs="Times New Roman"/>
          <w:sz w:val="24"/>
          <w:szCs w:val="24"/>
          <w:lang w:val="en-US"/>
        </w:rPr>
        <w:t xml:space="preserve"> subset of </w:t>
      </w:r>
      <w:r w:rsidR="00831180">
        <w:rPr>
          <w:rFonts w:ascii="Times New Roman" w:hAnsi="Times New Roman" w:cs="Times New Roman"/>
          <w:sz w:val="24"/>
          <w:szCs w:val="24"/>
          <w:lang w:val="en-US"/>
        </w:rPr>
        <w:t xml:space="preserve">typical Cyberball </w:t>
      </w:r>
      <w:r w:rsidRPr="00F70F0A">
        <w:rPr>
          <w:rFonts w:ascii="Times New Roman" w:hAnsi="Times New Roman" w:cs="Times New Roman"/>
          <w:sz w:val="24"/>
          <w:szCs w:val="24"/>
          <w:lang w:val="en-US"/>
        </w:rPr>
        <w:t xml:space="preserve">studies still showed </w:t>
      </w:r>
      <w:r w:rsidR="00293B58">
        <w:rPr>
          <w:rFonts w:ascii="Times New Roman" w:hAnsi="Times New Roman" w:cs="Times New Roman"/>
          <w:sz w:val="24"/>
          <w:szCs w:val="24"/>
          <w:lang w:val="en-US"/>
        </w:rPr>
        <w:t xml:space="preserve">substantial </w:t>
      </w:r>
      <w:r w:rsidRPr="00F70F0A">
        <w:rPr>
          <w:rFonts w:ascii="Times New Roman" w:hAnsi="Times New Roman" w:cs="Times New Roman"/>
          <w:sz w:val="24"/>
          <w:szCs w:val="24"/>
          <w:lang w:val="en-US"/>
        </w:rPr>
        <w:t>variability in the effect sizes: I</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w:t>
      </w:r>
      <w:r>
        <w:rPr>
          <w:rFonts w:ascii="Times New Roman" w:hAnsi="Times New Roman" w:cs="Times New Roman"/>
          <w:sz w:val="24"/>
          <w:szCs w:val="24"/>
          <w:lang w:val="en-US"/>
        </w:rPr>
        <w:t>92</w:t>
      </w:r>
      <w:r w:rsidRPr="00F70F0A">
        <w:rPr>
          <w:rFonts w:ascii="Times New Roman" w:hAnsi="Times New Roman" w:cs="Times New Roman"/>
          <w:sz w:val="24"/>
          <w:szCs w:val="24"/>
          <w:lang w:val="en-US"/>
        </w:rPr>
        <w:t>%. This indicates that the effects are very variable to begin with, and makes it unlikely that the effects are misrepresented.</w:t>
      </w:r>
    </w:p>
    <w:p w14:paraId="0F8AE69F" w14:textId="1C83E3FA" w:rsidR="004C2069" w:rsidRPr="008634A5" w:rsidRDefault="004C2069" w:rsidP="00C30555">
      <w:pPr>
        <w:tabs>
          <w:tab w:val="left" w:pos="709"/>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
        <w:t>Additionally, the specific null-effect of time as a predictor could be</w:t>
      </w:r>
      <w:r w:rsidRPr="00F70F0A">
        <w:rPr>
          <w:rFonts w:ascii="Times New Roman" w:hAnsi="Times New Roman" w:cs="Times New Roman"/>
          <w:sz w:val="24"/>
          <w:szCs w:val="24"/>
          <w:lang w:val="en-US"/>
        </w:rPr>
        <w:t xml:space="preserve"> due to one of three reasons: (1) the heterogeneity in the effect sizes is too large to find moderation by time,</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(2) imprecise reporting of the measures in the papers led to </w:t>
      </w:r>
      <w:r w:rsidR="00F848CA">
        <w:rPr>
          <w:rFonts w:ascii="Times New Roman" w:hAnsi="Times New Roman" w:cs="Times New Roman"/>
          <w:sz w:val="24"/>
          <w:szCs w:val="24"/>
          <w:lang w:val="en-US"/>
        </w:rPr>
        <w:t>inaccurate</w:t>
      </w:r>
      <w:r w:rsidR="00F848CA"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time estimation</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or (3) the difference in the effect size is not due to time but differences between the type of measures</w:t>
      </w:r>
      <w:r>
        <w:rPr>
          <w:rFonts w:ascii="Times New Roman" w:hAnsi="Times New Roman" w:cs="Times New Roman"/>
          <w:sz w:val="24"/>
          <w:szCs w:val="24"/>
          <w:lang w:val="en-US"/>
        </w:rPr>
        <w:t xml:space="preserve"> administered at </w:t>
      </w:r>
      <w:r w:rsidRPr="00F70F0A">
        <w:rPr>
          <w:rFonts w:ascii="Times New Roman" w:hAnsi="Times New Roman" w:cs="Times New Roman"/>
          <w:sz w:val="24"/>
          <w:szCs w:val="24"/>
          <w:lang w:val="en-US"/>
        </w:rPr>
        <w:t>the different time points. For the imprecise reporting of the measures, authors could be contacted, but this also poses new problems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nonresponse or authors might not be willing to admit that measures were left out in the paper</w:t>
      </w:r>
      <w:r>
        <w:rPr>
          <w:rFonts w:ascii="Times New Roman" w:hAnsi="Times New Roman" w:cs="Times New Roman"/>
          <w:sz w:val="24"/>
          <w:szCs w:val="24"/>
          <w:lang w:val="en-US"/>
        </w:rPr>
        <w:t>; LeBel et al., 2013</w:t>
      </w:r>
      <w:r w:rsidRPr="00F70F0A">
        <w:rPr>
          <w:rFonts w:ascii="Times New Roman" w:hAnsi="Times New Roman" w:cs="Times New Roman"/>
          <w:sz w:val="24"/>
          <w:szCs w:val="24"/>
          <w:lang w:val="en-US"/>
        </w:rPr>
        <w:t xml:space="preserve">). The difference in measures can be inspected by creating a difference index between the types of measures and regressing that on the effect sizes. Doing this for the </w:t>
      </w:r>
      <w:r w:rsidR="00831180">
        <w:rPr>
          <w:rFonts w:ascii="Times New Roman" w:hAnsi="Times New Roman" w:cs="Times New Roman"/>
          <w:sz w:val="24"/>
          <w:szCs w:val="24"/>
          <w:lang w:val="en-US"/>
        </w:rPr>
        <w:t>standard ostracism</w:t>
      </w:r>
      <w:r w:rsidRPr="00F70F0A">
        <w:rPr>
          <w:rFonts w:ascii="Times New Roman" w:hAnsi="Times New Roman" w:cs="Times New Roman"/>
          <w:sz w:val="24"/>
          <w:szCs w:val="24"/>
          <w:lang w:val="en-US"/>
        </w:rPr>
        <w:t xml:space="preserve"> effect on the last measure, show</w:t>
      </w:r>
      <w:r w:rsidR="00F848CA">
        <w:rPr>
          <w:rFonts w:ascii="Times New Roman" w:hAnsi="Times New Roman" w:cs="Times New Roman"/>
          <w:sz w:val="24"/>
          <w:szCs w:val="24"/>
          <w:lang w:val="en-US"/>
        </w:rPr>
        <w:t xml:space="preserve">ed </w:t>
      </w:r>
      <w:r w:rsidRPr="00F70F0A">
        <w:rPr>
          <w:rFonts w:ascii="Times New Roman" w:hAnsi="Times New Roman" w:cs="Times New Roman"/>
          <w:sz w:val="24"/>
          <w:szCs w:val="24"/>
          <w:lang w:val="en-US"/>
        </w:rPr>
        <w:t xml:space="preserve">no significant </w:t>
      </w:r>
      <w:r w:rsidR="00831180">
        <w:rPr>
          <w:rFonts w:ascii="Times New Roman" w:hAnsi="Times New Roman" w:cs="Times New Roman"/>
          <w:sz w:val="24"/>
          <w:szCs w:val="24"/>
          <w:lang w:val="en-US"/>
        </w:rPr>
        <w:t xml:space="preserve">predictive </w:t>
      </w:r>
      <w:r w:rsidRPr="00F70F0A">
        <w:rPr>
          <w:rFonts w:ascii="Times New Roman" w:hAnsi="Times New Roman" w:cs="Times New Roman"/>
          <w:sz w:val="24"/>
          <w:szCs w:val="24"/>
          <w:lang w:val="en-US"/>
        </w:rPr>
        <w:t>effect of this difference (b = -0.0</w:t>
      </w:r>
      <w:r w:rsidR="00831180">
        <w:rPr>
          <w:rFonts w:ascii="Times New Roman" w:hAnsi="Times New Roman" w:cs="Times New Roman"/>
          <w:sz w:val="24"/>
          <w:szCs w:val="24"/>
          <w:lang w:val="en-US"/>
        </w:rPr>
        <w:t>3</w:t>
      </w:r>
      <w:r w:rsidRPr="00F70F0A">
        <w:rPr>
          <w:rFonts w:ascii="Times New Roman" w:hAnsi="Times New Roman" w:cs="Times New Roman"/>
          <w:sz w:val="24"/>
          <w:szCs w:val="24"/>
          <w:lang w:val="en-US"/>
        </w:rPr>
        <w:t>, p = .</w:t>
      </w:r>
      <w:r w:rsidR="00831180">
        <w:rPr>
          <w:rFonts w:ascii="Times New Roman" w:hAnsi="Times New Roman" w:cs="Times New Roman"/>
          <w:sz w:val="24"/>
          <w:szCs w:val="24"/>
          <w:lang w:val="en-US"/>
        </w:rPr>
        <w:t>531</w:t>
      </w:r>
      <w:r w:rsidRPr="00F70F0A">
        <w:rPr>
          <w:rFonts w:ascii="Times New Roman" w:hAnsi="Times New Roman" w:cs="Times New Roman"/>
          <w:sz w:val="24"/>
          <w:szCs w:val="24"/>
          <w:lang w:val="en-US"/>
        </w:rPr>
        <w:t>)</w:t>
      </w:r>
      <w:r w:rsidR="00831180">
        <w:rPr>
          <w:rFonts w:ascii="Times New Roman" w:hAnsi="Times New Roman" w:cs="Times New Roman"/>
          <w:sz w:val="24"/>
          <w:szCs w:val="24"/>
          <w:lang w:val="en-US"/>
        </w:rPr>
        <w:t>, indicating that the effect is not driven by difference in measures on the first and last time point</w:t>
      </w:r>
      <w:r w:rsidRPr="00F70F0A">
        <w:rPr>
          <w:rFonts w:ascii="Times New Roman" w:hAnsi="Times New Roman" w:cs="Times New Roman"/>
          <w:sz w:val="24"/>
          <w:szCs w:val="24"/>
          <w:lang w:val="en-US"/>
        </w:rPr>
        <w:t>. In short, there are some limitations of the analyses with time as a moderator, but these limitations are either hard to address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imprecise reporting or heterogeneity), or the data indicates the opposite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difference in </w:t>
      </w:r>
      <w:commentRangeStart w:id="91"/>
      <w:commentRangeStart w:id="92"/>
      <w:r w:rsidRPr="00F70F0A">
        <w:rPr>
          <w:rFonts w:ascii="Times New Roman" w:hAnsi="Times New Roman" w:cs="Times New Roman"/>
          <w:sz w:val="24"/>
          <w:szCs w:val="24"/>
          <w:lang w:val="en-US"/>
        </w:rPr>
        <w:t>measures</w:t>
      </w:r>
      <w:commentRangeEnd w:id="91"/>
      <w:r w:rsidR="00744811">
        <w:rPr>
          <w:rStyle w:val="CommentReference"/>
        </w:rPr>
        <w:commentReference w:id="91"/>
      </w:r>
      <w:commentRangeEnd w:id="92"/>
      <w:r w:rsidR="00F96CAC">
        <w:rPr>
          <w:rStyle w:val="CommentReference"/>
        </w:rPr>
        <w:commentReference w:id="92"/>
      </w:r>
      <w:r w:rsidRPr="00F70F0A">
        <w:rPr>
          <w:rFonts w:ascii="Times New Roman" w:hAnsi="Times New Roman" w:cs="Times New Roman"/>
          <w:sz w:val="24"/>
          <w:szCs w:val="24"/>
          <w:lang w:val="en-US"/>
        </w:rPr>
        <w:t>).</w:t>
      </w:r>
      <w:r w:rsidR="000138B8">
        <w:rPr>
          <w:rFonts w:ascii="Times New Roman" w:hAnsi="Times New Roman" w:cs="Times New Roman"/>
          <w:sz w:val="24"/>
          <w:szCs w:val="24"/>
          <w:lang w:val="en-US"/>
        </w:rPr>
        <w:t xml:space="preserve"> Inspecting whether the types of measures used across all studies are different, and not the difference within a study, shows that these are similarly distributed across timepoints (maximum discrepancy of 4.9 percentage points). Substantive differences in proportions of measures across time points are minimal, and form an unlikely driving force for our findings. In sum, we conclude that the findings are not an artefact of selecting the first and last measures. </w:t>
      </w:r>
    </w:p>
    <w:p w14:paraId="5EBE1310" w14:textId="77777777" w:rsidR="00E76D2C" w:rsidRPr="00F70F0A" w:rsidRDefault="00731737" w:rsidP="00C30555">
      <w:pPr>
        <w:tabs>
          <w:tab w:val="left" w:pos="709"/>
        </w:tabs>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Fourth, the current meta-analysis only examined between-subjects designs. Possibly there is a difference for the ostracism effect in between- and within-subjects designs, something that we have not directly investigated. Also, the within-subjects designs often used fMRI data or other physiological data such as EEG (27 out of 49 at least), which pose an interesting avenue for further research in a meta-analytic domain of neurophysiological measures to add to the work of Cacioppo and colleagues (2013) within the physiological </w:t>
      </w:r>
      <w:r w:rsidRPr="00F70F0A">
        <w:rPr>
          <w:rFonts w:ascii="Times New Roman" w:hAnsi="Times New Roman" w:cs="Times New Roman"/>
          <w:sz w:val="24"/>
          <w:szCs w:val="24"/>
          <w:lang w:val="en-US"/>
        </w:rPr>
        <w:lastRenderedPageBreak/>
        <w:t>framework. These references can easily be retrieved from the database of examined papers, as is available on the OSF page of this paper.</w:t>
      </w:r>
    </w:p>
    <w:p w14:paraId="3CEE3A95" w14:textId="7EC77EFD" w:rsidR="00B5508E" w:rsidRDefault="00731737" w:rsidP="00B5508E">
      <w:pPr>
        <w:numPr>
          <w:ins w:id="93" w:author="I van Beest" w:date="2013-10-07T23:51:00Z"/>
        </w:numPr>
        <w:spacing w:after="0" w:line="480" w:lineRule="auto"/>
        <w:ind w:firstLine="708"/>
        <w:rPr>
          <w:rFonts w:ascii="Times New Roman" w:hAnsi="Times New Roman" w:cs="Times New Roman"/>
          <w:sz w:val="24"/>
          <w:szCs w:val="24"/>
          <w:lang w:val="en-US"/>
        </w:rPr>
      </w:pPr>
      <w:commentRangeStart w:id="94"/>
      <w:commentRangeStart w:id="95"/>
      <w:r w:rsidRPr="00F70F0A">
        <w:rPr>
          <w:rFonts w:ascii="Times New Roman" w:hAnsi="Times New Roman" w:cs="Times New Roman"/>
          <w:sz w:val="24"/>
          <w:szCs w:val="24"/>
          <w:lang w:val="en-US"/>
        </w:rPr>
        <w:t>A final note is that this paper only summarize</w:t>
      </w:r>
      <w:r>
        <w:rPr>
          <w:rFonts w:ascii="Times New Roman" w:hAnsi="Times New Roman" w:cs="Times New Roman"/>
          <w:sz w:val="24"/>
          <w:szCs w:val="24"/>
          <w:lang w:val="en-US"/>
        </w:rPr>
        <w:t xml:space="preserve">d </w:t>
      </w:r>
      <w:r w:rsidR="004C2069">
        <w:rPr>
          <w:rFonts w:ascii="Times New Roman" w:hAnsi="Times New Roman" w:cs="Times New Roman"/>
          <w:sz w:val="24"/>
          <w:szCs w:val="24"/>
          <w:lang w:val="en-US"/>
        </w:rPr>
        <w:t>the results of</w:t>
      </w:r>
      <w:r w:rsidRPr="00F70F0A">
        <w:rPr>
          <w:rFonts w:ascii="Times New Roman" w:hAnsi="Times New Roman" w:cs="Times New Roman"/>
          <w:sz w:val="24"/>
          <w:szCs w:val="24"/>
          <w:lang w:val="en-US"/>
        </w:rPr>
        <w:t xml:space="preserve"> the measures included in the studies. However obvious this might be, it should be pointed out, because </w:t>
      </w:r>
      <w:r>
        <w:rPr>
          <w:rFonts w:ascii="Times New Roman" w:hAnsi="Times New Roman" w:cs="Times New Roman"/>
          <w:sz w:val="24"/>
          <w:szCs w:val="24"/>
          <w:lang w:val="en-US"/>
        </w:rPr>
        <w:t xml:space="preserve">the </w:t>
      </w:r>
      <w:r w:rsidR="009657C1">
        <w:rPr>
          <w:rFonts w:ascii="Times New Roman" w:hAnsi="Times New Roman" w:cs="Times New Roman"/>
          <w:sz w:val="24"/>
          <w:szCs w:val="24"/>
          <w:lang w:val="en-US"/>
        </w:rPr>
        <w:t>validity of the conclusions are reliant on the validity of the measures</w:t>
      </w:r>
      <w:r w:rsidRPr="00F70F0A">
        <w:rPr>
          <w:rFonts w:ascii="Times New Roman" w:hAnsi="Times New Roman" w:cs="Times New Roman"/>
          <w:sz w:val="24"/>
          <w:szCs w:val="24"/>
          <w:lang w:val="en-US"/>
        </w:rPr>
        <w:t xml:space="preserve">. </w:t>
      </w:r>
      <w:r w:rsidR="009657C1">
        <w:rPr>
          <w:rFonts w:ascii="Times New Roman" w:hAnsi="Times New Roman" w:cs="Times New Roman"/>
          <w:sz w:val="24"/>
          <w:szCs w:val="24"/>
          <w:lang w:val="en-US"/>
        </w:rPr>
        <w:t xml:space="preserve">Most prominently represented in the current meta-analysis are the fundamental need measures, which have </w:t>
      </w:r>
      <w:r w:rsidRPr="00F70F0A">
        <w:rPr>
          <w:rFonts w:ascii="Times New Roman" w:hAnsi="Times New Roman" w:cs="Times New Roman"/>
          <w:sz w:val="24"/>
          <w:szCs w:val="24"/>
          <w:lang w:val="en-US"/>
        </w:rPr>
        <w:t xml:space="preserve">no proper psychometric validation </w:t>
      </w:r>
      <w:r w:rsidR="00B5508E">
        <w:rPr>
          <w:rFonts w:ascii="Times New Roman" w:hAnsi="Times New Roman" w:cs="Times New Roman"/>
          <w:sz w:val="24"/>
          <w:szCs w:val="24"/>
          <w:lang w:val="en-US"/>
        </w:rPr>
        <w:t>up-to-</w:t>
      </w:r>
      <w:r w:rsidR="009657C1">
        <w:rPr>
          <w:rFonts w:ascii="Times New Roman" w:hAnsi="Times New Roman" w:cs="Times New Roman"/>
          <w:sz w:val="24"/>
          <w:szCs w:val="24"/>
          <w:lang w:val="en-US"/>
        </w:rPr>
        <w:t xml:space="preserve">date, </w:t>
      </w:r>
      <w:r w:rsidR="00A15DA2">
        <w:rPr>
          <w:rFonts w:ascii="Times New Roman" w:hAnsi="Times New Roman" w:cs="Times New Roman"/>
          <w:sz w:val="24"/>
          <w:szCs w:val="24"/>
          <w:lang w:val="en-US"/>
        </w:rPr>
        <w:t>notwithstanding their</w:t>
      </w:r>
      <w:r w:rsidR="00A15DA2"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wide use.</w:t>
      </w:r>
      <w:r w:rsidR="0014060B">
        <w:rPr>
          <w:rFonts w:ascii="Times New Roman" w:hAnsi="Times New Roman" w:cs="Times New Roman"/>
          <w:sz w:val="24"/>
          <w:szCs w:val="24"/>
          <w:vertAlign w:val="superscript"/>
          <w:lang w:val="en-US"/>
        </w:rPr>
        <w:t>6</w:t>
      </w:r>
      <w:r>
        <w:rPr>
          <w:rFonts w:ascii="Times New Roman" w:hAnsi="Times New Roman" w:cs="Times New Roman"/>
          <w:sz w:val="24"/>
          <w:szCs w:val="24"/>
          <w:vertAlign w:val="superscript"/>
          <w:lang w:val="en-US"/>
        </w:rPr>
        <w:t xml:space="preserve"> </w:t>
      </w:r>
      <w:r w:rsidR="009B54BE">
        <w:rPr>
          <w:rFonts w:ascii="Times New Roman" w:hAnsi="Times New Roman" w:cs="Times New Roman"/>
          <w:sz w:val="24"/>
          <w:szCs w:val="24"/>
          <w:lang w:val="en-US"/>
        </w:rPr>
        <w:t xml:space="preserve">Other kinds of included measures possibly have the same, and one has been openly criticized (e.g., the Hot Sauce aggression paradigm; </w:t>
      </w:r>
      <w:r w:rsidR="009B54BE">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"10.1002/ab.20066", "ISSN" : "0096-140X", "author" : [ { "dropping-particle" : "", "family" : "Ritter", "given" : "Dominik", "non-dropping-particle" : "", "parse-names" : false, "suffix" : "" }, { "dropping-particle" : "", "family" : "Eslea", "given" : "Mike", "non-dropping-particle" : "", "parse-names" : false, "suffix" : "" } ], "container-title" : "Aggressive Behavior", "id" : "ITEM-1", "issue" : "5", "issued" : { "date-parts" : [ [ "2005", "10" ] ] }, "note" : "not interesting", "page" : "407-419", "title" : "Hot Sauce, toy guns, and graffiti: A critical account of current laboratory aggression paradigms", "type" : "article-journal", "volume" : "31" }, "uris" : [ "http://www.mendeley.com/documents/?uuid=09dc6fa7-78f2-416c-840a-69823c06c1be" ] } ], "mendeley" : { "manualFormatting" : "Ritter &amp; Eslea, 2005)", "previouslyFormattedCitation" : "(Ritter &amp; Eslea, 2005)" }, "properties" : { "noteIndex" : 0 }, "schema" : "https://github.com/citation-style-language/schema/raw/master/csl-citation.json" }</w:instrText>
      </w:r>
      <w:r w:rsidR="009B54BE">
        <w:rPr>
          <w:rFonts w:ascii="Times New Roman" w:hAnsi="Times New Roman" w:cs="Times New Roman"/>
          <w:sz w:val="24"/>
          <w:szCs w:val="24"/>
          <w:lang w:val="en-US"/>
        </w:rPr>
        <w:fldChar w:fldCharType="separate"/>
      </w:r>
      <w:r w:rsidR="009B54BE" w:rsidRPr="009B54BE">
        <w:rPr>
          <w:rFonts w:ascii="Times New Roman" w:hAnsi="Times New Roman" w:cs="Times New Roman"/>
          <w:noProof/>
          <w:sz w:val="24"/>
          <w:szCs w:val="24"/>
          <w:lang w:val="en-US"/>
        </w:rPr>
        <w:t>Ritter &amp; Eslea, 2005)</w:t>
      </w:r>
      <w:r w:rsidR="009B54BE">
        <w:rPr>
          <w:rFonts w:ascii="Times New Roman" w:hAnsi="Times New Roman" w:cs="Times New Roman"/>
          <w:sz w:val="24"/>
          <w:szCs w:val="24"/>
          <w:lang w:val="en-US"/>
        </w:rPr>
        <w:fldChar w:fldCharType="end"/>
      </w:r>
      <w:r w:rsidR="009B54BE">
        <w:rPr>
          <w:rFonts w:ascii="Times New Roman" w:hAnsi="Times New Roman" w:cs="Times New Roman"/>
          <w:sz w:val="24"/>
          <w:szCs w:val="24"/>
          <w:lang w:val="en-US"/>
        </w:rPr>
        <w:t xml:space="preserve">. </w:t>
      </w:r>
      <w:r w:rsidR="00A15DA2">
        <w:rPr>
          <w:rFonts w:ascii="Times New Roman" w:hAnsi="Times New Roman" w:cs="Times New Roman"/>
          <w:sz w:val="24"/>
          <w:szCs w:val="24"/>
          <w:lang w:val="en-US"/>
        </w:rPr>
        <w:t>Considering this lack of</w:t>
      </w:r>
      <w:r w:rsidR="00B5508E">
        <w:rPr>
          <w:rFonts w:ascii="Times New Roman" w:hAnsi="Times New Roman" w:cs="Times New Roman"/>
          <w:sz w:val="24"/>
          <w:szCs w:val="24"/>
          <w:lang w:val="en-US"/>
        </w:rPr>
        <w:t xml:space="preserve"> validatio</w:t>
      </w:r>
      <w:commentRangeEnd w:id="94"/>
      <w:r w:rsidR="00744811">
        <w:rPr>
          <w:rStyle w:val="CommentReference"/>
        </w:rPr>
        <w:commentReference w:id="94"/>
      </w:r>
      <w:commentRangeEnd w:id="95"/>
      <w:r w:rsidR="000138B8">
        <w:rPr>
          <w:rStyle w:val="CommentReference"/>
        </w:rPr>
        <w:commentReference w:id="95"/>
      </w:r>
      <w:r w:rsidR="00B5508E">
        <w:rPr>
          <w:rFonts w:ascii="Times New Roman" w:hAnsi="Times New Roman" w:cs="Times New Roman"/>
          <w:sz w:val="24"/>
          <w:szCs w:val="24"/>
          <w:lang w:val="en-US"/>
        </w:rPr>
        <w:t>n</w:t>
      </w:r>
      <w:r w:rsidR="009B54BE">
        <w:rPr>
          <w:rFonts w:ascii="Times New Roman" w:hAnsi="Times New Roman" w:cs="Times New Roman"/>
          <w:sz w:val="24"/>
          <w:szCs w:val="24"/>
          <w:lang w:val="en-US"/>
        </w:rPr>
        <w:t xml:space="preserve"> or even questionable validity</w:t>
      </w:r>
      <w:r w:rsidR="00A15DA2">
        <w:rPr>
          <w:rFonts w:ascii="Times New Roman" w:hAnsi="Times New Roman" w:cs="Times New Roman"/>
          <w:sz w:val="24"/>
          <w:szCs w:val="24"/>
          <w:lang w:val="en-US"/>
        </w:rPr>
        <w:t xml:space="preserve">, we </w:t>
      </w:r>
      <w:r w:rsidR="00B5508E">
        <w:rPr>
          <w:rFonts w:ascii="Times New Roman" w:hAnsi="Times New Roman" w:cs="Times New Roman"/>
          <w:sz w:val="24"/>
          <w:szCs w:val="24"/>
          <w:lang w:val="en-US"/>
        </w:rPr>
        <w:t xml:space="preserve">note that results in this paper are conditional on that these measures </w:t>
      </w:r>
      <w:r w:rsidR="00B5508E">
        <w:rPr>
          <w:rFonts w:ascii="Times New Roman" w:hAnsi="Times New Roman" w:cs="Times New Roman"/>
          <w:i/>
          <w:sz w:val="24"/>
          <w:szCs w:val="24"/>
          <w:lang w:val="en-US"/>
        </w:rPr>
        <w:t xml:space="preserve">are </w:t>
      </w:r>
      <w:r w:rsidR="00B5508E">
        <w:rPr>
          <w:rFonts w:ascii="Times New Roman" w:hAnsi="Times New Roman" w:cs="Times New Roman"/>
          <w:sz w:val="24"/>
          <w:szCs w:val="24"/>
          <w:lang w:val="en-US"/>
        </w:rPr>
        <w:t>valid.</w:t>
      </w:r>
    </w:p>
    <w:p w14:paraId="1A4A43F1" w14:textId="27059AB5" w:rsidR="00A15DA2" w:rsidRDefault="0014060B" w:rsidP="00B5508E">
      <w:pPr>
        <w:spacing w:after="0" w:line="480" w:lineRule="auto"/>
        <w:rPr>
          <w:ins w:id="96" w:author="Jelte Wicherts" w:date="2013-12-24T11:43:00Z"/>
          <w:rFonts w:ascii="Times New Roman" w:hAnsi="Times New Roman" w:cs="Times New Roman"/>
          <w:sz w:val="24"/>
          <w:szCs w:val="24"/>
          <w:lang w:val="en-US"/>
        </w:rPr>
      </w:pPr>
      <w:r>
        <w:rPr>
          <w:rFonts w:ascii="Times New Roman" w:hAnsi="Times New Roman" w:cs="Times New Roman"/>
          <w:b/>
          <w:sz w:val="24"/>
          <w:szCs w:val="24"/>
          <w:lang w:val="en-US"/>
        </w:rPr>
        <w:t xml:space="preserve">Conclusion. </w:t>
      </w:r>
      <w:r w:rsidR="00731737" w:rsidRPr="00F70F0A">
        <w:rPr>
          <w:rFonts w:ascii="Times New Roman" w:hAnsi="Times New Roman" w:cs="Times New Roman"/>
          <w:sz w:val="24"/>
          <w:szCs w:val="24"/>
          <w:lang w:val="en-US"/>
        </w:rPr>
        <w:t xml:space="preserve">Despite these limitations, the meta-analysis provides </w:t>
      </w:r>
      <w:r w:rsidR="00A62BCA">
        <w:rPr>
          <w:rFonts w:ascii="Times New Roman" w:hAnsi="Times New Roman" w:cs="Times New Roman"/>
          <w:sz w:val="24"/>
          <w:szCs w:val="24"/>
          <w:lang w:val="en-US"/>
        </w:rPr>
        <w:t>robust</w:t>
      </w:r>
      <w:r w:rsidR="00731737" w:rsidRPr="00F70F0A">
        <w:rPr>
          <w:rFonts w:ascii="Times New Roman" w:hAnsi="Times New Roman" w:cs="Times New Roman"/>
          <w:sz w:val="24"/>
          <w:szCs w:val="24"/>
          <w:lang w:val="en-US"/>
        </w:rPr>
        <w:t xml:space="preserve"> findings with regards to the workings of ostracism, and subsequently also poses new questions. </w:t>
      </w:r>
      <w:r w:rsidR="00A62BCA">
        <w:rPr>
          <w:rFonts w:ascii="Times New Roman" w:hAnsi="Times New Roman" w:cs="Times New Roman"/>
          <w:sz w:val="24"/>
          <w:szCs w:val="24"/>
          <w:lang w:val="en-US"/>
        </w:rPr>
        <w:t xml:space="preserve">Our </w:t>
      </w:r>
      <w:r w:rsidR="00A15DA2">
        <w:rPr>
          <w:rFonts w:ascii="Times New Roman" w:hAnsi="Times New Roman" w:cs="Times New Roman"/>
          <w:sz w:val="24"/>
          <w:szCs w:val="24"/>
          <w:lang w:val="en-US"/>
        </w:rPr>
        <w:t>results</w:t>
      </w:r>
      <w:r w:rsidR="00A15DA2"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show that the </w:t>
      </w:r>
      <w:r w:rsidR="00731737">
        <w:rPr>
          <w:rFonts w:ascii="Times New Roman" w:hAnsi="Times New Roman" w:cs="Times New Roman"/>
          <w:sz w:val="24"/>
          <w:szCs w:val="24"/>
          <w:lang w:val="en-US"/>
        </w:rPr>
        <w:t xml:space="preserve">ostracism effect is </w:t>
      </w:r>
      <w:r w:rsidR="00A15DA2">
        <w:rPr>
          <w:rFonts w:ascii="Times New Roman" w:hAnsi="Times New Roman" w:cs="Times New Roman"/>
          <w:sz w:val="24"/>
          <w:szCs w:val="24"/>
          <w:lang w:val="en-US"/>
        </w:rPr>
        <w:t>large</w:t>
      </w:r>
      <w:r w:rsidR="00731737">
        <w:rPr>
          <w:rFonts w:ascii="Times New Roman" w:hAnsi="Times New Roman" w:cs="Times New Roman"/>
          <w:sz w:val="24"/>
          <w:szCs w:val="24"/>
          <w:lang w:val="en-US"/>
        </w:rPr>
        <w:t xml:space="preserve">, with </w:t>
      </w:r>
      <w:r w:rsidR="00731737" w:rsidRPr="00F70F0A">
        <w:rPr>
          <w:rFonts w:ascii="Times New Roman" w:hAnsi="Times New Roman" w:cs="Times New Roman"/>
          <w:sz w:val="24"/>
          <w:szCs w:val="24"/>
          <w:lang w:val="en-US"/>
        </w:rPr>
        <w:t xml:space="preserve">an effect size approaching </w:t>
      </w:r>
      <w:r w:rsidR="00A62BCA">
        <w:rPr>
          <w:rFonts w:ascii="Times New Roman" w:hAnsi="Times New Roman" w:cs="Times New Roman"/>
          <w:sz w:val="24"/>
          <w:szCs w:val="24"/>
          <w:lang w:val="en-US"/>
        </w:rPr>
        <w:t xml:space="preserve">1.5 </w:t>
      </w:r>
      <w:r w:rsidR="00731737">
        <w:rPr>
          <w:rFonts w:ascii="Times New Roman" w:hAnsi="Times New Roman" w:cs="Times New Roman"/>
          <w:sz w:val="24"/>
          <w:szCs w:val="24"/>
          <w:lang w:val="en-US"/>
        </w:rPr>
        <w:t>standard deviation units</w:t>
      </w:r>
      <w:r w:rsidR="00731737" w:rsidRPr="00F70F0A">
        <w:rPr>
          <w:rFonts w:ascii="Times New Roman" w:hAnsi="Times New Roman" w:cs="Times New Roman"/>
          <w:sz w:val="24"/>
          <w:szCs w:val="24"/>
          <w:lang w:val="en-US"/>
        </w:rPr>
        <w:t xml:space="preserve">. </w:t>
      </w:r>
      <w:r w:rsidR="00A15DA2">
        <w:rPr>
          <w:rFonts w:ascii="Times New Roman" w:hAnsi="Times New Roman" w:cs="Times New Roman"/>
          <w:sz w:val="24"/>
          <w:szCs w:val="24"/>
          <w:lang w:val="en-US"/>
        </w:rPr>
        <w:t>An interesting avenue for future research concerns the explanation of why</w:t>
      </w:r>
      <w:r w:rsidR="00731737" w:rsidRPr="00F70F0A">
        <w:rPr>
          <w:rFonts w:ascii="Times New Roman" w:hAnsi="Times New Roman" w:cs="Times New Roman"/>
          <w:sz w:val="24"/>
          <w:szCs w:val="24"/>
          <w:lang w:val="en-US"/>
        </w:rPr>
        <w:t xml:space="preserve"> ostracism can be moderated equally across the first and last measure within the studies</w:t>
      </w:r>
      <w:r w:rsidR="00A15DA2">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w:t>
      </w:r>
      <w:r w:rsidR="00A15DA2">
        <w:rPr>
          <w:rFonts w:ascii="Times New Roman" w:hAnsi="Times New Roman" w:cs="Times New Roman"/>
          <w:sz w:val="24"/>
          <w:szCs w:val="24"/>
          <w:lang w:val="en-US"/>
        </w:rPr>
        <w:t>In addition, the large</w:t>
      </w:r>
      <w:r w:rsidR="00731737" w:rsidRPr="00F70F0A">
        <w:rPr>
          <w:rFonts w:ascii="Times New Roman" w:hAnsi="Times New Roman" w:cs="Times New Roman"/>
          <w:sz w:val="24"/>
          <w:szCs w:val="24"/>
          <w:lang w:val="en-US"/>
        </w:rPr>
        <w:t xml:space="preserve"> heterogeneity in the effect sizes</w:t>
      </w:r>
      <w:r w:rsidR="00A15DA2">
        <w:rPr>
          <w:rFonts w:ascii="Times New Roman" w:hAnsi="Times New Roman" w:cs="Times New Roman"/>
          <w:sz w:val="24"/>
          <w:szCs w:val="24"/>
          <w:lang w:val="en-US"/>
        </w:rPr>
        <w:t xml:space="preserve"> (even in a</w:t>
      </w:r>
      <w:r w:rsidR="00731737" w:rsidRPr="00F70F0A">
        <w:rPr>
          <w:rFonts w:ascii="Times New Roman" w:hAnsi="Times New Roman" w:cs="Times New Roman"/>
          <w:sz w:val="24"/>
          <w:szCs w:val="24"/>
          <w:lang w:val="en-US"/>
        </w:rPr>
        <w:t xml:space="preserve"> homogeneous subset of studies</w:t>
      </w:r>
      <w:r w:rsidR="00A15DA2">
        <w:rPr>
          <w:rFonts w:ascii="Times New Roman" w:hAnsi="Times New Roman" w:cs="Times New Roman"/>
          <w:sz w:val="24"/>
          <w:szCs w:val="24"/>
          <w:lang w:val="en-US"/>
        </w:rPr>
        <w:t>) highlight that there are more potentially relevant moderators of ostracism in need of further study</w:t>
      </w:r>
      <w:r w:rsidR="00731737" w:rsidRPr="00F70F0A">
        <w:rPr>
          <w:rFonts w:ascii="Times New Roman" w:hAnsi="Times New Roman" w:cs="Times New Roman"/>
          <w:sz w:val="24"/>
          <w:szCs w:val="24"/>
          <w:lang w:val="en-US"/>
        </w:rPr>
        <w:t>. T</w:t>
      </w:r>
      <w:r w:rsidR="00A15DA2">
        <w:rPr>
          <w:rFonts w:ascii="Times New Roman" w:hAnsi="Times New Roman" w:cs="Times New Roman"/>
          <w:sz w:val="24"/>
          <w:szCs w:val="24"/>
          <w:lang w:val="en-US"/>
        </w:rPr>
        <w:t>he large heterogeneity of effects also</w:t>
      </w:r>
      <w:r w:rsidR="00731737" w:rsidRPr="00F70F0A">
        <w:rPr>
          <w:rFonts w:ascii="Times New Roman" w:hAnsi="Times New Roman" w:cs="Times New Roman"/>
          <w:sz w:val="24"/>
          <w:szCs w:val="24"/>
          <w:lang w:val="en-US"/>
        </w:rPr>
        <w:t xml:space="preserve"> </w:t>
      </w:r>
      <w:r w:rsidR="00A15DA2">
        <w:rPr>
          <w:rFonts w:ascii="Times New Roman" w:hAnsi="Times New Roman" w:cs="Times New Roman"/>
          <w:sz w:val="24"/>
          <w:szCs w:val="24"/>
          <w:lang w:val="en-US"/>
        </w:rPr>
        <w:t>raises</w:t>
      </w:r>
      <w:r w:rsidR="00A15DA2"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the question whether the ostracism effect is actually as reflexive as has been proposed previously</w:t>
      </w:r>
      <w:r w:rsidR="00731737">
        <w:rPr>
          <w:rFonts w:ascii="Times New Roman" w:hAnsi="Times New Roman" w:cs="Times New Roman"/>
          <w:sz w:val="24"/>
          <w:szCs w:val="24"/>
          <w:lang w:val="en-US"/>
        </w:rPr>
        <w:t>, or whether it taps on different cognitive processes</w:t>
      </w:r>
      <w:r w:rsidR="00731737" w:rsidRPr="00F70F0A">
        <w:rPr>
          <w:rFonts w:ascii="Times New Roman" w:hAnsi="Times New Roman" w:cs="Times New Roman"/>
          <w:sz w:val="24"/>
          <w:szCs w:val="24"/>
          <w:lang w:val="en-US"/>
        </w:rPr>
        <w:t xml:space="preserve">. These findings extend the need-threat model (Williams, 2009), which has played a major role in ostracism research until now. We invite fellow researchers to think and test ideas that might provide some explanation for these </w:t>
      </w:r>
      <w:commentRangeStart w:id="97"/>
      <w:commentRangeStart w:id="98"/>
      <w:r w:rsidR="00731737" w:rsidRPr="00F70F0A">
        <w:rPr>
          <w:rFonts w:ascii="Times New Roman" w:hAnsi="Times New Roman" w:cs="Times New Roman"/>
          <w:sz w:val="24"/>
          <w:szCs w:val="24"/>
          <w:lang w:val="en-US"/>
        </w:rPr>
        <w:t>findings</w:t>
      </w:r>
      <w:commentRangeEnd w:id="97"/>
      <w:r w:rsidR="00795E7E">
        <w:rPr>
          <w:rStyle w:val="CommentReference"/>
        </w:rPr>
        <w:commentReference w:id="97"/>
      </w:r>
      <w:commentRangeEnd w:id="98"/>
      <w:r w:rsidR="00F96CAC">
        <w:rPr>
          <w:rStyle w:val="CommentReference"/>
        </w:rPr>
        <w:commentReference w:id="98"/>
      </w:r>
      <w:r w:rsidR="00731737" w:rsidRPr="00F70F0A">
        <w:rPr>
          <w:rFonts w:ascii="Times New Roman" w:hAnsi="Times New Roman" w:cs="Times New Roman"/>
          <w:sz w:val="24"/>
          <w:szCs w:val="24"/>
          <w:lang w:val="en-US"/>
        </w:rPr>
        <w:t>.</w:t>
      </w:r>
    </w:p>
    <w:p w14:paraId="2E1D37EA" w14:textId="77777777" w:rsidR="00E76D2C" w:rsidRDefault="00731737" w:rsidP="00B5508E">
      <w:pPr>
        <w:spacing w:after="0" w:line="480" w:lineRule="auto"/>
        <w:rPr>
          <w:ins w:id="99" w:author="Ilja van Beest" w:date="2013-12-27T12:01:00Z"/>
          <w:rFonts w:ascii="Times New Roman" w:hAnsi="Times New Roman" w:cs="Times New Roman"/>
          <w:sz w:val="24"/>
          <w:szCs w:val="24"/>
          <w:lang w:val="en-US"/>
        </w:rPr>
      </w:pPr>
      <w:r w:rsidRPr="00F70F0A">
        <w:rPr>
          <w:rFonts w:ascii="Times New Roman" w:hAnsi="Times New Roman" w:cs="Times New Roman"/>
          <w:sz w:val="24"/>
          <w:szCs w:val="24"/>
          <w:lang w:val="en-US"/>
        </w:rPr>
        <w:br w:type="page"/>
      </w:r>
    </w:p>
    <w:p w14:paraId="2ACF27A4" w14:textId="77777777" w:rsidR="00215DA4" w:rsidRDefault="00215DA4" w:rsidP="00215DA4">
      <w:pPr>
        <w:jc w:val="center"/>
        <w:rPr>
          <w:rFonts w:ascii="Times New Roman" w:hAnsi="Times New Roman" w:cs="Times New Roman"/>
          <w:sz w:val="24"/>
          <w:szCs w:val="24"/>
          <w:lang w:val="en-US"/>
        </w:rPr>
      </w:pPr>
      <w:commentRangeStart w:id="100"/>
      <w:r>
        <w:rPr>
          <w:rFonts w:ascii="Times New Roman" w:hAnsi="Times New Roman" w:cs="Times New Roman"/>
          <w:sz w:val="24"/>
          <w:szCs w:val="24"/>
          <w:lang w:val="en-US"/>
        </w:rPr>
        <w:lastRenderedPageBreak/>
        <w:t>References</w:t>
      </w:r>
      <w:commentRangeEnd w:id="100"/>
      <w:r w:rsidR="00CD43F4">
        <w:rPr>
          <w:rStyle w:val="CommentReference"/>
        </w:rPr>
        <w:commentReference w:id="100"/>
      </w:r>
    </w:p>
    <w:p w14:paraId="68308FA6" w14:textId="77777777" w:rsidR="00215DA4" w:rsidRDefault="00215DA4" w:rsidP="00215DA4">
      <w:pPr>
        <w:rPr>
          <w:rFonts w:ascii="Times New Roman" w:hAnsi="Times New Roman" w:cs="Times New Roman"/>
          <w:sz w:val="24"/>
          <w:szCs w:val="24"/>
          <w:lang w:val="en-US"/>
        </w:rPr>
      </w:pPr>
      <w:r>
        <w:rPr>
          <w:rFonts w:ascii="Times New Roman" w:hAnsi="Times New Roman" w:cs="Times New Roman"/>
          <w:sz w:val="24"/>
          <w:szCs w:val="24"/>
          <w:lang w:val="en-US"/>
        </w:rPr>
        <w:t>References marked with an asterisk indicate studies included in the meta-analysis.</w:t>
      </w:r>
    </w:p>
    <w:p w14:paraId="2A03C1AD" w14:textId="77777777" w:rsidR="00215DA4" w:rsidRDefault="00215DA4" w:rsidP="00215DA4">
      <w:pPr>
        <w:spacing w:before="100" w:beforeAutospacing="1" w:after="100" w:afterAutospacing="1" w:line="240" w:lineRule="auto"/>
        <w:ind w:left="480" w:hanging="480"/>
        <w:rPr>
          <w:rFonts w:ascii="Times New Roman" w:hAnsi="Times New Roman" w:cs="Times New Roman"/>
          <w:sz w:val="24"/>
          <w:szCs w:val="24"/>
          <w:lang w:val="en-US"/>
        </w:rPr>
      </w:pPr>
      <w:r w:rsidRPr="00CD678E">
        <w:rPr>
          <w:rFonts w:ascii="Times New Roman" w:hAnsi="Times New Roman" w:cs="Times New Roman"/>
          <w:sz w:val="24"/>
          <w:szCs w:val="24"/>
        </w:rPr>
        <w:t xml:space="preserve">Bakker, M., van Dijk, A., &amp; Wicherts, J. M. (2012). </w:t>
      </w:r>
      <w:r>
        <w:rPr>
          <w:rFonts w:ascii="Times New Roman" w:hAnsi="Times New Roman" w:cs="Times New Roman"/>
          <w:sz w:val="24"/>
          <w:szCs w:val="24"/>
          <w:lang w:val="en-US"/>
        </w:rPr>
        <w:t xml:space="preserve">The rules of the game called psychological science. </w:t>
      </w:r>
      <w:r>
        <w:rPr>
          <w:rFonts w:ascii="Times New Roman" w:hAnsi="Times New Roman" w:cs="Times New Roman"/>
          <w:i/>
          <w:iCs/>
          <w:sz w:val="24"/>
          <w:szCs w:val="24"/>
          <w:lang w:val="en-US"/>
        </w:rPr>
        <w:t>Perspectives on Psychological Science, 7</w:t>
      </w:r>
      <w:r>
        <w:rPr>
          <w:rFonts w:ascii="Times New Roman" w:hAnsi="Times New Roman" w:cs="Times New Roman"/>
          <w:sz w:val="24"/>
          <w:szCs w:val="24"/>
          <w:lang w:val="en-US"/>
        </w:rPr>
        <w:t>, 543-554. doi: 10.1177/1745691612459060</w:t>
      </w:r>
    </w:p>
    <w:p w14:paraId="6D29D2AD" w14:textId="77777777" w:rsidR="00215DA4" w:rsidRDefault="00215DA4" w:rsidP="00215DA4">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Baumeister, R. F., &amp; Leary, M. R. (1995). The need to belong: desire for interpersonal attachments as a fundamental human motivation. </w:t>
      </w:r>
      <w:r>
        <w:rPr>
          <w:rFonts w:ascii="Times New Roman" w:eastAsia="Times New Roman" w:hAnsi="Times New Roman" w:cs="Times New Roman"/>
          <w:i/>
          <w:iCs/>
          <w:sz w:val="24"/>
          <w:szCs w:val="24"/>
        </w:rPr>
        <w:t>Psychological Bulletin</w:t>
      </w:r>
      <w:r>
        <w:rPr>
          <w:rFonts w:ascii="Times New Roman" w:eastAsia="Times New Roman" w:hAnsi="Times New Roman" w:cs="Times New Roman"/>
          <w:sz w:val="24"/>
          <w:szCs w:val="24"/>
        </w:rPr>
        <w:t>, </w:t>
      </w:r>
      <w:r>
        <w:rPr>
          <w:rFonts w:ascii="Times New Roman" w:eastAsia="Times New Roman" w:hAnsi="Times New Roman" w:cs="Times New Roman"/>
          <w:i/>
          <w:iCs/>
          <w:sz w:val="24"/>
          <w:szCs w:val="24"/>
        </w:rPr>
        <w:t>117</w:t>
      </w:r>
      <w:r>
        <w:rPr>
          <w:rFonts w:ascii="Times New Roman" w:eastAsia="Times New Roman" w:hAnsi="Times New Roman" w:cs="Times New Roman"/>
          <w:sz w:val="24"/>
          <w:szCs w:val="24"/>
        </w:rPr>
        <w:t>, 497-529.</w:t>
      </w:r>
    </w:p>
    <w:p w14:paraId="0BAA9A78" w14:textId="526A9ECE" w:rsidR="009B54BE" w:rsidRPr="009B54BE" w:rsidRDefault="00593A23">
      <w:pPr>
        <w:pStyle w:val="NormalWeb"/>
        <w:ind w:left="480" w:hanging="480"/>
        <w:divId w:val="1425105130"/>
        <w:rPr>
          <w:noProof/>
        </w:rPr>
      </w:pPr>
      <w:r>
        <w:fldChar w:fldCharType="begin" w:fldLock="1"/>
      </w:r>
      <w:r w:rsidR="00215DA4">
        <w:rPr>
          <w:lang w:val="nl-NL"/>
        </w:rPr>
        <w:instrText xml:space="preserve">ADDIN Mendeley Bibliography CSL_BIBLIOGRAPHY </w:instrText>
      </w:r>
      <w:r>
        <w:fldChar w:fldCharType="separate"/>
      </w:r>
      <w:r w:rsidR="009B54BE" w:rsidRPr="009B54BE">
        <w:rPr>
          <w:noProof/>
        </w:rPr>
        <w:t xml:space="preserve">Baumeister, R. F., Twenge, J. M., &amp; Nuss, C. K. (2002). Effects of social exclusion on cognitive processes: Anticipated aloneness reduces intelligent thought. </w:t>
      </w:r>
      <w:r w:rsidR="009B54BE" w:rsidRPr="009B54BE">
        <w:rPr>
          <w:i/>
          <w:iCs/>
          <w:noProof/>
        </w:rPr>
        <w:t>Journal of Personality and Social Psychology</w:t>
      </w:r>
      <w:r w:rsidR="009B54BE" w:rsidRPr="009B54BE">
        <w:rPr>
          <w:noProof/>
        </w:rPr>
        <w:t xml:space="preserve">, </w:t>
      </w:r>
      <w:r w:rsidR="009B54BE" w:rsidRPr="009B54BE">
        <w:rPr>
          <w:i/>
          <w:iCs/>
          <w:noProof/>
        </w:rPr>
        <w:t>83</w:t>
      </w:r>
      <w:r w:rsidR="009B54BE" w:rsidRPr="009B54BE">
        <w:rPr>
          <w:noProof/>
        </w:rPr>
        <w:t>(4), 817–827. doi:10.1037//0022-3514.83.4.817</w:t>
      </w:r>
    </w:p>
    <w:p w14:paraId="2AF493F5" w14:textId="77777777" w:rsidR="009B54BE" w:rsidRPr="009B54BE" w:rsidRDefault="009B54BE">
      <w:pPr>
        <w:pStyle w:val="NormalWeb"/>
        <w:ind w:left="480" w:hanging="480"/>
        <w:divId w:val="1425105130"/>
        <w:rPr>
          <w:noProof/>
        </w:rPr>
      </w:pPr>
      <w:r w:rsidRPr="009B54BE">
        <w:rPr>
          <w:noProof/>
        </w:rPr>
        <w:t xml:space="preserve">Blackhart, G. C., Nelson, B. C., Knowles, M. L., &amp; Baumeister, R. F. (2009). Rejection elicits emotional reactions but neither causes immediate distress nor lowers self-esteem: a meta-analytic review of 192 studies on social exclusion. </w:t>
      </w:r>
      <w:r w:rsidRPr="009B54BE">
        <w:rPr>
          <w:i/>
          <w:iCs/>
          <w:noProof/>
        </w:rPr>
        <w:t>Personality and social psychology review : an official journal of the Society for Personality and Social Psychology, Inc</w:t>
      </w:r>
      <w:r w:rsidRPr="009B54BE">
        <w:rPr>
          <w:noProof/>
        </w:rPr>
        <w:t xml:space="preserve">, </w:t>
      </w:r>
      <w:r w:rsidRPr="009B54BE">
        <w:rPr>
          <w:i/>
          <w:iCs/>
          <w:noProof/>
        </w:rPr>
        <w:t>13</w:t>
      </w:r>
      <w:r w:rsidRPr="009B54BE">
        <w:rPr>
          <w:noProof/>
        </w:rPr>
        <w:t>(4), 269–309. doi:10.1177/1088868309346065</w:t>
      </w:r>
    </w:p>
    <w:p w14:paraId="03DCF7D9" w14:textId="77777777" w:rsidR="009B54BE" w:rsidRPr="009B54BE" w:rsidRDefault="009B54BE">
      <w:pPr>
        <w:pStyle w:val="NormalWeb"/>
        <w:ind w:left="480" w:hanging="480"/>
        <w:divId w:val="1425105130"/>
        <w:rPr>
          <w:noProof/>
        </w:rPr>
      </w:pPr>
      <w:r w:rsidRPr="009B54BE">
        <w:rPr>
          <w:noProof/>
        </w:rPr>
        <w:t xml:space="preserve">Borenstein, M. (2009). Effect sizes for continuous data. In H. Cooper, L. V. Hedges, &amp; J. C. Valentine (Eds.), </w:t>
      </w:r>
      <w:r w:rsidRPr="009B54BE">
        <w:rPr>
          <w:i/>
          <w:iCs/>
          <w:noProof/>
        </w:rPr>
        <w:t>The handbook of research synthesis and meta-analysis</w:t>
      </w:r>
      <w:r w:rsidRPr="009B54BE">
        <w:rPr>
          <w:noProof/>
        </w:rPr>
        <w:t xml:space="preserve"> (2nd ed.). New York, NY: Russell Sage Foundation.</w:t>
      </w:r>
    </w:p>
    <w:p w14:paraId="4F1CEB24" w14:textId="77777777" w:rsidR="009B54BE" w:rsidRPr="009B54BE" w:rsidRDefault="009B54BE">
      <w:pPr>
        <w:pStyle w:val="NormalWeb"/>
        <w:ind w:left="480" w:hanging="480"/>
        <w:divId w:val="1425105130"/>
        <w:rPr>
          <w:noProof/>
        </w:rPr>
      </w:pPr>
      <w:r w:rsidRPr="009B54BE">
        <w:rPr>
          <w:noProof/>
        </w:rPr>
        <w:t xml:space="preserve">Boyes, M. E., &amp; French, D. J. (2009). Having a Cyberball: Using a ball-throwing game as an experimental social stressor to examine the relationship between neuroticism and coping. </w:t>
      </w:r>
      <w:r w:rsidRPr="009B54BE">
        <w:rPr>
          <w:i/>
          <w:iCs/>
          <w:noProof/>
        </w:rPr>
        <w:t>Personality and Individual Differences</w:t>
      </w:r>
      <w:r w:rsidRPr="009B54BE">
        <w:rPr>
          <w:noProof/>
        </w:rPr>
        <w:t xml:space="preserve">, </w:t>
      </w:r>
      <w:r w:rsidRPr="009B54BE">
        <w:rPr>
          <w:i/>
          <w:iCs/>
          <w:noProof/>
        </w:rPr>
        <w:t>47</w:t>
      </w:r>
      <w:r w:rsidRPr="009B54BE">
        <w:rPr>
          <w:noProof/>
        </w:rPr>
        <w:t>(5), 396–401. doi:10.1016/j.paid.2009.04.005</w:t>
      </w:r>
    </w:p>
    <w:p w14:paraId="23759D78" w14:textId="77777777" w:rsidR="009B54BE" w:rsidRPr="009B54BE" w:rsidRDefault="009B54BE">
      <w:pPr>
        <w:pStyle w:val="NormalWeb"/>
        <w:ind w:left="480" w:hanging="480"/>
        <w:divId w:val="1425105130"/>
        <w:rPr>
          <w:noProof/>
        </w:rPr>
      </w:pPr>
      <w:r w:rsidRPr="009B54BE">
        <w:rPr>
          <w:noProof/>
        </w:rPr>
        <w:t xml:space="preserve">Egger, M., Smith, G. D., Schneider, M., &amp; Minder, C. (1997). Bias in meta-analysis detected by a simple, graphical test. </w:t>
      </w:r>
      <w:r w:rsidRPr="009B54BE">
        <w:rPr>
          <w:i/>
          <w:iCs/>
          <w:noProof/>
        </w:rPr>
        <w:t>BMJ</w:t>
      </w:r>
      <w:r w:rsidRPr="009B54BE">
        <w:rPr>
          <w:noProof/>
        </w:rPr>
        <w:t xml:space="preserve">, </w:t>
      </w:r>
      <w:r w:rsidRPr="009B54BE">
        <w:rPr>
          <w:i/>
          <w:iCs/>
          <w:noProof/>
        </w:rPr>
        <w:t>315</w:t>
      </w:r>
      <w:r w:rsidRPr="009B54BE">
        <w:rPr>
          <w:noProof/>
        </w:rPr>
        <w:t>(7109), 629–634. doi:10.1136/bmj.315.7109.629</w:t>
      </w:r>
    </w:p>
    <w:p w14:paraId="7226D2D1" w14:textId="77777777" w:rsidR="009B54BE" w:rsidRPr="009B54BE" w:rsidRDefault="009B54BE">
      <w:pPr>
        <w:pStyle w:val="NormalWeb"/>
        <w:ind w:left="480" w:hanging="480"/>
        <w:divId w:val="1425105130"/>
        <w:rPr>
          <w:noProof/>
        </w:rPr>
      </w:pPr>
      <w:r w:rsidRPr="009B54BE">
        <w:rPr>
          <w:noProof/>
        </w:rPr>
        <w:t xml:space="preserve">Gerber, J., &amp; Wheeler, L. (2009). On Being Rejected: A Meta-Analysis of Experimental Research on Rejection. </w:t>
      </w:r>
      <w:r w:rsidRPr="009B54BE">
        <w:rPr>
          <w:i/>
          <w:iCs/>
          <w:noProof/>
        </w:rPr>
        <w:t>Perspectives on Psychological Science</w:t>
      </w:r>
      <w:r w:rsidRPr="009B54BE">
        <w:rPr>
          <w:noProof/>
        </w:rPr>
        <w:t xml:space="preserve">, </w:t>
      </w:r>
      <w:r w:rsidRPr="009B54BE">
        <w:rPr>
          <w:i/>
          <w:iCs/>
          <w:noProof/>
        </w:rPr>
        <w:t>4</w:t>
      </w:r>
      <w:r w:rsidRPr="009B54BE">
        <w:rPr>
          <w:noProof/>
        </w:rPr>
        <w:t>(5), 468–488. doi:10.1111/j.1745-6924.2009.01158.x</w:t>
      </w:r>
    </w:p>
    <w:p w14:paraId="56728E0A" w14:textId="77777777" w:rsidR="009B54BE" w:rsidRPr="009B54BE" w:rsidRDefault="009B54BE">
      <w:pPr>
        <w:pStyle w:val="NormalWeb"/>
        <w:ind w:left="480" w:hanging="480"/>
        <w:divId w:val="1425105130"/>
        <w:rPr>
          <w:noProof/>
        </w:rPr>
      </w:pPr>
      <w:r w:rsidRPr="009B54BE">
        <w:rPr>
          <w:noProof/>
        </w:rPr>
        <w:t xml:space="preserve">Gonsalkorale, K., &amp; Williams, K. D. (2007). The KKK won’t let me play: ostracism even by a despised outgroup hurts. </w:t>
      </w:r>
      <w:r w:rsidRPr="009B54BE">
        <w:rPr>
          <w:i/>
          <w:iCs/>
          <w:noProof/>
        </w:rPr>
        <w:t>European Journal of Social Psychology</w:t>
      </w:r>
      <w:r w:rsidRPr="009B54BE">
        <w:rPr>
          <w:noProof/>
        </w:rPr>
        <w:t xml:space="preserve">, </w:t>
      </w:r>
      <w:r w:rsidRPr="009B54BE">
        <w:rPr>
          <w:i/>
          <w:iCs/>
          <w:noProof/>
        </w:rPr>
        <w:t>37</w:t>
      </w:r>
      <w:r w:rsidRPr="009B54BE">
        <w:rPr>
          <w:noProof/>
        </w:rPr>
        <w:t>(6), 1176–1186. doi:10.1002/ejsp.392</w:t>
      </w:r>
    </w:p>
    <w:p w14:paraId="03C0080D" w14:textId="77777777" w:rsidR="009B54BE" w:rsidRPr="009B54BE" w:rsidRDefault="009B54BE">
      <w:pPr>
        <w:pStyle w:val="NormalWeb"/>
        <w:ind w:left="480" w:hanging="480"/>
        <w:divId w:val="1425105130"/>
        <w:rPr>
          <w:noProof/>
        </w:rPr>
      </w:pPr>
      <w:r w:rsidRPr="009B54BE">
        <w:rPr>
          <w:noProof/>
        </w:rPr>
        <w:t xml:space="preserve">Hawes, D. J., Zadro, L., Fink, E., Richardson, R., O’Moore, K., Griffiths, B., … Williams, K. D. (2012). The effects of peer ostracism on children’s cognitive processes. </w:t>
      </w:r>
      <w:r w:rsidRPr="009B54BE">
        <w:rPr>
          <w:i/>
          <w:iCs/>
          <w:noProof/>
        </w:rPr>
        <w:t>European Journal of Developmental Psychology</w:t>
      </w:r>
      <w:r w:rsidRPr="009B54BE">
        <w:rPr>
          <w:noProof/>
        </w:rPr>
        <w:t xml:space="preserve">, </w:t>
      </w:r>
      <w:r w:rsidRPr="009B54BE">
        <w:rPr>
          <w:i/>
          <w:iCs/>
          <w:noProof/>
        </w:rPr>
        <w:t>9</w:t>
      </w:r>
      <w:r w:rsidRPr="009B54BE">
        <w:rPr>
          <w:noProof/>
        </w:rPr>
        <w:t>(5), 599–613. doi:10.1080/17405629.2011.638815</w:t>
      </w:r>
    </w:p>
    <w:p w14:paraId="79019C35" w14:textId="77777777" w:rsidR="009B54BE" w:rsidRPr="009B54BE" w:rsidRDefault="009B54BE">
      <w:pPr>
        <w:pStyle w:val="NormalWeb"/>
        <w:ind w:left="480" w:hanging="480"/>
        <w:divId w:val="1425105130"/>
        <w:rPr>
          <w:noProof/>
        </w:rPr>
      </w:pPr>
      <w:r w:rsidRPr="009B54BE">
        <w:rPr>
          <w:noProof/>
        </w:rPr>
        <w:t xml:space="preserve">Hunter, J. E., &amp; Schmidt, F. L. (1990). Dichotomization of Continuous Variables: The Implications for Meta-Anafysis. </w:t>
      </w:r>
      <w:r w:rsidRPr="009B54BE">
        <w:rPr>
          <w:i/>
          <w:iCs/>
          <w:noProof/>
        </w:rPr>
        <w:t>Journal of Applied Psychology</w:t>
      </w:r>
      <w:r w:rsidRPr="009B54BE">
        <w:rPr>
          <w:noProof/>
        </w:rPr>
        <w:t xml:space="preserve">, </w:t>
      </w:r>
      <w:r w:rsidRPr="009B54BE">
        <w:rPr>
          <w:i/>
          <w:iCs/>
          <w:noProof/>
        </w:rPr>
        <w:t>75</w:t>
      </w:r>
      <w:r w:rsidRPr="009B54BE">
        <w:rPr>
          <w:noProof/>
        </w:rPr>
        <w:t>(3), 334–349.</w:t>
      </w:r>
    </w:p>
    <w:p w14:paraId="4DD29404" w14:textId="77777777" w:rsidR="009B54BE" w:rsidRPr="009B54BE" w:rsidRDefault="009B54BE">
      <w:pPr>
        <w:pStyle w:val="NormalWeb"/>
        <w:ind w:left="480" w:hanging="480"/>
        <w:divId w:val="1425105130"/>
        <w:rPr>
          <w:noProof/>
        </w:rPr>
      </w:pPr>
      <w:r w:rsidRPr="009B54BE">
        <w:rPr>
          <w:noProof/>
        </w:rPr>
        <w:t xml:space="preserve">Larry V. Hedges. (1981). Distribution theory for Glass’s estimator of effect size and related estimators, </w:t>
      </w:r>
      <w:r w:rsidRPr="009B54BE">
        <w:rPr>
          <w:i/>
          <w:iCs/>
          <w:noProof/>
        </w:rPr>
        <w:t>6</w:t>
      </w:r>
      <w:r w:rsidRPr="009B54BE">
        <w:rPr>
          <w:noProof/>
        </w:rPr>
        <w:t>(2), 107–128.</w:t>
      </w:r>
    </w:p>
    <w:p w14:paraId="2285338C" w14:textId="77777777" w:rsidR="009B54BE" w:rsidRPr="009B54BE" w:rsidRDefault="009B54BE">
      <w:pPr>
        <w:pStyle w:val="NormalWeb"/>
        <w:ind w:left="480" w:hanging="480"/>
        <w:divId w:val="1425105130"/>
        <w:rPr>
          <w:noProof/>
        </w:rPr>
      </w:pPr>
      <w:r w:rsidRPr="009B54BE">
        <w:rPr>
          <w:noProof/>
        </w:rPr>
        <w:lastRenderedPageBreak/>
        <w:t xml:space="preserve">Leary, M. R., Kowalski, R. M., Smith, L., &amp; Phillips, S. (2003). Teasing, rejection, and violence: Case studies of the school shootings. </w:t>
      </w:r>
      <w:r w:rsidRPr="009B54BE">
        <w:rPr>
          <w:i/>
          <w:iCs/>
          <w:noProof/>
        </w:rPr>
        <w:t>Aggressive Behavior</w:t>
      </w:r>
      <w:r w:rsidRPr="009B54BE">
        <w:rPr>
          <w:noProof/>
        </w:rPr>
        <w:t xml:space="preserve">, </w:t>
      </w:r>
      <w:r w:rsidRPr="009B54BE">
        <w:rPr>
          <w:i/>
          <w:iCs/>
          <w:noProof/>
        </w:rPr>
        <w:t>29</w:t>
      </w:r>
      <w:r w:rsidRPr="009B54BE">
        <w:rPr>
          <w:noProof/>
        </w:rPr>
        <w:t>(3), 202–214. doi:10.1002/ab.10061</w:t>
      </w:r>
    </w:p>
    <w:p w14:paraId="6B175062" w14:textId="77777777" w:rsidR="009B54BE" w:rsidRPr="009B54BE" w:rsidRDefault="009B54BE">
      <w:pPr>
        <w:pStyle w:val="NormalWeb"/>
        <w:ind w:left="480" w:hanging="480"/>
        <w:divId w:val="1425105130"/>
        <w:rPr>
          <w:noProof/>
        </w:rPr>
      </w:pPr>
      <w:r w:rsidRPr="009B54BE">
        <w:rPr>
          <w:noProof/>
        </w:rPr>
        <w:t xml:space="preserve">Lustenberger, D. E., &amp; Jagacinski, C. M. (2010). Exploring the Effects of Ostracism on Performance and Intrinsic Motivation. </w:t>
      </w:r>
      <w:r w:rsidRPr="009B54BE">
        <w:rPr>
          <w:i/>
          <w:iCs/>
          <w:noProof/>
        </w:rPr>
        <w:t>Human Performance</w:t>
      </w:r>
      <w:r w:rsidRPr="009B54BE">
        <w:rPr>
          <w:noProof/>
        </w:rPr>
        <w:t xml:space="preserve">, </w:t>
      </w:r>
      <w:r w:rsidRPr="009B54BE">
        <w:rPr>
          <w:i/>
          <w:iCs/>
          <w:noProof/>
        </w:rPr>
        <w:t>23</w:t>
      </w:r>
      <w:r w:rsidRPr="009B54BE">
        <w:rPr>
          <w:noProof/>
        </w:rPr>
        <w:t>(4), 283–304. doi:10.1080/08959285.2010.501046</w:t>
      </w:r>
    </w:p>
    <w:p w14:paraId="7873A739" w14:textId="77777777" w:rsidR="009B54BE" w:rsidRPr="009B54BE" w:rsidRDefault="009B54BE">
      <w:pPr>
        <w:pStyle w:val="NormalWeb"/>
        <w:ind w:left="480" w:hanging="480"/>
        <w:divId w:val="1425105130"/>
        <w:rPr>
          <w:noProof/>
        </w:rPr>
      </w:pPr>
      <w:r w:rsidRPr="009B54BE">
        <w:rPr>
          <w:noProof/>
        </w:rPr>
        <w:t xml:space="preserve">MacCallum, R. C., Zhang, S., Preacher, K. J., &amp; Rucker, D. D. (2002). On the practice of dichotomization of quantitative variables. </w:t>
      </w:r>
      <w:r w:rsidRPr="009B54BE">
        <w:rPr>
          <w:i/>
          <w:iCs/>
          <w:noProof/>
        </w:rPr>
        <w:t>Psychological Methods</w:t>
      </w:r>
      <w:r w:rsidRPr="009B54BE">
        <w:rPr>
          <w:noProof/>
        </w:rPr>
        <w:t xml:space="preserve">, </w:t>
      </w:r>
      <w:r w:rsidRPr="009B54BE">
        <w:rPr>
          <w:i/>
          <w:iCs/>
          <w:noProof/>
        </w:rPr>
        <w:t>7</w:t>
      </w:r>
      <w:r w:rsidRPr="009B54BE">
        <w:rPr>
          <w:noProof/>
        </w:rPr>
        <w:t>(1), 19–40. doi:10.1037//1082-989X.7.1.19</w:t>
      </w:r>
    </w:p>
    <w:p w14:paraId="07E33E01" w14:textId="77777777" w:rsidR="009B54BE" w:rsidRPr="009B54BE" w:rsidRDefault="009B54BE">
      <w:pPr>
        <w:pStyle w:val="NormalWeb"/>
        <w:ind w:left="480" w:hanging="480"/>
        <w:divId w:val="1425105130"/>
        <w:rPr>
          <w:noProof/>
        </w:rPr>
      </w:pPr>
      <w:r w:rsidRPr="009B54BE">
        <w:rPr>
          <w:noProof/>
        </w:rPr>
        <w:t xml:space="preserve">Oaten, M., Williams, K. D., Jones, A., &amp; Zadro, L. (2008). The effects of ostracism on self-regulation in the socially anxious. </w:t>
      </w:r>
      <w:r w:rsidRPr="009B54BE">
        <w:rPr>
          <w:i/>
          <w:iCs/>
          <w:noProof/>
        </w:rPr>
        <w:t>Journal of Social and Clinical Psychology</w:t>
      </w:r>
      <w:r w:rsidRPr="009B54BE">
        <w:rPr>
          <w:noProof/>
        </w:rPr>
        <w:t xml:space="preserve">, </w:t>
      </w:r>
      <w:r w:rsidRPr="009B54BE">
        <w:rPr>
          <w:i/>
          <w:iCs/>
          <w:noProof/>
        </w:rPr>
        <w:t>27</w:t>
      </w:r>
      <w:r w:rsidRPr="009B54BE">
        <w:rPr>
          <w:noProof/>
        </w:rPr>
        <w:t>(5), 471–504.</w:t>
      </w:r>
    </w:p>
    <w:p w14:paraId="33CE6F6D" w14:textId="77777777" w:rsidR="009B54BE" w:rsidRPr="009B54BE" w:rsidRDefault="009B54BE">
      <w:pPr>
        <w:pStyle w:val="NormalWeb"/>
        <w:ind w:left="480" w:hanging="480"/>
        <w:divId w:val="1425105130"/>
        <w:rPr>
          <w:noProof/>
        </w:rPr>
      </w:pPr>
      <w:r w:rsidRPr="009B54BE">
        <w:rPr>
          <w:noProof/>
        </w:rPr>
        <w:t xml:space="preserve">Pharo, H., Gross, J., Richardson, R., &amp; Hayne, H. (2011). Age-related changes in the effect of ostracism. </w:t>
      </w:r>
      <w:r w:rsidRPr="009B54BE">
        <w:rPr>
          <w:i/>
          <w:iCs/>
          <w:noProof/>
        </w:rPr>
        <w:t>Social Influence</w:t>
      </w:r>
      <w:r w:rsidRPr="009B54BE">
        <w:rPr>
          <w:noProof/>
        </w:rPr>
        <w:t xml:space="preserve">, </w:t>
      </w:r>
      <w:r w:rsidRPr="009B54BE">
        <w:rPr>
          <w:i/>
          <w:iCs/>
          <w:noProof/>
        </w:rPr>
        <w:t>6</w:t>
      </w:r>
      <w:r w:rsidRPr="009B54BE">
        <w:rPr>
          <w:noProof/>
        </w:rPr>
        <w:t>(1), 22–38. doi:10.1080/15534510.2010.525852</w:t>
      </w:r>
    </w:p>
    <w:p w14:paraId="119571E1" w14:textId="77777777" w:rsidR="009B54BE" w:rsidRPr="009B54BE" w:rsidRDefault="009B54BE">
      <w:pPr>
        <w:pStyle w:val="NormalWeb"/>
        <w:ind w:left="480" w:hanging="480"/>
        <w:divId w:val="1425105130"/>
        <w:rPr>
          <w:noProof/>
        </w:rPr>
      </w:pPr>
      <w:r w:rsidRPr="009B54BE">
        <w:rPr>
          <w:noProof/>
        </w:rPr>
        <w:t>R Core Team. (2013). R: A Language and Environment for Statistical Computing. Vienna, Austria. Retrieved from http://www.r-project.org/</w:t>
      </w:r>
    </w:p>
    <w:p w14:paraId="2D3E90F1" w14:textId="77777777" w:rsidR="009B54BE" w:rsidRPr="009B54BE" w:rsidRDefault="009B54BE">
      <w:pPr>
        <w:pStyle w:val="NormalWeb"/>
        <w:ind w:left="480" w:hanging="480"/>
        <w:divId w:val="1425105130"/>
        <w:rPr>
          <w:noProof/>
        </w:rPr>
      </w:pPr>
      <w:r w:rsidRPr="009B54BE">
        <w:rPr>
          <w:noProof/>
        </w:rPr>
        <w:t xml:space="preserve">Ritter, D., &amp; Eslea, M. (2005). Hot Sauce, toy guns, and graffiti: A critical account of current laboratory aggression paradigms. </w:t>
      </w:r>
      <w:r w:rsidRPr="009B54BE">
        <w:rPr>
          <w:i/>
          <w:iCs/>
          <w:noProof/>
        </w:rPr>
        <w:t>Aggressive Behavior</w:t>
      </w:r>
      <w:r w:rsidRPr="009B54BE">
        <w:rPr>
          <w:noProof/>
        </w:rPr>
        <w:t xml:space="preserve">, </w:t>
      </w:r>
      <w:r w:rsidRPr="009B54BE">
        <w:rPr>
          <w:i/>
          <w:iCs/>
          <w:noProof/>
        </w:rPr>
        <w:t>31</w:t>
      </w:r>
      <w:r w:rsidRPr="009B54BE">
        <w:rPr>
          <w:noProof/>
        </w:rPr>
        <w:t>(5), 407–419. doi:10.1002/ab.20066</w:t>
      </w:r>
    </w:p>
    <w:p w14:paraId="544B3CF9" w14:textId="77777777" w:rsidR="009B54BE" w:rsidRPr="009B54BE" w:rsidRDefault="009B54BE">
      <w:pPr>
        <w:pStyle w:val="NormalWeb"/>
        <w:ind w:left="480" w:hanging="480"/>
        <w:divId w:val="1425105130"/>
        <w:rPr>
          <w:noProof/>
        </w:rPr>
      </w:pPr>
      <w:r w:rsidRPr="009B54BE">
        <w:rPr>
          <w:noProof/>
        </w:rPr>
        <w:t xml:space="preserve">Sterne, J. A. C., &amp; Egger, M. (2005). Regression Methods to Detect Publication and Other Bias in Meta-Analysis. In H. R. Rothstein, A. J. Sutton, &amp; M. Borenstein (Eds.), </w:t>
      </w:r>
      <w:r w:rsidRPr="009B54BE">
        <w:rPr>
          <w:i/>
          <w:iCs/>
          <w:noProof/>
        </w:rPr>
        <w:t>Publication bias in meta-analysis</w:t>
      </w:r>
      <w:r w:rsidRPr="009B54BE">
        <w:rPr>
          <w:noProof/>
        </w:rPr>
        <w:t>. Chichester: John Wiley &amp; Sons.</w:t>
      </w:r>
    </w:p>
    <w:p w14:paraId="656F0AF9" w14:textId="77777777" w:rsidR="009B54BE" w:rsidRPr="009B54BE" w:rsidRDefault="009B54BE">
      <w:pPr>
        <w:pStyle w:val="NormalWeb"/>
        <w:ind w:left="480" w:hanging="480"/>
        <w:divId w:val="1425105130"/>
        <w:rPr>
          <w:noProof/>
        </w:rPr>
      </w:pPr>
      <w:r w:rsidRPr="009B54BE">
        <w:rPr>
          <w:noProof/>
        </w:rPr>
        <w:t xml:space="preserve">Van Beest, I., Carter-Sowell, A. R., van Dijk, E., &amp; Williams, K. D. (2012). Groups being ostracized by groups: Is the pain shared, is recovery quicker, and are groups more likely to be aggressive? </w:t>
      </w:r>
      <w:r w:rsidRPr="009B54BE">
        <w:rPr>
          <w:i/>
          <w:iCs/>
          <w:noProof/>
        </w:rPr>
        <w:t>Group Dynamics: Theory, Research, and Practice</w:t>
      </w:r>
      <w:r w:rsidRPr="009B54BE">
        <w:rPr>
          <w:noProof/>
        </w:rPr>
        <w:t xml:space="preserve">, </w:t>
      </w:r>
      <w:r w:rsidRPr="009B54BE">
        <w:rPr>
          <w:i/>
          <w:iCs/>
          <w:noProof/>
        </w:rPr>
        <w:t>16</w:t>
      </w:r>
      <w:r w:rsidRPr="009B54BE">
        <w:rPr>
          <w:noProof/>
        </w:rPr>
        <w:t>(4), 241–254. doi:10.1037/a0030104</w:t>
      </w:r>
    </w:p>
    <w:p w14:paraId="7004EF96" w14:textId="77777777" w:rsidR="009B54BE" w:rsidRPr="009B54BE" w:rsidRDefault="009B54BE">
      <w:pPr>
        <w:pStyle w:val="NormalWeb"/>
        <w:ind w:left="480" w:hanging="480"/>
        <w:divId w:val="1425105130"/>
        <w:rPr>
          <w:noProof/>
        </w:rPr>
      </w:pPr>
      <w:r w:rsidRPr="009B54BE">
        <w:rPr>
          <w:noProof/>
        </w:rPr>
        <w:t xml:space="preserve">Van Beest, I., &amp; Williams, K. D. (2006). When inclusion costs and ostracism pays, ostracism still hurts. </w:t>
      </w:r>
      <w:r w:rsidRPr="009B54BE">
        <w:rPr>
          <w:i/>
          <w:iCs/>
          <w:noProof/>
        </w:rPr>
        <w:t>Journal of personality and social psychology</w:t>
      </w:r>
      <w:r w:rsidRPr="009B54BE">
        <w:rPr>
          <w:noProof/>
        </w:rPr>
        <w:t xml:space="preserve">, </w:t>
      </w:r>
      <w:r w:rsidRPr="009B54BE">
        <w:rPr>
          <w:i/>
          <w:iCs/>
          <w:noProof/>
        </w:rPr>
        <w:t>91</w:t>
      </w:r>
      <w:r w:rsidRPr="009B54BE">
        <w:rPr>
          <w:noProof/>
        </w:rPr>
        <w:t>(5), 918–928. doi:10.1037/0022-3514.91.5.918</w:t>
      </w:r>
    </w:p>
    <w:p w14:paraId="0868345F" w14:textId="77777777" w:rsidR="009B54BE" w:rsidRPr="009B54BE" w:rsidRDefault="009B54BE">
      <w:pPr>
        <w:pStyle w:val="NormalWeb"/>
        <w:ind w:left="480" w:hanging="480"/>
        <w:divId w:val="1425105130"/>
        <w:rPr>
          <w:noProof/>
        </w:rPr>
      </w:pPr>
      <w:r w:rsidRPr="009B54BE">
        <w:rPr>
          <w:noProof/>
        </w:rPr>
        <w:t xml:space="preserve">Viechtbauer, W. (2005). Bias and Efficiency of Meta-Analytic Variance Estimators in the Random-Effects Model. </w:t>
      </w:r>
      <w:r w:rsidRPr="009B54BE">
        <w:rPr>
          <w:i/>
          <w:iCs/>
          <w:noProof/>
        </w:rPr>
        <w:t>Journal of Educational and Behavioral Statistics</w:t>
      </w:r>
      <w:r w:rsidRPr="009B54BE">
        <w:rPr>
          <w:noProof/>
        </w:rPr>
        <w:t xml:space="preserve">, </w:t>
      </w:r>
      <w:r w:rsidRPr="009B54BE">
        <w:rPr>
          <w:i/>
          <w:iCs/>
          <w:noProof/>
        </w:rPr>
        <w:t>30</w:t>
      </w:r>
      <w:r w:rsidRPr="009B54BE">
        <w:rPr>
          <w:noProof/>
        </w:rPr>
        <w:t>(3), 261–293. doi:10.3102/10769986030003261</w:t>
      </w:r>
    </w:p>
    <w:p w14:paraId="20ADE320" w14:textId="77777777" w:rsidR="009B54BE" w:rsidRDefault="009B54BE">
      <w:pPr>
        <w:pStyle w:val="NormalWeb"/>
        <w:ind w:left="480" w:hanging="480"/>
        <w:divId w:val="1425105130"/>
        <w:rPr>
          <w:noProof/>
        </w:rPr>
      </w:pPr>
      <w:r w:rsidRPr="009B54BE">
        <w:rPr>
          <w:noProof/>
        </w:rPr>
        <w:t xml:space="preserve">Viechtbauer, Wolfgang. (2010). Conducting meta-analyses in R with the metafor package. </w:t>
      </w:r>
      <w:r w:rsidRPr="009B54BE">
        <w:rPr>
          <w:i/>
          <w:iCs/>
          <w:noProof/>
        </w:rPr>
        <w:t>Journal of Statistical Software</w:t>
      </w:r>
      <w:r w:rsidRPr="009B54BE">
        <w:rPr>
          <w:noProof/>
        </w:rPr>
        <w:t xml:space="preserve">, </w:t>
      </w:r>
      <w:r w:rsidRPr="009B54BE">
        <w:rPr>
          <w:i/>
          <w:iCs/>
          <w:noProof/>
        </w:rPr>
        <w:t>36</w:t>
      </w:r>
      <w:r w:rsidRPr="009B54BE">
        <w:rPr>
          <w:noProof/>
        </w:rPr>
        <w:t>(3), 1–48. Retrieved from http://onlinelibrary.wiley.com/doi/10.1002/wics.10/full</w:t>
      </w:r>
    </w:p>
    <w:p w14:paraId="49082D9E" w14:textId="66E729F7" w:rsidR="00AD2DBE" w:rsidRPr="00AD2DBE" w:rsidRDefault="00AD2DBE" w:rsidP="00AD2DBE">
      <w:pPr>
        <w:spacing w:before="100" w:beforeAutospacing="1" w:after="100" w:afterAutospacing="1" w:line="240" w:lineRule="auto"/>
        <w:ind w:left="480" w:hanging="480"/>
        <w:divId w:val="142510513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Webb, T. L., Harris, P., &amp; McAtamney, K. (</w:t>
      </w:r>
      <w:r>
        <w:rPr>
          <w:rFonts w:ascii="Times New Roman" w:eastAsia="Times New Roman" w:hAnsi="Times New Roman" w:cs="Times New Roman"/>
          <w:i/>
          <w:sz w:val="24"/>
          <w:szCs w:val="24"/>
          <w:lang w:val="en-US"/>
        </w:rPr>
        <w:t>n.d.</w:t>
      </w:r>
      <w:r>
        <w:rPr>
          <w:rFonts w:ascii="Times New Roman" w:eastAsia="Times New Roman" w:hAnsi="Times New Roman" w:cs="Times New Roman"/>
          <w:sz w:val="24"/>
          <w:szCs w:val="24"/>
          <w:lang w:val="en-US"/>
        </w:rPr>
        <w:t>). Self-Affirmation Moderates the Negative Effect of Ostracism on Perceptions of Control, But Not in Predictable Ways.</w:t>
      </w:r>
      <w:r>
        <w:rPr>
          <w:rFonts w:ascii="Times New Roman" w:eastAsia="Times New Roman" w:hAnsi="Times New Roman" w:cs="Times New Roman"/>
          <w:sz w:val="24"/>
          <w:szCs w:val="24"/>
          <w:lang w:val="en-US"/>
        </w:rPr>
        <w:t xml:space="preserve"> Unpublished manuscript, University of Sheffield, Sheffield, UK.</w:t>
      </w:r>
    </w:p>
    <w:p w14:paraId="49EF0875" w14:textId="77777777" w:rsidR="009B54BE" w:rsidRPr="009B54BE" w:rsidRDefault="009B54BE">
      <w:pPr>
        <w:pStyle w:val="NormalWeb"/>
        <w:ind w:left="480" w:hanging="480"/>
        <w:divId w:val="1425105130"/>
        <w:rPr>
          <w:noProof/>
        </w:rPr>
      </w:pPr>
      <w:r w:rsidRPr="009B54BE">
        <w:rPr>
          <w:noProof/>
        </w:rPr>
        <w:lastRenderedPageBreak/>
        <w:t xml:space="preserve">Wicherts, J. M., Borsboom, D., Kats, J., &amp; Molenaar, D. (2006). The poor availability of psychological research data for reanalysis. </w:t>
      </w:r>
      <w:r w:rsidRPr="009B54BE">
        <w:rPr>
          <w:i/>
          <w:iCs/>
          <w:noProof/>
        </w:rPr>
        <w:t>The American psychologist</w:t>
      </w:r>
      <w:r w:rsidRPr="009B54BE">
        <w:rPr>
          <w:noProof/>
        </w:rPr>
        <w:t xml:space="preserve">, </w:t>
      </w:r>
      <w:r w:rsidRPr="009B54BE">
        <w:rPr>
          <w:i/>
          <w:iCs/>
          <w:noProof/>
        </w:rPr>
        <w:t>61</w:t>
      </w:r>
      <w:r w:rsidRPr="009B54BE">
        <w:rPr>
          <w:noProof/>
        </w:rPr>
        <w:t>(7), 726–8. doi:10.1037/0003-066X.61.7.726</w:t>
      </w:r>
    </w:p>
    <w:p w14:paraId="7224556E" w14:textId="77777777" w:rsidR="009B54BE" w:rsidRPr="009B54BE" w:rsidRDefault="009B54BE">
      <w:pPr>
        <w:pStyle w:val="NormalWeb"/>
        <w:ind w:left="480" w:hanging="480"/>
        <w:divId w:val="1425105130"/>
        <w:rPr>
          <w:noProof/>
        </w:rPr>
      </w:pPr>
      <w:r w:rsidRPr="009B54BE">
        <w:rPr>
          <w:noProof/>
        </w:rPr>
        <w:t xml:space="preserve">Williams, K D, Cheung, C. K., &amp; Choi, W. (2000). Cyberostracism: effects of being ignored over the Internet. </w:t>
      </w:r>
      <w:r w:rsidRPr="009B54BE">
        <w:rPr>
          <w:i/>
          <w:iCs/>
          <w:noProof/>
        </w:rPr>
        <w:t>Journal of personality and social psychology</w:t>
      </w:r>
      <w:r w:rsidRPr="009B54BE">
        <w:rPr>
          <w:noProof/>
        </w:rPr>
        <w:t xml:space="preserve">, </w:t>
      </w:r>
      <w:r w:rsidRPr="009B54BE">
        <w:rPr>
          <w:i/>
          <w:iCs/>
          <w:noProof/>
        </w:rPr>
        <w:t>79</w:t>
      </w:r>
      <w:r w:rsidRPr="009B54BE">
        <w:rPr>
          <w:noProof/>
        </w:rPr>
        <w:t>(5), 748–62. Retrieved from http://www.ncbi.nlm.nih.gov/pubmed/11079239</w:t>
      </w:r>
    </w:p>
    <w:p w14:paraId="76EE507F" w14:textId="77777777" w:rsidR="009B54BE" w:rsidRPr="009B54BE" w:rsidRDefault="009B54BE">
      <w:pPr>
        <w:pStyle w:val="NormalWeb"/>
        <w:ind w:left="480" w:hanging="480"/>
        <w:divId w:val="1425105130"/>
        <w:rPr>
          <w:noProof/>
        </w:rPr>
      </w:pPr>
      <w:r w:rsidRPr="009B54BE">
        <w:rPr>
          <w:noProof/>
        </w:rPr>
        <w:t xml:space="preserve">Williams, K.D. (2009). Ostracism: a temporal need-threat model. </w:t>
      </w:r>
      <w:r w:rsidRPr="009B54BE">
        <w:rPr>
          <w:i/>
          <w:iCs/>
          <w:noProof/>
        </w:rPr>
        <w:t>Advances in Experimental Social Psychology</w:t>
      </w:r>
      <w:r w:rsidRPr="009B54BE">
        <w:rPr>
          <w:noProof/>
        </w:rPr>
        <w:t xml:space="preserve">, </w:t>
      </w:r>
      <w:r w:rsidRPr="009B54BE">
        <w:rPr>
          <w:i/>
          <w:iCs/>
          <w:noProof/>
        </w:rPr>
        <w:t>41</w:t>
      </w:r>
      <w:r w:rsidRPr="009B54BE">
        <w:rPr>
          <w:noProof/>
        </w:rPr>
        <w:t>, 275–314. doi:10.1016/S0065-2601(08)00406-1</w:t>
      </w:r>
    </w:p>
    <w:p w14:paraId="2F931BF0" w14:textId="77777777" w:rsidR="009B54BE" w:rsidRPr="009B54BE" w:rsidRDefault="009B54BE">
      <w:pPr>
        <w:pStyle w:val="NormalWeb"/>
        <w:ind w:left="480" w:hanging="480"/>
        <w:divId w:val="1425105130"/>
        <w:rPr>
          <w:noProof/>
        </w:rPr>
      </w:pPr>
      <w:r w:rsidRPr="009B54BE">
        <w:rPr>
          <w:noProof/>
        </w:rPr>
        <w:t xml:space="preserve">Williams, Kipling D., &amp; Jarvis, B. (2006). Cyberball: A program for use in research on interpersonal ostracism and acceptance. </w:t>
      </w:r>
      <w:r w:rsidRPr="009B54BE">
        <w:rPr>
          <w:i/>
          <w:iCs/>
          <w:noProof/>
        </w:rPr>
        <w:t>Behavior Research Methods</w:t>
      </w:r>
      <w:r w:rsidRPr="009B54BE">
        <w:rPr>
          <w:noProof/>
        </w:rPr>
        <w:t xml:space="preserve">, </w:t>
      </w:r>
      <w:r w:rsidRPr="009B54BE">
        <w:rPr>
          <w:i/>
          <w:iCs/>
          <w:noProof/>
        </w:rPr>
        <w:t>38</w:t>
      </w:r>
      <w:r w:rsidRPr="009B54BE">
        <w:rPr>
          <w:noProof/>
        </w:rPr>
        <w:t>(1), 174–180. doi:10.3758/BF03192765</w:t>
      </w:r>
    </w:p>
    <w:p w14:paraId="39A38D25" w14:textId="77777777" w:rsidR="009B54BE" w:rsidRPr="009B54BE" w:rsidRDefault="009B54BE">
      <w:pPr>
        <w:pStyle w:val="NormalWeb"/>
        <w:ind w:left="480" w:hanging="480"/>
        <w:divId w:val="1425105130"/>
        <w:rPr>
          <w:noProof/>
        </w:rPr>
      </w:pPr>
      <w:r w:rsidRPr="009B54BE">
        <w:rPr>
          <w:noProof/>
        </w:rPr>
        <w:t xml:space="preserve">Zadro, L., Williams, K. D., &amp; Richardson, R. (2004). How low can you go? Ostracism by a computer is sufficient to lower self-reported levels of belonging, control, self-esteem, and meaningful existence. </w:t>
      </w:r>
      <w:r w:rsidRPr="009B54BE">
        <w:rPr>
          <w:i/>
          <w:iCs/>
          <w:noProof/>
        </w:rPr>
        <w:t>Journal of Experimental Social Psychology</w:t>
      </w:r>
      <w:r w:rsidRPr="009B54BE">
        <w:rPr>
          <w:noProof/>
        </w:rPr>
        <w:t xml:space="preserve">, </w:t>
      </w:r>
      <w:r w:rsidRPr="009B54BE">
        <w:rPr>
          <w:i/>
          <w:iCs/>
          <w:noProof/>
        </w:rPr>
        <w:t>40</w:t>
      </w:r>
      <w:r w:rsidRPr="009B54BE">
        <w:rPr>
          <w:noProof/>
        </w:rPr>
        <w:t>(4), 560–567. doi:10.1016/j.jesp.2003.11.006</w:t>
      </w:r>
    </w:p>
    <w:p w14:paraId="2E114973" w14:textId="77777777" w:rsidR="00B35841" w:rsidRDefault="00593A23" w:rsidP="009618D3">
      <w:pPr>
        <w:pStyle w:val="NormalWeb"/>
        <w:spacing w:before="0" w:beforeAutospacing="0" w:after="0" w:afterAutospacing="0"/>
        <w:divId w:val="785346477"/>
      </w:pPr>
      <w:r>
        <w:fldChar w:fldCharType="end"/>
      </w:r>
    </w:p>
    <w:p w14:paraId="16FCC839" w14:textId="77777777" w:rsidR="00CE5252" w:rsidRDefault="00CE5252">
      <w:pPr>
        <w:rPr>
          <w:rFonts w:ascii="Times New Roman" w:eastAsiaTheme="minorEastAsia" w:hAnsi="Times New Roman" w:cs="Times New Roman"/>
          <w:b/>
          <w:sz w:val="24"/>
          <w:szCs w:val="24"/>
          <w:lang w:val="en-US"/>
        </w:rPr>
      </w:pPr>
      <w:r>
        <w:rPr>
          <w:b/>
        </w:rPr>
        <w:br w:type="page"/>
      </w:r>
    </w:p>
    <w:p w14:paraId="683B8662" w14:textId="6BE3A34E" w:rsidR="006623EF" w:rsidRDefault="006623EF" w:rsidP="009618D3">
      <w:pPr>
        <w:pStyle w:val="NormalWeb"/>
        <w:divId w:val="785346477"/>
      </w:pPr>
      <w:r>
        <w:rPr>
          <w:b/>
        </w:rPr>
        <w:lastRenderedPageBreak/>
        <w:t>Footnotes</w:t>
      </w:r>
    </w:p>
    <w:p w14:paraId="4E9F53FD" w14:textId="77777777" w:rsidR="006623EF" w:rsidRDefault="005A3837" w:rsidP="006623EF">
      <w:pPr>
        <w:pStyle w:val="ListParagraph"/>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t>N</w:t>
      </w:r>
      <w:r w:rsidR="006623EF">
        <w:rPr>
          <w:rFonts w:ascii="Times New Roman" w:hAnsi="Times New Roman" w:cs="Times New Roman"/>
          <w:sz w:val="24"/>
          <w:szCs w:val="24"/>
          <w:lang w:val="en-US"/>
        </w:rPr>
        <w:t>ote that exclusion encompasses both social rejection and social ostracism.</w:t>
      </w:r>
    </w:p>
    <w:p w14:paraId="5165EA73" w14:textId="77777777" w:rsidR="006623EF" w:rsidRDefault="006623EF" w:rsidP="006623EF">
      <w:pPr>
        <w:pStyle w:val="ListParagraph"/>
        <w:numPr>
          <w:ilvl w:val="0"/>
          <w:numId w:val="4"/>
        </w:numPr>
        <w:spacing w:line="480" w:lineRule="auto"/>
        <w:divId w:val="785346477"/>
        <w:rPr>
          <w:lang w:val="en-US"/>
        </w:rPr>
      </w:pPr>
      <w:r>
        <w:rPr>
          <w:rFonts w:ascii="Times New Roman" w:hAnsi="Times New Roman" w:cs="Times New Roman"/>
          <w:sz w:val="24"/>
          <w:szCs w:val="24"/>
          <w:lang w:val="en-US"/>
        </w:rPr>
        <w:t xml:space="preserve">The direct link: </w:t>
      </w:r>
      <w:hyperlink r:id="rId10" w:history="1">
        <w:r>
          <w:rPr>
            <w:rStyle w:val="Hyperlink"/>
            <w:rFonts w:ascii="Times New Roman" w:hAnsi="Times New Roman" w:cs="Times New Roman"/>
            <w:sz w:val="24"/>
            <w:szCs w:val="24"/>
            <w:lang w:val="en-US"/>
          </w:rPr>
          <w:t>http://openscienceframework.org/project/HT25n/</w:t>
        </w:r>
      </w:hyperlink>
    </w:p>
    <w:p w14:paraId="4DE019F0" w14:textId="77777777" w:rsidR="006623EF" w:rsidRDefault="006623EF" w:rsidP="006623EF">
      <w:pPr>
        <w:pStyle w:val="ListParagraph"/>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t>It has been updated since, but the list that was used can be found on the Open Science Framework page.</w:t>
      </w:r>
    </w:p>
    <w:p w14:paraId="294FF610" w14:textId="1A826424" w:rsidR="006623EF" w:rsidRDefault="00593A23" w:rsidP="006623EF">
      <w:pPr>
        <w:pStyle w:val="ListParagraph"/>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"author" : [ { "dropping-particle" : "", "family" : "Oaten", "given" : "M", "non-dropping-particle" : "", "parse-names" : false, "suffix" : "" }, { "dropping-particle" : "", "family" : "Williams", "given" : "Kipling D", "non-dropping-particle" : "", "parse-names" : false, "suffix" : "" }, { "dropping-particle" : "", "family" : "Jones", "given" : "A", "non-dropping-particle" : "", "parse-names" : false, "suffix" : "" }, { "dropping-particle" : "", "family" : "Zadro", "given" : "Lisa", "non-dropping-particle" : "", "parse-names" : false, "suffix" : "" } ], "container-title" : "Journal of Social and Clinical Psychology", "id" : "ITEM-1", "issue" : "5", "issued" : { "date-parts" : [ [ "2008" ] ] }, "page" : "471-504", "title" : "The effects of ostracism on self-regulation in the socially anxious", "type" : "article-journal", "volume" : "27" }, "uris" : [ "http://www.mendeley.com/documents/?uuid=6225828e-cc82-4bdb-a0c2-97d273217d77" ] } ], "mendeley" : { "manualFormatting" : "Oaten, Williams, Jones and Zadro (2008)", "previouslyFormattedCitation" : "(Oaten, Williams, Jones, &amp; Zadro, 2008)" }, "properties" : { "noteIndex" : 0 }, "schema" : "https://github.com/citation-style-language/schema/raw/master/csl-citation.json" }</w:instrText>
      </w:r>
      <w:r>
        <w:rPr>
          <w:rFonts w:ascii="Times New Roman" w:hAnsi="Times New Roman" w:cs="Times New Roman"/>
          <w:sz w:val="24"/>
          <w:szCs w:val="24"/>
          <w:lang w:val="en-US"/>
        </w:rPr>
        <w:fldChar w:fldCharType="separate"/>
      </w:r>
      <w:r w:rsidR="006623EF">
        <w:rPr>
          <w:rFonts w:ascii="Times New Roman" w:hAnsi="Times New Roman" w:cs="Times New Roman"/>
          <w:noProof/>
          <w:sz w:val="24"/>
          <w:szCs w:val="24"/>
          <w:lang w:val="en-US"/>
        </w:rPr>
        <w:t>Oaten, Williams, Jones and Zadro (2008)</w:t>
      </w:r>
      <w:r>
        <w:rPr>
          <w:rFonts w:ascii="Times New Roman" w:hAnsi="Times New Roman" w:cs="Times New Roman"/>
          <w:sz w:val="24"/>
          <w:szCs w:val="24"/>
          <w:lang w:val="en-US"/>
        </w:rPr>
        <w:fldChar w:fldCharType="end"/>
      </w:r>
      <w:r w:rsidR="00CD43F4">
        <w:rPr>
          <w:rFonts w:ascii="Times New Roman" w:hAnsi="Times New Roman" w:cs="Times New Roman"/>
          <w:sz w:val="24"/>
          <w:szCs w:val="24"/>
          <w:lang w:val="en-US"/>
        </w:rPr>
        <w:t xml:space="preserve"> </w:t>
      </w:r>
      <w:r w:rsidR="006623EF">
        <w:rPr>
          <w:rFonts w:ascii="Times New Roman" w:hAnsi="Times New Roman" w:cs="Times New Roman"/>
          <w:sz w:val="24"/>
          <w:szCs w:val="24"/>
          <w:lang w:val="en-US"/>
        </w:rPr>
        <w:t xml:space="preserve">was applicable, but was excluded due to being an outlier with respect to effect size (ds &gt; 15). This in similar vein as in </w:t>
      </w:r>
      <w:r>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"10.1111/j.1745-6924.2009.01158.x", "ISSN" : "17456916", "author" : [ { "dropping-particle" : "", "family" : "Gerber", "given" : "Jonathan", "non-dropping-particle" : "", "parse-names" : false, "suffix" : "" }, { "dropping-particle" : "", "family" : "Wheeler", "given" : "Ladd", "non-dropping-particle" : "", "parse-names" : false, "suffix" : "" } ], "container-title" : "Perspectives on Psychological Science", "id" : "ITEM-1", "issue" : "5", "issued" : { "date-parts" : [ [ "2009", "9" ] ] }, "page" : "468-488", "title" : "On Being Rejected: A Meta-Analysis of Experimental Research on Rejection", "type" : "article-journal", "volume" : "4" }, "uris" : [ "http://www.mendeley.com/documents/?uuid=d8daa73d-5f27-4ca7-9ba9-b61634656d6d" ] } ], "mendeley" : { "manualFormatting" : "Gerber and Wheeler (2009", "previouslyFormattedCitation" : "(Gerber &amp; Wheeler, 2009)" }, "properties" : { "noteIndex" : 0 }, "schema" : "https://github.com/citation-style-language/schema/raw/master/csl-citation.json" }</w:instrText>
      </w:r>
      <w:r>
        <w:rPr>
          <w:rFonts w:ascii="Times New Roman" w:hAnsi="Times New Roman" w:cs="Times New Roman"/>
          <w:sz w:val="24"/>
          <w:szCs w:val="24"/>
          <w:lang w:val="en-US"/>
        </w:rPr>
        <w:fldChar w:fldCharType="separate"/>
      </w:r>
      <w:r w:rsidR="006623EF">
        <w:rPr>
          <w:rFonts w:ascii="Times New Roman" w:hAnsi="Times New Roman" w:cs="Times New Roman"/>
          <w:noProof/>
          <w:sz w:val="24"/>
          <w:szCs w:val="24"/>
          <w:lang w:val="en-US"/>
        </w:rPr>
        <w:t>Gerber and Wheeler (2009</w:t>
      </w:r>
      <w:r>
        <w:rPr>
          <w:rFonts w:ascii="Times New Roman" w:hAnsi="Times New Roman" w:cs="Times New Roman"/>
          <w:sz w:val="24"/>
          <w:szCs w:val="24"/>
          <w:lang w:val="en-US"/>
        </w:rPr>
        <w:fldChar w:fldCharType="end"/>
      </w:r>
      <w:r w:rsidR="006623EF">
        <w:rPr>
          <w:rFonts w:ascii="Times New Roman" w:hAnsi="Times New Roman" w:cs="Times New Roman"/>
          <w:sz w:val="24"/>
          <w:szCs w:val="24"/>
          <w:lang w:val="en-US"/>
        </w:rPr>
        <w:t>; p. 473): “</w:t>
      </w:r>
      <w:r w:rsidR="006623EF">
        <w:rPr>
          <w:rFonts w:ascii="Times New Roman" w:hAnsi="Times New Roman" w:cs="Times New Roman"/>
          <w:i/>
          <w:sz w:val="24"/>
          <w:szCs w:val="24"/>
          <w:lang w:val="en-US"/>
        </w:rPr>
        <w:t xml:space="preserve">One study (Oaten, Williams, Jones, &amp; Zadro, 2007) had need effect sizes that were clear outliers (effect sizes were 5–7 standard deviations above the means) </w:t>
      </w:r>
      <w:r w:rsidR="006623EF">
        <w:rPr>
          <w:rFonts w:ascii="Times New Roman" w:hAnsi="Times New Roman" w:cs="Times New Roman"/>
          <w:sz w:val="24"/>
          <w:szCs w:val="24"/>
          <w:lang w:val="en-US"/>
        </w:rPr>
        <w:t xml:space="preserve">[…and…] </w:t>
      </w:r>
      <w:r w:rsidR="006623EF">
        <w:rPr>
          <w:rFonts w:ascii="Times New Roman" w:hAnsi="Times New Roman" w:cs="Times New Roman"/>
          <w:i/>
          <w:sz w:val="24"/>
          <w:szCs w:val="24"/>
          <w:lang w:val="en-US"/>
        </w:rPr>
        <w:t>were excluded from the analyses.</w:t>
      </w:r>
      <w:r w:rsidR="006623EF">
        <w:rPr>
          <w:rFonts w:ascii="Times New Roman" w:hAnsi="Times New Roman" w:cs="Times New Roman"/>
          <w:sz w:val="24"/>
          <w:szCs w:val="24"/>
          <w:lang w:val="en-US"/>
        </w:rPr>
        <w:t xml:space="preserve">” </w:t>
      </w:r>
    </w:p>
    <w:p w14:paraId="7B9F9089" w14:textId="77777777" w:rsidR="006623EF" w:rsidRDefault="00A13277" w:rsidP="006623EF">
      <w:pPr>
        <w:pStyle w:val="ListParagraph"/>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t>N</w:t>
      </w:r>
      <w:r w:rsidR="006623EF">
        <w:rPr>
          <w:rFonts w:ascii="Times New Roman" w:hAnsi="Times New Roman" w:cs="Times New Roman"/>
          <w:sz w:val="24"/>
          <w:szCs w:val="24"/>
          <w:lang w:val="en-US"/>
        </w:rPr>
        <w:t xml:space="preserve">ote that out of the 72 data requests, we received timely replies of 52 (i.e., ~72%). However, these requests were only for specific information and not for raw datasets, as was the case in Wicherts </w:t>
      </w:r>
      <w:r w:rsidR="005A3837">
        <w:rPr>
          <w:rFonts w:ascii="Times New Roman" w:hAnsi="Times New Roman" w:cs="Times New Roman"/>
          <w:sz w:val="24"/>
          <w:szCs w:val="24"/>
          <w:lang w:val="en-US"/>
        </w:rPr>
        <w:t>et al.</w:t>
      </w:r>
      <w:r w:rsidR="006623EF">
        <w:rPr>
          <w:rFonts w:ascii="Times New Roman" w:hAnsi="Times New Roman" w:cs="Times New Roman"/>
          <w:sz w:val="24"/>
          <w:szCs w:val="24"/>
          <w:lang w:val="en-US"/>
        </w:rPr>
        <w:t xml:space="preserve"> (2006).</w:t>
      </w:r>
    </w:p>
    <w:p w14:paraId="3378D7F9" w14:textId="77777777" w:rsidR="006623EF" w:rsidRDefault="006623EF" w:rsidP="006623EF">
      <w:pPr>
        <w:pStyle w:val="ListParagraph"/>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t xml:space="preserve">Some might say that </w:t>
      </w:r>
      <w:r>
        <w:rPr>
          <w:rFonts w:ascii="Times New Roman" w:hAnsi="Times New Roman" w:cs="Times New Roman"/>
          <w:i/>
          <w:sz w:val="24"/>
          <w:szCs w:val="24"/>
          <w:lang w:val="en-US"/>
        </w:rPr>
        <w:t xml:space="preserve">because </w:t>
      </w:r>
      <w:r>
        <w:rPr>
          <w:rFonts w:ascii="Times New Roman" w:hAnsi="Times New Roman" w:cs="Times New Roman"/>
          <w:sz w:val="24"/>
          <w:szCs w:val="24"/>
          <w:lang w:val="en-US"/>
        </w:rPr>
        <w:t xml:space="preserve">they are widely used, they do not require psychometric validation, that is, they would have been selected out of research if they were improper. This however is no argument for a lack of psychometric validation, because there are no arguments to oppose psychometric validation of any scale, that is there are no arguments for using unvalidated scales over validated scales. </w:t>
      </w:r>
    </w:p>
    <w:p w14:paraId="3E023D34" w14:textId="77777777" w:rsidR="00E76D2C" w:rsidRPr="00F70F0A" w:rsidRDefault="00731737" w:rsidP="006623EF">
      <w:pPr>
        <w:spacing w:after="0"/>
        <w:rPr>
          <w:rFonts w:ascii="Times New Roman" w:hAnsi="Times New Roman" w:cs="Times New Roman"/>
          <w:sz w:val="24"/>
          <w:szCs w:val="24"/>
          <w:lang w:val="en-US"/>
        </w:rPr>
      </w:pPr>
      <w:r w:rsidRPr="00F70F0A">
        <w:rPr>
          <w:rFonts w:ascii="Times New Roman" w:hAnsi="Times New Roman" w:cs="Times New Roman"/>
          <w:sz w:val="24"/>
          <w:szCs w:val="24"/>
          <w:lang w:val="en-US"/>
        </w:rPr>
        <w:br w:type="page"/>
      </w:r>
    </w:p>
    <w:p w14:paraId="76F2D43F" w14:textId="77777777" w:rsidR="00C010BB" w:rsidRDefault="00C010BB">
      <w:pPr>
        <w:rPr>
          <w:lang w:val="en-US"/>
        </w:rPr>
        <w:sectPr w:rsidR="00C010BB" w:rsidSect="00174722">
          <w:headerReference w:type="default" r:id="rId11"/>
          <w:footerReference w:type="default" r:id="rId12"/>
          <w:pgSz w:w="11906" w:h="16838"/>
          <w:pgMar w:top="1411" w:right="1411" w:bottom="1411" w:left="1411" w:header="706" w:footer="706" w:gutter="0"/>
          <w:cols w:space="708"/>
          <w:docGrid w:linePitch="360"/>
        </w:sectPr>
      </w:pPr>
    </w:p>
    <w:tbl>
      <w:tblPr>
        <w:tblW w:w="12443" w:type="dxa"/>
        <w:tblCellMar>
          <w:left w:w="70" w:type="dxa"/>
          <w:right w:w="70" w:type="dxa"/>
        </w:tblCellMar>
        <w:tblLook w:val="04A0" w:firstRow="1" w:lastRow="0" w:firstColumn="1" w:lastColumn="0" w:noHBand="0" w:noVBand="1"/>
      </w:tblPr>
      <w:tblGrid>
        <w:gridCol w:w="957"/>
        <w:gridCol w:w="951"/>
        <w:gridCol w:w="1007"/>
        <w:gridCol w:w="1607"/>
        <w:gridCol w:w="507"/>
        <w:gridCol w:w="960"/>
        <w:gridCol w:w="960"/>
        <w:gridCol w:w="960"/>
        <w:gridCol w:w="1007"/>
        <w:gridCol w:w="1607"/>
        <w:gridCol w:w="960"/>
        <w:gridCol w:w="960"/>
      </w:tblGrid>
      <w:tr w:rsidR="00CB3E6B" w:rsidRPr="001E4ECD" w14:paraId="2DDEFB45" w14:textId="77777777" w:rsidTr="00C105FC">
        <w:trPr>
          <w:trHeight w:val="255"/>
        </w:trPr>
        <w:tc>
          <w:tcPr>
            <w:tcW w:w="5029" w:type="dxa"/>
            <w:gridSpan w:val="5"/>
            <w:tcBorders>
              <w:top w:val="nil"/>
              <w:left w:val="nil"/>
              <w:bottom w:val="single" w:sz="4" w:space="0" w:color="auto"/>
              <w:right w:val="nil"/>
            </w:tcBorders>
            <w:shd w:val="clear" w:color="auto" w:fill="auto"/>
            <w:noWrap/>
            <w:vAlign w:val="bottom"/>
            <w:hideMark/>
          </w:tcPr>
          <w:p w14:paraId="5CC5655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lastRenderedPageBreak/>
              <w:t>Table 1 - Hypothetical data example of coding correction</w:t>
            </w:r>
          </w:p>
        </w:tc>
        <w:tc>
          <w:tcPr>
            <w:tcW w:w="960" w:type="dxa"/>
            <w:tcBorders>
              <w:top w:val="nil"/>
              <w:left w:val="nil"/>
              <w:bottom w:val="single" w:sz="4" w:space="0" w:color="auto"/>
              <w:right w:val="nil"/>
            </w:tcBorders>
            <w:shd w:val="clear" w:color="auto" w:fill="auto"/>
            <w:noWrap/>
            <w:vAlign w:val="bottom"/>
            <w:hideMark/>
          </w:tcPr>
          <w:p w14:paraId="1BCE2043"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960" w:type="dxa"/>
            <w:tcBorders>
              <w:top w:val="nil"/>
              <w:left w:val="nil"/>
              <w:bottom w:val="single" w:sz="4" w:space="0" w:color="auto"/>
              <w:right w:val="nil"/>
            </w:tcBorders>
            <w:shd w:val="clear" w:color="auto" w:fill="auto"/>
            <w:noWrap/>
            <w:vAlign w:val="bottom"/>
            <w:hideMark/>
          </w:tcPr>
          <w:p w14:paraId="4DB879C3"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960" w:type="dxa"/>
            <w:tcBorders>
              <w:top w:val="nil"/>
              <w:left w:val="nil"/>
              <w:bottom w:val="single" w:sz="4" w:space="0" w:color="auto"/>
              <w:right w:val="nil"/>
            </w:tcBorders>
            <w:shd w:val="clear" w:color="auto" w:fill="auto"/>
            <w:noWrap/>
            <w:vAlign w:val="bottom"/>
            <w:hideMark/>
          </w:tcPr>
          <w:p w14:paraId="39241C5C"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1007" w:type="dxa"/>
            <w:tcBorders>
              <w:top w:val="nil"/>
              <w:left w:val="nil"/>
              <w:bottom w:val="single" w:sz="4" w:space="0" w:color="auto"/>
              <w:right w:val="nil"/>
            </w:tcBorders>
            <w:shd w:val="clear" w:color="auto" w:fill="auto"/>
            <w:noWrap/>
            <w:vAlign w:val="bottom"/>
            <w:hideMark/>
          </w:tcPr>
          <w:p w14:paraId="3960CC3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1607" w:type="dxa"/>
            <w:tcBorders>
              <w:top w:val="nil"/>
              <w:left w:val="nil"/>
              <w:bottom w:val="single" w:sz="4" w:space="0" w:color="auto"/>
              <w:right w:val="nil"/>
            </w:tcBorders>
            <w:shd w:val="clear" w:color="auto" w:fill="auto"/>
            <w:noWrap/>
            <w:vAlign w:val="bottom"/>
            <w:hideMark/>
          </w:tcPr>
          <w:p w14:paraId="51863450"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960" w:type="dxa"/>
            <w:tcBorders>
              <w:top w:val="nil"/>
              <w:left w:val="nil"/>
              <w:bottom w:val="single" w:sz="4" w:space="0" w:color="auto"/>
              <w:right w:val="nil"/>
            </w:tcBorders>
            <w:shd w:val="clear" w:color="auto" w:fill="auto"/>
            <w:noWrap/>
            <w:vAlign w:val="bottom"/>
            <w:hideMark/>
          </w:tcPr>
          <w:p w14:paraId="2491C9F7"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960" w:type="dxa"/>
            <w:tcBorders>
              <w:top w:val="nil"/>
              <w:left w:val="nil"/>
              <w:bottom w:val="single" w:sz="4" w:space="0" w:color="auto"/>
              <w:right w:val="nil"/>
            </w:tcBorders>
            <w:shd w:val="clear" w:color="auto" w:fill="auto"/>
            <w:noWrap/>
            <w:vAlign w:val="bottom"/>
            <w:hideMark/>
          </w:tcPr>
          <w:p w14:paraId="07FDC79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r>
      <w:tr w:rsidR="00CB3E6B" w:rsidRPr="001E4ECD" w14:paraId="5C032AE5" w14:textId="77777777" w:rsidTr="00C105FC">
        <w:trPr>
          <w:trHeight w:val="705"/>
        </w:trPr>
        <w:tc>
          <w:tcPr>
            <w:tcW w:w="4522" w:type="dxa"/>
            <w:gridSpan w:val="4"/>
            <w:tcBorders>
              <w:top w:val="nil"/>
              <w:left w:val="nil"/>
              <w:bottom w:val="single" w:sz="4" w:space="0" w:color="auto"/>
              <w:right w:val="nil"/>
            </w:tcBorders>
            <w:shd w:val="clear" w:color="auto" w:fill="auto"/>
            <w:vAlign w:val="center"/>
            <w:hideMark/>
          </w:tcPr>
          <w:p w14:paraId="5E5A52D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(a) Negative moderator, negative measure</w:t>
            </w:r>
          </w:p>
        </w:tc>
        <w:tc>
          <w:tcPr>
            <w:tcW w:w="507" w:type="dxa"/>
            <w:tcBorders>
              <w:top w:val="nil"/>
              <w:left w:val="nil"/>
              <w:bottom w:val="nil"/>
              <w:right w:val="nil"/>
            </w:tcBorders>
            <w:shd w:val="clear" w:color="auto" w:fill="auto"/>
            <w:noWrap/>
            <w:vAlign w:val="bottom"/>
            <w:hideMark/>
          </w:tcPr>
          <w:p w14:paraId="4A29EF75"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p>
        </w:tc>
        <w:tc>
          <w:tcPr>
            <w:tcW w:w="960" w:type="dxa"/>
            <w:tcBorders>
              <w:top w:val="nil"/>
              <w:left w:val="nil"/>
              <w:bottom w:val="nil"/>
              <w:right w:val="nil"/>
            </w:tcBorders>
            <w:shd w:val="clear" w:color="auto" w:fill="auto"/>
            <w:noWrap/>
            <w:vAlign w:val="bottom"/>
            <w:hideMark/>
          </w:tcPr>
          <w:p w14:paraId="45D4290E"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4534" w:type="dxa"/>
            <w:gridSpan w:val="4"/>
            <w:tcBorders>
              <w:top w:val="nil"/>
              <w:left w:val="nil"/>
              <w:bottom w:val="single" w:sz="4" w:space="0" w:color="auto"/>
              <w:right w:val="nil"/>
            </w:tcBorders>
            <w:shd w:val="clear" w:color="auto" w:fill="auto"/>
            <w:vAlign w:val="center"/>
            <w:hideMark/>
          </w:tcPr>
          <w:p w14:paraId="7737D7D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(b) Positive moderator, negative measure</w:t>
            </w:r>
          </w:p>
        </w:tc>
        <w:tc>
          <w:tcPr>
            <w:tcW w:w="960" w:type="dxa"/>
            <w:tcBorders>
              <w:top w:val="nil"/>
              <w:left w:val="nil"/>
              <w:bottom w:val="nil"/>
              <w:right w:val="nil"/>
            </w:tcBorders>
            <w:shd w:val="clear" w:color="auto" w:fill="auto"/>
            <w:noWrap/>
            <w:vAlign w:val="bottom"/>
            <w:hideMark/>
          </w:tcPr>
          <w:p w14:paraId="346090E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p>
        </w:tc>
        <w:tc>
          <w:tcPr>
            <w:tcW w:w="960" w:type="dxa"/>
            <w:tcBorders>
              <w:top w:val="nil"/>
              <w:left w:val="nil"/>
              <w:bottom w:val="nil"/>
              <w:right w:val="nil"/>
            </w:tcBorders>
            <w:shd w:val="clear" w:color="auto" w:fill="auto"/>
            <w:noWrap/>
            <w:vAlign w:val="bottom"/>
            <w:hideMark/>
          </w:tcPr>
          <w:p w14:paraId="77A3A523"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r>
      <w:tr w:rsidR="00CB3E6B" w:rsidRPr="00CB3E6B" w14:paraId="42381433" w14:textId="77777777" w:rsidTr="00C105FC">
        <w:trPr>
          <w:trHeight w:val="765"/>
        </w:trPr>
        <w:tc>
          <w:tcPr>
            <w:tcW w:w="957" w:type="dxa"/>
            <w:tcBorders>
              <w:top w:val="nil"/>
              <w:left w:val="nil"/>
              <w:bottom w:val="nil"/>
              <w:right w:val="nil"/>
            </w:tcBorders>
            <w:shd w:val="clear" w:color="auto" w:fill="auto"/>
            <w:vAlign w:val="center"/>
            <w:hideMark/>
          </w:tcPr>
          <w:p w14:paraId="009184B6"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951" w:type="dxa"/>
            <w:tcBorders>
              <w:top w:val="nil"/>
              <w:left w:val="nil"/>
              <w:bottom w:val="nil"/>
              <w:right w:val="nil"/>
            </w:tcBorders>
            <w:shd w:val="clear" w:color="auto" w:fill="auto"/>
            <w:vAlign w:val="center"/>
            <w:hideMark/>
          </w:tcPr>
          <w:p w14:paraId="699CF4B5"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1007" w:type="dxa"/>
            <w:tcBorders>
              <w:top w:val="nil"/>
              <w:left w:val="nil"/>
              <w:bottom w:val="single" w:sz="4" w:space="0" w:color="auto"/>
              <w:right w:val="nil"/>
            </w:tcBorders>
            <w:shd w:val="clear" w:color="auto" w:fill="auto"/>
            <w:vAlign w:val="center"/>
            <w:hideMark/>
          </w:tcPr>
          <w:p w14:paraId="4564C59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Moderated</w:t>
            </w:r>
          </w:p>
        </w:tc>
        <w:tc>
          <w:tcPr>
            <w:tcW w:w="1607" w:type="dxa"/>
            <w:tcBorders>
              <w:top w:val="nil"/>
              <w:left w:val="nil"/>
              <w:bottom w:val="single" w:sz="4" w:space="0" w:color="auto"/>
              <w:right w:val="nil"/>
            </w:tcBorders>
            <w:shd w:val="clear" w:color="auto" w:fill="auto"/>
            <w:vAlign w:val="center"/>
            <w:hideMark/>
          </w:tcPr>
          <w:p w14:paraId="45FDA84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Not-moderated/control</w:t>
            </w:r>
          </w:p>
        </w:tc>
        <w:tc>
          <w:tcPr>
            <w:tcW w:w="507" w:type="dxa"/>
            <w:tcBorders>
              <w:top w:val="nil"/>
              <w:left w:val="nil"/>
              <w:bottom w:val="nil"/>
              <w:right w:val="nil"/>
            </w:tcBorders>
            <w:shd w:val="clear" w:color="auto" w:fill="auto"/>
            <w:noWrap/>
            <w:vAlign w:val="bottom"/>
            <w:hideMark/>
          </w:tcPr>
          <w:p w14:paraId="2F2E2F0C"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960" w:type="dxa"/>
            <w:tcBorders>
              <w:top w:val="nil"/>
              <w:left w:val="nil"/>
              <w:bottom w:val="nil"/>
              <w:right w:val="nil"/>
            </w:tcBorders>
            <w:shd w:val="clear" w:color="auto" w:fill="auto"/>
            <w:noWrap/>
            <w:vAlign w:val="bottom"/>
            <w:hideMark/>
          </w:tcPr>
          <w:p w14:paraId="19CFA51F"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960" w:type="dxa"/>
            <w:tcBorders>
              <w:top w:val="nil"/>
              <w:left w:val="nil"/>
              <w:bottom w:val="nil"/>
              <w:right w:val="nil"/>
            </w:tcBorders>
            <w:shd w:val="clear" w:color="auto" w:fill="auto"/>
            <w:vAlign w:val="center"/>
            <w:hideMark/>
          </w:tcPr>
          <w:p w14:paraId="4DFE4DDC"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vAlign w:val="center"/>
            <w:hideMark/>
          </w:tcPr>
          <w:p w14:paraId="2FFDC238"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single" w:sz="4" w:space="0" w:color="auto"/>
              <w:right w:val="nil"/>
            </w:tcBorders>
            <w:shd w:val="clear" w:color="auto" w:fill="auto"/>
            <w:vAlign w:val="center"/>
            <w:hideMark/>
          </w:tcPr>
          <w:p w14:paraId="3510BB4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Moderated</w:t>
            </w:r>
          </w:p>
        </w:tc>
        <w:tc>
          <w:tcPr>
            <w:tcW w:w="1607" w:type="dxa"/>
            <w:tcBorders>
              <w:top w:val="nil"/>
              <w:left w:val="nil"/>
              <w:bottom w:val="single" w:sz="4" w:space="0" w:color="auto"/>
              <w:right w:val="nil"/>
            </w:tcBorders>
            <w:shd w:val="clear" w:color="auto" w:fill="auto"/>
            <w:vAlign w:val="center"/>
            <w:hideMark/>
          </w:tcPr>
          <w:p w14:paraId="5DEC8F7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Not-moderated/control</w:t>
            </w:r>
          </w:p>
        </w:tc>
        <w:tc>
          <w:tcPr>
            <w:tcW w:w="960" w:type="dxa"/>
            <w:tcBorders>
              <w:top w:val="nil"/>
              <w:left w:val="nil"/>
              <w:bottom w:val="nil"/>
              <w:right w:val="nil"/>
            </w:tcBorders>
            <w:shd w:val="clear" w:color="auto" w:fill="auto"/>
            <w:noWrap/>
            <w:vAlign w:val="bottom"/>
            <w:hideMark/>
          </w:tcPr>
          <w:p w14:paraId="5747D24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960" w:type="dxa"/>
            <w:tcBorders>
              <w:top w:val="nil"/>
              <w:left w:val="nil"/>
              <w:bottom w:val="nil"/>
              <w:right w:val="nil"/>
            </w:tcBorders>
            <w:shd w:val="clear" w:color="auto" w:fill="auto"/>
            <w:noWrap/>
            <w:vAlign w:val="bottom"/>
            <w:hideMark/>
          </w:tcPr>
          <w:p w14:paraId="795B64D4"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r>
      <w:tr w:rsidR="00CB3E6B" w:rsidRPr="00CB3E6B" w14:paraId="65753088" w14:textId="77777777" w:rsidTr="00C105FC">
        <w:trPr>
          <w:trHeight w:val="510"/>
        </w:trPr>
        <w:tc>
          <w:tcPr>
            <w:tcW w:w="957" w:type="dxa"/>
            <w:tcBorders>
              <w:top w:val="nil"/>
              <w:left w:val="nil"/>
              <w:bottom w:val="nil"/>
              <w:right w:val="nil"/>
            </w:tcBorders>
            <w:shd w:val="clear" w:color="auto" w:fill="auto"/>
            <w:vAlign w:val="center"/>
            <w:hideMark/>
          </w:tcPr>
          <w:p w14:paraId="7C6BB3AD"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 factor</w:t>
            </w:r>
          </w:p>
        </w:tc>
        <w:tc>
          <w:tcPr>
            <w:tcW w:w="951" w:type="dxa"/>
            <w:tcBorders>
              <w:top w:val="nil"/>
              <w:left w:val="nil"/>
              <w:bottom w:val="nil"/>
              <w:right w:val="nil"/>
            </w:tcBorders>
            <w:shd w:val="clear" w:color="auto" w:fill="auto"/>
            <w:vAlign w:val="center"/>
            <w:hideMark/>
          </w:tcPr>
          <w:p w14:paraId="4AD8FB2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w:t>
            </w:r>
          </w:p>
        </w:tc>
        <w:tc>
          <w:tcPr>
            <w:tcW w:w="1007" w:type="dxa"/>
            <w:tcBorders>
              <w:top w:val="nil"/>
              <w:left w:val="nil"/>
              <w:bottom w:val="nil"/>
              <w:right w:val="nil"/>
            </w:tcBorders>
            <w:shd w:val="clear" w:color="auto" w:fill="auto"/>
            <w:vAlign w:val="center"/>
            <w:hideMark/>
          </w:tcPr>
          <w:p w14:paraId="01287C43"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13</w:t>
            </w:r>
          </w:p>
        </w:tc>
        <w:tc>
          <w:tcPr>
            <w:tcW w:w="1607" w:type="dxa"/>
            <w:tcBorders>
              <w:top w:val="nil"/>
              <w:left w:val="nil"/>
              <w:bottom w:val="nil"/>
              <w:right w:val="nil"/>
            </w:tcBorders>
            <w:shd w:val="clear" w:color="auto" w:fill="auto"/>
            <w:vAlign w:val="center"/>
            <w:hideMark/>
          </w:tcPr>
          <w:p w14:paraId="0933CF7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11</w:t>
            </w:r>
          </w:p>
        </w:tc>
        <w:tc>
          <w:tcPr>
            <w:tcW w:w="507" w:type="dxa"/>
            <w:tcBorders>
              <w:top w:val="nil"/>
              <w:left w:val="nil"/>
              <w:bottom w:val="nil"/>
              <w:right w:val="nil"/>
            </w:tcBorders>
            <w:shd w:val="clear" w:color="auto" w:fill="auto"/>
            <w:noWrap/>
            <w:vAlign w:val="bottom"/>
            <w:hideMark/>
          </w:tcPr>
          <w:p w14:paraId="23A9BEE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14:paraId="420D6046"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auto" w:fill="auto"/>
            <w:vAlign w:val="center"/>
            <w:hideMark/>
          </w:tcPr>
          <w:p w14:paraId="1633300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 factor</w:t>
            </w:r>
          </w:p>
        </w:tc>
        <w:tc>
          <w:tcPr>
            <w:tcW w:w="960" w:type="dxa"/>
            <w:tcBorders>
              <w:top w:val="nil"/>
              <w:left w:val="nil"/>
              <w:bottom w:val="nil"/>
              <w:right w:val="nil"/>
            </w:tcBorders>
            <w:shd w:val="clear" w:color="auto" w:fill="auto"/>
            <w:vAlign w:val="center"/>
            <w:hideMark/>
          </w:tcPr>
          <w:p w14:paraId="44C6C04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w:t>
            </w:r>
          </w:p>
        </w:tc>
        <w:tc>
          <w:tcPr>
            <w:tcW w:w="1007" w:type="dxa"/>
            <w:tcBorders>
              <w:top w:val="nil"/>
              <w:left w:val="nil"/>
              <w:bottom w:val="nil"/>
              <w:right w:val="nil"/>
            </w:tcBorders>
            <w:shd w:val="clear" w:color="auto" w:fill="auto"/>
            <w:vAlign w:val="center"/>
            <w:hideMark/>
          </w:tcPr>
          <w:p w14:paraId="17CA688A"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9</w:t>
            </w:r>
          </w:p>
        </w:tc>
        <w:tc>
          <w:tcPr>
            <w:tcW w:w="1607" w:type="dxa"/>
            <w:tcBorders>
              <w:top w:val="nil"/>
              <w:left w:val="nil"/>
              <w:bottom w:val="nil"/>
              <w:right w:val="nil"/>
            </w:tcBorders>
            <w:shd w:val="clear" w:color="auto" w:fill="auto"/>
            <w:vAlign w:val="center"/>
            <w:hideMark/>
          </w:tcPr>
          <w:p w14:paraId="4B193153"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11</w:t>
            </w:r>
          </w:p>
        </w:tc>
        <w:tc>
          <w:tcPr>
            <w:tcW w:w="960" w:type="dxa"/>
            <w:tcBorders>
              <w:top w:val="nil"/>
              <w:left w:val="nil"/>
              <w:bottom w:val="nil"/>
              <w:right w:val="nil"/>
            </w:tcBorders>
            <w:shd w:val="clear" w:color="auto" w:fill="auto"/>
            <w:noWrap/>
            <w:vAlign w:val="bottom"/>
            <w:hideMark/>
          </w:tcPr>
          <w:p w14:paraId="20862A0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14:paraId="5606FF18"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r>
      <w:tr w:rsidR="00CB3E6B" w:rsidRPr="00CB3E6B" w14:paraId="49D782E2" w14:textId="77777777" w:rsidTr="00C105FC">
        <w:trPr>
          <w:trHeight w:val="255"/>
        </w:trPr>
        <w:tc>
          <w:tcPr>
            <w:tcW w:w="957" w:type="dxa"/>
            <w:tcBorders>
              <w:top w:val="nil"/>
              <w:left w:val="nil"/>
              <w:bottom w:val="single" w:sz="4" w:space="0" w:color="auto"/>
              <w:right w:val="nil"/>
            </w:tcBorders>
            <w:shd w:val="clear" w:color="auto" w:fill="auto"/>
            <w:hideMark/>
          </w:tcPr>
          <w:p w14:paraId="5BD3B210"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51" w:type="dxa"/>
            <w:tcBorders>
              <w:top w:val="nil"/>
              <w:left w:val="nil"/>
              <w:bottom w:val="single" w:sz="4" w:space="0" w:color="auto"/>
              <w:right w:val="nil"/>
            </w:tcBorders>
            <w:shd w:val="clear" w:color="auto" w:fill="auto"/>
            <w:vAlign w:val="center"/>
            <w:hideMark/>
          </w:tcPr>
          <w:p w14:paraId="6362F5C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Inclusion</w:t>
            </w:r>
          </w:p>
        </w:tc>
        <w:tc>
          <w:tcPr>
            <w:tcW w:w="1007" w:type="dxa"/>
            <w:tcBorders>
              <w:top w:val="nil"/>
              <w:left w:val="nil"/>
              <w:bottom w:val="single" w:sz="4" w:space="0" w:color="auto"/>
              <w:right w:val="nil"/>
            </w:tcBorders>
            <w:shd w:val="clear" w:color="auto" w:fill="auto"/>
            <w:vAlign w:val="center"/>
            <w:hideMark/>
          </w:tcPr>
          <w:p w14:paraId="667C2863"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14:paraId="44264E48"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507" w:type="dxa"/>
            <w:tcBorders>
              <w:top w:val="nil"/>
              <w:left w:val="nil"/>
              <w:bottom w:val="nil"/>
              <w:right w:val="nil"/>
            </w:tcBorders>
            <w:shd w:val="clear" w:color="auto" w:fill="auto"/>
            <w:noWrap/>
            <w:vAlign w:val="bottom"/>
            <w:hideMark/>
          </w:tcPr>
          <w:p w14:paraId="0C9604B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14:paraId="723F8AD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single" w:sz="4" w:space="0" w:color="auto"/>
              <w:right w:val="nil"/>
            </w:tcBorders>
            <w:shd w:val="clear" w:color="auto" w:fill="auto"/>
            <w:hideMark/>
          </w:tcPr>
          <w:p w14:paraId="0ABD3F75"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vAlign w:val="center"/>
            <w:hideMark/>
          </w:tcPr>
          <w:p w14:paraId="19382294"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Inclusion</w:t>
            </w:r>
          </w:p>
        </w:tc>
        <w:tc>
          <w:tcPr>
            <w:tcW w:w="1007" w:type="dxa"/>
            <w:tcBorders>
              <w:top w:val="nil"/>
              <w:left w:val="nil"/>
              <w:bottom w:val="single" w:sz="4" w:space="0" w:color="auto"/>
              <w:right w:val="nil"/>
            </w:tcBorders>
            <w:shd w:val="clear" w:color="auto" w:fill="auto"/>
            <w:vAlign w:val="center"/>
            <w:hideMark/>
          </w:tcPr>
          <w:p w14:paraId="19934EA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14:paraId="433D09B3"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960" w:type="dxa"/>
            <w:tcBorders>
              <w:top w:val="nil"/>
              <w:left w:val="nil"/>
              <w:bottom w:val="nil"/>
              <w:right w:val="nil"/>
            </w:tcBorders>
            <w:shd w:val="clear" w:color="auto" w:fill="auto"/>
            <w:noWrap/>
            <w:vAlign w:val="bottom"/>
            <w:hideMark/>
          </w:tcPr>
          <w:p w14:paraId="17A9F83D"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14:paraId="6EA4F853"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r>
      <w:tr w:rsidR="00CB3E6B" w:rsidRPr="00CB3E6B" w14:paraId="631F2800" w14:textId="77777777" w:rsidTr="00C105FC">
        <w:trPr>
          <w:trHeight w:val="255"/>
        </w:trPr>
        <w:tc>
          <w:tcPr>
            <w:tcW w:w="957" w:type="dxa"/>
            <w:tcBorders>
              <w:top w:val="nil"/>
              <w:left w:val="nil"/>
              <w:bottom w:val="nil"/>
              <w:right w:val="nil"/>
            </w:tcBorders>
            <w:shd w:val="clear" w:color="auto" w:fill="auto"/>
            <w:noWrap/>
            <w:vAlign w:val="bottom"/>
            <w:hideMark/>
          </w:tcPr>
          <w:p w14:paraId="6BC50652"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51" w:type="dxa"/>
            <w:tcBorders>
              <w:top w:val="nil"/>
              <w:left w:val="nil"/>
              <w:bottom w:val="nil"/>
              <w:right w:val="nil"/>
            </w:tcBorders>
            <w:shd w:val="clear" w:color="auto" w:fill="auto"/>
            <w:noWrap/>
            <w:vAlign w:val="bottom"/>
            <w:hideMark/>
          </w:tcPr>
          <w:p w14:paraId="0090590D"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007" w:type="dxa"/>
            <w:tcBorders>
              <w:top w:val="nil"/>
              <w:left w:val="nil"/>
              <w:bottom w:val="nil"/>
              <w:right w:val="nil"/>
            </w:tcBorders>
            <w:shd w:val="clear" w:color="auto" w:fill="auto"/>
            <w:noWrap/>
            <w:vAlign w:val="bottom"/>
            <w:hideMark/>
          </w:tcPr>
          <w:p w14:paraId="3CB4F282"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nil"/>
              <w:right w:val="nil"/>
            </w:tcBorders>
            <w:shd w:val="clear" w:color="auto" w:fill="auto"/>
            <w:noWrap/>
            <w:vAlign w:val="bottom"/>
            <w:hideMark/>
          </w:tcPr>
          <w:p w14:paraId="04C8343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nil"/>
              <w:right w:val="nil"/>
            </w:tcBorders>
            <w:shd w:val="clear" w:color="auto" w:fill="auto"/>
            <w:noWrap/>
            <w:vAlign w:val="bottom"/>
            <w:hideMark/>
          </w:tcPr>
          <w:p w14:paraId="0F877F11"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5C227049"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303A9ACE"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5351951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007" w:type="dxa"/>
            <w:tcBorders>
              <w:top w:val="nil"/>
              <w:left w:val="nil"/>
              <w:bottom w:val="nil"/>
              <w:right w:val="nil"/>
            </w:tcBorders>
            <w:shd w:val="clear" w:color="auto" w:fill="auto"/>
            <w:noWrap/>
            <w:vAlign w:val="bottom"/>
            <w:hideMark/>
          </w:tcPr>
          <w:p w14:paraId="7BD1A5C3"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nil"/>
              <w:right w:val="nil"/>
            </w:tcBorders>
            <w:shd w:val="clear" w:color="auto" w:fill="auto"/>
            <w:noWrap/>
            <w:vAlign w:val="bottom"/>
            <w:hideMark/>
          </w:tcPr>
          <w:p w14:paraId="34D12732"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nil"/>
              <w:right w:val="nil"/>
            </w:tcBorders>
            <w:shd w:val="clear" w:color="auto" w:fill="auto"/>
            <w:noWrap/>
            <w:vAlign w:val="bottom"/>
            <w:hideMark/>
          </w:tcPr>
          <w:p w14:paraId="56D97EA8"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70DCD689"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CB3E6B" w14:paraId="1A691AB1" w14:textId="77777777" w:rsidTr="00C105FC">
        <w:trPr>
          <w:trHeight w:val="255"/>
        </w:trPr>
        <w:tc>
          <w:tcPr>
            <w:tcW w:w="957" w:type="dxa"/>
            <w:tcBorders>
              <w:top w:val="nil"/>
              <w:left w:val="nil"/>
              <w:bottom w:val="nil"/>
              <w:right w:val="nil"/>
            </w:tcBorders>
            <w:shd w:val="clear" w:color="auto" w:fill="auto"/>
            <w:noWrap/>
            <w:vAlign w:val="bottom"/>
            <w:hideMark/>
          </w:tcPr>
          <w:p w14:paraId="3D4E66EF"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51" w:type="dxa"/>
            <w:tcBorders>
              <w:top w:val="nil"/>
              <w:left w:val="nil"/>
              <w:bottom w:val="nil"/>
              <w:right w:val="nil"/>
            </w:tcBorders>
            <w:shd w:val="clear" w:color="auto" w:fill="auto"/>
            <w:vAlign w:val="center"/>
            <w:hideMark/>
          </w:tcPr>
          <w:p w14:paraId="03CFBDFD"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nil"/>
              <w:right w:val="nil"/>
            </w:tcBorders>
            <w:shd w:val="clear" w:color="000000" w:fill="D9D9D9"/>
            <w:noWrap/>
            <w:vAlign w:val="bottom"/>
            <w:hideMark/>
          </w:tcPr>
          <w:p w14:paraId="53B83A3F"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nil"/>
              <w:right w:val="nil"/>
            </w:tcBorders>
            <w:shd w:val="clear" w:color="000000" w:fill="D9D9D9"/>
            <w:noWrap/>
            <w:vAlign w:val="bottom"/>
            <w:hideMark/>
          </w:tcPr>
          <w:p w14:paraId="5D9F6A96"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nil"/>
              <w:right w:val="nil"/>
            </w:tcBorders>
            <w:shd w:val="clear" w:color="auto" w:fill="auto"/>
            <w:noWrap/>
            <w:vAlign w:val="bottom"/>
            <w:hideMark/>
          </w:tcPr>
          <w:p w14:paraId="47C8E551"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011232B1"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322F50BF"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5C397BD0"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nil"/>
              <w:right w:val="nil"/>
            </w:tcBorders>
            <w:shd w:val="clear" w:color="000000" w:fill="D9D9D9"/>
            <w:noWrap/>
            <w:vAlign w:val="bottom"/>
            <w:hideMark/>
          </w:tcPr>
          <w:p w14:paraId="244FCA6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nil"/>
              <w:right w:val="nil"/>
            </w:tcBorders>
            <w:shd w:val="clear" w:color="000000" w:fill="D9D9D9"/>
            <w:noWrap/>
            <w:vAlign w:val="bottom"/>
            <w:hideMark/>
          </w:tcPr>
          <w:p w14:paraId="24144F2C"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nil"/>
              <w:right w:val="nil"/>
            </w:tcBorders>
            <w:shd w:val="clear" w:color="auto" w:fill="auto"/>
            <w:noWrap/>
            <w:vAlign w:val="bottom"/>
            <w:hideMark/>
          </w:tcPr>
          <w:p w14:paraId="3A2E139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14B26212"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CB3E6B" w14:paraId="69413169" w14:textId="77777777" w:rsidTr="00C105FC">
        <w:trPr>
          <w:trHeight w:val="255"/>
        </w:trPr>
        <w:tc>
          <w:tcPr>
            <w:tcW w:w="957" w:type="dxa"/>
            <w:tcBorders>
              <w:top w:val="nil"/>
              <w:left w:val="nil"/>
              <w:bottom w:val="nil"/>
              <w:right w:val="nil"/>
            </w:tcBorders>
            <w:shd w:val="clear" w:color="auto" w:fill="auto"/>
            <w:noWrap/>
            <w:vAlign w:val="bottom"/>
            <w:hideMark/>
          </w:tcPr>
          <w:p w14:paraId="4D31BD16"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51" w:type="dxa"/>
            <w:tcBorders>
              <w:top w:val="nil"/>
              <w:left w:val="nil"/>
              <w:bottom w:val="nil"/>
              <w:right w:val="nil"/>
            </w:tcBorders>
            <w:shd w:val="clear" w:color="auto" w:fill="auto"/>
            <w:vAlign w:val="center"/>
            <w:hideMark/>
          </w:tcPr>
          <w:p w14:paraId="082FC518"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nil"/>
              <w:right w:val="nil"/>
            </w:tcBorders>
            <w:shd w:val="clear" w:color="auto" w:fill="auto"/>
            <w:noWrap/>
            <w:vAlign w:val="bottom"/>
            <w:hideMark/>
          </w:tcPr>
          <w:p w14:paraId="2BA8E3DD"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607" w:type="dxa"/>
            <w:tcBorders>
              <w:top w:val="nil"/>
              <w:left w:val="nil"/>
              <w:bottom w:val="nil"/>
              <w:right w:val="nil"/>
            </w:tcBorders>
            <w:shd w:val="clear" w:color="auto" w:fill="auto"/>
            <w:noWrap/>
            <w:vAlign w:val="bottom"/>
            <w:hideMark/>
          </w:tcPr>
          <w:p w14:paraId="093A6D54"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507" w:type="dxa"/>
            <w:tcBorders>
              <w:top w:val="nil"/>
              <w:left w:val="nil"/>
              <w:bottom w:val="nil"/>
              <w:right w:val="nil"/>
            </w:tcBorders>
            <w:shd w:val="clear" w:color="auto" w:fill="auto"/>
            <w:noWrap/>
            <w:vAlign w:val="bottom"/>
            <w:hideMark/>
          </w:tcPr>
          <w:p w14:paraId="2180F367"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6B067F9F"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735AE25B"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00AAB6F9"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nil"/>
              <w:right w:val="nil"/>
            </w:tcBorders>
            <w:shd w:val="clear" w:color="auto" w:fill="auto"/>
            <w:noWrap/>
            <w:vAlign w:val="bottom"/>
            <w:hideMark/>
          </w:tcPr>
          <w:p w14:paraId="303A0FF4"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607" w:type="dxa"/>
            <w:tcBorders>
              <w:top w:val="nil"/>
              <w:left w:val="nil"/>
              <w:bottom w:val="nil"/>
              <w:right w:val="nil"/>
            </w:tcBorders>
            <w:shd w:val="clear" w:color="auto" w:fill="auto"/>
            <w:noWrap/>
            <w:vAlign w:val="bottom"/>
            <w:hideMark/>
          </w:tcPr>
          <w:p w14:paraId="3E82BE89"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38D46A45"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47FDA8CA"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1E4ECD" w14:paraId="3536D9A0" w14:textId="77777777" w:rsidTr="00C105FC">
        <w:trPr>
          <w:trHeight w:val="780"/>
        </w:trPr>
        <w:tc>
          <w:tcPr>
            <w:tcW w:w="4522" w:type="dxa"/>
            <w:gridSpan w:val="4"/>
            <w:tcBorders>
              <w:top w:val="nil"/>
              <w:left w:val="nil"/>
              <w:bottom w:val="single" w:sz="4" w:space="0" w:color="auto"/>
              <w:right w:val="nil"/>
            </w:tcBorders>
            <w:shd w:val="clear" w:color="auto" w:fill="auto"/>
            <w:vAlign w:val="center"/>
            <w:hideMark/>
          </w:tcPr>
          <w:p w14:paraId="051175C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(c) Negative moderator, positive measure</w:t>
            </w:r>
          </w:p>
        </w:tc>
        <w:tc>
          <w:tcPr>
            <w:tcW w:w="507" w:type="dxa"/>
            <w:tcBorders>
              <w:top w:val="nil"/>
              <w:left w:val="nil"/>
              <w:bottom w:val="nil"/>
              <w:right w:val="nil"/>
            </w:tcBorders>
            <w:shd w:val="clear" w:color="auto" w:fill="auto"/>
            <w:noWrap/>
            <w:vAlign w:val="bottom"/>
            <w:hideMark/>
          </w:tcPr>
          <w:p w14:paraId="09E0AEC3"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p>
        </w:tc>
        <w:tc>
          <w:tcPr>
            <w:tcW w:w="960" w:type="dxa"/>
            <w:tcBorders>
              <w:top w:val="nil"/>
              <w:left w:val="nil"/>
              <w:bottom w:val="nil"/>
              <w:right w:val="nil"/>
            </w:tcBorders>
            <w:shd w:val="clear" w:color="auto" w:fill="auto"/>
            <w:noWrap/>
            <w:vAlign w:val="bottom"/>
            <w:hideMark/>
          </w:tcPr>
          <w:p w14:paraId="0B9D234B"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4534" w:type="dxa"/>
            <w:gridSpan w:val="4"/>
            <w:tcBorders>
              <w:top w:val="nil"/>
              <w:left w:val="nil"/>
              <w:bottom w:val="single" w:sz="4" w:space="0" w:color="auto"/>
              <w:right w:val="nil"/>
            </w:tcBorders>
            <w:shd w:val="clear" w:color="auto" w:fill="auto"/>
            <w:vAlign w:val="center"/>
            <w:hideMark/>
          </w:tcPr>
          <w:p w14:paraId="265FAD6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(d) Positive moderator, positive measure</w:t>
            </w:r>
          </w:p>
        </w:tc>
        <w:tc>
          <w:tcPr>
            <w:tcW w:w="960" w:type="dxa"/>
            <w:tcBorders>
              <w:top w:val="nil"/>
              <w:left w:val="nil"/>
              <w:bottom w:val="nil"/>
              <w:right w:val="nil"/>
            </w:tcBorders>
            <w:shd w:val="clear" w:color="auto" w:fill="auto"/>
            <w:noWrap/>
            <w:vAlign w:val="bottom"/>
            <w:hideMark/>
          </w:tcPr>
          <w:p w14:paraId="3F8CAC0D"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p>
        </w:tc>
        <w:tc>
          <w:tcPr>
            <w:tcW w:w="960" w:type="dxa"/>
            <w:tcBorders>
              <w:top w:val="nil"/>
              <w:left w:val="nil"/>
              <w:bottom w:val="nil"/>
              <w:right w:val="nil"/>
            </w:tcBorders>
            <w:shd w:val="clear" w:color="auto" w:fill="auto"/>
            <w:noWrap/>
            <w:vAlign w:val="bottom"/>
            <w:hideMark/>
          </w:tcPr>
          <w:p w14:paraId="12B141D2"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r>
      <w:tr w:rsidR="00CB3E6B" w:rsidRPr="00CB3E6B" w14:paraId="45849AA1" w14:textId="77777777" w:rsidTr="00C105FC">
        <w:trPr>
          <w:trHeight w:val="765"/>
        </w:trPr>
        <w:tc>
          <w:tcPr>
            <w:tcW w:w="957" w:type="dxa"/>
            <w:tcBorders>
              <w:top w:val="nil"/>
              <w:left w:val="nil"/>
              <w:bottom w:val="nil"/>
              <w:right w:val="nil"/>
            </w:tcBorders>
            <w:shd w:val="clear" w:color="auto" w:fill="auto"/>
            <w:vAlign w:val="center"/>
            <w:hideMark/>
          </w:tcPr>
          <w:p w14:paraId="14479BC8"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951" w:type="dxa"/>
            <w:tcBorders>
              <w:top w:val="nil"/>
              <w:left w:val="nil"/>
              <w:bottom w:val="nil"/>
              <w:right w:val="nil"/>
            </w:tcBorders>
            <w:shd w:val="clear" w:color="auto" w:fill="auto"/>
            <w:vAlign w:val="center"/>
            <w:hideMark/>
          </w:tcPr>
          <w:p w14:paraId="1A2FF42B"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1007" w:type="dxa"/>
            <w:tcBorders>
              <w:top w:val="nil"/>
              <w:left w:val="nil"/>
              <w:bottom w:val="single" w:sz="4" w:space="0" w:color="auto"/>
              <w:right w:val="nil"/>
            </w:tcBorders>
            <w:shd w:val="clear" w:color="auto" w:fill="auto"/>
            <w:vAlign w:val="center"/>
            <w:hideMark/>
          </w:tcPr>
          <w:p w14:paraId="3CB6C50D"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Moderated</w:t>
            </w:r>
          </w:p>
        </w:tc>
        <w:tc>
          <w:tcPr>
            <w:tcW w:w="1607" w:type="dxa"/>
            <w:tcBorders>
              <w:top w:val="nil"/>
              <w:left w:val="nil"/>
              <w:bottom w:val="single" w:sz="4" w:space="0" w:color="auto"/>
              <w:right w:val="nil"/>
            </w:tcBorders>
            <w:shd w:val="clear" w:color="auto" w:fill="auto"/>
            <w:vAlign w:val="center"/>
            <w:hideMark/>
          </w:tcPr>
          <w:p w14:paraId="4AB25CBD"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Not-moderated/control</w:t>
            </w:r>
          </w:p>
        </w:tc>
        <w:tc>
          <w:tcPr>
            <w:tcW w:w="507" w:type="dxa"/>
            <w:tcBorders>
              <w:top w:val="nil"/>
              <w:left w:val="nil"/>
              <w:bottom w:val="nil"/>
              <w:right w:val="nil"/>
            </w:tcBorders>
            <w:shd w:val="clear" w:color="auto" w:fill="auto"/>
            <w:noWrap/>
            <w:vAlign w:val="bottom"/>
            <w:hideMark/>
          </w:tcPr>
          <w:p w14:paraId="379C906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960" w:type="dxa"/>
            <w:tcBorders>
              <w:top w:val="nil"/>
              <w:left w:val="nil"/>
              <w:bottom w:val="nil"/>
              <w:right w:val="nil"/>
            </w:tcBorders>
            <w:shd w:val="clear" w:color="auto" w:fill="auto"/>
            <w:noWrap/>
            <w:vAlign w:val="bottom"/>
            <w:hideMark/>
          </w:tcPr>
          <w:p w14:paraId="0C5CC624"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960" w:type="dxa"/>
            <w:tcBorders>
              <w:top w:val="nil"/>
              <w:left w:val="nil"/>
              <w:bottom w:val="nil"/>
              <w:right w:val="nil"/>
            </w:tcBorders>
            <w:shd w:val="clear" w:color="auto" w:fill="auto"/>
            <w:vAlign w:val="center"/>
            <w:hideMark/>
          </w:tcPr>
          <w:p w14:paraId="5E2A1D2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vAlign w:val="center"/>
            <w:hideMark/>
          </w:tcPr>
          <w:p w14:paraId="10AE6034"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single" w:sz="4" w:space="0" w:color="auto"/>
              <w:right w:val="nil"/>
            </w:tcBorders>
            <w:shd w:val="clear" w:color="auto" w:fill="auto"/>
            <w:vAlign w:val="center"/>
            <w:hideMark/>
          </w:tcPr>
          <w:p w14:paraId="0CAD735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Moderated</w:t>
            </w:r>
          </w:p>
        </w:tc>
        <w:tc>
          <w:tcPr>
            <w:tcW w:w="1607" w:type="dxa"/>
            <w:tcBorders>
              <w:top w:val="nil"/>
              <w:left w:val="nil"/>
              <w:bottom w:val="single" w:sz="4" w:space="0" w:color="auto"/>
              <w:right w:val="nil"/>
            </w:tcBorders>
            <w:shd w:val="clear" w:color="auto" w:fill="auto"/>
            <w:vAlign w:val="center"/>
            <w:hideMark/>
          </w:tcPr>
          <w:p w14:paraId="752EE99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Not-moderated/control</w:t>
            </w:r>
          </w:p>
        </w:tc>
        <w:tc>
          <w:tcPr>
            <w:tcW w:w="960" w:type="dxa"/>
            <w:tcBorders>
              <w:top w:val="nil"/>
              <w:left w:val="nil"/>
              <w:bottom w:val="nil"/>
              <w:right w:val="nil"/>
            </w:tcBorders>
            <w:shd w:val="clear" w:color="auto" w:fill="auto"/>
            <w:noWrap/>
            <w:vAlign w:val="bottom"/>
            <w:hideMark/>
          </w:tcPr>
          <w:p w14:paraId="23C4DC1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960" w:type="dxa"/>
            <w:tcBorders>
              <w:top w:val="nil"/>
              <w:left w:val="nil"/>
              <w:bottom w:val="nil"/>
              <w:right w:val="nil"/>
            </w:tcBorders>
            <w:shd w:val="clear" w:color="auto" w:fill="auto"/>
            <w:noWrap/>
            <w:vAlign w:val="bottom"/>
            <w:hideMark/>
          </w:tcPr>
          <w:p w14:paraId="523B3C4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r>
      <w:tr w:rsidR="00CB3E6B" w:rsidRPr="00CB3E6B" w14:paraId="460C4E24" w14:textId="77777777" w:rsidTr="00C105FC">
        <w:trPr>
          <w:trHeight w:val="510"/>
        </w:trPr>
        <w:tc>
          <w:tcPr>
            <w:tcW w:w="957" w:type="dxa"/>
            <w:tcBorders>
              <w:top w:val="nil"/>
              <w:left w:val="nil"/>
              <w:bottom w:val="nil"/>
              <w:right w:val="nil"/>
            </w:tcBorders>
            <w:shd w:val="clear" w:color="auto" w:fill="auto"/>
            <w:vAlign w:val="center"/>
            <w:hideMark/>
          </w:tcPr>
          <w:p w14:paraId="0B2CF1B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 factor</w:t>
            </w:r>
          </w:p>
        </w:tc>
        <w:tc>
          <w:tcPr>
            <w:tcW w:w="951" w:type="dxa"/>
            <w:tcBorders>
              <w:top w:val="nil"/>
              <w:left w:val="nil"/>
              <w:bottom w:val="nil"/>
              <w:right w:val="nil"/>
            </w:tcBorders>
            <w:shd w:val="clear" w:color="auto" w:fill="auto"/>
            <w:vAlign w:val="center"/>
            <w:hideMark/>
          </w:tcPr>
          <w:p w14:paraId="56421AE0"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w:t>
            </w:r>
          </w:p>
        </w:tc>
        <w:tc>
          <w:tcPr>
            <w:tcW w:w="1007" w:type="dxa"/>
            <w:tcBorders>
              <w:top w:val="nil"/>
              <w:left w:val="nil"/>
              <w:bottom w:val="nil"/>
              <w:right w:val="nil"/>
            </w:tcBorders>
            <w:shd w:val="clear" w:color="auto" w:fill="auto"/>
            <w:vAlign w:val="center"/>
            <w:hideMark/>
          </w:tcPr>
          <w:p w14:paraId="410DE6F4"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1607" w:type="dxa"/>
            <w:tcBorders>
              <w:top w:val="nil"/>
              <w:left w:val="nil"/>
              <w:bottom w:val="nil"/>
              <w:right w:val="nil"/>
            </w:tcBorders>
            <w:shd w:val="clear" w:color="auto" w:fill="auto"/>
            <w:vAlign w:val="center"/>
            <w:hideMark/>
          </w:tcPr>
          <w:p w14:paraId="4D6207D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507" w:type="dxa"/>
            <w:tcBorders>
              <w:top w:val="nil"/>
              <w:left w:val="nil"/>
              <w:bottom w:val="nil"/>
              <w:right w:val="nil"/>
            </w:tcBorders>
            <w:shd w:val="clear" w:color="auto" w:fill="auto"/>
            <w:noWrap/>
            <w:vAlign w:val="bottom"/>
            <w:hideMark/>
          </w:tcPr>
          <w:p w14:paraId="44D39DD8"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14:paraId="055B400A"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auto" w:fill="auto"/>
            <w:vAlign w:val="center"/>
            <w:hideMark/>
          </w:tcPr>
          <w:p w14:paraId="18B46793"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 factor</w:t>
            </w:r>
          </w:p>
        </w:tc>
        <w:tc>
          <w:tcPr>
            <w:tcW w:w="960" w:type="dxa"/>
            <w:tcBorders>
              <w:top w:val="nil"/>
              <w:left w:val="nil"/>
              <w:bottom w:val="nil"/>
              <w:right w:val="nil"/>
            </w:tcBorders>
            <w:shd w:val="clear" w:color="auto" w:fill="auto"/>
            <w:vAlign w:val="center"/>
            <w:hideMark/>
          </w:tcPr>
          <w:p w14:paraId="5BF61EC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w:t>
            </w:r>
          </w:p>
        </w:tc>
        <w:tc>
          <w:tcPr>
            <w:tcW w:w="1007" w:type="dxa"/>
            <w:tcBorders>
              <w:top w:val="nil"/>
              <w:left w:val="nil"/>
              <w:bottom w:val="nil"/>
              <w:right w:val="nil"/>
            </w:tcBorders>
            <w:shd w:val="clear" w:color="auto" w:fill="auto"/>
            <w:vAlign w:val="center"/>
            <w:hideMark/>
          </w:tcPr>
          <w:p w14:paraId="0C06E6B3"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7</w:t>
            </w:r>
          </w:p>
        </w:tc>
        <w:tc>
          <w:tcPr>
            <w:tcW w:w="1607" w:type="dxa"/>
            <w:tcBorders>
              <w:top w:val="nil"/>
              <w:left w:val="nil"/>
              <w:bottom w:val="nil"/>
              <w:right w:val="nil"/>
            </w:tcBorders>
            <w:shd w:val="clear" w:color="auto" w:fill="auto"/>
            <w:vAlign w:val="center"/>
            <w:hideMark/>
          </w:tcPr>
          <w:p w14:paraId="7FCD1BEB"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960" w:type="dxa"/>
            <w:tcBorders>
              <w:top w:val="nil"/>
              <w:left w:val="nil"/>
              <w:bottom w:val="nil"/>
              <w:right w:val="nil"/>
            </w:tcBorders>
            <w:shd w:val="clear" w:color="auto" w:fill="auto"/>
            <w:noWrap/>
            <w:vAlign w:val="bottom"/>
            <w:hideMark/>
          </w:tcPr>
          <w:p w14:paraId="7AB4FDBB"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14:paraId="0C76D66A"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r>
      <w:tr w:rsidR="00CB3E6B" w:rsidRPr="00CB3E6B" w14:paraId="2AA2C974" w14:textId="77777777" w:rsidTr="00C105FC">
        <w:trPr>
          <w:trHeight w:val="255"/>
        </w:trPr>
        <w:tc>
          <w:tcPr>
            <w:tcW w:w="957" w:type="dxa"/>
            <w:tcBorders>
              <w:top w:val="nil"/>
              <w:left w:val="nil"/>
              <w:bottom w:val="single" w:sz="4" w:space="0" w:color="auto"/>
              <w:right w:val="nil"/>
            </w:tcBorders>
            <w:shd w:val="clear" w:color="auto" w:fill="auto"/>
            <w:hideMark/>
          </w:tcPr>
          <w:p w14:paraId="611E864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51" w:type="dxa"/>
            <w:tcBorders>
              <w:top w:val="nil"/>
              <w:left w:val="nil"/>
              <w:bottom w:val="single" w:sz="4" w:space="0" w:color="auto"/>
              <w:right w:val="nil"/>
            </w:tcBorders>
            <w:shd w:val="clear" w:color="auto" w:fill="auto"/>
            <w:vAlign w:val="center"/>
            <w:hideMark/>
          </w:tcPr>
          <w:p w14:paraId="6B13464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Inclusion</w:t>
            </w:r>
          </w:p>
        </w:tc>
        <w:tc>
          <w:tcPr>
            <w:tcW w:w="1007" w:type="dxa"/>
            <w:tcBorders>
              <w:top w:val="nil"/>
              <w:left w:val="nil"/>
              <w:bottom w:val="single" w:sz="4" w:space="0" w:color="auto"/>
              <w:right w:val="nil"/>
            </w:tcBorders>
            <w:shd w:val="clear" w:color="auto" w:fill="auto"/>
            <w:vAlign w:val="center"/>
            <w:hideMark/>
          </w:tcPr>
          <w:p w14:paraId="5D7B4FB4"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14:paraId="5EADA4CD"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507" w:type="dxa"/>
            <w:tcBorders>
              <w:top w:val="nil"/>
              <w:left w:val="nil"/>
              <w:bottom w:val="nil"/>
              <w:right w:val="nil"/>
            </w:tcBorders>
            <w:shd w:val="clear" w:color="auto" w:fill="auto"/>
            <w:noWrap/>
            <w:vAlign w:val="bottom"/>
            <w:hideMark/>
          </w:tcPr>
          <w:p w14:paraId="4698225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14:paraId="556A4396"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single" w:sz="4" w:space="0" w:color="auto"/>
              <w:right w:val="nil"/>
            </w:tcBorders>
            <w:shd w:val="clear" w:color="auto" w:fill="auto"/>
            <w:hideMark/>
          </w:tcPr>
          <w:p w14:paraId="68AFC57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vAlign w:val="center"/>
            <w:hideMark/>
          </w:tcPr>
          <w:p w14:paraId="3A37E06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Inclusion</w:t>
            </w:r>
          </w:p>
        </w:tc>
        <w:tc>
          <w:tcPr>
            <w:tcW w:w="1007" w:type="dxa"/>
            <w:tcBorders>
              <w:top w:val="nil"/>
              <w:left w:val="nil"/>
              <w:bottom w:val="single" w:sz="4" w:space="0" w:color="auto"/>
              <w:right w:val="nil"/>
            </w:tcBorders>
            <w:shd w:val="clear" w:color="auto" w:fill="auto"/>
            <w:vAlign w:val="center"/>
            <w:hideMark/>
          </w:tcPr>
          <w:p w14:paraId="0CA92F7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14:paraId="518E5306"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960" w:type="dxa"/>
            <w:tcBorders>
              <w:top w:val="nil"/>
              <w:left w:val="nil"/>
              <w:bottom w:val="nil"/>
              <w:right w:val="nil"/>
            </w:tcBorders>
            <w:shd w:val="clear" w:color="auto" w:fill="auto"/>
            <w:noWrap/>
            <w:vAlign w:val="bottom"/>
            <w:hideMark/>
          </w:tcPr>
          <w:p w14:paraId="5C13FDDF"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14:paraId="05FF350C"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r>
      <w:tr w:rsidR="00CB3E6B" w:rsidRPr="00CB3E6B" w14:paraId="0B30399E" w14:textId="77777777" w:rsidTr="00C105FC">
        <w:trPr>
          <w:trHeight w:val="255"/>
        </w:trPr>
        <w:tc>
          <w:tcPr>
            <w:tcW w:w="957" w:type="dxa"/>
            <w:tcBorders>
              <w:top w:val="nil"/>
              <w:left w:val="nil"/>
              <w:bottom w:val="nil"/>
              <w:right w:val="nil"/>
            </w:tcBorders>
            <w:shd w:val="clear" w:color="auto" w:fill="auto"/>
            <w:noWrap/>
            <w:vAlign w:val="bottom"/>
            <w:hideMark/>
          </w:tcPr>
          <w:p w14:paraId="4217348B"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51" w:type="dxa"/>
            <w:tcBorders>
              <w:top w:val="nil"/>
              <w:left w:val="nil"/>
              <w:bottom w:val="nil"/>
              <w:right w:val="nil"/>
            </w:tcBorders>
            <w:shd w:val="clear" w:color="auto" w:fill="auto"/>
            <w:noWrap/>
            <w:vAlign w:val="bottom"/>
            <w:hideMark/>
          </w:tcPr>
          <w:p w14:paraId="0F478454"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007" w:type="dxa"/>
            <w:tcBorders>
              <w:top w:val="nil"/>
              <w:left w:val="nil"/>
              <w:bottom w:val="nil"/>
              <w:right w:val="nil"/>
            </w:tcBorders>
            <w:shd w:val="clear" w:color="auto" w:fill="auto"/>
            <w:noWrap/>
            <w:vAlign w:val="bottom"/>
            <w:hideMark/>
          </w:tcPr>
          <w:p w14:paraId="45AC3719"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nil"/>
              <w:right w:val="nil"/>
            </w:tcBorders>
            <w:shd w:val="clear" w:color="auto" w:fill="auto"/>
            <w:noWrap/>
            <w:vAlign w:val="bottom"/>
            <w:hideMark/>
          </w:tcPr>
          <w:p w14:paraId="7ACA96D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nil"/>
              <w:right w:val="nil"/>
            </w:tcBorders>
            <w:shd w:val="clear" w:color="auto" w:fill="auto"/>
            <w:noWrap/>
            <w:vAlign w:val="bottom"/>
            <w:hideMark/>
          </w:tcPr>
          <w:p w14:paraId="4909B15D"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13E60EFC"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7BD996FC"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65823FA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007" w:type="dxa"/>
            <w:tcBorders>
              <w:top w:val="nil"/>
              <w:left w:val="nil"/>
              <w:bottom w:val="nil"/>
              <w:right w:val="nil"/>
            </w:tcBorders>
            <w:shd w:val="clear" w:color="auto" w:fill="auto"/>
            <w:noWrap/>
            <w:vAlign w:val="bottom"/>
            <w:hideMark/>
          </w:tcPr>
          <w:p w14:paraId="50D0B81E"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nil"/>
              <w:right w:val="nil"/>
            </w:tcBorders>
            <w:shd w:val="clear" w:color="auto" w:fill="auto"/>
            <w:noWrap/>
            <w:vAlign w:val="bottom"/>
            <w:hideMark/>
          </w:tcPr>
          <w:p w14:paraId="7234378E"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nil"/>
              <w:right w:val="nil"/>
            </w:tcBorders>
            <w:shd w:val="clear" w:color="auto" w:fill="auto"/>
            <w:noWrap/>
            <w:vAlign w:val="bottom"/>
            <w:hideMark/>
          </w:tcPr>
          <w:p w14:paraId="5844289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49D4FE65"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CB3E6B" w14:paraId="4BDD9832" w14:textId="77777777" w:rsidTr="00C105FC">
        <w:trPr>
          <w:trHeight w:val="255"/>
        </w:trPr>
        <w:tc>
          <w:tcPr>
            <w:tcW w:w="957" w:type="dxa"/>
            <w:tcBorders>
              <w:top w:val="nil"/>
              <w:left w:val="nil"/>
              <w:bottom w:val="single" w:sz="4" w:space="0" w:color="auto"/>
              <w:right w:val="nil"/>
            </w:tcBorders>
            <w:shd w:val="clear" w:color="auto" w:fill="auto"/>
            <w:noWrap/>
            <w:vAlign w:val="bottom"/>
            <w:hideMark/>
          </w:tcPr>
          <w:p w14:paraId="541F1C7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51" w:type="dxa"/>
            <w:tcBorders>
              <w:top w:val="nil"/>
              <w:left w:val="nil"/>
              <w:bottom w:val="single" w:sz="4" w:space="0" w:color="auto"/>
              <w:right w:val="nil"/>
            </w:tcBorders>
            <w:shd w:val="clear" w:color="auto" w:fill="auto"/>
            <w:vAlign w:val="center"/>
            <w:hideMark/>
          </w:tcPr>
          <w:p w14:paraId="4893F8A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single" w:sz="4" w:space="0" w:color="auto"/>
              <w:right w:val="nil"/>
            </w:tcBorders>
            <w:shd w:val="clear" w:color="000000" w:fill="D9D9D9"/>
            <w:noWrap/>
            <w:vAlign w:val="bottom"/>
            <w:hideMark/>
          </w:tcPr>
          <w:p w14:paraId="6FB7802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single" w:sz="4" w:space="0" w:color="auto"/>
              <w:right w:val="nil"/>
            </w:tcBorders>
            <w:shd w:val="clear" w:color="000000" w:fill="D9D9D9"/>
            <w:noWrap/>
            <w:vAlign w:val="bottom"/>
            <w:hideMark/>
          </w:tcPr>
          <w:p w14:paraId="6DBB3AD1"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single" w:sz="4" w:space="0" w:color="auto"/>
              <w:right w:val="nil"/>
            </w:tcBorders>
            <w:shd w:val="clear" w:color="auto" w:fill="auto"/>
            <w:noWrap/>
            <w:vAlign w:val="bottom"/>
            <w:hideMark/>
          </w:tcPr>
          <w:p w14:paraId="42CC530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noWrap/>
            <w:vAlign w:val="bottom"/>
            <w:hideMark/>
          </w:tcPr>
          <w:p w14:paraId="339AB53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noWrap/>
            <w:vAlign w:val="bottom"/>
            <w:hideMark/>
          </w:tcPr>
          <w:p w14:paraId="51271895"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vAlign w:val="center"/>
            <w:hideMark/>
          </w:tcPr>
          <w:p w14:paraId="63E6F3E7"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single" w:sz="4" w:space="0" w:color="auto"/>
              <w:right w:val="nil"/>
            </w:tcBorders>
            <w:shd w:val="clear" w:color="000000" w:fill="D9D9D9"/>
            <w:noWrap/>
            <w:vAlign w:val="bottom"/>
            <w:hideMark/>
          </w:tcPr>
          <w:p w14:paraId="2E27D4B6"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single" w:sz="4" w:space="0" w:color="auto"/>
              <w:right w:val="nil"/>
            </w:tcBorders>
            <w:shd w:val="clear" w:color="000000" w:fill="D9D9D9"/>
            <w:noWrap/>
            <w:vAlign w:val="bottom"/>
            <w:hideMark/>
          </w:tcPr>
          <w:p w14:paraId="49182441"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single" w:sz="4" w:space="0" w:color="auto"/>
              <w:right w:val="nil"/>
            </w:tcBorders>
            <w:shd w:val="clear" w:color="auto" w:fill="auto"/>
            <w:noWrap/>
            <w:vAlign w:val="bottom"/>
            <w:hideMark/>
          </w:tcPr>
          <w:p w14:paraId="3E33BF2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noWrap/>
            <w:vAlign w:val="bottom"/>
            <w:hideMark/>
          </w:tcPr>
          <w:p w14:paraId="623950CC"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r>
      <w:tr w:rsidR="00CB3E6B" w:rsidRPr="001E4ECD" w14:paraId="0A3C3673" w14:textId="77777777" w:rsidTr="00C105FC">
        <w:trPr>
          <w:trHeight w:val="255"/>
        </w:trPr>
        <w:tc>
          <w:tcPr>
            <w:tcW w:w="12443" w:type="dxa"/>
            <w:gridSpan w:val="12"/>
            <w:tcBorders>
              <w:top w:val="nil"/>
              <w:left w:val="nil"/>
              <w:bottom w:val="nil"/>
              <w:right w:val="nil"/>
            </w:tcBorders>
            <w:shd w:val="clear" w:color="auto" w:fill="auto"/>
            <w:noWrap/>
            <w:vAlign w:val="bottom"/>
            <w:hideMark/>
          </w:tcPr>
          <w:p w14:paraId="0F249A32" w14:textId="77777777" w:rsidR="00CB3E6B" w:rsidRPr="00CB3E6B" w:rsidRDefault="00CB3E6B" w:rsidP="00C105FC">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xml:space="preserve">Note: raw denotes the simple effect in the hypothetical data before correction whereas correct denotes the simple effect after correction. </w:t>
            </w:r>
            <w:r w:rsidR="00C105FC" w:rsidRPr="00CB3E6B">
              <w:rPr>
                <w:rFonts w:ascii="Times New Roman" w:eastAsia="Times New Roman" w:hAnsi="Times New Roman" w:cs="Times New Roman"/>
                <w:color w:val="000000"/>
                <w:sz w:val="20"/>
                <w:szCs w:val="20"/>
                <w:lang w:val="en-US" w:eastAsia="nl-NL"/>
              </w:rPr>
              <w:t>Column</w:t>
            </w:r>
            <w:r w:rsidR="00B84A1F">
              <w:rPr>
                <w:rFonts w:ascii="Times New Roman" w:eastAsia="Times New Roman" w:hAnsi="Times New Roman" w:cs="Times New Roman"/>
                <w:color w:val="000000"/>
                <w:sz w:val="20"/>
                <w:szCs w:val="20"/>
                <w:lang w:val="en-US" w:eastAsia="nl-NL"/>
              </w:rPr>
              <w:t xml:space="preserve"> </w:t>
            </w:r>
            <w:r w:rsidR="00C105FC" w:rsidRPr="00CB3E6B">
              <w:rPr>
                <w:rFonts w:ascii="Times New Roman" w:eastAsia="Times New Roman" w:hAnsi="Times New Roman" w:cs="Times New Roman"/>
                <w:color w:val="000000"/>
                <w:sz w:val="20"/>
                <w:szCs w:val="20"/>
                <w:lang w:val="en-US" w:eastAsia="nl-NL"/>
              </w:rPr>
              <w:t>wise effects are multiplied by the type of measure only, whereas column</w:t>
            </w:r>
            <w:r w:rsidR="00B84A1F">
              <w:rPr>
                <w:rFonts w:ascii="Times New Roman" w:eastAsia="Times New Roman" w:hAnsi="Times New Roman" w:cs="Times New Roman"/>
                <w:color w:val="000000"/>
                <w:sz w:val="20"/>
                <w:szCs w:val="20"/>
                <w:lang w:val="en-US" w:eastAsia="nl-NL"/>
              </w:rPr>
              <w:t xml:space="preserve"> </w:t>
            </w:r>
            <w:r w:rsidR="00C105FC" w:rsidRPr="00CB3E6B">
              <w:rPr>
                <w:rFonts w:ascii="Times New Roman" w:eastAsia="Times New Roman" w:hAnsi="Times New Roman" w:cs="Times New Roman"/>
                <w:color w:val="000000"/>
                <w:sz w:val="20"/>
                <w:szCs w:val="20"/>
                <w:lang w:val="en-US" w:eastAsia="nl-NL"/>
              </w:rPr>
              <w:t>wise effects are multi</w:t>
            </w:r>
            <w:r w:rsidR="00C105FC">
              <w:rPr>
                <w:rFonts w:ascii="Times New Roman" w:eastAsia="Times New Roman" w:hAnsi="Times New Roman" w:cs="Times New Roman"/>
                <w:color w:val="000000"/>
                <w:sz w:val="20"/>
                <w:szCs w:val="20"/>
                <w:lang w:val="en-US" w:eastAsia="nl-NL"/>
              </w:rPr>
              <w:t>plied by both the type of moder</w:t>
            </w:r>
            <w:r w:rsidR="00C105FC" w:rsidRPr="00CB3E6B">
              <w:rPr>
                <w:rFonts w:ascii="Times New Roman" w:eastAsia="Times New Roman" w:hAnsi="Times New Roman" w:cs="Times New Roman"/>
                <w:color w:val="000000"/>
                <w:sz w:val="20"/>
                <w:szCs w:val="20"/>
                <w:lang w:val="en-US" w:eastAsia="nl-NL"/>
              </w:rPr>
              <w:t>ator and type of measure.</w:t>
            </w:r>
          </w:p>
        </w:tc>
      </w:tr>
    </w:tbl>
    <w:p w14:paraId="43019BCA" w14:textId="77777777" w:rsidR="00C010BB" w:rsidRDefault="00C010BB">
      <w:pPr>
        <w:rPr>
          <w:lang w:val="en-US"/>
        </w:rPr>
      </w:pPr>
      <w:r>
        <w:rPr>
          <w:lang w:val="en-US"/>
        </w:rPr>
        <w:br w:type="page"/>
      </w:r>
    </w:p>
    <w:p w14:paraId="2FC26F32" w14:textId="77777777" w:rsidR="00C010BB" w:rsidRDefault="00C010BB" w:rsidP="00A13277">
      <w:pPr>
        <w:spacing w:after="0"/>
        <w:rPr>
          <w:rFonts w:ascii="Times New Roman" w:hAnsi="Times New Roman" w:cs="Times New Roman"/>
          <w:sz w:val="18"/>
          <w:szCs w:val="18"/>
          <w:lang w:val="en-US"/>
        </w:rPr>
        <w:sectPr w:rsidR="00C010BB" w:rsidSect="00C010BB">
          <w:pgSz w:w="16838" w:h="11906" w:orient="landscape"/>
          <w:pgMar w:top="1412" w:right="1412" w:bottom="1412" w:left="1412" w:header="709" w:footer="709" w:gutter="0"/>
          <w:cols w:space="708"/>
          <w:docGrid w:linePitch="360"/>
        </w:sectPr>
      </w:pPr>
    </w:p>
    <w:tbl>
      <w:tblPr>
        <w:tblW w:w="8504" w:type="dxa"/>
        <w:tblInd w:w="70" w:type="dxa"/>
        <w:tblCellMar>
          <w:left w:w="70" w:type="dxa"/>
          <w:right w:w="70" w:type="dxa"/>
        </w:tblCellMar>
        <w:tblLook w:val="04A0" w:firstRow="1" w:lastRow="0" w:firstColumn="1" w:lastColumn="0" w:noHBand="0" w:noVBand="1"/>
      </w:tblPr>
      <w:tblGrid>
        <w:gridCol w:w="1796"/>
        <w:gridCol w:w="540"/>
        <w:gridCol w:w="716"/>
        <w:gridCol w:w="576"/>
        <w:gridCol w:w="507"/>
        <w:gridCol w:w="576"/>
        <w:gridCol w:w="507"/>
        <w:gridCol w:w="1136"/>
        <w:gridCol w:w="507"/>
        <w:gridCol w:w="1136"/>
        <w:gridCol w:w="507"/>
      </w:tblGrid>
      <w:tr w:rsidR="00E76D2C" w:rsidRPr="001E4ECD" w14:paraId="53F78D35" w14:textId="77777777">
        <w:trPr>
          <w:trHeight w:val="229"/>
          <w:tblHeader/>
        </w:trPr>
        <w:tc>
          <w:tcPr>
            <w:tcW w:w="8504" w:type="dxa"/>
            <w:gridSpan w:val="11"/>
            <w:tcBorders>
              <w:left w:val="nil"/>
              <w:bottom w:val="single" w:sz="4" w:space="0" w:color="auto"/>
              <w:right w:val="nil"/>
            </w:tcBorders>
            <w:shd w:val="clear" w:color="auto" w:fill="auto"/>
            <w:noWrap/>
            <w:vAlign w:val="bottom"/>
          </w:tcPr>
          <w:p w14:paraId="5130B0B2" w14:textId="77777777" w:rsidR="00E76D2C" w:rsidRPr="00F70F0A" w:rsidRDefault="00731737" w:rsidP="00A13277">
            <w:pPr>
              <w:spacing w:after="0"/>
              <w:rPr>
                <w:rFonts w:ascii="Times New Roman" w:hAnsi="Times New Roman" w:cs="Times New Roman"/>
                <w:sz w:val="18"/>
                <w:szCs w:val="18"/>
                <w:lang w:val="en-US"/>
              </w:rPr>
            </w:pPr>
            <w:r w:rsidRPr="00F70F0A">
              <w:rPr>
                <w:rFonts w:ascii="Times New Roman" w:hAnsi="Times New Roman" w:cs="Times New Roman"/>
                <w:sz w:val="18"/>
                <w:szCs w:val="18"/>
                <w:lang w:val="en-US"/>
              </w:rPr>
              <w:lastRenderedPageBreak/>
              <w:t xml:space="preserve">Table </w:t>
            </w:r>
            <w:r w:rsidR="00A13277">
              <w:rPr>
                <w:rFonts w:ascii="Times New Roman" w:hAnsi="Times New Roman" w:cs="Times New Roman"/>
                <w:sz w:val="18"/>
                <w:szCs w:val="18"/>
                <w:lang w:val="en-US"/>
              </w:rPr>
              <w:t>2</w:t>
            </w:r>
            <w:r w:rsidRPr="00F70F0A">
              <w:rPr>
                <w:rFonts w:ascii="Times New Roman" w:hAnsi="Times New Roman" w:cs="Times New Roman"/>
                <w:sz w:val="18"/>
                <w:szCs w:val="18"/>
                <w:lang w:val="en-US"/>
              </w:rPr>
              <w:t xml:space="preserve"> – Effect sizes per study for the confirmatory hypotheses</w:t>
            </w:r>
          </w:p>
        </w:tc>
      </w:tr>
      <w:tr w:rsidR="00E76D2C" w:rsidRPr="00F70F0A" w14:paraId="56E7CD7B" w14:textId="77777777">
        <w:trPr>
          <w:trHeight w:val="300"/>
          <w:tblHeader/>
        </w:trPr>
        <w:tc>
          <w:tcPr>
            <w:tcW w:w="1796" w:type="dxa"/>
            <w:tcBorders>
              <w:top w:val="single" w:sz="4" w:space="0" w:color="auto"/>
              <w:left w:val="nil"/>
              <w:bottom w:val="single" w:sz="4" w:space="0" w:color="auto"/>
              <w:right w:val="nil"/>
            </w:tcBorders>
            <w:shd w:val="clear" w:color="auto" w:fill="auto"/>
            <w:noWrap/>
            <w:vAlign w:val="bottom"/>
          </w:tcPr>
          <w:p w14:paraId="5AF0FD59" w14:textId="77777777" w:rsidR="00E76D2C" w:rsidRPr="00F70F0A" w:rsidRDefault="00731737" w:rsidP="00A22D2C">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First</w:t>
            </w:r>
            <w:r w:rsidR="00A22D2C">
              <w:rPr>
                <w:rFonts w:ascii="Times New Roman" w:eastAsia="Times New Roman" w:hAnsi="Times New Roman" w:cs="Times New Roman"/>
                <w:color w:val="000000"/>
                <w:sz w:val="20"/>
                <w:szCs w:val="20"/>
                <w:lang w:eastAsia="nl-NL"/>
              </w:rPr>
              <w:t xml:space="preserve"> </w:t>
            </w:r>
            <w:r w:rsidRPr="00F70F0A">
              <w:rPr>
                <w:rFonts w:ascii="Times New Roman" w:eastAsia="Times New Roman" w:hAnsi="Times New Roman" w:cs="Times New Roman"/>
                <w:color w:val="000000"/>
                <w:sz w:val="20"/>
                <w:szCs w:val="20"/>
                <w:lang w:eastAsia="nl-NL"/>
              </w:rPr>
              <w:t>author</w:t>
            </w:r>
          </w:p>
        </w:tc>
        <w:tc>
          <w:tcPr>
            <w:tcW w:w="540" w:type="dxa"/>
            <w:tcBorders>
              <w:top w:val="single" w:sz="4" w:space="0" w:color="auto"/>
              <w:left w:val="nil"/>
              <w:bottom w:val="single" w:sz="4" w:space="0" w:color="auto"/>
              <w:right w:val="nil"/>
            </w:tcBorders>
            <w:shd w:val="clear" w:color="auto" w:fill="auto"/>
            <w:noWrap/>
            <w:vAlign w:val="bottom"/>
          </w:tcPr>
          <w:p w14:paraId="6A342A07"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Year</w:t>
            </w:r>
          </w:p>
        </w:tc>
        <w:tc>
          <w:tcPr>
            <w:tcW w:w="716" w:type="dxa"/>
            <w:tcBorders>
              <w:top w:val="single" w:sz="4" w:space="0" w:color="auto"/>
              <w:left w:val="nil"/>
              <w:bottom w:val="single" w:sz="4" w:space="0" w:color="auto"/>
              <w:right w:val="nil"/>
            </w:tcBorders>
            <w:shd w:val="clear" w:color="auto" w:fill="auto"/>
            <w:noWrap/>
            <w:vAlign w:val="bottom"/>
          </w:tcPr>
          <w:p w14:paraId="6E3D418E"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N</w:t>
            </w:r>
          </w:p>
        </w:tc>
        <w:tc>
          <w:tcPr>
            <w:tcW w:w="576" w:type="dxa"/>
            <w:tcBorders>
              <w:top w:val="single" w:sz="4" w:space="0" w:color="auto"/>
              <w:left w:val="nil"/>
              <w:bottom w:val="single" w:sz="4" w:space="0" w:color="auto"/>
              <w:right w:val="nil"/>
            </w:tcBorders>
            <w:shd w:val="clear" w:color="auto" w:fill="auto"/>
            <w:noWrap/>
            <w:vAlign w:val="bottom"/>
          </w:tcPr>
          <w:p w14:paraId="3F08DDD2"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d T1</w:t>
            </w:r>
          </w:p>
        </w:tc>
        <w:tc>
          <w:tcPr>
            <w:tcW w:w="507" w:type="dxa"/>
            <w:tcBorders>
              <w:top w:val="single" w:sz="4" w:space="0" w:color="auto"/>
              <w:left w:val="nil"/>
              <w:bottom w:val="single" w:sz="4" w:space="0" w:color="auto"/>
              <w:right w:val="nil"/>
            </w:tcBorders>
            <w:shd w:val="clear" w:color="auto" w:fill="auto"/>
            <w:noWrap/>
            <w:vAlign w:val="bottom"/>
          </w:tcPr>
          <w:p w14:paraId="5232973B"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(SE)</w:t>
            </w:r>
          </w:p>
        </w:tc>
        <w:tc>
          <w:tcPr>
            <w:tcW w:w="576" w:type="dxa"/>
            <w:tcBorders>
              <w:top w:val="single" w:sz="4" w:space="0" w:color="auto"/>
              <w:left w:val="nil"/>
              <w:bottom w:val="single" w:sz="4" w:space="0" w:color="auto"/>
              <w:right w:val="nil"/>
            </w:tcBorders>
            <w:shd w:val="clear" w:color="auto" w:fill="auto"/>
            <w:noWrap/>
            <w:vAlign w:val="bottom"/>
          </w:tcPr>
          <w:p w14:paraId="79E09962"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d T2</w:t>
            </w:r>
          </w:p>
        </w:tc>
        <w:tc>
          <w:tcPr>
            <w:tcW w:w="507" w:type="dxa"/>
            <w:tcBorders>
              <w:top w:val="single" w:sz="4" w:space="0" w:color="auto"/>
              <w:left w:val="nil"/>
              <w:bottom w:val="single" w:sz="4" w:space="0" w:color="auto"/>
              <w:right w:val="nil"/>
            </w:tcBorders>
            <w:shd w:val="clear" w:color="auto" w:fill="auto"/>
            <w:noWrap/>
            <w:vAlign w:val="bottom"/>
          </w:tcPr>
          <w:p w14:paraId="38693478"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(SE)</w:t>
            </w:r>
          </w:p>
        </w:tc>
        <w:tc>
          <w:tcPr>
            <w:tcW w:w="1136" w:type="dxa"/>
            <w:tcBorders>
              <w:top w:val="single" w:sz="4" w:space="0" w:color="auto"/>
              <w:left w:val="nil"/>
              <w:bottom w:val="single" w:sz="4" w:space="0" w:color="auto"/>
              <w:right w:val="nil"/>
            </w:tcBorders>
            <w:shd w:val="clear" w:color="auto" w:fill="auto"/>
            <w:noWrap/>
            <w:vAlign w:val="bottom"/>
          </w:tcPr>
          <w:p w14:paraId="370EC0C7"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Δd T1</w:t>
            </w:r>
          </w:p>
        </w:tc>
        <w:tc>
          <w:tcPr>
            <w:tcW w:w="507" w:type="dxa"/>
            <w:tcBorders>
              <w:top w:val="single" w:sz="4" w:space="0" w:color="auto"/>
              <w:left w:val="nil"/>
              <w:bottom w:val="single" w:sz="4" w:space="0" w:color="auto"/>
              <w:right w:val="nil"/>
            </w:tcBorders>
            <w:shd w:val="clear" w:color="auto" w:fill="auto"/>
            <w:noWrap/>
            <w:vAlign w:val="bottom"/>
          </w:tcPr>
          <w:p w14:paraId="4C065C52"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(SE)</w:t>
            </w:r>
          </w:p>
        </w:tc>
        <w:tc>
          <w:tcPr>
            <w:tcW w:w="1136" w:type="dxa"/>
            <w:tcBorders>
              <w:top w:val="single" w:sz="4" w:space="0" w:color="auto"/>
              <w:left w:val="nil"/>
              <w:bottom w:val="single" w:sz="4" w:space="0" w:color="auto"/>
              <w:right w:val="nil"/>
            </w:tcBorders>
            <w:shd w:val="clear" w:color="auto" w:fill="auto"/>
            <w:noWrap/>
            <w:vAlign w:val="bottom"/>
          </w:tcPr>
          <w:p w14:paraId="2B10A150"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Δd T2</w:t>
            </w:r>
          </w:p>
        </w:tc>
        <w:tc>
          <w:tcPr>
            <w:tcW w:w="507" w:type="dxa"/>
            <w:tcBorders>
              <w:top w:val="single" w:sz="4" w:space="0" w:color="auto"/>
              <w:left w:val="nil"/>
              <w:bottom w:val="single" w:sz="4" w:space="0" w:color="auto"/>
              <w:right w:val="nil"/>
            </w:tcBorders>
            <w:shd w:val="clear" w:color="auto" w:fill="auto"/>
            <w:noWrap/>
            <w:vAlign w:val="bottom"/>
          </w:tcPr>
          <w:p w14:paraId="380946A4"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(SE)</w:t>
            </w:r>
          </w:p>
        </w:tc>
      </w:tr>
      <w:tr w:rsidR="00136C95" w:rsidRPr="00F70F0A" w14:paraId="6DA8BAA1" w14:textId="77777777">
        <w:trPr>
          <w:trHeight w:val="300"/>
        </w:trPr>
        <w:tc>
          <w:tcPr>
            <w:tcW w:w="1796" w:type="dxa"/>
            <w:tcBorders>
              <w:top w:val="nil"/>
              <w:left w:val="nil"/>
              <w:bottom w:val="nil"/>
              <w:right w:val="nil"/>
            </w:tcBorders>
            <w:shd w:val="clear" w:color="auto" w:fill="auto"/>
            <w:noWrap/>
            <w:vAlign w:val="bottom"/>
          </w:tcPr>
          <w:p w14:paraId="15C2C19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Alvares</w:t>
            </w:r>
          </w:p>
        </w:tc>
        <w:tc>
          <w:tcPr>
            <w:tcW w:w="540" w:type="dxa"/>
            <w:tcBorders>
              <w:top w:val="nil"/>
              <w:left w:val="nil"/>
              <w:bottom w:val="nil"/>
              <w:right w:val="nil"/>
            </w:tcBorders>
            <w:shd w:val="clear" w:color="auto" w:fill="auto"/>
            <w:noWrap/>
            <w:vAlign w:val="bottom"/>
          </w:tcPr>
          <w:p w14:paraId="6B89E33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23DED6F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36EA039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07" w:type="dxa"/>
            <w:tcBorders>
              <w:top w:val="nil"/>
              <w:left w:val="nil"/>
              <w:bottom w:val="nil"/>
              <w:right w:val="nil"/>
            </w:tcBorders>
            <w:shd w:val="clear" w:color="auto" w:fill="auto"/>
            <w:noWrap/>
            <w:vAlign w:val="bottom"/>
          </w:tcPr>
          <w:p w14:paraId="4A97CE3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3CCE9CB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5D602EE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4DF3C30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1B8EF55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5665AFE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07" w:type="dxa"/>
            <w:tcBorders>
              <w:top w:val="nil"/>
              <w:left w:val="nil"/>
              <w:bottom w:val="nil"/>
              <w:right w:val="nil"/>
            </w:tcBorders>
            <w:shd w:val="clear" w:color="auto" w:fill="auto"/>
            <w:noWrap/>
            <w:vAlign w:val="bottom"/>
          </w:tcPr>
          <w:p w14:paraId="16198FA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5502A2B6" w14:textId="77777777">
        <w:trPr>
          <w:trHeight w:val="300"/>
        </w:trPr>
        <w:tc>
          <w:tcPr>
            <w:tcW w:w="1796" w:type="dxa"/>
            <w:tcBorders>
              <w:top w:val="nil"/>
              <w:left w:val="nil"/>
              <w:bottom w:val="nil"/>
              <w:right w:val="nil"/>
            </w:tcBorders>
            <w:shd w:val="clear" w:color="auto" w:fill="auto"/>
            <w:noWrap/>
            <w:vAlign w:val="bottom"/>
          </w:tcPr>
          <w:p w14:paraId="7D0C9ED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Ambrosini</w:t>
            </w:r>
          </w:p>
        </w:tc>
        <w:tc>
          <w:tcPr>
            <w:tcW w:w="540" w:type="dxa"/>
            <w:tcBorders>
              <w:top w:val="nil"/>
              <w:left w:val="nil"/>
              <w:bottom w:val="nil"/>
              <w:right w:val="nil"/>
            </w:tcBorders>
            <w:shd w:val="clear" w:color="auto" w:fill="auto"/>
            <w:noWrap/>
            <w:vAlign w:val="bottom"/>
          </w:tcPr>
          <w:p w14:paraId="6836446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04EAA9A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40</w:t>
            </w:r>
          </w:p>
        </w:tc>
        <w:tc>
          <w:tcPr>
            <w:tcW w:w="576" w:type="dxa"/>
            <w:tcBorders>
              <w:top w:val="nil"/>
              <w:left w:val="nil"/>
              <w:bottom w:val="nil"/>
              <w:right w:val="nil"/>
            </w:tcBorders>
            <w:shd w:val="clear" w:color="auto" w:fill="auto"/>
            <w:noWrap/>
            <w:vAlign w:val="bottom"/>
          </w:tcPr>
          <w:p w14:paraId="397AAEF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-1.69</w:t>
            </w:r>
          </w:p>
        </w:tc>
        <w:tc>
          <w:tcPr>
            <w:tcW w:w="507" w:type="dxa"/>
            <w:tcBorders>
              <w:top w:val="nil"/>
              <w:left w:val="nil"/>
              <w:bottom w:val="nil"/>
              <w:right w:val="nil"/>
            </w:tcBorders>
            <w:shd w:val="clear" w:color="auto" w:fill="auto"/>
            <w:noWrap/>
            <w:vAlign w:val="bottom"/>
          </w:tcPr>
          <w:p w14:paraId="329781B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79581B9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-0.97</w:t>
            </w:r>
          </w:p>
        </w:tc>
        <w:tc>
          <w:tcPr>
            <w:tcW w:w="507" w:type="dxa"/>
            <w:tcBorders>
              <w:top w:val="nil"/>
              <w:left w:val="nil"/>
              <w:bottom w:val="nil"/>
              <w:right w:val="nil"/>
            </w:tcBorders>
            <w:shd w:val="clear" w:color="auto" w:fill="auto"/>
            <w:noWrap/>
            <w:vAlign w:val="bottom"/>
          </w:tcPr>
          <w:p w14:paraId="4427BF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43F5379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162973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E4EE58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3C844C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D641729" w14:textId="77777777">
        <w:trPr>
          <w:trHeight w:val="300"/>
        </w:trPr>
        <w:tc>
          <w:tcPr>
            <w:tcW w:w="1796" w:type="dxa"/>
            <w:tcBorders>
              <w:top w:val="nil"/>
              <w:left w:val="nil"/>
              <w:bottom w:val="nil"/>
              <w:right w:val="nil"/>
            </w:tcBorders>
            <w:shd w:val="clear" w:color="auto" w:fill="auto"/>
            <w:noWrap/>
            <w:vAlign w:val="bottom"/>
          </w:tcPr>
          <w:p w14:paraId="612910F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Anonymous</w:t>
            </w:r>
          </w:p>
        </w:tc>
        <w:tc>
          <w:tcPr>
            <w:tcW w:w="540" w:type="dxa"/>
            <w:tcBorders>
              <w:top w:val="nil"/>
              <w:left w:val="nil"/>
              <w:bottom w:val="nil"/>
              <w:right w:val="nil"/>
            </w:tcBorders>
            <w:shd w:val="clear" w:color="auto" w:fill="auto"/>
            <w:noWrap/>
            <w:vAlign w:val="bottom"/>
          </w:tcPr>
          <w:p w14:paraId="7F7C75F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64C6ABA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49</w:t>
            </w:r>
          </w:p>
        </w:tc>
        <w:tc>
          <w:tcPr>
            <w:tcW w:w="576" w:type="dxa"/>
            <w:tcBorders>
              <w:top w:val="nil"/>
              <w:left w:val="nil"/>
              <w:bottom w:val="nil"/>
              <w:right w:val="nil"/>
            </w:tcBorders>
            <w:shd w:val="clear" w:color="auto" w:fill="auto"/>
            <w:noWrap/>
            <w:vAlign w:val="bottom"/>
          </w:tcPr>
          <w:p w14:paraId="34B4B3A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-3.97</w:t>
            </w:r>
          </w:p>
        </w:tc>
        <w:tc>
          <w:tcPr>
            <w:tcW w:w="507" w:type="dxa"/>
            <w:tcBorders>
              <w:top w:val="nil"/>
              <w:left w:val="nil"/>
              <w:bottom w:val="nil"/>
              <w:right w:val="nil"/>
            </w:tcBorders>
            <w:shd w:val="clear" w:color="auto" w:fill="auto"/>
            <w:noWrap/>
            <w:vAlign w:val="bottom"/>
          </w:tcPr>
          <w:p w14:paraId="135C390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576" w:type="dxa"/>
            <w:tcBorders>
              <w:top w:val="nil"/>
              <w:left w:val="nil"/>
              <w:bottom w:val="nil"/>
              <w:right w:val="nil"/>
            </w:tcBorders>
            <w:shd w:val="clear" w:color="auto" w:fill="auto"/>
            <w:noWrap/>
            <w:vAlign w:val="bottom"/>
          </w:tcPr>
          <w:p w14:paraId="5403851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-1.32</w:t>
            </w:r>
          </w:p>
        </w:tc>
        <w:tc>
          <w:tcPr>
            <w:tcW w:w="507" w:type="dxa"/>
            <w:tcBorders>
              <w:top w:val="nil"/>
              <w:left w:val="nil"/>
              <w:bottom w:val="nil"/>
              <w:right w:val="nil"/>
            </w:tcBorders>
            <w:shd w:val="clear" w:color="auto" w:fill="auto"/>
            <w:noWrap/>
            <w:vAlign w:val="bottom"/>
          </w:tcPr>
          <w:p w14:paraId="2615F09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32BBA8E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44B437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6670F4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AC11C3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99DF5D9" w14:textId="77777777">
        <w:trPr>
          <w:trHeight w:val="300"/>
        </w:trPr>
        <w:tc>
          <w:tcPr>
            <w:tcW w:w="1796" w:type="dxa"/>
            <w:tcBorders>
              <w:top w:val="nil"/>
              <w:left w:val="nil"/>
              <w:bottom w:val="nil"/>
              <w:right w:val="nil"/>
            </w:tcBorders>
            <w:shd w:val="clear" w:color="auto" w:fill="auto"/>
            <w:noWrap/>
            <w:vAlign w:val="bottom"/>
          </w:tcPr>
          <w:p w14:paraId="13D96E0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Anonymous</w:t>
            </w:r>
          </w:p>
        </w:tc>
        <w:tc>
          <w:tcPr>
            <w:tcW w:w="540" w:type="dxa"/>
            <w:tcBorders>
              <w:top w:val="nil"/>
              <w:left w:val="nil"/>
              <w:bottom w:val="nil"/>
              <w:right w:val="nil"/>
            </w:tcBorders>
            <w:shd w:val="clear" w:color="auto" w:fill="auto"/>
            <w:noWrap/>
            <w:vAlign w:val="bottom"/>
          </w:tcPr>
          <w:p w14:paraId="175F4FE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3E89E5D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91</w:t>
            </w:r>
          </w:p>
        </w:tc>
        <w:tc>
          <w:tcPr>
            <w:tcW w:w="576" w:type="dxa"/>
            <w:tcBorders>
              <w:top w:val="nil"/>
              <w:left w:val="nil"/>
              <w:bottom w:val="nil"/>
              <w:right w:val="nil"/>
            </w:tcBorders>
            <w:shd w:val="clear" w:color="auto" w:fill="auto"/>
            <w:noWrap/>
            <w:vAlign w:val="bottom"/>
          </w:tcPr>
          <w:p w14:paraId="4B43C33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-3.17</w:t>
            </w:r>
          </w:p>
        </w:tc>
        <w:tc>
          <w:tcPr>
            <w:tcW w:w="507" w:type="dxa"/>
            <w:tcBorders>
              <w:top w:val="nil"/>
              <w:left w:val="nil"/>
              <w:bottom w:val="nil"/>
              <w:right w:val="nil"/>
            </w:tcBorders>
            <w:shd w:val="clear" w:color="auto" w:fill="auto"/>
            <w:noWrap/>
            <w:vAlign w:val="bottom"/>
          </w:tcPr>
          <w:p w14:paraId="01A532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3982EBB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6E98F57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7D0DA77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0.75</w:t>
            </w:r>
          </w:p>
        </w:tc>
        <w:tc>
          <w:tcPr>
            <w:tcW w:w="507" w:type="dxa"/>
            <w:tcBorders>
              <w:top w:val="nil"/>
              <w:left w:val="nil"/>
              <w:bottom w:val="nil"/>
              <w:right w:val="nil"/>
            </w:tcBorders>
            <w:shd w:val="clear" w:color="auto" w:fill="auto"/>
            <w:noWrap/>
            <w:vAlign w:val="bottom"/>
          </w:tcPr>
          <w:p w14:paraId="0FDDE31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1136" w:type="dxa"/>
            <w:tcBorders>
              <w:top w:val="nil"/>
              <w:left w:val="nil"/>
              <w:bottom w:val="nil"/>
              <w:right w:val="nil"/>
            </w:tcBorders>
            <w:shd w:val="clear" w:color="auto" w:fill="auto"/>
            <w:noWrap/>
            <w:vAlign w:val="bottom"/>
          </w:tcPr>
          <w:p w14:paraId="4E5D83A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0.53</w:t>
            </w:r>
          </w:p>
        </w:tc>
        <w:tc>
          <w:tcPr>
            <w:tcW w:w="507" w:type="dxa"/>
            <w:tcBorders>
              <w:top w:val="nil"/>
              <w:left w:val="nil"/>
              <w:bottom w:val="nil"/>
              <w:right w:val="nil"/>
            </w:tcBorders>
            <w:shd w:val="clear" w:color="auto" w:fill="auto"/>
            <w:noWrap/>
            <w:vAlign w:val="bottom"/>
          </w:tcPr>
          <w:p w14:paraId="7490948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0FB8252F" w14:textId="77777777">
        <w:trPr>
          <w:trHeight w:val="300"/>
        </w:trPr>
        <w:tc>
          <w:tcPr>
            <w:tcW w:w="1796" w:type="dxa"/>
            <w:tcBorders>
              <w:top w:val="nil"/>
              <w:left w:val="nil"/>
              <w:bottom w:val="nil"/>
              <w:right w:val="nil"/>
            </w:tcBorders>
            <w:shd w:val="clear" w:color="auto" w:fill="auto"/>
            <w:noWrap/>
            <w:vAlign w:val="bottom"/>
          </w:tcPr>
          <w:p w14:paraId="6BED6FB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Aydin</w:t>
            </w:r>
          </w:p>
        </w:tc>
        <w:tc>
          <w:tcPr>
            <w:tcW w:w="540" w:type="dxa"/>
            <w:tcBorders>
              <w:top w:val="nil"/>
              <w:left w:val="nil"/>
              <w:bottom w:val="nil"/>
              <w:right w:val="nil"/>
            </w:tcBorders>
            <w:shd w:val="clear" w:color="auto" w:fill="auto"/>
            <w:noWrap/>
            <w:vAlign w:val="bottom"/>
          </w:tcPr>
          <w:p w14:paraId="0EE33F7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F072B8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111D855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-0.95</w:t>
            </w:r>
          </w:p>
        </w:tc>
        <w:tc>
          <w:tcPr>
            <w:tcW w:w="507" w:type="dxa"/>
            <w:tcBorders>
              <w:top w:val="nil"/>
              <w:left w:val="nil"/>
              <w:bottom w:val="nil"/>
              <w:right w:val="nil"/>
            </w:tcBorders>
            <w:shd w:val="clear" w:color="auto" w:fill="auto"/>
            <w:noWrap/>
            <w:vAlign w:val="bottom"/>
          </w:tcPr>
          <w:p w14:paraId="3491A71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52C3C53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c>
          <w:tcPr>
            <w:tcW w:w="507" w:type="dxa"/>
            <w:tcBorders>
              <w:top w:val="nil"/>
              <w:left w:val="nil"/>
              <w:bottom w:val="nil"/>
              <w:right w:val="nil"/>
            </w:tcBorders>
            <w:shd w:val="clear" w:color="auto" w:fill="auto"/>
            <w:noWrap/>
            <w:vAlign w:val="bottom"/>
          </w:tcPr>
          <w:p w14:paraId="3B71C11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1609A81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-1.19</w:t>
            </w:r>
          </w:p>
        </w:tc>
        <w:tc>
          <w:tcPr>
            <w:tcW w:w="507" w:type="dxa"/>
            <w:tcBorders>
              <w:top w:val="nil"/>
              <w:left w:val="nil"/>
              <w:bottom w:val="nil"/>
              <w:right w:val="nil"/>
            </w:tcBorders>
            <w:shd w:val="clear" w:color="auto" w:fill="auto"/>
            <w:noWrap/>
            <w:vAlign w:val="bottom"/>
          </w:tcPr>
          <w:p w14:paraId="0B81285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74F5196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0.72</w:t>
            </w:r>
          </w:p>
        </w:tc>
        <w:tc>
          <w:tcPr>
            <w:tcW w:w="507" w:type="dxa"/>
            <w:tcBorders>
              <w:top w:val="nil"/>
              <w:left w:val="nil"/>
              <w:bottom w:val="nil"/>
              <w:right w:val="nil"/>
            </w:tcBorders>
            <w:shd w:val="clear" w:color="auto" w:fill="auto"/>
            <w:noWrap/>
            <w:vAlign w:val="bottom"/>
          </w:tcPr>
          <w:p w14:paraId="79DC33B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056997EF" w14:textId="77777777">
        <w:trPr>
          <w:trHeight w:val="300"/>
        </w:trPr>
        <w:tc>
          <w:tcPr>
            <w:tcW w:w="1796" w:type="dxa"/>
            <w:tcBorders>
              <w:top w:val="nil"/>
              <w:left w:val="nil"/>
              <w:bottom w:val="nil"/>
              <w:right w:val="nil"/>
            </w:tcBorders>
            <w:shd w:val="clear" w:color="auto" w:fill="auto"/>
            <w:noWrap/>
            <w:vAlign w:val="bottom"/>
          </w:tcPr>
          <w:p w14:paraId="267736B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Banki</w:t>
            </w:r>
          </w:p>
        </w:tc>
        <w:tc>
          <w:tcPr>
            <w:tcW w:w="540" w:type="dxa"/>
            <w:tcBorders>
              <w:top w:val="nil"/>
              <w:left w:val="nil"/>
              <w:bottom w:val="nil"/>
              <w:right w:val="nil"/>
            </w:tcBorders>
            <w:shd w:val="clear" w:color="auto" w:fill="auto"/>
            <w:noWrap/>
            <w:vAlign w:val="bottom"/>
          </w:tcPr>
          <w:p w14:paraId="467BF9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1D1EB11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89</w:t>
            </w:r>
          </w:p>
        </w:tc>
        <w:tc>
          <w:tcPr>
            <w:tcW w:w="576" w:type="dxa"/>
            <w:tcBorders>
              <w:top w:val="nil"/>
              <w:left w:val="nil"/>
              <w:bottom w:val="nil"/>
              <w:right w:val="nil"/>
            </w:tcBorders>
            <w:shd w:val="clear" w:color="auto" w:fill="auto"/>
            <w:noWrap/>
            <w:vAlign w:val="bottom"/>
          </w:tcPr>
          <w:p w14:paraId="3D7C64D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-1.87</w:t>
            </w:r>
          </w:p>
        </w:tc>
        <w:tc>
          <w:tcPr>
            <w:tcW w:w="507" w:type="dxa"/>
            <w:tcBorders>
              <w:top w:val="nil"/>
              <w:left w:val="nil"/>
              <w:bottom w:val="nil"/>
              <w:right w:val="nil"/>
            </w:tcBorders>
            <w:shd w:val="clear" w:color="auto" w:fill="auto"/>
            <w:noWrap/>
            <w:vAlign w:val="bottom"/>
          </w:tcPr>
          <w:p w14:paraId="68349F3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45CD9D8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-0.35</w:t>
            </w:r>
          </w:p>
        </w:tc>
        <w:tc>
          <w:tcPr>
            <w:tcW w:w="507" w:type="dxa"/>
            <w:tcBorders>
              <w:top w:val="nil"/>
              <w:left w:val="nil"/>
              <w:bottom w:val="nil"/>
              <w:right w:val="nil"/>
            </w:tcBorders>
            <w:shd w:val="clear" w:color="auto" w:fill="auto"/>
            <w:noWrap/>
            <w:vAlign w:val="bottom"/>
          </w:tcPr>
          <w:p w14:paraId="7C224BD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4AC46F9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CF9D0B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6C7F22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FA2036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D3C41E8" w14:textId="77777777">
        <w:trPr>
          <w:trHeight w:val="300"/>
        </w:trPr>
        <w:tc>
          <w:tcPr>
            <w:tcW w:w="1796" w:type="dxa"/>
            <w:tcBorders>
              <w:top w:val="nil"/>
              <w:left w:val="nil"/>
              <w:bottom w:val="nil"/>
              <w:right w:val="nil"/>
            </w:tcBorders>
            <w:shd w:val="clear" w:color="auto" w:fill="auto"/>
            <w:noWrap/>
            <w:vAlign w:val="bottom"/>
          </w:tcPr>
          <w:p w14:paraId="3EF655B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Bastian</w:t>
            </w:r>
          </w:p>
        </w:tc>
        <w:tc>
          <w:tcPr>
            <w:tcW w:w="540" w:type="dxa"/>
            <w:tcBorders>
              <w:top w:val="nil"/>
              <w:left w:val="nil"/>
              <w:bottom w:val="nil"/>
              <w:right w:val="nil"/>
            </w:tcBorders>
            <w:shd w:val="clear" w:color="auto" w:fill="auto"/>
            <w:noWrap/>
            <w:vAlign w:val="bottom"/>
          </w:tcPr>
          <w:p w14:paraId="0B42EF3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21DF475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72</w:t>
            </w:r>
          </w:p>
        </w:tc>
        <w:tc>
          <w:tcPr>
            <w:tcW w:w="576" w:type="dxa"/>
            <w:tcBorders>
              <w:top w:val="nil"/>
              <w:left w:val="nil"/>
              <w:bottom w:val="nil"/>
              <w:right w:val="nil"/>
            </w:tcBorders>
            <w:shd w:val="clear" w:color="auto" w:fill="auto"/>
            <w:noWrap/>
            <w:vAlign w:val="bottom"/>
          </w:tcPr>
          <w:p w14:paraId="0DC0262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-2.75</w:t>
            </w:r>
          </w:p>
        </w:tc>
        <w:tc>
          <w:tcPr>
            <w:tcW w:w="507" w:type="dxa"/>
            <w:tcBorders>
              <w:top w:val="nil"/>
              <w:left w:val="nil"/>
              <w:bottom w:val="nil"/>
              <w:right w:val="nil"/>
            </w:tcBorders>
            <w:shd w:val="clear" w:color="auto" w:fill="auto"/>
            <w:noWrap/>
            <w:vAlign w:val="bottom"/>
          </w:tcPr>
          <w:p w14:paraId="1F84685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35A3474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-1.42</w:t>
            </w:r>
          </w:p>
        </w:tc>
        <w:tc>
          <w:tcPr>
            <w:tcW w:w="507" w:type="dxa"/>
            <w:tcBorders>
              <w:top w:val="nil"/>
              <w:left w:val="nil"/>
              <w:bottom w:val="nil"/>
              <w:right w:val="nil"/>
            </w:tcBorders>
            <w:shd w:val="clear" w:color="auto" w:fill="auto"/>
            <w:noWrap/>
            <w:vAlign w:val="bottom"/>
          </w:tcPr>
          <w:p w14:paraId="53F1D2F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7F384B9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DB7C5B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E29587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334D78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229FA79" w14:textId="77777777">
        <w:trPr>
          <w:trHeight w:val="300"/>
        </w:trPr>
        <w:tc>
          <w:tcPr>
            <w:tcW w:w="1796" w:type="dxa"/>
            <w:tcBorders>
              <w:top w:val="nil"/>
              <w:left w:val="nil"/>
              <w:bottom w:val="nil"/>
              <w:right w:val="nil"/>
            </w:tcBorders>
            <w:shd w:val="clear" w:color="auto" w:fill="auto"/>
            <w:noWrap/>
            <w:vAlign w:val="bottom"/>
          </w:tcPr>
          <w:p w14:paraId="3BB95D8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51454AB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A5076C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24</w:t>
            </w:r>
          </w:p>
        </w:tc>
        <w:tc>
          <w:tcPr>
            <w:tcW w:w="576" w:type="dxa"/>
            <w:tcBorders>
              <w:top w:val="nil"/>
              <w:left w:val="nil"/>
              <w:bottom w:val="nil"/>
              <w:right w:val="nil"/>
            </w:tcBorders>
            <w:shd w:val="clear" w:color="auto" w:fill="auto"/>
            <w:noWrap/>
            <w:vAlign w:val="bottom"/>
          </w:tcPr>
          <w:p w14:paraId="2BE93C0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-0.41</w:t>
            </w:r>
          </w:p>
        </w:tc>
        <w:tc>
          <w:tcPr>
            <w:tcW w:w="507" w:type="dxa"/>
            <w:tcBorders>
              <w:top w:val="nil"/>
              <w:left w:val="nil"/>
              <w:bottom w:val="nil"/>
              <w:right w:val="nil"/>
            </w:tcBorders>
            <w:shd w:val="clear" w:color="auto" w:fill="auto"/>
            <w:noWrap/>
            <w:vAlign w:val="bottom"/>
          </w:tcPr>
          <w:p w14:paraId="2DB1D2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19F0198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B0F0AF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B2523F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AE179F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71104A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2EB265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971CE14" w14:textId="77777777">
        <w:trPr>
          <w:trHeight w:val="300"/>
        </w:trPr>
        <w:tc>
          <w:tcPr>
            <w:tcW w:w="1796" w:type="dxa"/>
            <w:tcBorders>
              <w:top w:val="nil"/>
              <w:left w:val="nil"/>
              <w:bottom w:val="nil"/>
              <w:right w:val="nil"/>
            </w:tcBorders>
            <w:shd w:val="clear" w:color="auto" w:fill="auto"/>
            <w:noWrap/>
            <w:vAlign w:val="bottom"/>
          </w:tcPr>
          <w:p w14:paraId="6F7AAFE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50BB076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2172C1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25.50</w:t>
            </w:r>
          </w:p>
        </w:tc>
        <w:tc>
          <w:tcPr>
            <w:tcW w:w="576" w:type="dxa"/>
            <w:tcBorders>
              <w:top w:val="nil"/>
              <w:left w:val="nil"/>
              <w:bottom w:val="nil"/>
              <w:right w:val="nil"/>
            </w:tcBorders>
            <w:shd w:val="clear" w:color="auto" w:fill="auto"/>
            <w:noWrap/>
            <w:vAlign w:val="bottom"/>
          </w:tcPr>
          <w:p w14:paraId="3E045BD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07" w:type="dxa"/>
            <w:tcBorders>
              <w:top w:val="nil"/>
              <w:left w:val="nil"/>
              <w:bottom w:val="nil"/>
              <w:right w:val="nil"/>
            </w:tcBorders>
            <w:shd w:val="clear" w:color="auto" w:fill="auto"/>
            <w:noWrap/>
            <w:vAlign w:val="bottom"/>
          </w:tcPr>
          <w:p w14:paraId="4844BC0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0FEEE9E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B8F4E8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3C5740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902081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DFD2D6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4C29F9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035AD7B" w14:textId="77777777">
        <w:trPr>
          <w:trHeight w:val="300"/>
        </w:trPr>
        <w:tc>
          <w:tcPr>
            <w:tcW w:w="1796" w:type="dxa"/>
            <w:tcBorders>
              <w:top w:val="nil"/>
              <w:left w:val="nil"/>
              <w:bottom w:val="nil"/>
              <w:right w:val="nil"/>
            </w:tcBorders>
            <w:shd w:val="clear" w:color="auto" w:fill="auto"/>
            <w:noWrap/>
            <w:vAlign w:val="bottom"/>
          </w:tcPr>
          <w:p w14:paraId="1DFBCE2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601F7B0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32BF16A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73</w:t>
            </w:r>
          </w:p>
        </w:tc>
        <w:tc>
          <w:tcPr>
            <w:tcW w:w="576" w:type="dxa"/>
            <w:tcBorders>
              <w:top w:val="nil"/>
              <w:left w:val="nil"/>
              <w:bottom w:val="nil"/>
              <w:right w:val="nil"/>
            </w:tcBorders>
            <w:shd w:val="clear" w:color="auto" w:fill="auto"/>
            <w:noWrap/>
            <w:vAlign w:val="bottom"/>
          </w:tcPr>
          <w:p w14:paraId="67D5DCF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-1.63</w:t>
            </w:r>
          </w:p>
        </w:tc>
        <w:tc>
          <w:tcPr>
            <w:tcW w:w="507" w:type="dxa"/>
            <w:tcBorders>
              <w:top w:val="nil"/>
              <w:left w:val="nil"/>
              <w:bottom w:val="nil"/>
              <w:right w:val="nil"/>
            </w:tcBorders>
            <w:shd w:val="clear" w:color="auto" w:fill="auto"/>
            <w:noWrap/>
            <w:vAlign w:val="bottom"/>
          </w:tcPr>
          <w:p w14:paraId="128ABBB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6F4FEFA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-1.63</w:t>
            </w:r>
          </w:p>
        </w:tc>
        <w:tc>
          <w:tcPr>
            <w:tcW w:w="507" w:type="dxa"/>
            <w:tcBorders>
              <w:top w:val="nil"/>
              <w:left w:val="nil"/>
              <w:bottom w:val="nil"/>
              <w:right w:val="nil"/>
            </w:tcBorders>
            <w:shd w:val="clear" w:color="auto" w:fill="auto"/>
            <w:noWrap/>
            <w:vAlign w:val="bottom"/>
          </w:tcPr>
          <w:p w14:paraId="68A914B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1136" w:type="dxa"/>
            <w:tcBorders>
              <w:top w:val="nil"/>
              <w:left w:val="nil"/>
              <w:bottom w:val="nil"/>
              <w:right w:val="nil"/>
            </w:tcBorders>
            <w:shd w:val="clear" w:color="auto" w:fill="auto"/>
            <w:noWrap/>
            <w:vAlign w:val="bottom"/>
          </w:tcPr>
          <w:p w14:paraId="398D45F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-0.86</w:t>
            </w:r>
          </w:p>
        </w:tc>
        <w:tc>
          <w:tcPr>
            <w:tcW w:w="507" w:type="dxa"/>
            <w:tcBorders>
              <w:top w:val="nil"/>
              <w:left w:val="nil"/>
              <w:bottom w:val="nil"/>
              <w:right w:val="nil"/>
            </w:tcBorders>
            <w:shd w:val="clear" w:color="auto" w:fill="auto"/>
            <w:noWrap/>
            <w:vAlign w:val="bottom"/>
          </w:tcPr>
          <w:p w14:paraId="7BC0F9A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0.37</w:t>
            </w:r>
          </w:p>
        </w:tc>
        <w:tc>
          <w:tcPr>
            <w:tcW w:w="1136" w:type="dxa"/>
            <w:tcBorders>
              <w:top w:val="nil"/>
              <w:left w:val="nil"/>
              <w:bottom w:val="nil"/>
              <w:right w:val="nil"/>
            </w:tcBorders>
            <w:shd w:val="clear" w:color="auto" w:fill="auto"/>
            <w:noWrap/>
            <w:vAlign w:val="bottom"/>
          </w:tcPr>
          <w:p w14:paraId="35356F7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-1.11</w:t>
            </w:r>
          </w:p>
        </w:tc>
        <w:tc>
          <w:tcPr>
            <w:tcW w:w="507" w:type="dxa"/>
            <w:tcBorders>
              <w:top w:val="nil"/>
              <w:left w:val="nil"/>
              <w:bottom w:val="nil"/>
              <w:right w:val="nil"/>
            </w:tcBorders>
            <w:shd w:val="clear" w:color="auto" w:fill="auto"/>
            <w:noWrap/>
            <w:vAlign w:val="bottom"/>
          </w:tcPr>
          <w:p w14:paraId="5E027B0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r>
      <w:tr w:rsidR="00136C95" w:rsidRPr="00F70F0A" w14:paraId="383EE57C" w14:textId="77777777">
        <w:trPr>
          <w:trHeight w:val="300"/>
        </w:trPr>
        <w:tc>
          <w:tcPr>
            <w:tcW w:w="1796" w:type="dxa"/>
            <w:tcBorders>
              <w:top w:val="nil"/>
              <w:left w:val="nil"/>
              <w:bottom w:val="nil"/>
              <w:right w:val="nil"/>
            </w:tcBorders>
            <w:shd w:val="clear" w:color="auto" w:fill="auto"/>
            <w:noWrap/>
            <w:vAlign w:val="bottom"/>
          </w:tcPr>
          <w:p w14:paraId="464D128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15CCFD3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741B12F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138</w:t>
            </w:r>
          </w:p>
        </w:tc>
        <w:tc>
          <w:tcPr>
            <w:tcW w:w="576" w:type="dxa"/>
            <w:tcBorders>
              <w:top w:val="nil"/>
              <w:left w:val="nil"/>
              <w:bottom w:val="nil"/>
              <w:right w:val="nil"/>
            </w:tcBorders>
            <w:shd w:val="clear" w:color="auto" w:fill="auto"/>
            <w:noWrap/>
            <w:vAlign w:val="bottom"/>
          </w:tcPr>
          <w:p w14:paraId="4DB2EA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-2.67</w:t>
            </w:r>
          </w:p>
        </w:tc>
        <w:tc>
          <w:tcPr>
            <w:tcW w:w="507" w:type="dxa"/>
            <w:tcBorders>
              <w:top w:val="nil"/>
              <w:left w:val="nil"/>
              <w:bottom w:val="nil"/>
              <w:right w:val="nil"/>
            </w:tcBorders>
            <w:shd w:val="clear" w:color="auto" w:fill="auto"/>
            <w:noWrap/>
            <w:vAlign w:val="bottom"/>
          </w:tcPr>
          <w:p w14:paraId="63E155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569220C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-1.96</w:t>
            </w:r>
          </w:p>
        </w:tc>
        <w:tc>
          <w:tcPr>
            <w:tcW w:w="507" w:type="dxa"/>
            <w:tcBorders>
              <w:top w:val="nil"/>
              <w:left w:val="nil"/>
              <w:bottom w:val="nil"/>
              <w:right w:val="nil"/>
            </w:tcBorders>
            <w:shd w:val="clear" w:color="auto" w:fill="auto"/>
            <w:noWrap/>
            <w:vAlign w:val="bottom"/>
          </w:tcPr>
          <w:p w14:paraId="3F000F7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005D2E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-0.53</w:t>
            </w:r>
          </w:p>
        </w:tc>
        <w:tc>
          <w:tcPr>
            <w:tcW w:w="507" w:type="dxa"/>
            <w:tcBorders>
              <w:top w:val="nil"/>
              <w:left w:val="nil"/>
              <w:bottom w:val="nil"/>
              <w:right w:val="nil"/>
            </w:tcBorders>
            <w:shd w:val="clear" w:color="auto" w:fill="auto"/>
            <w:noWrap/>
            <w:vAlign w:val="bottom"/>
          </w:tcPr>
          <w:p w14:paraId="11D8622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353984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-0.51</w:t>
            </w:r>
          </w:p>
        </w:tc>
        <w:tc>
          <w:tcPr>
            <w:tcW w:w="507" w:type="dxa"/>
            <w:tcBorders>
              <w:top w:val="nil"/>
              <w:left w:val="nil"/>
              <w:bottom w:val="nil"/>
              <w:right w:val="nil"/>
            </w:tcBorders>
            <w:shd w:val="clear" w:color="auto" w:fill="auto"/>
            <w:noWrap/>
            <w:vAlign w:val="bottom"/>
          </w:tcPr>
          <w:p w14:paraId="7A8AC1E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r>
      <w:tr w:rsidR="00136C95" w:rsidRPr="00F70F0A" w14:paraId="10B67D9C" w14:textId="77777777">
        <w:trPr>
          <w:trHeight w:val="300"/>
        </w:trPr>
        <w:tc>
          <w:tcPr>
            <w:tcW w:w="1796" w:type="dxa"/>
            <w:tcBorders>
              <w:top w:val="nil"/>
              <w:left w:val="nil"/>
              <w:bottom w:val="nil"/>
              <w:right w:val="nil"/>
            </w:tcBorders>
            <w:shd w:val="clear" w:color="auto" w:fill="auto"/>
            <w:noWrap/>
            <w:vAlign w:val="bottom"/>
          </w:tcPr>
          <w:p w14:paraId="5FF6A30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13D953B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136D0C8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67</w:t>
            </w:r>
          </w:p>
        </w:tc>
        <w:tc>
          <w:tcPr>
            <w:tcW w:w="576" w:type="dxa"/>
            <w:tcBorders>
              <w:top w:val="nil"/>
              <w:left w:val="nil"/>
              <w:bottom w:val="nil"/>
              <w:right w:val="nil"/>
            </w:tcBorders>
            <w:shd w:val="clear" w:color="auto" w:fill="auto"/>
            <w:noWrap/>
            <w:vAlign w:val="bottom"/>
          </w:tcPr>
          <w:p w14:paraId="5985DB8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w:t>
            </w:r>
          </w:p>
        </w:tc>
        <w:tc>
          <w:tcPr>
            <w:tcW w:w="507" w:type="dxa"/>
            <w:tcBorders>
              <w:top w:val="nil"/>
              <w:left w:val="nil"/>
              <w:bottom w:val="nil"/>
              <w:right w:val="nil"/>
            </w:tcBorders>
            <w:shd w:val="clear" w:color="auto" w:fill="auto"/>
            <w:noWrap/>
            <w:vAlign w:val="bottom"/>
          </w:tcPr>
          <w:p w14:paraId="7F44818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0229A83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13279B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7194B6C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7135A4B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0.45</w:t>
            </w:r>
          </w:p>
        </w:tc>
        <w:tc>
          <w:tcPr>
            <w:tcW w:w="1136" w:type="dxa"/>
            <w:tcBorders>
              <w:top w:val="nil"/>
              <w:left w:val="nil"/>
              <w:bottom w:val="nil"/>
              <w:right w:val="nil"/>
            </w:tcBorders>
            <w:shd w:val="clear" w:color="auto" w:fill="auto"/>
            <w:noWrap/>
            <w:vAlign w:val="bottom"/>
          </w:tcPr>
          <w:p w14:paraId="31FC32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-0.80</w:t>
            </w:r>
          </w:p>
        </w:tc>
        <w:tc>
          <w:tcPr>
            <w:tcW w:w="507" w:type="dxa"/>
            <w:tcBorders>
              <w:top w:val="nil"/>
              <w:left w:val="nil"/>
              <w:bottom w:val="nil"/>
              <w:right w:val="nil"/>
            </w:tcBorders>
            <w:shd w:val="clear" w:color="auto" w:fill="auto"/>
            <w:noWrap/>
            <w:vAlign w:val="bottom"/>
          </w:tcPr>
          <w:p w14:paraId="3334EEB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r>
      <w:tr w:rsidR="00136C95" w:rsidRPr="00F70F0A" w14:paraId="18A91896" w14:textId="77777777">
        <w:trPr>
          <w:trHeight w:val="300"/>
        </w:trPr>
        <w:tc>
          <w:tcPr>
            <w:tcW w:w="1796" w:type="dxa"/>
            <w:tcBorders>
              <w:top w:val="nil"/>
              <w:left w:val="nil"/>
              <w:bottom w:val="nil"/>
              <w:right w:val="nil"/>
            </w:tcBorders>
            <w:shd w:val="clear" w:color="auto" w:fill="auto"/>
            <w:noWrap/>
            <w:vAlign w:val="bottom"/>
          </w:tcPr>
          <w:p w14:paraId="43FD73B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6D4CBCC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3F2BF7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27</w:t>
            </w:r>
          </w:p>
        </w:tc>
        <w:tc>
          <w:tcPr>
            <w:tcW w:w="576" w:type="dxa"/>
            <w:tcBorders>
              <w:top w:val="nil"/>
              <w:left w:val="nil"/>
              <w:bottom w:val="nil"/>
              <w:right w:val="nil"/>
            </w:tcBorders>
            <w:shd w:val="clear" w:color="auto" w:fill="auto"/>
            <w:noWrap/>
            <w:vAlign w:val="bottom"/>
          </w:tcPr>
          <w:p w14:paraId="02A8E3D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-1.39</w:t>
            </w:r>
          </w:p>
        </w:tc>
        <w:tc>
          <w:tcPr>
            <w:tcW w:w="507" w:type="dxa"/>
            <w:tcBorders>
              <w:top w:val="nil"/>
              <w:left w:val="nil"/>
              <w:bottom w:val="nil"/>
              <w:right w:val="nil"/>
            </w:tcBorders>
            <w:shd w:val="clear" w:color="auto" w:fill="auto"/>
            <w:noWrap/>
            <w:vAlign w:val="bottom"/>
          </w:tcPr>
          <w:p w14:paraId="243AA41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78B634D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116F4B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8B65EF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7658E0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E05C01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DA6F24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B3C3918" w14:textId="77777777">
        <w:trPr>
          <w:trHeight w:val="300"/>
        </w:trPr>
        <w:tc>
          <w:tcPr>
            <w:tcW w:w="1796" w:type="dxa"/>
            <w:tcBorders>
              <w:top w:val="nil"/>
              <w:left w:val="nil"/>
              <w:bottom w:val="nil"/>
              <w:right w:val="nil"/>
            </w:tcBorders>
            <w:shd w:val="clear" w:color="auto" w:fill="auto"/>
            <w:noWrap/>
            <w:vAlign w:val="bottom"/>
          </w:tcPr>
          <w:p w14:paraId="2A20EBF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Boyes</w:t>
            </w:r>
          </w:p>
        </w:tc>
        <w:tc>
          <w:tcPr>
            <w:tcW w:w="540" w:type="dxa"/>
            <w:tcBorders>
              <w:top w:val="nil"/>
              <w:left w:val="nil"/>
              <w:bottom w:val="nil"/>
              <w:right w:val="nil"/>
            </w:tcBorders>
            <w:shd w:val="clear" w:color="auto" w:fill="auto"/>
            <w:noWrap/>
            <w:vAlign w:val="bottom"/>
          </w:tcPr>
          <w:p w14:paraId="4C09226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157A4BD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89</w:t>
            </w:r>
          </w:p>
        </w:tc>
        <w:tc>
          <w:tcPr>
            <w:tcW w:w="576" w:type="dxa"/>
            <w:tcBorders>
              <w:top w:val="nil"/>
              <w:left w:val="nil"/>
              <w:bottom w:val="nil"/>
              <w:right w:val="nil"/>
            </w:tcBorders>
            <w:shd w:val="clear" w:color="auto" w:fill="auto"/>
            <w:noWrap/>
            <w:vAlign w:val="bottom"/>
          </w:tcPr>
          <w:p w14:paraId="0FBC89A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-0.43</w:t>
            </w:r>
          </w:p>
        </w:tc>
        <w:tc>
          <w:tcPr>
            <w:tcW w:w="507" w:type="dxa"/>
            <w:tcBorders>
              <w:top w:val="nil"/>
              <w:left w:val="nil"/>
              <w:bottom w:val="nil"/>
              <w:right w:val="nil"/>
            </w:tcBorders>
            <w:shd w:val="clear" w:color="auto" w:fill="auto"/>
            <w:noWrap/>
            <w:vAlign w:val="bottom"/>
          </w:tcPr>
          <w:p w14:paraId="4EFA23B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6D37E41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-0.80</w:t>
            </w:r>
          </w:p>
        </w:tc>
        <w:tc>
          <w:tcPr>
            <w:tcW w:w="507" w:type="dxa"/>
            <w:tcBorders>
              <w:top w:val="nil"/>
              <w:left w:val="nil"/>
              <w:bottom w:val="nil"/>
              <w:right w:val="nil"/>
            </w:tcBorders>
            <w:shd w:val="clear" w:color="auto" w:fill="auto"/>
            <w:noWrap/>
            <w:vAlign w:val="bottom"/>
          </w:tcPr>
          <w:p w14:paraId="143709D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1E809CA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707551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F582EB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504263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18725E5" w14:textId="77777777">
        <w:trPr>
          <w:trHeight w:val="300"/>
        </w:trPr>
        <w:tc>
          <w:tcPr>
            <w:tcW w:w="1796" w:type="dxa"/>
            <w:tcBorders>
              <w:top w:val="nil"/>
              <w:left w:val="nil"/>
              <w:bottom w:val="nil"/>
              <w:right w:val="nil"/>
            </w:tcBorders>
            <w:shd w:val="clear" w:color="auto" w:fill="auto"/>
            <w:noWrap/>
            <w:vAlign w:val="bottom"/>
          </w:tcPr>
          <w:p w14:paraId="1067317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Boyes</w:t>
            </w:r>
          </w:p>
        </w:tc>
        <w:tc>
          <w:tcPr>
            <w:tcW w:w="540" w:type="dxa"/>
            <w:tcBorders>
              <w:top w:val="nil"/>
              <w:left w:val="nil"/>
              <w:bottom w:val="nil"/>
              <w:right w:val="nil"/>
            </w:tcBorders>
            <w:shd w:val="clear" w:color="auto" w:fill="auto"/>
            <w:noWrap/>
            <w:vAlign w:val="bottom"/>
          </w:tcPr>
          <w:p w14:paraId="61E0D98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0A06C8B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87</w:t>
            </w:r>
          </w:p>
        </w:tc>
        <w:tc>
          <w:tcPr>
            <w:tcW w:w="576" w:type="dxa"/>
            <w:tcBorders>
              <w:top w:val="nil"/>
              <w:left w:val="nil"/>
              <w:bottom w:val="nil"/>
              <w:right w:val="nil"/>
            </w:tcBorders>
            <w:shd w:val="clear" w:color="auto" w:fill="auto"/>
            <w:noWrap/>
            <w:vAlign w:val="bottom"/>
          </w:tcPr>
          <w:p w14:paraId="414F14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11C5302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54D5180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-0.84</w:t>
            </w:r>
          </w:p>
        </w:tc>
        <w:tc>
          <w:tcPr>
            <w:tcW w:w="507" w:type="dxa"/>
            <w:tcBorders>
              <w:top w:val="nil"/>
              <w:left w:val="nil"/>
              <w:bottom w:val="nil"/>
              <w:right w:val="nil"/>
            </w:tcBorders>
            <w:shd w:val="clear" w:color="auto" w:fill="auto"/>
            <w:noWrap/>
            <w:vAlign w:val="bottom"/>
          </w:tcPr>
          <w:p w14:paraId="0E08299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6A30B6F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9E8CAA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2B3FC4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DE1264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648E1A6" w14:textId="77777777">
        <w:trPr>
          <w:trHeight w:val="300"/>
        </w:trPr>
        <w:tc>
          <w:tcPr>
            <w:tcW w:w="1796" w:type="dxa"/>
            <w:tcBorders>
              <w:top w:val="nil"/>
              <w:left w:val="nil"/>
              <w:bottom w:val="nil"/>
              <w:right w:val="nil"/>
            </w:tcBorders>
            <w:shd w:val="clear" w:color="auto" w:fill="auto"/>
            <w:noWrap/>
            <w:vAlign w:val="bottom"/>
          </w:tcPr>
          <w:p w14:paraId="68C5BEC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Brochu</w:t>
            </w:r>
          </w:p>
        </w:tc>
        <w:tc>
          <w:tcPr>
            <w:tcW w:w="540" w:type="dxa"/>
            <w:tcBorders>
              <w:top w:val="nil"/>
              <w:left w:val="nil"/>
              <w:bottom w:val="nil"/>
              <w:right w:val="nil"/>
            </w:tcBorders>
            <w:shd w:val="clear" w:color="auto" w:fill="auto"/>
            <w:noWrap/>
            <w:vAlign w:val="bottom"/>
          </w:tcPr>
          <w:p w14:paraId="053574A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6EC8C44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35</w:t>
            </w:r>
          </w:p>
        </w:tc>
        <w:tc>
          <w:tcPr>
            <w:tcW w:w="576" w:type="dxa"/>
            <w:tcBorders>
              <w:top w:val="nil"/>
              <w:left w:val="nil"/>
              <w:bottom w:val="nil"/>
              <w:right w:val="nil"/>
            </w:tcBorders>
            <w:shd w:val="clear" w:color="auto" w:fill="auto"/>
            <w:noWrap/>
            <w:vAlign w:val="bottom"/>
          </w:tcPr>
          <w:p w14:paraId="271F4FB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-2.51</w:t>
            </w:r>
          </w:p>
        </w:tc>
        <w:tc>
          <w:tcPr>
            <w:tcW w:w="507" w:type="dxa"/>
            <w:tcBorders>
              <w:top w:val="nil"/>
              <w:left w:val="nil"/>
              <w:bottom w:val="nil"/>
              <w:right w:val="nil"/>
            </w:tcBorders>
            <w:shd w:val="clear" w:color="auto" w:fill="auto"/>
            <w:noWrap/>
            <w:vAlign w:val="bottom"/>
          </w:tcPr>
          <w:p w14:paraId="774294B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5050443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3256B97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4416EEB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ED1ABF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CBE09E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18DC19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E8CEA32" w14:textId="77777777">
        <w:trPr>
          <w:trHeight w:val="300"/>
        </w:trPr>
        <w:tc>
          <w:tcPr>
            <w:tcW w:w="1796" w:type="dxa"/>
            <w:tcBorders>
              <w:top w:val="nil"/>
              <w:left w:val="nil"/>
              <w:bottom w:val="nil"/>
              <w:right w:val="nil"/>
            </w:tcBorders>
            <w:shd w:val="clear" w:color="auto" w:fill="auto"/>
            <w:noWrap/>
            <w:vAlign w:val="bottom"/>
          </w:tcPr>
          <w:p w14:paraId="150579D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Brown</w:t>
            </w:r>
          </w:p>
        </w:tc>
        <w:tc>
          <w:tcPr>
            <w:tcW w:w="540" w:type="dxa"/>
            <w:tcBorders>
              <w:top w:val="nil"/>
              <w:left w:val="nil"/>
              <w:bottom w:val="nil"/>
              <w:right w:val="nil"/>
            </w:tcBorders>
            <w:shd w:val="clear" w:color="auto" w:fill="auto"/>
            <w:noWrap/>
            <w:vAlign w:val="bottom"/>
          </w:tcPr>
          <w:p w14:paraId="0E20137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7F974DF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52</w:t>
            </w:r>
          </w:p>
        </w:tc>
        <w:tc>
          <w:tcPr>
            <w:tcW w:w="576" w:type="dxa"/>
            <w:tcBorders>
              <w:top w:val="nil"/>
              <w:left w:val="nil"/>
              <w:bottom w:val="nil"/>
              <w:right w:val="nil"/>
            </w:tcBorders>
            <w:shd w:val="clear" w:color="auto" w:fill="auto"/>
            <w:noWrap/>
            <w:vAlign w:val="bottom"/>
          </w:tcPr>
          <w:p w14:paraId="6A97BE9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-0.64</w:t>
            </w:r>
          </w:p>
        </w:tc>
        <w:tc>
          <w:tcPr>
            <w:tcW w:w="507" w:type="dxa"/>
            <w:tcBorders>
              <w:top w:val="nil"/>
              <w:left w:val="nil"/>
              <w:bottom w:val="nil"/>
              <w:right w:val="nil"/>
            </w:tcBorders>
            <w:shd w:val="clear" w:color="auto" w:fill="auto"/>
            <w:noWrap/>
            <w:vAlign w:val="bottom"/>
          </w:tcPr>
          <w:p w14:paraId="5A78C03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6571D6E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B4DC06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0DBAFA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6EF3B6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2C73AD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029CC3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B2C9554" w14:textId="77777777">
        <w:trPr>
          <w:trHeight w:val="300"/>
        </w:trPr>
        <w:tc>
          <w:tcPr>
            <w:tcW w:w="1796" w:type="dxa"/>
            <w:tcBorders>
              <w:top w:val="nil"/>
              <w:left w:val="nil"/>
              <w:bottom w:val="nil"/>
              <w:right w:val="nil"/>
            </w:tcBorders>
            <w:shd w:val="clear" w:color="auto" w:fill="auto"/>
            <w:noWrap/>
            <w:vAlign w:val="bottom"/>
          </w:tcPr>
          <w:p w14:paraId="3F01562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w:t>
            </w:r>
          </w:p>
        </w:tc>
        <w:tc>
          <w:tcPr>
            <w:tcW w:w="540" w:type="dxa"/>
            <w:tcBorders>
              <w:top w:val="nil"/>
              <w:left w:val="nil"/>
              <w:bottom w:val="nil"/>
              <w:right w:val="nil"/>
            </w:tcBorders>
            <w:shd w:val="clear" w:color="auto" w:fill="auto"/>
            <w:noWrap/>
            <w:vAlign w:val="bottom"/>
          </w:tcPr>
          <w:p w14:paraId="315410A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010EDC3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143</w:t>
            </w:r>
          </w:p>
        </w:tc>
        <w:tc>
          <w:tcPr>
            <w:tcW w:w="576" w:type="dxa"/>
            <w:tcBorders>
              <w:top w:val="nil"/>
              <w:left w:val="nil"/>
              <w:bottom w:val="nil"/>
              <w:right w:val="nil"/>
            </w:tcBorders>
            <w:shd w:val="clear" w:color="auto" w:fill="auto"/>
            <w:noWrap/>
            <w:vAlign w:val="bottom"/>
          </w:tcPr>
          <w:p w14:paraId="3223CB4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nil"/>
              <w:right w:val="nil"/>
            </w:tcBorders>
            <w:shd w:val="clear" w:color="auto" w:fill="auto"/>
            <w:noWrap/>
            <w:vAlign w:val="bottom"/>
          </w:tcPr>
          <w:p w14:paraId="223A48B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3103BB3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7731969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446BE9A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0.34</w:t>
            </w:r>
          </w:p>
        </w:tc>
        <w:tc>
          <w:tcPr>
            <w:tcW w:w="507" w:type="dxa"/>
            <w:tcBorders>
              <w:top w:val="nil"/>
              <w:left w:val="nil"/>
              <w:bottom w:val="nil"/>
              <w:right w:val="nil"/>
            </w:tcBorders>
            <w:shd w:val="clear" w:color="auto" w:fill="auto"/>
            <w:noWrap/>
            <w:vAlign w:val="bottom"/>
          </w:tcPr>
          <w:p w14:paraId="7AEE869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2BAE95D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07" w:type="dxa"/>
            <w:tcBorders>
              <w:top w:val="nil"/>
              <w:left w:val="nil"/>
              <w:bottom w:val="nil"/>
              <w:right w:val="nil"/>
            </w:tcBorders>
            <w:shd w:val="clear" w:color="auto" w:fill="auto"/>
            <w:noWrap/>
            <w:vAlign w:val="bottom"/>
          </w:tcPr>
          <w:p w14:paraId="63B829E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r>
      <w:tr w:rsidR="00136C95" w:rsidRPr="00F70F0A" w14:paraId="58E8149A" w14:textId="77777777">
        <w:trPr>
          <w:trHeight w:val="300"/>
        </w:trPr>
        <w:tc>
          <w:tcPr>
            <w:tcW w:w="1796" w:type="dxa"/>
            <w:tcBorders>
              <w:top w:val="nil"/>
              <w:left w:val="nil"/>
              <w:bottom w:val="nil"/>
              <w:right w:val="nil"/>
            </w:tcBorders>
            <w:shd w:val="clear" w:color="auto" w:fill="auto"/>
            <w:noWrap/>
            <w:vAlign w:val="bottom"/>
          </w:tcPr>
          <w:p w14:paraId="68698E8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Carter-Sowell</w:t>
            </w:r>
          </w:p>
        </w:tc>
        <w:tc>
          <w:tcPr>
            <w:tcW w:w="540" w:type="dxa"/>
            <w:tcBorders>
              <w:top w:val="nil"/>
              <w:left w:val="nil"/>
              <w:bottom w:val="nil"/>
              <w:right w:val="nil"/>
            </w:tcBorders>
            <w:shd w:val="clear" w:color="auto" w:fill="auto"/>
            <w:noWrap/>
            <w:vAlign w:val="bottom"/>
          </w:tcPr>
          <w:p w14:paraId="348CE6A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1C7924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65</w:t>
            </w:r>
          </w:p>
        </w:tc>
        <w:tc>
          <w:tcPr>
            <w:tcW w:w="576" w:type="dxa"/>
            <w:tcBorders>
              <w:top w:val="nil"/>
              <w:left w:val="nil"/>
              <w:bottom w:val="nil"/>
              <w:right w:val="nil"/>
            </w:tcBorders>
            <w:shd w:val="clear" w:color="auto" w:fill="auto"/>
            <w:noWrap/>
            <w:vAlign w:val="bottom"/>
          </w:tcPr>
          <w:p w14:paraId="6E7942A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-2.86</w:t>
            </w:r>
          </w:p>
        </w:tc>
        <w:tc>
          <w:tcPr>
            <w:tcW w:w="507" w:type="dxa"/>
            <w:tcBorders>
              <w:top w:val="nil"/>
              <w:left w:val="nil"/>
              <w:bottom w:val="nil"/>
              <w:right w:val="nil"/>
            </w:tcBorders>
            <w:shd w:val="clear" w:color="auto" w:fill="auto"/>
            <w:noWrap/>
            <w:vAlign w:val="bottom"/>
          </w:tcPr>
          <w:p w14:paraId="3CFF9EF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35826BE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-1.48</w:t>
            </w:r>
          </w:p>
        </w:tc>
        <w:tc>
          <w:tcPr>
            <w:tcW w:w="507" w:type="dxa"/>
            <w:tcBorders>
              <w:top w:val="nil"/>
              <w:left w:val="nil"/>
              <w:bottom w:val="nil"/>
              <w:right w:val="nil"/>
            </w:tcBorders>
            <w:shd w:val="clear" w:color="auto" w:fill="auto"/>
            <w:noWrap/>
            <w:vAlign w:val="bottom"/>
          </w:tcPr>
          <w:p w14:paraId="6771842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08E6EDB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E392A8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221D36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6B856D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A4A5FAA" w14:textId="77777777">
        <w:trPr>
          <w:trHeight w:val="300"/>
        </w:trPr>
        <w:tc>
          <w:tcPr>
            <w:tcW w:w="1796" w:type="dxa"/>
            <w:tcBorders>
              <w:top w:val="nil"/>
              <w:left w:val="nil"/>
              <w:bottom w:val="nil"/>
              <w:right w:val="nil"/>
            </w:tcBorders>
            <w:shd w:val="clear" w:color="auto" w:fill="auto"/>
            <w:noWrap/>
            <w:vAlign w:val="bottom"/>
          </w:tcPr>
          <w:p w14:paraId="5A6B2F0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Carter-Sowell</w:t>
            </w:r>
          </w:p>
        </w:tc>
        <w:tc>
          <w:tcPr>
            <w:tcW w:w="540" w:type="dxa"/>
            <w:tcBorders>
              <w:top w:val="nil"/>
              <w:left w:val="nil"/>
              <w:bottom w:val="nil"/>
              <w:right w:val="nil"/>
            </w:tcBorders>
            <w:shd w:val="clear" w:color="auto" w:fill="auto"/>
            <w:noWrap/>
            <w:vAlign w:val="bottom"/>
          </w:tcPr>
          <w:p w14:paraId="5CF7627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1989BAB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53CDA50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-1.60</w:t>
            </w:r>
          </w:p>
        </w:tc>
        <w:tc>
          <w:tcPr>
            <w:tcW w:w="507" w:type="dxa"/>
            <w:tcBorders>
              <w:top w:val="nil"/>
              <w:left w:val="nil"/>
              <w:bottom w:val="nil"/>
              <w:right w:val="nil"/>
            </w:tcBorders>
            <w:shd w:val="clear" w:color="auto" w:fill="auto"/>
            <w:noWrap/>
            <w:vAlign w:val="bottom"/>
          </w:tcPr>
          <w:p w14:paraId="1340B22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33FEFC8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-1.49</w:t>
            </w:r>
          </w:p>
        </w:tc>
        <w:tc>
          <w:tcPr>
            <w:tcW w:w="507" w:type="dxa"/>
            <w:tcBorders>
              <w:top w:val="nil"/>
              <w:left w:val="nil"/>
              <w:bottom w:val="nil"/>
              <w:right w:val="nil"/>
            </w:tcBorders>
            <w:shd w:val="clear" w:color="auto" w:fill="auto"/>
            <w:noWrap/>
            <w:vAlign w:val="bottom"/>
          </w:tcPr>
          <w:p w14:paraId="582B6F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15544BB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-1.23</w:t>
            </w:r>
          </w:p>
        </w:tc>
        <w:tc>
          <w:tcPr>
            <w:tcW w:w="507" w:type="dxa"/>
            <w:tcBorders>
              <w:top w:val="nil"/>
              <w:left w:val="nil"/>
              <w:bottom w:val="nil"/>
              <w:right w:val="nil"/>
            </w:tcBorders>
            <w:shd w:val="clear" w:color="auto" w:fill="auto"/>
            <w:noWrap/>
            <w:vAlign w:val="bottom"/>
          </w:tcPr>
          <w:p w14:paraId="5DEA755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1136" w:type="dxa"/>
            <w:tcBorders>
              <w:top w:val="nil"/>
              <w:left w:val="nil"/>
              <w:bottom w:val="nil"/>
              <w:right w:val="nil"/>
            </w:tcBorders>
            <w:shd w:val="clear" w:color="auto" w:fill="auto"/>
            <w:noWrap/>
            <w:vAlign w:val="bottom"/>
          </w:tcPr>
          <w:p w14:paraId="06A36E3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-1.15</w:t>
            </w:r>
          </w:p>
        </w:tc>
        <w:tc>
          <w:tcPr>
            <w:tcW w:w="507" w:type="dxa"/>
            <w:tcBorders>
              <w:top w:val="nil"/>
              <w:left w:val="nil"/>
              <w:bottom w:val="nil"/>
              <w:right w:val="nil"/>
            </w:tcBorders>
            <w:shd w:val="clear" w:color="auto" w:fill="auto"/>
            <w:noWrap/>
            <w:vAlign w:val="bottom"/>
          </w:tcPr>
          <w:p w14:paraId="46C8A40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0.34</w:t>
            </w:r>
          </w:p>
        </w:tc>
      </w:tr>
      <w:tr w:rsidR="00136C95" w:rsidRPr="00F70F0A" w14:paraId="545C89B1" w14:textId="77777777">
        <w:trPr>
          <w:trHeight w:val="300"/>
        </w:trPr>
        <w:tc>
          <w:tcPr>
            <w:tcW w:w="1796" w:type="dxa"/>
            <w:tcBorders>
              <w:top w:val="nil"/>
              <w:left w:val="nil"/>
              <w:bottom w:val="nil"/>
              <w:right w:val="nil"/>
            </w:tcBorders>
            <w:shd w:val="clear" w:color="auto" w:fill="auto"/>
            <w:noWrap/>
            <w:vAlign w:val="bottom"/>
          </w:tcPr>
          <w:p w14:paraId="3244C78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Carter-Sowell</w:t>
            </w:r>
          </w:p>
        </w:tc>
        <w:tc>
          <w:tcPr>
            <w:tcW w:w="540" w:type="dxa"/>
            <w:tcBorders>
              <w:top w:val="nil"/>
              <w:left w:val="nil"/>
              <w:bottom w:val="nil"/>
              <w:right w:val="nil"/>
            </w:tcBorders>
            <w:shd w:val="clear" w:color="auto" w:fill="auto"/>
            <w:noWrap/>
            <w:vAlign w:val="bottom"/>
          </w:tcPr>
          <w:p w14:paraId="13A7B74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242DDBF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70.67</w:t>
            </w:r>
          </w:p>
        </w:tc>
        <w:tc>
          <w:tcPr>
            <w:tcW w:w="576" w:type="dxa"/>
            <w:tcBorders>
              <w:top w:val="nil"/>
              <w:left w:val="nil"/>
              <w:bottom w:val="nil"/>
              <w:right w:val="nil"/>
            </w:tcBorders>
            <w:shd w:val="clear" w:color="auto" w:fill="auto"/>
            <w:noWrap/>
            <w:vAlign w:val="bottom"/>
          </w:tcPr>
          <w:p w14:paraId="0E5CFBD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-2.09</w:t>
            </w:r>
          </w:p>
        </w:tc>
        <w:tc>
          <w:tcPr>
            <w:tcW w:w="507" w:type="dxa"/>
            <w:tcBorders>
              <w:top w:val="nil"/>
              <w:left w:val="nil"/>
              <w:bottom w:val="nil"/>
              <w:right w:val="nil"/>
            </w:tcBorders>
            <w:shd w:val="clear" w:color="auto" w:fill="auto"/>
            <w:noWrap/>
            <w:vAlign w:val="bottom"/>
          </w:tcPr>
          <w:p w14:paraId="2035F77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5162747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507" w:type="dxa"/>
            <w:tcBorders>
              <w:top w:val="nil"/>
              <w:left w:val="nil"/>
              <w:bottom w:val="nil"/>
              <w:right w:val="nil"/>
            </w:tcBorders>
            <w:shd w:val="clear" w:color="auto" w:fill="auto"/>
            <w:noWrap/>
            <w:vAlign w:val="bottom"/>
          </w:tcPr>
          <w:p w14:paraId="491A6E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1600396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-0.65</w:t>
            </w:r>
          </w:p>
        </w:tc>
        <w:tc>
          <w:tcPr>
            <w:tcW w:w="507" w:type="dxa"/>
            <w:tcBorders>
              <w:top w:val="nil"/>
              <w:left w:val="nil"/>
              <w:bottom w:val="nil"/>
              <w:right w:val="nil"/>
            </w:tcBorders>
            <w:shd w:val="clear" w:color="auto" w:fill="auto"/>
            <w:noWrap/>
            <w:vAlign w:val="bottom"/>
          </w:tcPr>
          <w:p w14:paraId="21A7654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1136" w:type="dxa"/>
            <w:tcBorders>
              <w:top w:val="nil"/>
              <w:left w:val="nil"/>
              <w:bottom w:val="nil"/>
              <w:right w:val="nil"/>
            </w:tcBorders>
            <w:shd w:val="clear" w:color="auto" w:fill="auto"/>
            <w:noWrap/>
            <w:vAlign w:val="bottom"/>
          </w:tcPr>
          <w:p w14:paraId="2DE569D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-0.63</w:t>
            </w:r>
          </w:p>
        </w:tc>
        <w:tc>
          <w:tcPr>
            <w:tcW w:w="507" w:type="dxa"/>
            <w:tcBorders>
              <w:top w:val="nil"/>
              <w:left w:val="nil"/>
              <w:bottom w:val="nil"/>
              <w:right w:val="nil"/>
            </w:tcBorders>
            <w:shd w:val="clear" w:color="auto" w:fill="auto"/>
            <w:noWrap/>
            <w:vAlign w:val="bottom"/>
          </w:tcPr>
          <w:p w14:paraId="5519A85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670705F4" w14:textId="77777777">
        <w:trPr>
          <w:trHeight w:val="300"/>
        </w:trPr>
        <w:tc>
          <w:tcPr>
            <w:tcW w:w="1796" w:type="dxa"/>
            <w:tcBorders>
              <w:top w:val="nil"/>
              <w:left w:val="nil"/>
              <w:bottom w:val="nil"/>
              <w:right w:val="nil"/>
            </w:tcBorders>
            <w:shd w:val="clear" w:color="auto" w:fill="auto"/>
            <w:noWrap/>
            <w:vAlign w:val="bottom"/>
          </w:tcPr>
          <w:p w14:paraId="7D1B34F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Chen</w:t>
            </w:r>
          </w:p>
        </w:tc>
        <w:tc>
          <w:tcPr>
            <w:tcW w:w="540" w:type="dxa"/>
            <w:tcBorders>
              <w:top w:val="nil"/>
              <w:left w:val="nil"/>
              <w:bottom w:val="nil"/>
              <w:right w:val="nil"/>
            </w:tcBorders>
            <w:shd w:val="clear" w:color="auto" w:fill="auto"/>
            <w:noWrap/>
            <w:vAlign w:val="bottom"/>
          </w:tcPr>
          <w:p w14:paraId="17CB2C7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87591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014E0FF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07" w:type="dxa"/>
            <w:tcBorders>
              <w:top w:val="nil"/>
              <w:left w:val="nil"/>
              <w:bottom w:val="nil"/>
              <w:right w:val="nil"/>
            </w:tcBorders>
            <w:shd w:val="clear" w:color="auto" w:fill="auto"/>
            <w:noWrap/>
            <w:vAlign w:val="bottom"/>
          </w:tcPr>
          <w:p w14:paraId="2AC709D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30D13CC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6162C3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BAB5B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-1.35</w:t>
            </w:r>
          </w:p>
        </w:tc>
        <w:tc>
          <w:tcPr>
            <w:tcW w:w="507" w:type="dxa"/>
            <w:tcBorders>
              <w:top w:val="nil"/>
              <w:left w:val="nil"/>
              <w:bottom w:val="nil"/>
              <w:right w:val="nil"/>
            </w:tcBorders>
            <w:shd w:val="clear" w:color="auto" w:fill="auto"/>
            <w:noWrap/>
            <w:vAlign w:val="bottom"/>
          </w:tcPr>
          <w:p w14:paraId="77D625B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0.27</w:t>
            </w:r>
          </w:p>
        </w:tc>
        <w:tc>
          <w:tcPr>
            <w:tcW w:w="1136" w:type="dxa"/>
            <w:tcBorders>
              <w:top w:val="nil"/>
              <w:left w:val="nil"/>
              <w:bottom w:val="nil"/>
              <w:right w:val="nil"/>
            </w:tcBorders>
            <w:shd w:val="clear" w:color="auto" w:fill="auto"/>
            <w:noWrap/>
            <w:vAlign w:val="bottom"/>
          </w:tcPr>
          <w:p w14:paraId="6D72B3A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463E2F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D50173C" w14:textId="77777777">
        <w:trPr>
          <w:trHeight w:val="300"/>
        </w:trPr>
        <w:tc>
          <w:tcPr>
            <w:tcW w:w="1796" w:type="dxa"/>
            <w:tcBorders>
              <w:top w:val="nil"/>
              <w:left w:val="nil"/>
              <w:bottom w:val="nil"/>
              <w:right w:val="nil"/>
            </w:tcBorders>
            <w:shd w:val="clear" w:color="auto" w:fill="auto"/>
            <w:noWrap/>
            <w:vAlign w:val="bottom"/>
          </w:tcPr>
          <w:p w14:paraId="137C54E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Chen</w:t>
            </w:r>
          </w:p>
        </w:tc>
        <w:tc>
          <w:tcPr>
            <w:tcW w:w="540" w:type="dxa"/>
            <w:tcBorders>
              <w:top w:val="nil"/>
              <w:left w:val="nil"/>
              <w:bottom w:val="nil"/>
              <w:right w:val="nil"/>
            </w:tcBorders>
            <w:shd w:val="clear" w:color="auto" w:fill="auto"/>
            <w:noWrap/>
            <w:vAlign w:val="bottom"/>
          </w:tcPr>
          <w:p w14:paraId="23D1238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94C486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83</w:t>
            </w:r>
          </w:p>
        </w:tc>
        <w:tc>
          <w:tcPr>
            <w:tcW w:w="576" w:type="dxa"/>
            <w:tcBorders>
              <w:top w:val="nil"/>
              <w:left w:val="nil"/>
              <w:bottom w:val="nil"/>
              <w:right w:val="nil"/>
            </w:tcBorders>
            <w:shd w:val="clear" w:color="auto" w:fill="auto"/>
            <w:noWrap/>
            <w:vAlign w:val="bottom"/>
          </w:tcPr>
          <w:p w14:paraId="6E81B1B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-1.32</w:t>
            </w:r>
          </w:p>
        </w:tc>
        <w:tc>
          <w:tcPr>
            <w:tcW w:w="507" w:type="dxa"/>
            <w:tcBorders>
              <w:top w:val="nil"/>
              <w:left w:val="nil"/>
              <w:bottom w:val="nil"/>
              <w:right w:val="nil"/>
            </w:tcBorders>
            <w:shd w:val="clear" w:color="auto" w:fill="auto"/>
            <w:noWrap/>
            <w:vAlign w:val="bottom"/>
          </w:tcPr>
          <w:p w14:paraId="008C8D3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2B11F35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AAFFB5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C4ADFB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-1.32</w:t>
            </w:r>
          </w:p>
        </w:tc>
        <w:tc>
          <w:tcPr>
            <w:tcW w:w="507" w:type="dxa"/>
            <w:tcBorders>
              <w:top w:val="nil"/>
              <w:left w:val="nil"/>
              <w:bottom w:val="nil"/>
              <w:right w:val="nil"/>
            </w:tcBorders>
            <w:shd w:val="clear" w:color="auto" w:fill="auto"/>
            <w:noWrap/>
            <w:vAlign w:val="bottom"/>
          </w:tcPr>
          <w:p w14:paraId="5F751ED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1136" w:type="dxa"/>
            <w:tcBorders>
              <w:top w:val="nil"/>
              <w:left w:val="nil"/>
              <w:bottom w:val="nil"/>
              <w:right w:val="nil"/>
            </w:tcBorders>
            <w:shd w:val="clear" w:color="auto" w:fill="auto"/>
            <w:noWrap/>
            <w:vAlign w:val="bottom"/>
          </w:tcPr>
          <w:p w14:paraId="2B2CC9C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046203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046D8AB" w14:textId="77777777">
        <w:trPr>
          <w:trHeight w:val="300"/>
        </w:trPr>
        <w:tc>
          <w:tcPr>
            <w:tcW w:w="1796" w:type="dxa"/>
            <w:tcBorders>
              <w:top w:val="nil"/>
              <w:left w:val="nil"/>
              <w:bottom w:val="nil"/>
              <w:right w:val="nil"/>
            </w:tcBorders>
            <w:shd w:val="clear" w:color="auto" w:fill="auto"/>
            <w:noWrap/>
            <w:vAlign w:val="bottom"/>
          </w:tcPr>
          <w:p w14:paraId="1498268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Chernyak</w:t>
            </w:r>
          </w:p>
        </w:tc>
        <w:tc>
          <w:tcPr>
            <w:tcW w:w="540" w:type="dxa"/>
            <w:tcBorders>
              <w:top w:val="nil"/>
              <w:left w:val="nil"/>
              <w:bottom w:val="nil"/>
              <w:right w:val="nil"/>
            </w:tcBorders>
            <w:shd w:val="clear" w:color="auto" w:fill="auto"/>
            <w:noWrap/>
            <w:vAlign w:val="bottom"/>
          </w:tcPr>
          <w:p w14:paraId="2C09BDD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0CC4A39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6EC3CFE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-1.52</w:t>
            </w:r>
          </w:p>
        </w:tc>
        <w:tc>
          <w:tcPr>
            <w:tcW w:w="507" w:type="dxa"/>
            <w:tcBorders>
              <w:top w:val="nil"/>
              <w:left w:val="nil"/>
              <w:bottom w:val="nil"/>
              <w:right w:val="nil"/>
            </w:tcBorders>
            <w:shd w:val="clear" w:color="auto" w:fill="auto"/>
            <w:noWrap/>
            <w:vAlign w:val="bottom"/>
          </w:tcPr>
          <w:p w14:paraId="690CF0F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308633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2764B10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5CE79E2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CAA09E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24A489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6D0B89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28E0F65" w14:textId="77777777">
        <w:trPr>
          <w:trHeight w:val="300"/>
        </w:trPr>
        <w:tc>
          <w:tcPr>
            <w:tcW w:w="1796" w:type="dxa"/>
            <w:tcBorders>
              <w:top w:val="nil"/>
              <w:left w:val="nil"/>
              <w:bottom w:val="nil"/>
              <w:right w:val="nil"/>
            </w:tcBorders>
            <w:shd w:val="clear" w:color="auto" w:fill="auto"/>
            <w:noWrap/>
            <w:vAlign w:val="bottom"/>
          </w:tcPr>
          <w:p w14:paraId="58F2E11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Chow</w:t>
            </w:r>
          </w:p>
        </w:tc>
        <w:tc>
          <w:tcPr>
            <w:tcW w:w="540" w:type="dxa"/>
            <w:tcBorders>
              <w:top w:val="nil"/>
              <w:left w:val="nil"/>
              <w:bottom w:val="nil"/>
              <w:right w:val="nil"/>
            </w:tcBorders>
            <w:shd w:val="clear" w:color="auto" w:fill="auto"/>
            <w:noWrap/>
            <w:vAlign w:val="bottom"/>
          </w:tcPr>
          <w:p w14:paraId="78B2792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71DE139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75</w:t>
            </w:r>
          </w:p>
        </w:tc>
        <w:tc>
          <w:tcPr>
            <w:tcW w:w="576" w:type="dxa"/>
            <w:tcBorders>
              <w:top w:val="nil"/>
              <w:left w:val="nil"/>
              <w:bottom w:val="nil"/>
              <w:right w:val="nil"/>
            </w:tcBorders>
            <w:shd w:val="clear" w:color="auto" w:fill="auto"/>
            <w:noWrap/>
            <w:vAlign w:val="bottom"/>
          </w:tcPr>
          <w:p w14:paraId="6FA3A7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-1.20</w:t>
            </w:r>
          </w:p>
        </w:tc>
        <w:tc>
          <w:tcPr>
            <w:tcW w:w="507" w:type="dxa"/>
            <w:tcBorders>
              <w:top w:val="nil"/>
              <w:left w:val="nil"/>
              <w:bottom w:val="nil"/>
              <w:right w:val="nil"/>
            </w:tcBorders>
            <w:shd w:val="clear" w:color="auto" w:fill="auto"/>
            <w:noWrap/>
            <w:vAlign w:val="bottom"/>
          </w:tcPr>
          <w:p w14:paraId="7468889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694CAFB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nil"/>
              <w:right w:val="nil"/>
            </w:tcBorders>
            <w:shd w:val="clear" w:color="auto" w:fill="auto"/>
            <w:noWrap/>
            <w:vAlign w:val="bottom"/>
          </w:tcPr>
          <w:p w14:paraId="3DFEF05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78578ED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210191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E9F3D6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E028AA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2A050AD" w14:textId="77777777">
        <w:trPr>
          <w:trHeight w:val="300"/>
        </w:trPr>
        <w:tc>
          <w:tcPr>
            <w:tcW w:w="1796" w:type="dxa"/>
            <w:tcBorders>
              <w:top w:val="nil"/>
              <w:left w:val="nil"/>
              <w:bottom w:val="nil"/>
              <w:right w:val="nil"/>
            </w:tcBorders>
            <w:shd w:val="clear" w:color="auto" w:fill="auto"/>
            <w:noWrap/>
            <w:vAlign w:val="bottom"/>
          </w:tcPr>
          <w:p w14:paraId="2EF170A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Chrisp</w:t>
            </w:r>
          </w:p>
        </w:tc>
        <w:tc>
          <w:tcPr>
            <w:tcW w:w="540" w:type="dxa"/>
            <w:tcBorders>
              <w:top w:val="nil"/>
              <w:left w:val="nil"/>
              <w:bottom w:val="nil"/>
              <w:right w:val="nil"/>
            </w:tcBorders>
            <w:shd w:val="clear" w:color="auto" w:fill="auto"/>
            <w:noWrap/>
            <w:vAlign w:val="bottom"/>
          </w:tcPr>
          <w:p w14:paraId="7F7BA42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4554BB0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77</w:t>
            </w:r>
          </w:p>
        </w:tc>
        <w:tc>
          <w:tcPr>
            <w:tcW w:w="576" w:type="dxa"/>
            <w:tcBorders>
              <w:top w:val="nil"/>
              <w:left w:val="nil"/>
              <w:bottom w:val="nil"/>
              <w:right w:val="nil"/>
            </w:tcBorders>
            <w:shd w:val="clear" w:color="auto" w:fill="auto"/>
            <w:noWrap/>
            <w:vAlign w:val="bottom"/>
          </w:tcPr>
          <w:p w14:paraId="5E975C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-0.70</w:t>
            </w:r>
          </w:p>
        </w:tc>
        <w:tc>
          <w:tcPr>
            <w:tcW w:w="507" w:type="dxa"/>
            <w:tcBorders>
              <w:top w:val="nil"/>
              <w:left w:val="nil"/>
              <w:bottom w:val="nil"/>
              <w:right w:val="nil"/>
            </w:tcBorders>
            <w:shd w:val="clear" w:color="auto" w:fill="auto"/>
            <w:noWrap/>
            <w:vAlign w:val="bottom"/>
          </w:tcPr>
          <w:p w14:paraId="6FBCB34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3536018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73E4AEE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27174D4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3FC89D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A3FD56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DEB301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2B167BB" w14:textId="77777777">
        <w:trPr>
          <w:trHeight w:val="300"/>
        </w:trPr>
        <w:tc>
          <w:tcPr>
            <w:tcW w:w="1796" w:type="dxa"/>
            <w:tcBorders>
              <w:top w:val="nil"/>
              <w:left w:val="nil"/>
              <w:bottom w:val="nil"/>
              <w:right w:val="nil"/>
            </w:tcBorders>
            <w:shd w:val="clear" w:color="auto" w:fill="auto"/>
            <w:noWrap/>
            <w:vAlign w:val="bottom"/>
          </w:tcPr>
          <w:p w14:paraId="2B43B56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Coyne</w:t>
            </w:r>
          </w:p>
        </w:tc>
        <w:tc>
          <w:tcPr>
            <w:tcW w:w="540" w:type="dxa"/>
            <w:tcBorders>
              <w:top w:val="nil"/>
              <w:left w:val="nil"/>
              <w:bottom w:val="nil"/>
              <w:right w:val="nil"/>
            </w:tcBorders>
            <w:shd w:val="clear" w:color="auto" w:fill="auto"/>
            <w:noWrap/>
            <w:vAlign w:val="bottom"/>
          </w:tcPr>
          <w:p w14:paraId="5F93A9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EC8659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40</w:t>
            </w:r>
          </w:p>
        </w:tc>
        <w:tc>
          <w:tcPr>
            <w:tcW w:w="576" w:type="dxa"/>
            <w:tcBorders>
              <w:top w:val="nil"/>
              <w:left w:val="nil"/>
              <w:bottom w:val="nil"/>
              <w:right w:val="nil"/>
            </w:tcBorders>
            <w:shd w:val="clear" w:color="auto" w:fill="auto"/>
            <w:noWrap/>
            <w:vAlign w:val="bottom"/>
          </w:tcPr>
          <w:p w14:paraId="28EED30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507" w:type="dxa"/>
            <w:tcBorders>
              <w:top w:val="nil"/>
              <w:left w:val="nil"/>
              <w:bottom w:val="nil"/>
              <w:right w:val="nil"/>
            </w:tcBorders>
            <w:shd w:val="clear" w:color="auto" w:fill="auto"/>
            <w:noWrap/>
            <w:vAlign w:val="bottom"/>
          </w:tcPr>
          <w:p w14:paraId="6D21DC8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4716EB7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554BB0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E96EFB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F778EA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8A8A5E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8F2B90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8D7BDBE" w14:textId="77777777">
        <w:trPr>
          <w:trHeight w:val="300"/>
        </w:trPr>
        <w:tc>
          <w:tcPr>
            <w:tcW w:w="1796" w:type="dxa"/>
            <w:tcBorders>
              <w:top w:val="nil"/>
              <w:left w:val="nil"/>
              <w:bottom w:val="nil"/>
              <w:right w:val="nil"/>
            </w:tcBorders>
            <w:shd w:val="clear" w:color="auto" w:fill="auto"/>
            <w:noWrap/>
            <w:vAlign w:val="bottom"/>
          </w:tcPr>
          <w:p w14:paraId="1AE56C7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 Waal-Andrews</w:t>
            </w:r>
          </w:p>
        </w:tc>
        <w:tc>
          <w:tcPr>
            <w:tcW w:w="540" w:type="dxa"/>
            <w:tcBorders>
              <w:top w:val="nil"/>
              <w:left w:val="nil"/>
              <w:bottom w:val="nil"/>
              <w:right w:val="nil"/>
            </w:tcBorders>
            <w:shd w:val="clear" w:color="auto" w:fill="auto"/>
            <w:noWrap/>
            <w:vAlign w:val="bottom"/>
          </w:tcPr>
          <w:p w14:paraId="6E7FE57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B93730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136</w:t>
            </w:r>
          </w:p>
        </w:tc>
        <w:tc>
          <w:tcPr>
            <w:tcW w:w="576" w:type="dxa"/>
            <w:tcBorders>
              <w:top w:val="nil"/>
              <w:left w:val="nil"/>
              <w:bottom w:val="nil"/>
              <w:right w:val="nil"/>
            </w:tcBorders>
            <w:shd w:val="clear" w:color="auto" w:fill="auto"/>
            <w:noWrap/>
            <w:vAlign w:val="bottom"/>
          </w:tcPr>
          <w:p w14:paraId="22AFC69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-3.55</w:t>
            </w:r>
          </w:p>
        </w:tc>
        <w:tc>
          <w:tcPr>
            <w:tcW w:w="507" w:type="dxa"/>
            <w:tcBorders>
              <w:top w:val="nil"/>
              <w:left w:val="nil"/>
              <w:bottom w:val="nil"/>
              <w:right w:val="nil"/>
            </w:tcBorders>
            <w:shd w:val="clear" w:color="auto" w:fill="auto"/>
            <w:noWrap/>
            <w:vAlign w:val="bottom"/>
          </w:tcPr>
          <w:p w14:paraId="4C62E89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0982099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-2.55</w:t>
            </w:r>
          </w:p>
        </w:tc>
        <w:tc>
          <w:tcPr>
            <w:tcW w:w="507" w:type="dxa"/>
            <w:tcBorders>
              <w:top w:val="nil"/>
              <w:left w:val="nil"/>
              <w:bottom w:val="nil"/>
              <w:right w:val="nil"/>
            </w:tcBorders>
            <w:shd w:val="clear" w:color="auto" w:fill="auto"/>
            <w:noWrap/>
            <w:vAlign w:val="bottom"/>
          </w:tcPr>
          <w:p w14:paraId="5CB63DF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5675213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-1.29</w:t>
            </w:r>
          </w:p>
        </w:tc>
        <w:tc>
          <w:tcPr>
            <w:tcW w:w="507" w:type="dxa"/>
            <w:tcBorders>
              <w:top w:val="nil"/>
              <w:left w:val="nil"/>
              <w:bottom w:val="nil"/>
              <w:right w:val="nil"/>
            </w:tcBorders>
            <w:shd w:val="clear" w:color="auto" w:fill="auto"/>
            <w:noWrap/>
            <w:vAlign w:val="bottom"/>
          </w:tcPr>
          <w:p w14:paraId="668778E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7635BB1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0657294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64523FD8" w14:textId="77777777">
        <w:trPr>
          <w:trHeight w:val="300"/>
        </w:trPr>
        <w:tc>
          <w:tcPr>
            <w:tcW w:w="1796" w:type="dxa"/>
            <w:tcBorders>
              <w:top w:val="nil"/>
              <w:left w:val="nil"/>
              <w:bottom w:val="nil"/>
              <w:right w:val="nil"/>
            </w:tcBorders>
            <w:shd w:val="clear" w:color="auto" w:fill="auto"/>
            <w:noWrap/>
            <w:vAlign w:val="bottom"/>
          </w:tcPr>
          <w:p w14:paraId="6797154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 Waal-Andrews</w:t>
            </w:r>
          </w:p>
        </w:tc>
        <w:tc>
          <w:tcPr>
            <w:tcW w:w="540" w:type="dxa"/>
            <w:tcBorders>
              <w:top w:val="nil"/>
              <w:left w:val="nil"/>
              <w:bottom w:val="nil"/>
              <w:right w:val="nil"/>
            </w:tcBorders>
            <w:shd w:val="clear" w:color="auto" w:fill="auto"/>
            <w:noWrap/>
            <w:vAlign w:val="bottom"/>
          </w:tcPr>
          <w:p w14:paraId="2A17931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573AF5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76" w:type="dxa"/>
            <w:tcBorders>
              <w:top w:val="nil"/>
              <w:left w:val="nil"/>
              <w:bottom w:val="nil"/>
              <w:right w:val="nil"/>
            </w:tcBorders>
            <w:shd w:val="clear" w:color="auto" w:fill="auto"/>
            <w:noWrap/>
            <w:vAlign w:val="bottom"/>
          </w:tcPr>
          <w:p w14:paraId="221A03A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-4.21</w:t>
            </w:r>
          </w:p>
        </w:tc>
        <w:tc>
          <w:tcPr>
            <w:tcW w:w="507" w:type="dxa"/>
            <w:tcBorders>
              <w:top w:val="nil"/>
              <w:left w:val="nil"/>
              <w:bottom w:val="nil"/>
              <w:right w:val="nil"/>
            </w:tcBorders>
            <w:shd w:val="clear" w:color="auto" w:fill="auto"/>
            <w:noWrap/>
            <w:vAlign w:val="bottom"/>
          </w:tcPr>
          <w:p w14:paraId="5B0B0B3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576" w:type="dxa"/>
            <w:tcBorders>
              <w:top w:val="nil"/>
              <w:left w:val="nil"/>
              <w:bottom w:val="nil"/>
              <w:right w:val="nil"/>
            </w:tcBorders>
            <w:shd w:val="clear" w:color="auto" w:fill="auto"/>
            <w:noWrap/>
            <w:vAlign w:val="bottom"/>
          </w:tcPr>
          <w:p w14:paraId="51BA05E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-2.17</w:t>
            </w:r>
          </w:p>
        </w:tc>
        <w:tc>
          <w:tcPr>
            <w:tcW w:w="507" w:type="dxa"/>
            <w:tcBorders>
              <w:top w:val="nil"/>
              <w:left w:val="nil"/>
              <w:bottom w:val="nil"/>
              <w:right w:val="nil"/>
            </w:tcBorders>
            <w:shd w:val="clear" w:color="auto" w:fill="auto"/>
            <w:noWrap/>
            <w:vAlign w:val="bottom"/>
          </w:tcPr>
          <w:p w14:paraId="6880A53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2A4E067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-1.56</w:t>
            </w:r>
          </w:p>
        </w:tc>
        <w:tc>
          <w:tcPr>
            <w:tcW w:w="507" w:type="dxa"/>
            <w:tcBorders>
              <w:top w:val="nil"/>
              <w:left w:val="nil"/>
              <w:bottom w:val="nil"/>
              <w:right w:val="nil"/>
            </w:tcBorders>
            <w:shd w:val="clear" w:color="auto" w:fill="auto"/>
            <w:noWrap/>
            <w:vAlign w:val="bottom"/>
          </w:tcPr>
          <w:p w14:paraId="0E5AEFE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1136" w:type="dxa"/>
            <w:tcBorders>
              <w:top w:val="nil"/>
              <w:left w:val="nil"/>
              <w:bottom w:val="nil"/>
              <w:right w:val="nil"/>
            </w:tcBorders>
            <w:shd w:val="clear" w:color="auto" w:fill="auto"/>
            <w:noWrap/>
            <w:vAlign w:val="bottom"/>
          </w:tcPr>
          <w:p w14:paraId="51B14CC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-1.20</w:t>
            </w:r>
          </w:p>
        </w:tc>
        <w:tc>
          <w:tcPr>
            <w:tcW w:w="507" w:type="dxa"/>
            <w:tcBorders>
              <w:top w:val="nil"/>
              <w:left w:val="nil"/>
              <w:bottom w:val="nil"/>
              <w:right w:val="nil"/>
            </w:tcBorders>
            <w:shd w:val="clear" w:color="auto" w:fill="auto"/>
            <w:noWrap/>
            <w:vAlign w:val="bottom"/>
          </w:tcPr>
          <w:p w14:paraId="19DA3C9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320891C6" w14:textId="77777777">
        <w:trPr>
          <w:trHeight w:val="300"/>
        </w:trPr>
        <w:tc>
          <w:tcPr>
            <w:tcW w:w="1796" w:type="dxa"/>
            <w:tcBorders>
              <w:top w:val="nil"/>
              <w:left w:val="nil"/>
              <w:bottom w:val="nil"/>
              <w:right w:val="nil"/>
            </w:tcBorders>
            <w:shd w:val="clear" w:color="auto" w:fill="auto"/>
            <w:noWrap/>
            <w:vAlign w:val="bottom"/>
          </w:tcPr>
          <w:p w14:paraId="4268320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DeBono</w:t>
            </w:r>
          </w:p>
        </w:tc>
        <w:tc>
          <w:tcPr>
            <w:tcW w:w="540" w:type="dxa"/>
            <w:tcBorders>
              <w:top w:val="nil"/>
              <w:left w:val="nil"/>
              <w:bottom w:val="nil"/>
              <w:right w:val="nil"/>
            </w:tcBorders>
            <w:shd w:val="clear" w:color="auto" w:fill="auto"/>
            <w:noWrap/>
            <w:vAlign w:val="bottom"/>
          </w:tcPr>
          <w:p w14:paraId="3253703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4603A5C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57</w:t>
            </w:r>
          </w:p>
        </w:tc>
        <w:tc>
          <w:tcPr>
            <w:tcW w:w="576" w:type="dxa"/>
            <w:tcBorders>
              <w:top w:val="nil"/>
              <w:left w:val="nil"/>
              <w:bottom w:val="nil"/>
              <w:right w:val="nil"/>
            </w:tcBorders>
            <w:shd w:val="clear" w:color="auto" w:fill="auto"/>
            <w:noWrap/>
            <w:vAlign w:val="bottom"/>
          </w:tcPr>
          <w:p w14:paraId="14FB69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0C0E4C0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1B8671C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0FC851C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12F5779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-1.55</w:t>
            </w:r>
          </w:p>
        </w:tc>
        <w:tc>
          <w:tcPr>
            <w:tcW w:w="507" w:type="dxa"/>
            <w:tcBorders>
              <w:top w:val="nil"/>
              <w:left w:val="nil"/>
              <w:bottom w:val="nil"/>
              <w:right w:val="nil"/>
            </w:tcBorders>
            <w:shd w:val="clear" w:color="auto" w:fill="auto"/>
            <w:noWrap/>
            <w:vAlign w:val="bottom"/>
          </w:tcPr>
          <w:p w14:paraId="6DF995D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1136" w:type="dxa"/>
            <w:tcBorders>
              <w:top w:val="nil"/>
              <w:left w:val="nil"/>
              <w:bottom w:val="nil"/>
              <w:right w:val="nil"/>
            </w:tcBorders>
            <w:shd w:val="clear" w:color="auto" w:fill="auto"/>
            <w:noWrap/>
            <w:vAlign w:val="bottom"/>
          </w:tcPr>
          <w:p w14:paraId="1AF6964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00F0D42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0.27</w:t>
            </w:r>
          </w:p>
        </w:tc>
      </w:tr>
      <w:tr w:rsidR="00136C95" w:rsidRPr="00F70F0A" w14:paraId="303589EE" w14:textId="77777777">
        <w:trPr>
          <w:trHeight w:val="300"/>
        </w:trPr>
        <w:tc>
          <w:tcPr>
            <w:tcW w:w="1796" w:type="dxa"/>
            <w:tcBorders>
              <w:top w:val="nil"/>
              <w:left w:val="nil"/>
              <w:bottom w:val="nil"/>
              <w:right w:val="nil"/>
            </w:tcBorders>
            <w:shd w:val="clear" w:color="auto" w:fill="auto"/>
            <w:noWrap/>
            <w:vAlign w:val="bottom"/>
          </w:tcPr>
          <w:p w14:paraId="0DCD211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DeBono</w:t>
            </w:r>
          </w:p>
        </w:tc>
        <w:tc>
          <w:tcPr>
            <w:tcW w:w="540" w:type="dxa"/>
            <w:tcBorders>
              <w:top w:val="nil"/>
              <w:left w:val="nil"/>
              <w:bottom w:val="nil"/>
              <w:right w:val="nil"/>
            </w:tcBorders>
            <w:shd w:val="clear" w:color="auto" w:fill="auto"/>
            <w:noWrap/>
            <w:vAlign w:val="bottom"/>
          </w:tcPr>
          <w:p w14:paraId="117B2B4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3D37788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81</w:t>
            </w:r>
          </w:p>
        </w:tc>
        <w:tc>
          <w:tcPr>
            <w:tcW w:w="576" w:type="dxa"/>
            <w:tcBorders>
              <w:top w:val="nil"/>
              <w:left w:val="nil"/>
              <w:bottom w:val="nil"/>
              <w:right w:val="nil"/>
            </w:tcBorders>
            <w:shd w:val="clear" w:color="auto" w:fill="auto"/>
            <w:noWrap/>
            <w:vAlign w:val="bottom"/>
          </w:tcPr>
          <w:p w14:paraId="1416AFD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4563908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17ACA6A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5582D23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16C7C85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507" w:type="dxa"/>
            <w:tcBorders>
              <w:top w:val="nil"/>
              <w:left w:val="nil"/>
              <w:bottom w:val="nil"/>
              <w:right w:val="nil"/>
            </w:tcBorders>
            <w:shd w:val="clear" w:color="auto" w:fill="auto"/>
            <w:noWrap/>
            <w:vAlign w:val="bottom"/>
          </w:tcPr>
          <w:p w14:paraId="095CD60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1136" w:type="dxa"/>
            <w:tcBorders>
              <w:top w:val="nil"/>
              <w:left w:val="nil"/>
              <w:bottom w:val="nil"/>
              <w:right w:val="nil"/>
            </w:tcBorders>
            <w:shd w:val="clear" w:color="auto" w:fill="auto"/>
            <w:noWrap/>
            <w:vAlign w:val="bottom"/>
          </w:tcPr>
          <w:p w14:paraId="498C3F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507" w:type="dxa"/>
            <w:tcBorders>
              <w:top w:val="nil"/>
              <w:left w:val="nil"/>
              <w:bottom w:val="nil"/>
              <w:right w:val="nil"/>
            </w:tcBorders>
            <w:shd w:val="clear" w:color="auto" w:fill="auto"/>
            <w:noWrap/>
            <w:vAlign w:val="bottom"/>
          </w:tcPr>
          <w:p w14:paraId="2460CA1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r>
      <w:tr w:rsidR="00136C95" w:rsidRPr="00F70F0A" w14:paraId="70A66CDB" w14:textId="77777777">
        <w:trPr>
          <w:trHeight w:val="300"/>
        </w:trPr>
        <w:tc>
          <w:tcPr>
            <w:tcW w:w="1796" w:type="dxa"/>
            <w:tcBorders>
              <w:top w:val="nil"/>
              <w:left w:val="nil"/>
              <w:bottom w:val="nil"/>
              <w:right w:val="nil"/>
            </w:tcBorders>
            <w:shd w:val="clear" w:color="auto" w:fill="auto"/>
            <w:noWrap/>
            <w:vAlign w:val="bottom"/>
          </w:tcPr>
          <w:p w14:paraId="10F9446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DeBono</w:t>
            </w:r>
          </w:p>
        </w:tc>
        <w:tc>
          <w:tcPr>
            <w:tcW w:w="540" w:type="dxa"/>
            <w:tcBorders>
              <w:top w:val="nil"/>
              <w:left w:val="nil"/>
              <w:bottom w:val="nil"/>
              <w:right w:val="nil"/>
            </w:tcBorders>
            <w:shd w:val="clear" w:color="auto" w:fill="auto"/>
            <w:noWrap/>
            <w:vAlign w:val="bottom"/>
          </w:tcPr>
          <w:p w14:paraId="45C3090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663F107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83</w:t>
            </w:r>
          </w:p>
        </w:tc>
        <w:tc>
          <w:tcPr>
            <w:tcW w:w="576" w:type="dxa"/>
            <w:tcBorders>
              <w:top w:val="nil"/>
              <w:left w:val="nil"/>
              <w:bottom w:val="nil"/>
              <w:right w:val="nil"/>
            </w:tcBorders>
            <w:shd w:val="clear" w:color="auto" w:fill="auto"/>
            <w:noWrap/>
            <w:vAlign w:val="bottom"/>
          </w:tcPr>
          <w:p w14:paraId="1C6674E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21A0729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76" w:type="dxa"/>
            <w:tcBorders>
              <w:top w:val="nil"/>
              <w:left w:val="nil"/>
              <w:bottom w:val="nil"/>
              <w:right w:val="nil"/>
            </w:tcBorders>
            <w:shd w:val="clear" w:color="auto" w:fill="auto"/>
            <w:noWrap/>
            <w:vAlign w:val="bottom"/>
          </w:tcPr>
          <w:p w14:paraId="2358606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075F6B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8870BB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-0.75</w:t>
            </w:r>
          </w:p>
        </w:tc>
        <w:tc>
          <w:tcPr>
            <w:tcW w:w="507" w:type="dxa"/>
            <w:tcBorders>
              <w:top w:val="nil"/>
              <w:left w:val="nil"/>
              <w:bottom w:val="nil"/>
              <w:right w:val="nil"/>
            </w:tcBorders>
            <w:shd w:val="clear" w:color="auto" w:fill="auto"/>
            <w:noWrap/>
            <w:vAlign w:val="bottom"/>
          </w:tcPr>
          <w:p w14:paraId="0FD97CF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1136" w:type="dxa"/>
            <w:tcBorders>
              <w:top w:val="nil"/>
              <w:left w:val="nil"/>
              <w:bottom w:val="nil"/>
              <w:right w:val="nil"/>
            </w:tcBorders>
            <w:shd w:val="clear" w:color="auto" w:fill="auto"/>
            <w:noWrap/>
            <w:vAlign w:val="bottom"/>
          </w:tcPr>
          <w:p w14:paraId="259CEC6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024D90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128BC7F" w14:textId="77777777">
        <w:trPr>
          <w:trHeight w:val="300"/>
        </w:trPr>
        <w:tc>
          <w:tcPr>
            <w:tcW w:w="1796" w:type="dxa"/>
            <w:tcBorders>
              <w:top w:val="nil"/>
              <w:left w:val="nil"/>
              <w:bottom w:val="nil"/>
              <w:right w:val="nil"/>
            </w:tcBorders>
            <w:shd w:val="clear" w:color="auto" w:fill="auto"/>
            <w:noWrap/>
            <w:vAlign w:val="bottom"/>
          </w:tcPr>
          <w:p w14:paraId="3BAAF7C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Dietrich</w:t>
            </w:r>
          </w:p>
        </w:tc>
        <w:tc>
          <w:tcPr>
            <w:tcW w:w="540" w:type="dxa"/>
            <w:tcBorders>
              <w:top w:val="nil"/>
              <w:left w:val="nil"/>
              <w:bottom w:val="nil"/>
              <w:right w:val="nil"/>
            </w:tcBorders>
            <w:shd w:val="clear" w:color="auto" w:fill="auto"/>
            <w:noWrap/>
            <w:vAlign w:val="bottom"/>
          </w:tcPr>
          <w:p w14:paraId="28F1898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5536DFC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75</w:t>
            </w:r>
          </w:p>
        </w:tc>
        <w:tc>
          <w:tcPr>
            <w:tcW w:w="576" w:type="dxa"/>
            <w:tcBorders>
              <w:top w:val="nil"/>
              <w:left w:val="nil"/>
              <w:bottom w:val="nil"/>
              <w:right w:val="nil"/>
            </w:tcBorders>
            <w:shd w:val="clear" w:color="auto" w:fill="auto"/>
            <w:noWrap/>
            <w:vAlign w:val="bottom"/>
          </w:tcPr>
          <w:p w14:paraId="3532E0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1.43</w:t>
            </w:r>
          </w:p>
        </w:tc>
        <w:tc>
          <w:tcPr>
            <w:tcW w:w="507" w:type="dxa"/>
            <w:tcBorders>
              <w:top w:val="nil"/>
              <w:left w:val="nil"/>
              <w:bottom w:val="nil"/>
              <w:right w:val="nil"/>
            </w:tcBorders>
            <w:shd w:val="clear" w:color="auto" w:fill="auto"/>
            <w:noWrap/>
            <w:vAlign w:val="bottom"/>
          </w:tcPr>
          <w:p w14:paraId="7BE621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469401A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71168E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1F2F11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018B50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EE5E96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5379A5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211C2D6" w14:textId="77777777">
        <w:trPr>
          <w:trHeight w:val="300"/>
        </w:trPr>
        <w:tc>
          <w:tcPr>
            <w:tcW w:w="1796" w:type="dxa"/>
            <w:tcBorders>
              <w:top w:val="nil"/>
              <w:left w:val="nil"/>
              <w:bottom w:val="nil"/>
              <w:right w:val="nil"/>
            </w:tcBorders>
            <w:shd w:val="clear" w:color="auto" w:fill="auto"/>
            <w:noWrap/>
            <w:vAlign w:val="bottom"/>
          </w:tcPr>
          <w:p w14:paraId="02D4132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Duclos</w:t>
            </w:r>
          </w:p>
        </w:tc>
        <w:tc>
          <w:tcPr>
            <w:tcW w:w="540" w:type="dxa"/>
            <w:tcBorders>
              <w:top w:val="nil"/>
              <w:left w:val="nil"/>
              <w:bottom w:val="nil"/>
              <w:right w:val="nil"/>
            </w:tcBorders>
            <w:shd w:val="clear" w:color="auto" w:fill="auto"/>
            <w:noWrap/>
            <w:vAlign w:val="bottom"/>
          </w:tcPr>
          <w:p w14:paraId="1CEF8FC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D6C234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59</w:t>
            </w:r>
          </w:p>
        </w:tc>
        <w:tc>
          <w:tcPr>
            <w:tcW w:w="576" w:type="dxa"/>
            <w:tcBorders>
              <w:top w:val="nil"/>
              <w:left w:val="nil"/>
              <w:bottom w:val="nil"/>
              <w:right w:val="nil"/>
            </w:tcBorders>
            <w:shd w:val="clear" w:color="auto" w:fill="auto"/>
            <w:noWrap/>
            <w:vAlign w:val="bottom"/>
          </w:tcPr>
          <w:p w14:paraId="28935FE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-0.63</w:t>
            </w:r>
          </w:p>
        </w:tc>
        <w:tc>
          <w:tcPr>
            <w:tcW w:w="507" w:type="dxa"/>
            <w:tcBorders>
              <w:top w:val="nil"/>
              <w:left w:val="nil"/>
              <w:bottom w:val="nil"/>
              <w:right w:val="nil"/>
            </w:tcBorders>
            <w:shd w:val="clear" w:color="auto" w:fill="auto"/>
            <w:noWrap/>
            <w:vAlign w:val="bottom"/>
          </w:tcPr>
          <w:p w14:paraId="38D2B7F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06E9896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8481C9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17E8CB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EE97F4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EC5B4F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1BC5B9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5E09746" w14:textId="77777777">
        <w:trPr>
          <w:trHeight w:val="300"/>
        </w:trPr>
        <w:tc>
          <w:tcPr>
            <w:tcW w:w="1796" w:type="dxa"/>
            <w:tcBorders>
              <w:top w:val="nil"/>
              <w:left w:val="nil"/>
              <w:bottom w:val="nil"/>
              <w:right w:val="nil"/>
            </w:tcBorders>
            <w:shd w:val="clear" w:color="auto" w:fill="auto"/>
            <w:noWrap/>
            <w:vAlign w:val="bottom"/>
          </w:tcPr>
          <w:p w14:paraId="0E6C5A9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Eisenberger</w:t>
            </w:r>
          </w:p>
        </w:tc>
        <w:tc>
          <w:tcPr>
            <w:tcW w:w="540" w:type="dxa"/>
            <w:tcBorders>
              <w:top w:val="nil"/>
              <w:left w:val="nil"/>
              <w:bottom w:val="nil"/>
              <w:right w:val="nil"/>
            </w:tcBorders>
            <w:shd w:val="clear" w:color="auto" w:fill="auto"/>
            <w:noWrap/>
            <w:vAlign w:val="bottom"/>
          </w:tcPr>
          <w:p w14:paraId="6DDB49C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10AB81F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48</w:t>
            </w:r>
          </w:p>
        </w:tc>
        <w:tc>
          <w:tcPr>
            <w:tcW w:w="576" w:type="dxa"/>
            <w:tcBorders>
              <w:top w:val="nil"/>
              <w:left w:val="nil"/>
              <w:bottom w:val="nil"/>
              <w:right w:val="nil"/>
            </w:tcBorders>
            <w:shd w:val="clear" w:color="auto" w:fill="auto"/>
            <w:noWrap/>
            <w:vAlign w:val="bottom"/>
          </w:tcPr>
          <w:p w14:paraId="1EA491D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2A7C44D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7C69D47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-1.24</w:t>
            </w:r>
          </w:p>
        </w:tc>
        <w:tc>
          <w:tcPr>
            <w:tcW w:w="507" w:type="dxa"/>
            <w:tcBorders>
              <w:top w:val="nil"/>
              <w:left w:val="nil"/>
              <w:bottom w:val="nil"/>
              <w:right w:val="nil"/>
            </w:tcBorders>
            <w:shd w:val="clear" w:color="auto" w:fill="auto"/>
            <w:noWrap/>
            <w:vAlign w:val="bottom"/>
          </w:tcPr>
          <w:p w14:paraId="03094D8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16EEE0A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52DF0A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E7693D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6131A3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A8585F2" w14:textId="77777777">
        <w:trPr>
          <w:trHeight w:val="300"/>
        </w:trPr>
        <w:tc>
          <w:tcPr>
            <w:tcW w:w="1796" w:type="dxa"/>
            <w:tcBorders>
              <w:top w:val="nil"/>
              <w:left w:val="nil"/>
              <w:bottom w:val="nil"/>
              <w:right w:val="nil"/>
            </w:tcBorders>
            <w:shd w:val="clear" w:color="auto" w:fill="auto"/>
            <w:noWrap/>
            <w:vAlign w:val="bottom"/>
          </w:tcPr>
          <w:p w14:paraId="4418519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Fayant</w:t>
            </w:r>
          </w:p>
        </w:tc>
        <w:tc>
          <w:tcPr>
            <w:tcW w:w="540" w:type="dxa"/>
            <w:tcBorders>
              <w:top w:val="nil"/>
              <w:left w:val="nil"/>
              <w:bottom w:val="nil"/>
              <w:right w:val="nil"/>
            </w:tcBorders>
            <w:shd w:val="clear" w:color="auto" w:fill="auto"/>
            <w:noWrap/>
            <w:vAlign w:val="bottom"/>
          </w:tcPr>
          <w:p w14:paraId="73FEDCC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1367BC3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0DAC7D9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-2.04</w:t>
            </w:r>
          </w:p>
        </w:tc>
        <w:tc>
          <w:tcPr>
            <w:tcW w:w="507" w:type="dxa"/>
            <w:tcBorders>
              <w:top w:val="nil"/>
              <w:left w:val="nil"/>
              <w:bottom w:val="nil"/>
              <w:right w:val="nil"/>
            </w:tcBorders>
            <w:shd w:val="clear" w:color="auto" w:fill="auto"/>
            <w:noWrap/>
            <w:vAlign w:val="bottom"/>
          </w:tcPr>
          <w:p w14:paraId="2D5B147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1A2D412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07" w:type="dxa"/>
            <w:tcBorders>
              <w:top w:val="nil"/>
              <w:left w:val="nil"/>
              <w:bottom w:val="nil"/>
              <w:right w:val="nil"/>
            </w:tcBorders>
            <w:shd w:val="clear" w:color="auto" w:fill="auto"/>
            <w:noWrap/>
            <w:vAlign w:val="bottom"/>
          </w:tcPr>
          <w:p w14:paraId="5529047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219CB21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507" w:type="dxa"/>
            <w:tcBorders>
              <w:top w:val="nil"/>
              <w:left w:val="nil"/>
              <w:bottom w:val="nil"/>
              <w:right w:val="nil"/>
            </w:tcBorders>
            <w:shd w:val="clear" w:color="auto" w:fill="auto"/>
            <w:noWrap/>
            <w:vAlign w:val="bottom"/>
          </w:tcPr>
          <w:p w14:paraId="13687E3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1136" w:type="dxa"/>
            <w:tcBorders>
              <w:top w:val="nil"/>
              <w:left w:val="nil"/>
              <w:bottom w:val="nil"/>
              <w:right w:val="nil"/>
            </w:tcBorders>
            <w:shd w:val="clear" w:color="auto" w:fill="auto"/>
            <w:noWrap/>
            <w:vAlign w:val="bottom"/>
          </w:tcPr>
          <w:p w14:paraId="2ABF9CE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-0.44</w:t>
            </w:r>
          </w:p>
        </w:tc>
        <w:tc>
          <w:tcPr>
            <w:tcW w:w="507" w:type="dxa"/>
            <w:tcBorders>
              <w:top w:val="nil"/>
              <w:left w:val="nil"/>
              <w:bottom w:val="nil"/>
              <w:right w:val="nil"/>
            </w:tcBorders>
            <w:shd w:val="clear" w:color="auto" w:fill="auto"/>
            <w:noWrap/>
            <w:vAlign w:val="bottom"/>
          </w:tcPr>
          <w:p w14:paraId="13F289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5A549F8D" w14:textId="77777777">
        <w:trPr>
          <w:trHeight w:val="300"/>
        </w:trPr>
        <w:tc>
          <w:tcPr>
            <w:tcW w:w="1796" w:type="dxa"/>
            <w:tcBorders>
              <w:top w:val="nil"/>
              <w:left w:val="nil"/>
              <w:bottom w:val="nil"/>
              <w:right w:val="nil"/>
            </w:tcBorders>
            <w:shd w:val="clear" w:color="auto" w:fill="auto"/>
            <w:noWrap/>
            <w:vAlign w:val="bottom"/>
          </w:tcPr>
          <w:p w14:paraId="4F7085C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Floor</w:t>
            </w:r>
          </w:p>
        </w:tc>
        <w:tc>
          <w:tcPr>
            <w:tcW w:w="540" w:type="dxa"/>
            <w:tcBorders>
              <w:top w:val="nil"/>
              <w:left w:val="nil"/>
              <w:bottom w:val="nil"/>
              <w:right w:val="nil"/>
            </w:tcBorders>
            <w:shd w:val="clear" w:color="auto" w:fill="auto"/>
            <w:noWrap/>
            <w:vAlign w:val="bottom"/>
          </w:tcPr>
          <w:p w14:paraId="2AC82C1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2007</w:t>
            </w:r>
          </w:p>
        </w:tc>
        <w:tc>
          <w:tcPr>
            <w:tcW w:w="716" w:type="dxa"/>
            <w:tcBorders>
              <w:top w:val="nil"/>
              <w:left w:val="nil"/>
              <w:bottom w:val="nil"/>
              <w:right w:val="nil"/>
            </w:tcBorders>
            <w:shd w:val="clear" w:color="auto" w:fill="auto"/>
            <w:noWrap/>
            <w:vAlign w:val="bottom"/>
          </w:tcPr>
          <w:p w14:paraId="5C4FFBD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88</w:t>
            </w:r>
          </w:p>
        </w:tc>
        <w:tc>
          <w:tcPr>
            <w:tcW w:w="576" w:type="dxa"/>
            <w:tcBorders>
              <w:top w:val="nil"/>
              <w:left w:val="nil"/>
              <w:bottom w:val="nil"/>
              <w:right w:val="nil"/>
            </w:tcBorders>
            <w:shd w:val="clear" w:color="auto" w:fill="auto"/>
            <w:noWrap/>
            <w:vAlign w:val="bottom"/>
          </w:tcPr>
          <w:p w14:paraId="037D5B9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-1.92</w:t>
            </w:r>
          </w:p>
        </w:tc>
        <w:tc>
          <w:tcPr>
            <w:tcW w:w="507" w:type="dxa"/>
            <w:tcBorders>
              <w:top w:val="nil"/>
              <w:left w:val="nil"/>
              <w:bottom w:val="nil"/>
              <w:right w:val="nil"/>
            </w:tcBorders>
            <w:shd w:val="clear" w:color="auto" w:fill="auto"/>
            <w:noWrap/>
            <w:vAlign w:val="bottom"/>
          </w:tcPr>
          <w:p w14:paraId="7B30A78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149875F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-0.73</w:t>
            </w:r>
          </w:p>
        </w:tc>
        <w:tc>
          <w:tcPr>
            <w:tcW w:w="507" w:type="dxa"/>
            <w:tcBorders>
              <w:top w:val="nil"/>
              <w:left w:val="nil"/>
              <w:bottom w:val="nil"/>
              <w:right w:val="nil"/>
            </w:tcBorders>
            <w:shd w:val="clear" w:color="auto" w:fill="auto"/>
            <w:noWrap/>
            <w:vAlign w:val="bottom"/>
          </w:tcPr>
          <w:p w14:paraId="37F218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5DA6118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507" w:type="dxa"/>
            <w:tcBorders>
              <w:top w:val="nil"/>
              <w:left w:val="nil"/>
              <w:bottom w:val="nil"/>
              <w:right w:val="nil"/>
            </w:tcBorders>
            <w:shd w:val="clear" w:color="auto" w:fill="auto"/>
            <w:noWrap/>
            <w:vAlign w:val="bottom"/>
          </w:tcPr>
          <w:p w14:paraId="46FA41A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1136" w:type="dxa"/>
            <w:tcBorders>
              <w:top w:val="nil"/>
              <w:left w:val="nil"/>
              <w:bottom w:val="nil"/>
              <w:right w:val="nil"/>
            </w:tcBorders>
            <w:shd w:val="clear" w:color="auto" w:fill="auto"/>
            <w:noWrap/>
            <w:vAlign w:val="bottom"/>
          </w:tcPr>
          <w:p w14:paraId="09B4871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-0.59</w:t>
            </w:r>
          </w:p>
        </w:tc>
        <w:tc>
          <w:tcPr>
            <w:tcW w:w="507" w:type="dxa"/>
            <w:tcBorders>
              <w:top w:val="nil"/>
              <w:left w:val="nil"/>
              <w:bottom w:val="nil"/>
              <w:right w:val="nil"/>
            </w:tcBorders>
            <w:shd w:val="clear" w:color="auto" w:fill="auto"/>
            <w:noWrap/>
            <w:vAlign w:val="bottom"/>
          </w:tcPr>
          <w:p w14:paraId="6DAE7F4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r>
      <w:tr w:rsidR="00136C95" w:rsidRPr="00F70F0A" w14:paraId="38FA1773" w14:textId="77777777">
        <w:trPr>
          <w:trHeight w:val="300"/>
        </w:trPr>
        <w:tc>
          <w:tcPr>
            <w:tcW w:w="1796" w:type="dxa"/>
            <w:tcBorders>
              <w:top w:val="nil"/>
              <w:left w:val="nil"/>
              <w:bottom w:val="nil"/>
              <w:right w:val="nil"/>
            </w:tcBorders>
            <w:shd w:val="clear" w:color="auto" w:fill="auto"/>
            <w:noWrap/>
            <w:vAlign w:val="bottom"/>
          </w:tcPr>
          <w:p w14:paraId="7B79D43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Gallardo-Pujol</w:t>
            </w:r>
          </w:p>
        </w:tc>
        <w:tc>
          <w:tcPr>
            <w:tcW w:w="540" w:type="dxa"/>
            <w:tcBorders>
              <w:top w:val="nil"/>
              <w:left w:val="nil"/>
              <w:bottom w:val="nil"/>
              <w:right w:val="nil"/>
            </w:tcBorders>
            <w:shd w:val="clear" w:color="auto" w:fill="auto"/>
            <w:noWrap/>
            <w:vAlign w:val="bottom"/>
          </w:tcPr>
          <w:p w14:paraId="0BD0173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4917073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57</w:t>
            </w:r>
          </w:p>
        </w:tc>
        <w:tc>
          <w:tcPr>
            <w:tcW w:w="576" w:type="dxa"/>
            <w:tcBorders>
              <w:top w:val="nil"/>
              <w:left w:val="nil"/>
              <w:bottom w:val="nil"/>
              <w:right w:val="nil"/>
            </w:tcBorders>
            <w:shd w:val="clear" w:color="auto" w:fill="auto"/>
            <w:noWrap/>
            <w:vAlign w:val="bottom"/>
          </w:tcPr>
          <w:p w14:paraId="137CEDA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-1.18</w:t>
            </w:r>
          </w:p>
        </w:tc>
        <w:tc>
          <w:tcPr>
            <w:tcW w:w="507" w:type="dxa"/>
            <w:tcBorders>
              <w:top w:val="nil"/>
              <w:left w:val="nil"/>
              <w:bottom w:val="nil"/>
              <w:right w:val="nil"/>
            </w:tcBorders>
            <w:shd w:val="clear" w:color="auto" w:fill="auto"/>
            <w:noWrap/>
            <w:vAlign w:val="bottom"/>
          </w:tcPr>
          <w:p w14:paraId="3AB6C2C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105AA68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-0.52</w:t>
            </w:r>
          </w:p>
        </w:tc>
        <w:tc>
          <w:tcPr>
            <w:tcW w:w="507" w:type="dxa"/>
            <w:tcBorders>
              <w:top w:val="nil"/>
              <w:left w:val="nil"/>
              <w:bottom w:val="nil"/>
              <w:right w:val="nil"/>
            </w:tcBorders>
            <w:shd w:val="clear" w:color="auto" w:fill="auto"/>
            <w:noWrap/>
            <w:vAlign w:val="bottom"/>
          </w:tcPr>
          <w:p w14:paraId="00B3744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7F802BC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-1.17</w:t>
            </w:r>
          </w:p>
        </w:tc>
        <w:tc>
          <w:tcPr>
            <w:tcW w:w="507" w:type="dxa"/>
            <w:tcBorders>
              <w:top w:val="nil"/>
              <w:left w:val="nil"/>
              <w:bottom w:val="nil"/>
              <w:right w:val="nil"/>
            </w:tcBorders>
            <w:shd w:val="clear" w:color="auto" w:fill="auto"/>
            <w:noWrap/>
            <w:vAlign w:val="bottom"/>
          </w:tcPr>
          <w:p w14:paraId="731C00F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1136" w:type="dxa"/>
            <w:tcBorders>
              <w:top w:val="nil"/>
              <w:left w:val="nil"/>
              <w:bottom w:val="nil"/>
              <w:right w:val="nil"/>
            </w:tcBorders>
            <w:shd w:val="clear" w:color="auto" w:fill="auto"/>
            <w:noWrap/>
            <w:vAlign w:val="bottom"/>
          </w:tcPr>
          <w:p w14:paraId="145D74A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6051B0D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r>
      <w:tr w:rsidR="00136C95" w:rsidRPr="00F70F0A" w14:paraId="13E602AA" w14:textId="77777777">
        <w:trPr>
          <w:trHeight w:val="300"/>
        </w:trPr>
        <w:tc>
          <w:tcPr>
            <w:tcW w:w="1796" w:type="dxa"/>
            <w:tcBorders>
              <w:top w:val="nil"/>
              <w:left w:val="nil"/>
              <w:bottom w:val="nil"/>
              <w:right w:val="nil"/>
            </w:tcBorders>
            <w:shd w:val="clear" w:color="auto" w:fill="auto"/>
            <w:noWrap/>
            <w:vAlign w:val="bottom"/>
          </w:tcPr>
          <w:p w14:paraId="6D626D7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Gan</w:t>
            </w:r>
          </w:p>
        </w:tc>
        <w:tc>
          <w:tcPr>
            <w:tcW w:w="540" w:type="dxa"/>
            <w:tcBorders>
              <w:top w:val="nil"/>
              <w:left w:val="nil"/>
              <w:bottom w:val="nil"/>
              <w:right w:val="nil"/>
            </w:tcBorders>
            <w:shd w:val="clear" w:color="auto" w:fill="auto"/>
            <w:noWrap/>
            <w:vAlign w:val="bottom"/>
          </w:tcPr>
          <w:p w14:paraId="740E748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9983F8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72</w:t>
            </w:r>
          </w:p>
        </w:tc>
        <w:tc>
          <w:tcPr>
            <w:tcW w:w="576" w:type="dxa"/>
            <w:tcBorders>
              <w:top w:val="nil"/>
              <w:left w:val="nil"/>
              <w:bottom w:val="nil"/>
              <w:right w:val="nil"/>
            </w:tcBorders>
            <w:shd w:val="clear" w:color="auto" w:fill="auto"/>
            <w:noWrap/>
            <w:vAlign w:val="bottom"/>
          </w:tcPr>
          <w:p w14:paraId="10C9B63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-0.54</w:t>
            </w:r>
          </w:p>
        </w:tc>
        <w:tc>
          <w:tcPr>
            <w:tcW w:w="507" w:type="dxa"/>
            <w:tcBorders>
              <w:top w:val="nil"/>
              <w:left w:val="nil"/>
              <w:bottom w:val="nil"/>
              <w:right w:val="nil"/>
            </w:tcBorders>
            <w:shd w:val="clear" w:color="auto" w:fill="auto"/>
            <w:noWrap/>
            <w:vAlign w:val="bottom"/>
          </w:tcPr>
          <w:p w14:paraId="25615C1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76" w:type="dxa"/>
            <w:tcBorders>
              <w:top w:val="nil"/>
              <w:left w:val="nil"/>
              <w:bottom w:val="nil"/>
              <w:right w:val="nil"/>
            </w:tcBorders>
            <w:shd w:val="clear" w:color="auto" w:fill="auto"/>
            <w:noWrap/>
            <w:vAlign w:val="bottom"/>
          </w:tcPr>
          <w:p w14:paraId="2315AF1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07" w:type="dxa"/>
            <w:tcBorders>
              <w:top w:val="nil"/>
              <w:left w:val="nil"/>
              <w:bottom w:val="nil"/>
              <w:right w:val="nil"/>
            </w:tcBorders>
            <w:shd w:val="clear" w:color="auto" w:fill="auto"/>
            <w:noWrap/>
            <w:vAlign w:val="bottom"/>
          </w:tcPr>
          <w:p w14:paraId="11EB316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06D2A4F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-0.62</w:t>
            </w:r>
          </w:p>
        </w:tc>
        <w:tc>
          <w:tcPr>
            <w:tcW w:w="507" w:type="dxa"/>
            <w:tcBorders>
              <w:top w:val="nil"/>
              <w:left w:val="nil"/>
              <w:bottom w:val="nil"/>
              <w:right w:val="nil"/>
            </w:tcBorders>
            <w:shd w:val="clear" w:color="auto" w:fill="auto"/>
            <w:noWrap/>
            <w:vAlign w:val="bottom"/>
          </w:tcPr>
          <w:p w14:paraId="5A0F773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1E5C560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07" w:type="dxa"/>
            <w:tcBorders>
              <w:top w:val="nil"/>
              <w:left w:val="nil"/>
              <w:bottom w:val="nil"/>
              <w:right w:val="nil"/>
            </w:tcBorders>
            <w:shd w:val="clear" w:color="auto" w:fill="auto"/>
            <w:noWrap/>
            <w:vAlign w:val="bottom"/>
          </w:tcPr>
          <w:p w14:paraId="575C884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r>
      <w:tr w:rsidR="00136C95" w:rsidRPr="00F70F0A" w14:paraId="2C3F8592" w14:textId="77777777">
        <w:trPr>
          <w:trHeight w:val="300"/>
        </w:trPr>
        <w:tc>
          <w:tcPr>
            <w:tcW w:w="1796" w:type="dxa"/>
            <w:tcBorders>
              <w:top w:val="nil"/>
              <w:left w:val="nil"/>
              <w:bottom w:val="nil"/>
              <w:right w:val="nil"/>
            </w:tcBorders>
            <w:shd w:val="clear" w:color="auto" w:fill="auto"/>
            <w:noWrap/>
            <w:vAlign w:val="bottom"/>
          </w:tcPr>
          <w:p w14:paraId="7A00DD9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Garczynski</w:t>
            </w:r>
          </w:p>
        </w:tc>
        <w:tc>
          <w:tcPr>
            <w:tcW w:w="540" w:type="dxa"/>
            <w:tcBorders>
              <w:top w:val="nil"/>
              <w:left w:val="nil"/>
              <w:bottom w:val="nil"/>
              <w:right w:val="nil"/>
            </w:tcBorders>
            <w:shd w:val="clear" w:color="auto" w:fill="auto"/>
            <w:noWrap/>
            <w:vAlign w:val="bottom"/>
          </w:tcPr>
          <w:p w14:paraId="0E40EB2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6B8A0B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83</w:t>
            </w:r>
          </w:p>
        </w:tc>
        <w:tc>
          <w:tcPr>
            <w:tcW w:w="576" w:type="dxa"/>
            <w:tcBorders>
              <w:top w:val="nil"/>
              <w:left w:val="nil"/>
              <w:bottom w:val="nil"/>
              <w:right w:val="nil"/>
            </w:tcBorders>
            <w:shd w:val="clear" w:color="auto" w:fill="auto"/>
            <w:noWrap/>
            <w:vAlign w:val="bottom"/>
          </w:tcPr>
          <w:p w14:paraId="29DB157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-1.51</w:t>
            </w:r>
          </w:p>
        </w:tc>
        <w:tc>
          <w:tcPr>
            <w:tcW w:w="507" w:type="dxa"/>
            <w:tcBorders>
              <w:top w:val="nil"/>
              <w:left w:val="nil"/>
              <w:bottom w:val="nil"/>
              <w:right w:val="nil"/>
            </w:tcBorders>
            <w:shd w:val="clear" w:color="auto" w:fill="auto"/>
            <w:noWrap/>
            <w:vAlign w:val="bottom"/>
          </w:tcPr>
          <w:p w14:paraId="54D41DF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76" w:type="dxa"/>
            <w:tcBorders>
              <w:top w:val="nil"/>
              <w:left w:val="nil"/>
              <w:bottom w:val="nil"/>
              <w:right w:val="nil"/>
            </w:tcBorders>
            <w:shd w:val="clear" w:color="auto" w:fill="auto"/>
            <w:noWrap/>
            <w:vAlign w:val="bottom"/>
          </w:tcPr>
          <w:p w14:paraId="688EB0D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507" w:type="dxa"/>
            <w:tcBorders>
              <w:top w:val="nil"/>
              <w:left w:val="nil"/>
              <w:bottom w:val="nil"/>
              <w:right w:val="nil"/>
            </w:tcBorders>
            <w:shd w:val="clear" w:color="auto" w:fill="auto"/>
            <w:noWrap/>
            <w:vAlign w:val="bottom"/>
          </w:tcPr>
          <w:p w14:paraId="4522608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52DEC92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-1.29</w:t>
            </w:r>
          </w:p>
        </w:tc>
        <w:tc>
          <w:tcPr>
            <w:tcW w:w="507" w:type="dxa"/>
            <w:tcBorders>
              <w:top w:val="nil"/>
              <w:left w:val="nil"/>
              <w:bottom w:val="nil"/>
              <w:right w:val="nil"/>
            </w:tcBorders>
            <w:shd w:val="clear" w:color="auto" w:fill="auto"/>
            <w:noWrap/>
            <w:vAlign w:val="bottom"/>
          </w:tcPr>
          <w:p w14:paraId="47D7C56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1136" w:type="dxa"/>
            <w:tcBorders>
              <w:top w:val="nil"/>
              <w:left w:val="nil"/>
              <w:bottom w:val="nil"/>
              <w:right w:val="nil"/>
            </w:tcBorders>
            <w:shd w:val="clear" w:color="auto" w:fill="auto"/>
            <w:noWrap/>
            <w:vAlign w:val="bottom"/>
          </w:tcPr>
          <w:p w14:paraId="3BBC809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507" w:type="dxa"/>
            <w:tcBorders>
              <w:top w:val="nil"/>
              <w:left w:val="nil"/>
              <w:bottom w:val="nil"/>
              <w:right w:val="nil"/>
            </w:tcBorders>
            <w:shd w:val="clear" w:color="auto" w:fill="auto"/>
            <w:noWrap/>
            <w:vAlign w:val="bottom"/>
          </w:tcPr>
          <w:p w14:paraId="499D227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r>
      <w:tr w:rsidR="00136C95" w:rsidRPr="00F70F0A" w14:paraId="204DD185" w14:textId="77777777">
        <w:trPr>
          <w:trHeight w:val="300"/>
        </w:trPr>
        <w:tc>
          <w:tcPr>
            <w:tcW w:w="1796" w:type="dxa"/>
            <w:tcBorders>
              <w:top w:val="nil"/>
              <w:left w:val="nil"/>
              <w:bottom w:val="nil"/>
              <w:right w:val="nil"/>
            </w:tcBorders>
            <w:shd w:val="clear" w:color="auto" w:fill="auto"/>
            <w:noWrap/>
            <w:vAlign w:val="bottom"/>
          </w:tcPr>
          <w:p w14:paraId="1BF40C2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Geniole</w:t>
            </w:r>
          </w:p>
        </w:tc>
        <w:tc>
          <w:tcPr>
            <w:tcW w:w="540" w:type="dxa"/>
            <w:tcBorders>
              <w:top w:val="nil"/>
              <w:left w:val="nil"/>
              <w:bottom w:val="nil"/>
              <w:right w:val="nil"/>
            </w:tcBorders>
            <w:shd w:val="clear" w:color="auto" w:fill="auto"/>
            <w:noWrap/>
            <w:vAlign w:val="bottom"/>
          </w:tcPr>
          <w:p w14:paraId="7C8407E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702FA51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6EDD7FE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427FC5D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3AD485C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061C9BC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1291DB0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08C169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94BC5E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AF2D12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0DAEFB8" w14:textId="77777777">
        <w:trPr>
          <w:trHeight w:val="300"/>
        </w:trPr>
        <w:tc>
          <w:tcPr>
            <w:tcW w:w="1796" w:type="dxa"/>
            <w:tcBorders>
              <w:top w:val="nil"/>
              <w:left w:val="nil"/>
              <w:bottom w:val="nil"/>
              <w:right w:val="nil"/>
            </w:tcBorders>
            <w:shd w:val="clear" w:color="auto" w:fill="auto"/>
            <w:noWrap/>
            <w:vAlign w:val="bottom"/>
          </w:tcPr>
          <w:p w14:paraId="646B941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Gerber</w:t>
            </w:r>
          </w:p>
        </w:tc>
        <w:tc>
          <w:tcPr>
            <w:tcW w:w="540" w:type="dxa"/>
            <w:tcBorders>
              <w:top w:val="nil"/>
              <w:left w:val="nil"/>
              <w:bottom w:val="nil"/>
              <w:right w:val="nil"/>
            </w:tcBorders>
            <w:shd w:val="clear" w:color="auto" w:fill="auto"/>
            <w:noWrap/>
            <w:vAlign w:val="bottom"/>
          </w:tcPr>
          <w:p w14:paraId="0E1C7A4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758CB2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38</w:t>
            </w:r>
          </w:p>
        </w:tc>
        <w:tc>
          <w:tcPr>
            <w:tcW w:w="576" w:type="dxa"/>
            <w:tcBorders>
              <w:top w:val="nil"/>
              <w:left w:val="nil"/>
              <w:bottom w:val="nil"/>
              <w:right w:val="nil"/>
            </w:tcBorders>
            <w:shd w:val="clear" w:color="auto" w:fill="auto"/>
            <w:noWrap/>
            <w:vAlign w:val="bottom"/>
          </w:tcPr>
          <w:p w14:paraId="31AC23C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-2.09</w:t>
            </w:r>
          </w:p>
        </w:tc>
        <w:tc>
          <w:tcPr>
            <w:tcW w:w="507" w:type="dxa"/>
            <w:tcBorders>
              <w:top w:val="nil"/>
              <w:left w:val="nil"/>
              <w:bottom w:val="nil"/>
              <w:right w:val="nil"/>
            </w:tcBorders>
            <w:shd w:val="clear" w:color="auto" w:fill="auto"/>
            <w:noWrap/>
            <w:vAlign w:val="bottom"/>
          </w:tcPr>
          <w:p w14:paraId="33E613F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1C98AFD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89DAA8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3A419C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97E5A4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F5A7EA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DBAC31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5357EBC" w14:textId="77777777">
        <w:trPr>
          <w:trHeight w:val="300"/>
        </w:trPr>
        <w:tc>
          <w:tcPr>
            <w:tcW w:w="1796" w:type="dxa"/>
            <w:tcBorders>
              <w:top w:val="nil"/>
              <w:left w:val="nil"/>
              <w:bottom w:val="nil"/>
              <w:right w:val="nil"/>
            </w:tcBorders>
            <w:shd w:val="clear" w:color="auto" w:fill="auto"/>
            <w:noWrap/>
            <w:vAlign w:val="bottom"/>
          </w:tcPr>
          <w:p w14:paraId="4A2B3FA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Gerber</w:t>
            </w:r>
          </w:p>
        </w:tc>
        <w:tc>
          <w:tcPr>
            <w:tcW w:w="540" w:type="dxa"/>
            <w:tcBorders>
              <w:top w:val="nil"/>
              <w:left w:val="nil"/>
              <w:bottom w:val="nil"/>
              <w:right w:val="nil"/>
            </w:tcBorders>
            <w:shd w:val="clear" w:color="auto" w:fill="auto"/>
            <w:noWrap/>
            <w:vAlign w:val="bottom"/>
          </w:tcPr>
          <w:p w14:paraId="7836EE3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6E5EC04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89</w:t>
            </w:r>
          </w:p>
        </w:tc>
        <w:tc>
          <w:tcPr>
            <w:tcW w:w="576" w:type="dxa"/>
            <w:tcBorders>
              <w:top w:val="nil"/>
              <w:left w:val="nil"/>
              <w:bottom w:val="nil"/>
              <w:right w:val="nil"/>
            </w:tcBorders>
            <w:shd w:val="clear" w:color="auto" w:fill="auto"/>
            <w:noWrap/>
            <w:vAlign w:val="bottom"/>
          </w:tcPr>
          <w:p w14:paraId="4403321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-3.38</w:t>
            </w:r>
          </w:p>
        </w:tc>
        <w:tc>
          <w:tcPr>
            <w:tcW w:w="507" w:type="dxa"/>
            <w:tcBorders>
              <w:top w:val="nil"/>
              <w:left w:val="nil"/>
              <w:bottom w:val="nil"/>
              <w:right w:val="nil"/>
            </w:tcBorders>
            <w:shd w:val="clear" w:color="auto" w:fill="auto"/>
            <w:noWrap/>
            <w:vAlign w:val="bottom"/>
          </w:tcPr>
          <w:p w14:paraId="49A5958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576" w:type="dxa"/>
            <w:tcBorders>
              <w:top w:val="nil"/>
              <w:left w:val="nil"/>
              <w:bottom w:val="nil"/>
              <w:right w:val="nil"/>
            </w:tcBorders>
            <w:shd w:val="clear" w:color="auto" w:fill="auto"/>
            <w:noWrap/>
            <w:vAlign w:val="bottom"/>
          </w:tcPr>
          <w:p w14:paraId="7065B7C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9482A6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0908F6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4DA73A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B92C21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82C43E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5D5F6E0" w14:textId="77777777" w:rsidTr="00A22D2C">
        <w:trPr>
          <w:trHeight w:val="300"/>
        </w:trPr>
        <w:tc>
          <w:tcPr>
            <w:tcW w:w="1796" w:type="dxa"/>
            <w:tcBorders>
              <w:top w:val="nil"/>
              <w:left w:val="nil"/>
              <w:bottom w:val="single" w:sz="4" w:space="0" w:color="auto"/>
              <w:right w:val="nil"/>
            </w:tcBorders>
            <w:shd w:val="clear" w:color="auto" w:fill="auto"/>
            <w:noWrap/>
            <w:vAlign w:val="bottom"/>
          </w:tcPr>
          <w:p w14:paraId="104BC44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Gonsalkorale</w:t>
            </w:r>
          </w:p>
        </w:tc>
        <w:tc>
          <w:tcPr>
            <w:tcW w:w="540" w:type="dxa"/>
            <w:tcBorders>
              <w:top w:val="nil"/>
              <w:left w:val="nil"/>
              <w:bottom w:val="single" w:sz="4" w:space="0" w:color="auto"/>
              <w:right w:val="nil"/>
            </w:tcBorders>
            <w:shd w:val="clear" w:color="auto" w:fill="auto"/>
            <w:noWrap/>
            <w:vAlign w:val="bottom"/>
          </w:tcPr>
          <w:p w14:paraId="45B559F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2007</w:t>
            </w:r>
          </w:p>
        </w:tc>
        <w:tc>
          <w:tcPr>
            <w:tcW w:w="716" w:type="dxa"/>
            <w:tcBorders>
              <w:top w:val="nil"/>
              <w:left w:val="nil"/>
              <w:bottom w:val="single" w:sz="4" w:space="0" w:color="auto"/>
              <w:right w:val="nil"/>
            </w:tcBorders>
            <w:shd w:val="clear" w:color="auto" w:fill="auto"/>
            <w:noWrap/>
            <w:vAlign w:val="bottom"/>
          </w:tcPr>
          <w:p w14:paraId="59493CD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97</w:t>
            </w:r>
          </w:p>
        </w:tc>
        <w:tc>
          <w:tcPr>
            <w:tcW w:w="576" w:type="dxa"/>
            <w:tcBorders>
              <w:top w:val="nil"/>
              <w:left w:val="nil"/>
              <w:bottom w:val="single" w:sz="4" w:space="0" w:color="auto"/>
              <w:right w:val="nil"/>
            </w:tcBorders>
            <w:shd w:val="clear" w:color="auto" w:fill="auto"/>
            <w:noWrap/>
            <w:vAlign w:val="bottom"/>
          </w:tcPr>
          <w:p w14:paraId="69AFAAF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single" w:sz="4" w:space="0" w:color="auto"/>
              <w:right w:val="nil"/>
            </w:tcBorders>
            <w:shd w:val="clear" w:color="auto" w:fill="auto"/>
            <w:noWrap/>
            <w:vAlign w:val="bottom"/>
          </w:tcPr>
          <w:p w14:paraId="133FB68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single" w:sz="4" w:space="0" w:color="auto"/>
              <w:right w:val="nil"/>
            </w:tcBorders>
            <w:shd w:val="clear" w:color="auto" w:fill="auto"/>
            <w:noWrap/>
            <w:vAlign w:val="bottom"/>
          </w:tcPr>
          <w:p w14:paraId="0E4A343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0.26</w:t>
            </w:r>
          </w:p>
        </w:tc>
        <w:tc>
          <w:tcPr>
            <w:tcW w:w="507" w:type="dxa"/>
            <w:tcBorders>
              <w:top w:val="nil"/>
              <w:left w:val="nil"/>
              <w:bottom w:val="single" w:sz="4" w:space="0" w:color="auto"/>
              <w:right w:val="nil"/>
            </w:tcBorders>
            <w:shd w:val="clear" w:color="auto" w:fill="auto"/>
            <w:noWrap/>
            <w:vAlign w:val="bottom"/>
          </w:tcPr>
          <w:p w14:paraId="4FC2977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single" w:sz="4" w:space="0" w:color="auto"/>
              <w:right w:val="nil"/>
            </w:tcBorders>
            <w:shd w:val="clear" w:color="auto" w:fill="auto"/>
            <w:noWrap/>
            <w:vAlign w:val="bottom"/>
          </w:tcPr>
          <w:p w14:paraId="7738CC5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0.49</w:t>
            </w:r>
          </w:p>
        </w:tc>
        <w:tc>
          <w:tcPr>
            <w:tcW w:w="507" w:type="dxa"/>
            <w:tcBorders>
              <w:top w:val="nil"/>
              <w:left w:val="nil"/>
              <w:bottom w:val="single" w:sz="4" w:space="0" w:color="auto"/>
              <w:right w:val="nil"/>
            </w:tcBorders>
            <w:shd w:val="clear" w:color="auto" w:fill="auto"/>
            <w:noWrap/>
            <w:vAlign w:val="bottom"/>
          </w:tcPr>
          <w:p w14:paraId="59046D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c>
          <w:tcPr>
            <w:tcW w:w="1136" w:type="dxa"/>
            <w:tcBorders>
              <w:top w:val="nil"/>
              <w:left w:val="nil"/>
              <w:bottom w:val="single" w:sz="4" w:space="0" w:color="auto"/>
              <w:right w:val="nil"/>
            </w:tcBorders>
            <w:shd w:val="clear" w:color="auto" w:fill="auto"/>
            <w:noWrap/>
            <w:vAlign w:val="bottom"/>
          </w:tcPr>
          <w:p w14:paraId="19EFEC0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single" w:sz="4" w:space="0" w:color="auto"/>
              <w:right w:val="nil"/>
            </w:tcBorders>
            <w:shd w:val="clear" w:color="auto" w:fill="auto"/>
            <w:noWrap/>
            <w:vAlign w:val="bottom"/>
          </w:tcPr>
          <w:p w14:paraId="243D7C4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0.25</w:t>
            </w:r>
          </w:p>
        </w:tc>
      </w:tr>
      <w:tr w:rsidR="00136C95" w:rsidRPr="00F70F0A" w14:paraId="3D3A2BCC" w14:textId="77777777" w:rsidTr="00A22D2C">
        <w:trPr>
          <w:trHeight w:val="300"/>
        </w:trPr>
        <w:tc>
          <w:tcPr>
            <w:tcW w:w="1796" w:type="dxa"/>
            <w:tcBorders>
              <w:top w:val="single" w:sz="4" w:space="0" w:color="auto"/>
              <w:left w:val="nil"/>
              <w:bottom w:val="nil"/>
              <w:right w:val="nil"/>
            </w:tcBorders>
            <w:shd w:val="clear" w:color="auto" w:fill="auto"/>
            <w:noWrap/>
            <w:vAlign w:val="bottom"/>
          </w:tcPr>
          <w:p w14:paraId="5C6CE0F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lastRenderedPageBreak/>
              <w:t>Goodwin</w:t>
            </w:r>
          </w:p>
        </w:tc>
        <w:tc>
          <w:tcPr>
            <w:tcW w:w="540" w:type="dxa"/>
            <w:tcBorders>
              <w:top w:val="single" w:sz="4" w:space="0" w:color="auto"/>
              <w:left w:val="nil"/>
              <w:bottom w:val="nil"/>
              <w:right w:val="nil"/>
            </w:tcBorders>
            <w:shd w:val="clear" w:color="auto" w:fill="auto"/>
            <w:noWrap/>
            <w:vAlign w:val="bottom"/>
          </w:tcPr>
          <w:p w14:paraId="57FF4BA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single" w:sz="4" w:space="0" w:color="auto"/>
              <w:left w:val="nil"/>
              <w:bottom w:val="nil"/>
              <w:right w:val="nil"/>
            </w:tcBorders>
            <w:shd w:val="clear" w:color="auto" w:fill="auto"/>
            <w:noWrap/>
            <w:vAlign w:val="bottom"/>
          </w:tcPr>
          <w:p w14:paraId="7806436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300</w:t>
            </w:r>
          </w:p>
        </w:tc>
        <w:tc>
          <w:tcPr>
            <w:tcW w:w="576" w:type="dxa"/>
            <w:tcBorders>
              <w:top w:val="single" w:sz="4" w:space="0" w:color="auto"/>
              <w:left w:val="nil"/>
              <w:bottom w:val="nil"/>
              <w:right w:val="nil"/>
            </w:tcBorders>
            <w:shd w:val="clear" w:color="auto" w:fill="auto"/>
            <w:noWrap/>
            <w:vAlign w:val="bottom"/>
          </w:tcPr>
          <w:p w14:paraId="235471F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-1.81</w:t>
            </w:r>
          </w:p>
        </w:tc>
        <w:tc>
          <w:tcPr>
            <w:tcW w:w="507" w:type="dxa"/>
            <w:tcBorders>
              <w:top w:val="single" w:sz="4" w:space="0" w:color="auto"/>
              <w:left w:val="nil"/>
              <w:bottom w:val="nil"/>
              <w:right w:val="nil"/>
            </w:tcBorders>
            <w:shd w:val="clear" w:color="auto" w:fill="auto"/>
            <w:noWrap/>
            <w:vAlign w:val="bottom"/>
          </w:tcPr>
          <w:p w14:paraId="79A465A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single" w:sz="4" w:space="0" w:color="auto"/>
              <w:left w:val="nil"/>
              <w:bottom w:val="nil"/>
              <w:right w:val="nil"/>
            </w:tcBorders>
            <w:shd w:val="clear" w:color="auto" w:fill="auto"/>
            <w:noWrap/>
            <w:vAlign w:val="bottom"/>
          </w:tcPr>
          <w:p w14:paraId="32DC5A2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-0.94</w:t>
            </w:r>
          </w:p>
        </w:tc>
        <w:tc>
          <w:tcPr>
            <w:tcW w:w="507" w:type="dxa"/>
            <w:tcBorders>
              <w:top w:val="single" w:sz="4" w:space="0" w:color="auto"/>
              <w:left w:val="nil"/>
              <w:bottom w:val="nil"/>
              <w:right w:val="nil"/>
            </w:tcBorders>
            <w:shd w:val="clear" w:color="auto" w:fill="auto"/>
            <w:noWrap/>
            <w:vAlign w:val="bottom"/>
          </w:tcPr>
          <w:p w14:paraId="4A7AB97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single" w:sz="4" w:space="0" w:color="auto"/>
              <w:left w:val="nil"/>
              <w:bottom w:val="nil"/>
              <w:right w:val="nil"/>
            </w:tcBorders>
            <w:shd w:val="clear" w:color="auto" w:fill="auto"/>
            <w:noWrap/>
            <w:vAlign w:val="bottom"/>
          </w:tcPr>
          <w:p w14:paraId="612A18B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single" w:sz="4" w:space="0" w:color="auto"/>
              <w:left w:val="nil"/>
              <w:bottom w:val="nil"/>
              <w:right w:val="nil"/>
            </w:tcBorders>
            <w:shd w:val="clear" w:color="auto" w:fill="auto"/>
            <w:noWrap/>
            <w:vAlign w:val="bottom"/>
          </w:tcPr>
          <w:p w14:paraId="27041D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single" w:sz="4" w:space="0" w:color="auto"/>
              <w:left w:val="nil"/>
              <w:bottom w:val="nil"/>
              <w:right w:val="nil"/>
            </w:tcBorders>
            <w:shd w:val="clear" w:color="auto" w:fill="auto"/>
            <w:noWrap/>
            <w:vAlign w:val="bottom"/>
          </w:tcPr>
          <w:p w14:paraId="63E4B2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-0.43</w:t>
            </w:r>
          </w:p>
        </w:tc>
        <w:tc>
          <w:tcPr>
            <w:tcW w:w="507" w:type="dxa"/>
            <w:tcBorders>
              <w:top w:val="single" w:sz="4" w:space="0" w:color="auto"/>
              <w:left w:val="nil"/>
              <w:bottom w:val="nil"/>
              <w:right w:val="nil"/>
            </w:tcBorders>
            <w:shd w:val="clear" w:color="auto" w:fill="auto"/>
            <w:noWrap/>
            <w:vAlign w:val="bottom"/>
          </w:tcPr>
          <w:p w14:paraId="5792FE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r>
      <w:tr w:rsidR="00136C95" w:rsidRPr="00F70F0A" w14:paraId="4A5F03CC" w14:textId="77777777">
        <w:trPr>
          <w:trHeight w:val="300"/>
        </w:trPr>
        <w:tc>
          <w:tcPr>
            <w:tcW w:w="1796" w:type="dxa"/>
            <w:tcBorders>
              <w:top w:val="nil"/>
              <w:left w:val="nil"/>
              <w:bottom w:val="nil"/>
              <w:right w:val="nil"/>
            </w:tcBorders>
            <w:shd w:val="clear" w:color="auto" w:fill="auto"/>
            <w:noWrap/>
            <w:vAlign w:val="bottom"/>
          </w:tcPr>
          <w:p w14:paraId="7BAF0CE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Goodwin</w:t>
            </w:r>
          </w:p>
        </w:tc>
        <w:tc>
          <w:tcPr>
            <w:tcW w:w="540" w:type="dxa"/>
            <w:tcBorders>
              <w:top w:val="nil"/>
              <w:left w:val="nil"/>
              <w:bottom w:val="nil"/>
              <w:right w:val="nil"/>
            </w:tcBorders>
            <w:shd w:val="clear" w:color="auto" w:fill="auto"/>
            <w:noWrap/>
            <w:vAlign w:val="bottom"/>
          </w:tcPr>
          <w:p w14:paraId="058E9A9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4ACD4DD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314</w:t>
            </w:r>
          </w:p>
        </w:tc>
        <w:tc>
          <w:tcPr>
            <w:tcW w:w="576" w:type="dxa"/>
            <w:tcBorders>
              <w:top w:val="nil"/>
              <w:left w:val="nil"/>
              <w:bottom w:val="nil"/>
              <w:right w:val="nil"/>
            </w:tcBorders>
            <w:shd w:val="clear" w:color="auto" w:fill="auto"/>
            <w:noWrap/>
            <w:vAlign w:val="bottom"/>
          </w:tcPr>
          <w:p w14:paraId="412F6F9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53D9E3A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6900578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4D2B0DF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07C4A05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0.35</w:t>
            </w:r>
          </w:p>
        </w:tc>
        <w:tc>
          <w:tcPr>
            <w:tcW w:w="507" w:type="dxa"/>
            <w:tcBorders>
              <w:top w:val="nil"/>
              <w:left w:val="nil"/>
              <w:bottom w:val="nil"/>
              <w:right w:val="nil"/>
            </w:tcBorders>
            <w:shd w:val="clear" w:color="auto" w:fill="auto"/>
            <w:noWrap/>
            <w:vAlign w:val="bottom"/>
          </w:tcPr>
          <w:p w14:paraId="1D4805F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6F1AB9B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6F527BA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r>
      <w:tr w:rsidR="00136C95" w:rsidRPr="00F70F0A" w14:paraId="0DE1CC23" w14:textId="77777777">
        <w:trPr>
          <w:trHeight w:val="300"/>
        </w:trPr>
        <w:tc>
          <w:tcPr>
            <w:tcW w:w="1796" w:type="dxa"/>
            <w:tcBorders>
              <w:top w:val="nil"/>
              <w:left w:val="nil"/>
              <w:bottom w:val="nil"/>
              <w:right w:val="nil"/>
            </w:tcBorders>
            <w:shd w:val="clear" w:color="auto" w:fill="auto"/>
            <w:noWrap/>
            <w:vAlign w:val="bottom"/>
          </w:tcPr>
          <w:p w14:paraId="3A21774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Greitemeyer</w:t>
            </w:r>
          </w:p>
        </w:tc>
        <w:tc>
          <w:tcPr>
            <w:tcW w:w="540" w:type="dxa"/>
            <w:tcBorders>
              <w:top w:val="nil"/>
              <w:left w:val="nil"/>
              <w:bottom w:val="nil"/>
              <w:right w:val="nil"/>
            </w:tcBorders>
            <w:shd w:val="clear" w:color="auto" w:fill="auto"/>
            <w:noWrap/>
            <w:vAlign w:val="bottom"/>
          </w:tcPr>
          <w:p w14:paraId="30E90A2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77363DB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76EAC2B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273CBE8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6065DEA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nil"/>
              <w:right w:val="nil"/>
            </w:tcBorders>
            <w:shd w:val="clear" w:color="auto" w:fill="auto"/>
            <w:noWrap/>
            <w:vAlign w:val="bottom"/>
          </w:tcPr>
          <w:p w14:paraId="3F1B09C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0B51F23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1C66EF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49CCA8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E12AF7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FADF5B7" w14:textId="77777777">
        <w:trPr>
          <w:trHeight w:val="300"/>
        </w:trPr>
        <w:tc>
          <w:tcPr>
            <w:tcW w:w="1796" w:type="dxa"/>
            <w:tcBorders>
              <w:top w:val="nil"/>
              <w:left w:val="nil"/>
              <w:bottom w:val="nil"/>
              <w:right w:val="nil"/>
            </w:tcBorders>
            <w:shd w:val="clear" w:color="auto" w:fill="auto"/>
            <w:noWrap/>
            <w:vAlign w:val="bottom"/>
          </w:tcPr>
          <w:p w14:paraId="2A6109C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Gruijters</w:t>
            </w:r>
          </w:p>
        </w:tc>
        <w:tc>
          <w:tcPr>
            <w:tcW w:w="540" w:type="dxa"/>
            <w:tcBorders>
              <w:top w:val="nil"/>
              <w:left w:val="nil"/>
              <w:bottom w:val="nil"/>
              <w:right w:val="nil"/>
            </w:tcBorders>
            <w:shd w:val="clear" w:color="auto" w:fill="auto"/>
            <w:noWrap/>
            <w:vAlign w:val="bottom"/>
          </w:tcPr>
          <w:p w14:paraId="67C0A71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64D776C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113</w:t>
            </w:r>
          </w:p>
        </w:tc>
        <w:tc>
          <w:tcPr>
            <w:tcW w:w="576" w:type="dxa"/>
            <w:tcBorders>
              <w:top w:val="nil"/>
              <w:left w:val="nil"/>
              <w:bottom w:val="nil"/>
              <w:right w:val="nil"/>
            </w:tcBorders>
            <w:shd w:val="clear" w:color="auto" w:fill="auto"/>
            <w:noWrap/>
            <w:vAlign w:val="bottom"/>
          </w:tcPr>
          <w:p w14:paraId="38F54E9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-0.26</w:t>
            </w:r>
          </w:p>
        </w:tc>
        <w:tc>
          <w:tcPr>
            <w:tcW w:w="507" w:type="dxa"/>
            <w:tcBorders>
              <w:top w:val="nil"/>
              <w:left w:val="nil"/>
              <w:bottom w:val="nil"/>
              <w:right w:val="nil"/>
            </w:tcBorders>
            <w:shd w:val="clear" w:color="auto" w:fill="auto"/>
            <w:noWrap/>
            <w:vAlign w:val="bottom"/>
          </w:tcPr>
          <w:p w14:paraId="35D4F8E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465EA8E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3881F1E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6C2A9BF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9AE132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6223A8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A2D1C9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F0EE0C8" w14:textId="77777777">
        <w:trPr>
          <w:trHeight w:val="300"/>
        </w:trPr>
        <w:tc>
          <w:tcPr>
            <w:tcW w:w="1796" w:type="dxa"/>
            <w:tcBorders>
              <w:top w:val="nil"/>
              <w:left w:val="nil"/>
              <w:bottom w:val="nil"/>
              <w:right w:val="nil"/>
            </w:tcBorders>
            <w:shd w:val="clear" w:color="auto" w:fill="auto"/>
            <w:noWrap/>
            <w:vAlign w:val="bottom"/>
          </w:tcPr>
          <w:p w14:paraId="0FB83DC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Hackenbracht</w:t>
            </w:r>
          </w:p>
        </w:tc>
        <w:tc>
          <w:tcPr>
            <w:tcW w:w="540" w:type="dxa"/>
            <w:tcBorders>
              <w:top w:val="nil"/>
              <w:left w:val="nil"/>
              <w:bottom w:val="nil"/>
              <w:right w:val="nil"/>
            </w:tcBorders>
            <w:shd w:val="clear" w:color="auto" w:fill="auto"/>
            <w:noWrap/>
            <w:vAlign w:val="bottom"/>
          </w:tcPr>
          <w:p w14:paraId="2A27D6E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556B8E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51</w:t>
            </w:r>
          </w:p>
        </w:tc>
        <w:tc>
          <w:tcPr>
            <w:tcW w:w="576" w:type="dxa"/>
            <w:tcBorders>
              <w:top w:val="nil"/>
              <w:left w:val="nil"/>
              <w:bottom w:val="nil"/>
              <w:right w:val="nil"/>
            </w:tcBorders>
            <w:shd w:val="clear" w:color="auto" w:fill="auto"/>
            <w:noWrap/>
            <w:vAlign w:val="bottom"/>
          </w:tcPr>
          <w:p w14:paraId="1A38E67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-1.92</w:t>
            </w:r>
          </w:p>
        </w:tc>
        <w:tc>
          <w:tcPr>
            <w:tcW w:w="507" w:type="dxa"/>
            <w:tcBorders>
              <w:top w:val="nil"/>
              <w:left w:val="nil"/>
              <w:bottom w:val="nil"/>
              <w:right w:val="nil"/>
            </w:tcBorders>
            <w:shd w:val="clear" w:color="auto" w:fill="auto"/>
            <w:noWrap/>
            <w:vAlign w:val="bottom"/>
          </w:tcPr>
          <w:p w14:paraId="13EDAEC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205702C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c>
          <w:tcPr>
            <w:tcW w:w="507" w:type="dxa"/>
            <w:tcBorders>
              <w:top w:val="nil"/>
              <w:left w:val="nil"/>
              <w:bottom w:val="nil"/>
              <w:right w:val="nil"/>
            </w:tcBorders>
            <w:shd w:val="clear" w:color="auto" w:fill="auto"/>
            <w:noWrap/>
            <w:vAlign w:val="bottom"/>
          </w:tcPr>
          <w:p w14:paraId="45134BA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10498BE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088CEA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B6D675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F2239C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9C607B2" w14:textId="77777777">
        <w:trPr>
          <w:trHeight w:val="300"/>
        </w:trPr>
        <w:tc>
          <w:tcPr>
            <w:tcW w:w="1796" w:type="dxa"/>
            <w:tcBorders>
              <w:top w:val="nil"/>
              <w:left w:val="nil"/>
              <w:bottom w:val="nil"/>
              <w:right w:val="nil"/>
            </w:tcBorders>
            <w:shd w:val="clear" w:color="auto" w:fill="auto"/>
            <w:noWrap/>
            <w:vAlign w:val="bottom"/>
          </w:tcPr>
          <w:p w14:paraId="18D2249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Hawes</w:t>
            </w:r>
          </w:p>
        </w:tc>
        <w:tc>
          <w:tcPr>
            <w:tcW w:w="540" w:type="dxa"/>
            <w:tcBorders>
              <w:top w:val="nil"/>
              <w:left w:val="nil"/>
              <w:bottom w:val="nil"/>
              <w:right w:val="nil"/>
            </w:tcBorders>
            <w:shd w:val="clear" w:color="auto" w:fill="auto"/>
            <w:noWrap/>
            <w:vAlign w:val="bottom"/>
          </w:tcPr>
          <w:p w14:paraId="50D15BD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ABE05E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55</w:t>
            </w:r>
          </w:p>
        </w:tc>
        <w:tc>
          <w:tcPr>
            <w:tcW w:w="576" w:type="dxa"/>
            <w:tcBorders>
              <w:top w:val="nil"/>
              <w:left w:val="nil"/>
              <w:bottom w:val="nil"/>
              <w:right w:val="nil"/>
            </w:tcBorders>
            <w:shd w:val="clear" w:color="auto" w:fill="auto"/>
            <w:noWrap/>
            <w:vAlign w:val="bottom"/>
          </w:tcPr>
          <w:p w14:paraId="36F62A5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-2.16</w:t>
            </w:r>
          </w:p>
        </w:tc>
        <w:tc>
          <w:tcPr>
            <w:tcW w:w="507" w:type="dxa"/>
            <w:tcBorders>
              <w:top w:val="nil"/>
              <w:left w:val="nil"/>
              <w:bottom w:val="nil"/>
              <w:right w:val="nil"/>
            </w:tcBorders>
            <w:shd w:val="clear" w:color="auto" w:fill="auto"/>
            <w:noWrap/>
            <w:vAlign w:val="bottom"/>
          </w:tcPr>
          <w:p w14:paraId="1CC426C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76" w:type="dxa"/>
            <w:tcBorders>
              <w:top w:val="nil"/>
              <w:left w:val="nil"/>
              <w:bottom w:val="nil"/>
              <w:right w:val="nil"/>
            </w:tcBorders>
            <w:shd w:val="clear" w:color="auto" w:fill="auto"/>
            <w:noWrap/>
            <w:vAlign w:val="bottom"/>
          </w:tcPr>
          <w:p w14:paraId="2C0F5BF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0.69</w:t>
            </w:r>
          </w:p>
        </w:tc>
        <w:tc>
          <w:tcPr>
            <w:tcW w:w="507" w:type="dxa"/>
            <w:tcBorders>
              <w:top w:val="nil"/>
              <w:left w:val="nil"/>
              <w:bottom w:val="nil"/>
              <w:right w:val="nil"/>
            </w:tcBorders>
            <w:shd w:val="clear" w:color="auto" w:fill="auto"/>
            <w:noWrap/>
            <w:vAlign w:val="bottom"/>
          </w:tcPr>
          <w:p w14:paraId="644889E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4DDFDF2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0.00</w:t>
            </w:r>
          </w:p>
        </w:tc>
        <w:tc>
          <w:tcPr>
            <w:tcW w:w="507" w:type="dxa"/>
            <w:tcBorders>
              <w:top w:val="nil"/>
              <w:left w:val="nil"/>
              <w:bottom w:val="nil"/>
              <w:right w:val="nil"/>
            </w:tcBorders>
            <w:shd w:val="clear" w:color="auto" w:fill="auto"/>
            <w:noWrap/>
            <w:vAlign w:val="bottom"/>
          </w:tcPr>
          <w:p w14:paraId="207FB7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1136" w:type="dxa"/>
            <w:tcBorders>
              <w:top w:val="nil"/>
              <w:left w:val="nil"/>
              <w:bottom w:val="nil"/>
              <w:right w:val="nil"/>
            </w:tcBorders>
            <w:shd w:val="clear" w:color="auto" w:fill="auto"/>
            <w:noWrap/>
            <w:vAlign w:val="bottom"/>
          </w:tcPr>
          <w:p w14:paraId="5EBED44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-1.05</w:t>
            </w:r>
          </w:p>
        </w:tc>
        <w:tc>
          <w:tcPr>
            <w:tcW w:w="507" w:type="dxa"/>
            <w:tcBorders>
              <w:top w:val="nil"/>
              <w:left w:val="nil"/>
              <w:bottom w:val="nil"/>
              <w:right w:val="nil"/>
            </w:tcBorders>
            <w:shd w:val="clear" w:color="auto" w:fill="auto"/>
            <w:noWrap/>
            <w:vAlign w:val="bottom"/>
          </w:tcPr>
          <w:p w14:paraId="59E1E2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1ECFE68E" w14:textId="77777777">
        <w:trPr>
          <w:trHeight w:val="300"/>
        </w:trPr>
        <w:tc>
          <w:tcPr>
            <w:tcW w:w="1796" w:type="dxa"/>
            <w:tcBorders>
              <w:top w:val="nil"/>
              <w:left w:val="nil"/>
              <w:bottom w:val="nil"/>
              <w:right w:val="nil"/>
            </w:tcBorders>
            <w:shd w:val="clear" w:color="auto" w:fill="auto"/>
            <w:noWrap/>
            <w:vAlign w:val="bottom"/>
          </w:tcPr>
          <w:p w14:paraId="4D2206D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Hellmann</w:t>
            </w:r>
          </w:p>
        </w:tc>
        <w:tc>
          <w:tcPr>
            <w:tcW w:w="540" w:type="dxa"/>
            <w:tcBorders>
              <w:top w:val="nil"/>
              <w:left w:val="nil"/>
              <w:bottom w:val="nil"/>
              <w:right w:val="nil"/>
            </w:tcBorders>
            <w:shd w:val="clear" w:color="auto" w:fill="auto"/>
            <w:noWrap/>
            <w:vAlign w:val="bottom"/>
          </w:tcPr>
          <w:p w14:paraId="2D6E25E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75B0CBA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1A82DE5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07" w:type="dxa"/>
            <w:tcBorders>
              <w:top w:val="nil"/>
              <w:left w:val="nil"/>
              <w:bottom w:val="nil"/>
              <w:right w:val="nil"/>
            </w:tcBorders>
            <w:shd w:val="clear" w:color="auto" w:fill="auto"/>
            <w:noWrap/>
            <w:vAlign w:val="bottom"/>
          </w:tcPr>
          <w:p w14:paraId="299809C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48BB887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5D6ECBB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7E89214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-1.40</w:t>
            </w:r>
          </w:p>
        </w:tc>
        <w:tc>
          <w:tcPr>
            <w:tcW w:w="507" w:type="dxa"/>
            <w:tcBorders>
              <w:top w:val="nil"/>
              <w:left w:val="nil"/>
              <w:bottom w:val="nil"/>
              <w:right w:val="nil"/>
            </w:tcBorders>
            <w:shd w:val="clear" w:color="auto" w:fill="auto"/>
            <w:noWrap/>
            <w:vAlign w:val="bottom"/>
          </w:tcPr>
          <w:p w14:paraId="6DCFD5F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595193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0.74</w:t>
            </w:r>
          </w:p>
        </w:tc>
        <w:tc>
          <w:tcPr>
            <w:tcW w:w="507" w:type="dxa"/>
            <w:tcBorders>
              <w:top w:val="nil"/>
              <w:left w:val="nil"/>
              <w:bottom w:val="nil"/>
              <w:right w:val="nil"/>
            </w:tcBorders>
            <w:shd w:val="clear" w:color="auto" w:fill="auto"/>
            <w:noWrap/>
            <w:vAlign w:val="bottom"/>
          </w:tcPr>
          <w:p w14:paraId="2982ED2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r>
      <w:tr w:rsidR="00136C95" w:rsidRPr="00F70F0A" w14:paraId="76D27251" w14:textId="77777777">
        <w:trPr>
          <w:trHeight w:val="300"/>
        </w:trPr>
        <w:tc>
          <w:tcPr>
            <w:tcW w:w="1796" w:type="dxa"/>
            <w:tcBorders>
              <w:top w:val="nil"/>
              <w:left w:val="nil"/>
              <w:bottom w:val="nil"/>
              <w:right w:val="nil"/>
            </w:tcBorders>
            <w:shd w:val="clear" w:color="auto" w:fill="auto"/>
            <w:noWrap/>
            <w:vAlign w:val="bottom"/>
          </w:tcPr>
          <w:p w14:paraId="28CC87B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Hess</w:t>
            </w:r>
          </w:p>
        </w:tc>
        <w:tc>
          <w:tcPr>
            <w:tcW w:w="540" w:type="dxa"/>
            <w:tcBorders>
              <w:top w:val="nil"/>
              <w:left w:val="nil"/>
              <w:bottom w:val="nil"/>
              <w:right w:val="nil"/>
            </w:tcBorders>
            <w:shd w:val="clear" w:color="auto" w:fill="auto"/>
            <w:noWrap/>
            <w:vAlign w:val="bottom"/>
          </w:tcPr>
          <w:p w14:paraId="497F3ED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3199886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162</w:t>
            </w:r>
          </w:p>
        </w:tc>
        <w:tc>
          <w:tcPr>
            <w:tcW w:w="576" w:type="dxa"/>
            <w:tcBorders>
              <w:top w:val="nil"/>
              <w:left w:val="nil"/>
              <w:bottom w:val="nil"/>
              <w:right w:val="nil"/>
            </w:tcBorders>
            <w:shd w:val="clear" w:color="auto" w:fill="auto"/>
            <w:noWrap/>
            <w:vAlign w:val="bottom"/>
          </w:tcPr>
          <w:p w14:paraId="6A12C54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-2.34</w:t>
            </w:r>
          </w:p>
        </w:tc>
        <w:tc>
          <w:tcPr>
            <w:tcW w:w="507" w:type="dxa"/>
            <w:tcBorders>
              <w:top w:val="nil"/>
              <w:left w:val="nil"/>
              <w:bottom w:val="nil"/>
              <w:right w:val="nil"/>
            </w:tcBorders>
            <w:shd w:val="clear" w:color="auto" w:fill="auto"/>
            <w:noWrap/>
            <w:vAlign w:val="bottom"/>
          </w:tcPr>
          <w:p w14:paraId="6D26801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790DE4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2503E80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21E9332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A5D2F0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3E0CAD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1D1C07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E3CD68D" w14:textId="77777777">
        <w:trPr>
          <w:trHeight w:val="300"/>
        </w:trPr>
        <w:tc>
          <w:tcPr>
            <w:tcW w:w="1796" w:type="dxa"/>
            <w:tcBorders>
              <w:top w:val="nil"/>
              <w:left w:val="nil"/>
              <w:bottom w:val="nil"/>
              <w:right w:val="nil"/>
            </w:tcBorders>
            <w:shd w:val="clear" w:color="auto" w:fill="auto"/>
            <w:noWrap/>
            <w:vAlign w:val="bottom"/>
          </w:tcPr>
          <w:p w14:paraId="027897B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Hess</w:t>
            </w:r>
          </w:p>
        </w:tc>
        <w:tc>
          <w:tcPr>
            <w:tcW w:w="540" w:type="dxa"/>
            <w:tcBorders>
              <w:top w:val="nil"/>
              <w:left w:val="nil"/>
              <w:bottom w:val="nil"/>
              <w:right w:val="nil"/>
            </w:tcBorders>
            <w:shd w:val="clear" w:color="auto" w:fill="auto"/>
            <w:noWrap/>
            <w:vAlign w:val="bottom"/>
          </w:tcPr>
          <w:p w14:paraId="676239D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E52344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38</w:t>
            </w:r>
          </w:p>
        </w:tc>
        <w:tc>
          <w:tcPr>
            <w:tcW w:w="576" w:type="dxa"/>
            <w:tcBorders>
              <w:top w:val="nil"/>
              <w:left w:val="nil"/>
              <w:bottom w:val="nil"/>
              <w:right w:val="nil"/>
            </w:tcBorders>
            <w:shd w:val="clear" w:color="auto" w:fill="auto"/>
            <w:noWrap/>
            <w:vAlign w:val="bottom"/>
          </w:tcPr>
          <w:p w14:paraId="72ABFDE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-0.64</w:t>
            </w:r>
          </w:p>
        </w:tc>
        <w:tc>
          <w:tcPr>
            <w:tcW w:w="507" w:type="dxa"/>
            <w:tcBorders>
              <w:top w:val="nil"/>
              <w:left w:val="nil"/>
              <w:bottom w:val="nil"/>
              <w:right w:val="nil"/>
            </w:tcBorders>
            <w:shd w:val="clear" w:color="auto" w:fill="auto"/>
            <w:noWrap/>
            <w:vAlign w:val="bottom"/>
          </w:tcPr>
          <w:p w14:paraId="4B3861A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4D0742A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A9595C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79EDBB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45FC3B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8E3FAD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D1B5FF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44909C7" w14:textId="77777777">
        <w:trPr>
          <w:trHeight w:val="300"/>
        </w:trPr>
        <w:tc>
          <w:tcPr>
            <w:tcW w:w="1796" w:type="dxa"/>
            <w:tcBorders>
              <w:top w:val="nil"/>
              <w:left w:val="nil"/>
              <w:bottom w:val="nil"/>
              <w:right w:val="nil"/>
            </w:tcBorders>
            <w:shd w:val="clear" w:color="auto" w:fill="auto"/>
            <w:noWrap/>
            <w:vAlign w:val="bottom"/>
          </w:tcPr>
          <w:p w14:paraId="5EFFC0E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Horn</w:t>
            </w:r>
          </w:p>
        </w:tc>
        <w:tc>
          <w:tcPr>
            <w:tcW w:w="540" w:type="dxa"/>
            <w:tcBorders>
              <w:top w:val="nil"/>
              <w:left w:val="nil"/>
              <w:bottom w:val="nil"/>
              <w:right w:val="nil"/>
            </w:tcBorders>
            <w:shd w:val="clear" w:color="auto" w:fill="auto"/>
            <w:noWrap/>
            <w:vAlign w:val="bottom"/>
          </w:tcPr>
          <w:p w14:paraId="14993EE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560F18F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1C3D3E3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-0.77</w:t>
            </w:r>
          </w:p>
        </w:tc>
        <w:tc>
          <w:tcPr>
            <w:tcW w:w="507" w:type="dxa"/>
            <w:tcBorders>
              <w:top w:val="nil"/>
              <w:left w:val="nil"/>
              <w:bottom w:val="nil"/>
              <w:right w:val="nil"/>
            </w:tcBorders>
            <w:shd w:val="clear" w:color="auto" w:fill="auto"/>
            <w:noWrap/>
            <w:vAlign w:val="bottom"/>
          </w:tcPr>
          <w:p w14:paraId="74882A8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26D379F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19FBEB1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7077188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23F4522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1136" w:type="dxa"/>
            <w:tcBorders>
              <w:top w:val="nil"/>
              <w:left w:val="nil"/>
              <w:bottom w:val="nil"/>
              <w:right w:val="nil"/>
            </w:tcBorders>
            <w:shd w:val="clear" w:color="auto" w:fill="auto"/>
            <w:noWrap/>
            <w:vAlign w:val="bottom"/>
          </w:tcPr>
          <w:p w14:paraId="6F005FA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1.49</w:t>
            </w:r>
          </w:p>
        </w:tc>
        <w:tc>
          <w:tcPr>
            <w:tcW w:w="507" w:type="dxa"/>
            <w:tcBorders>
              <w:top w:val="nil"/>
              <w:left w:val="nil"/>
              <w:bottom w:val="nil"/>
              <w:right w:val="nil"/>
            </w:tcBorders>
            <w:shd w:val="clear" w:color="auto" w:fill="auto"/>
            <w:noWrap/>
            <w:vAlign w:val="bottom"/>
          </w:tcPr>
          <w:p w14:paraId="7C639B4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3E90B618" w14:textId="77777777">
        <w:trPr>
          <w:trHeight w:val="300"/>
        </w:trPr>
        <w:tc>
          <w:tcPr>
            <w:tcW w:w="1796" w:type="dxa"/>
            <w:tcBorders>
              <w:top w:val="nil"/>
              <w:left w:val="nil"/>
              <w:bottom w:val="nil"/>
              <w:right w:val="nil"/>
            </w:tcBorders>
            <w:shd w:val="clear" w:color="auto" w:fill="auto"/>
            <w:noWrap/>
            <w:vAlign w:val="bottom"/>
          </w:tcPr>
          <w:p w14:paraId="5108CB1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Ijzerman</w:t>
            </w:r>
          </w:p>
        </w:tc>
        <w:tc>
          <w:tcPr>
            <w:tcW w:w="540" w:type="dxa"/>
            <w:tcBorders>
              <w:top w:val="nil"/>
              <w:left w:val="nil"/>
              <w:bottom w:val="nil"/>
              <w:right w:val="nil"/>
            </w:tcBorders>
            <w:shd w:val="clear" w:color="auto" w:fill="auto"/>
            <w:noWrap/>
            <w:vAlign w:val="bottom"/>
          </w:tcPr>
          <w:p w14:paraId="596338B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4E83DA1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86</w:t>
            </w:r>
          </w:p>
        </w:tc>
        <w:tc>
          <w:tcPr>
            <w:tcW w:w="576" w:type="dxa"/>
            <w:tcBorders>
              <w:top w:val="nil"/>
              <w:left w:val="nil"/>
              <w:bottom w:val="nil"/>
              <w:right w:val="nil"/>
            </w:tcBorders>
            <w:shd w:val="clear" w:color="auto" w:fill="auto"/>
            <w:noWrap/>
            <w:vAlign w:val="bottom"/>
          </w:tcPr>
          <w:p w14:paraId="33535A4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-1.67</w:t>
            </w:r>
          </w:p>
        </w:tc>
        <w:tc>
          <w:tcPr>
            <w:tcW w:w="507" w:type="dxa"/>
            <w:tcBorders>
              <w:top w:val="nil"/>
              <w:left w:val="nil"/>
              <w:bottom w:val="nil"/>
              <w:right w:val="nil"/>
            </w:tcBorders>
            <w:shd w:val="clear" w:color="auto" w:fill="auto"/>
            <w:noWrap/>
            <w:vAlign w:val="bottom"/>
          </w:tcPr>
          <w:p w14:paraId="1FBA7A0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4FE7650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B1AE61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1FA4E4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0A99198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2E7480C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67CD8A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E9FE712" w14:textId="77777777">
        <w:trPr>
          <w:trHeight w:val="300"/>
        </w:trPr>
        <w:tc>
          <w:tcPr>
            <w:tcW w:w="1796" w:type="dxa"/>
            <w:tcBorders>
              <w:top w:val="nil"/>
              <w:left w:val="nil"/>
              <w:bottom w:val="nil"/>
              <w:right w:val="nil"/>
            </w:tcBorders>
            <w:shd w:val="clear" w:color="auto" w:fill="auto"/>
            <w:noWrap/>
            <w:vAlign w:val="bottom"/>
          </w:tcPr>
          <w:p w14:paraId="50A6835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Jamieson</w:t>
            </w:r>
          </w:p>
        </w:tc>
        <w:tc>
          <w:tcPr>
            <w:tcW w:w="540" w:type="dxa"/>
            <w:tcBorders>
              <w:top w:val="nil"/>
              <w:left w:val="nil"/>
              <w:bottom w:val="nil"/>
              <w:right w:val="nil"/>
            </w:tcBorders>
            <w:shd w:val="clear" w:color="auto" w:fill="auto"/>
            <w:noWrap/>
            <w:vAlign w:val="bottom"/>
          </w:tcPr>
          <w:p w14:paraId="1F0AA66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769DD36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33</w:t>
            </w:r>
          </w:p>
        </w:tc>
        <w:tc>
          <w:tcPr>
            <w:tcW w:w="576" w:type="dxa"/>
            <w:tcBorders>
              <w:top w:val="nil"/>
              <w:left w:val="nil"/>
              <w:bottom w:val="nil"/>
              <w:right w:val="nil"/>
            </w:tcBorders>
            <w:shd w:val="clear" w:color="auto" w:fill="auto"/>
            <w:noWrap/>
            <w:vAlign w:val="bottom"/>
          </w:tcPr>
          <w:p w14:paraId="1FC3A2B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-1.56</w:t>
            </w:r>
          </w:p>
        </w:tc>
        <w:tc>
          <w:tcPr>
            <w:tcW w:w="507" w:type="dxa"/>
            <w:tcBorders>
              <w:top w:val="nil"/>
              <w:left w:val="nil"/>
              <w:bottom w:val="nil"/>
              <w:right w:val="nil"/>
            </w:tcBorders>
            <w:shd w:val="clear" w:color="auto" w:fill="auto"/>
            <w:noWrap/>
            <w:vAlign w:val="bottom"/>
          </w:tcPr>
          <w:p w14:paraId="2F45CB8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239CCDD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-1.06</w:t>
            </w:r>
          </w:p>
        </w:tc>
        <w:tc>
          <w:tcPr>
            <w:tcW w:w="507" w:type="dxa"/>
            <w:tcBorders>
              <w:top w:val="nil"/>
              <w:left w:val="nil"/>
              <w:bottom w:val="nil"/>
              <w:right w:val="nil"/>
            </w:tcBorders>
            <w:shd w:val="clear" w:color="auto" w:fill="auto"/>
            <w:noWrap/>
            <w:vAlign w:val="bottom"/>
          </w:tcPr>
          <w:p w14:paraId="51923B0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71EF47A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39D59F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6903EE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6CA014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00BEEBE" w14:textId="77777777">
        <w:trPr>
          <w:trHeight w:val="300"/>
        </w:trPr>
        <w:tc>
          <w:tcPr>
            <w:tcW w:w="1796" w:type="dxa"/>
            <w:tcBorders>
              <w:top w:val="nil"/>
              <w:left w:val="nil"/>
              <w:bottom w:val="nil"/>
              <w:right w:val="nil"/>
            </w:tcBorders>
            <w:shd w:val="clear" w:color="auto" w:fill="auto"/>
            <w:noWrap/>
            <w:vAlign w:val="bottom"/>
          </w:tcPr>
          <w:p w14:paraId="4770750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Jamieson</w:t>
            </w:r>
          </w:p>
        </w:tc>
        <w:tc>
          <w:tcPr>
            <w:tcW w:w="540" w:type="dxa"/>
            <w:tcBorders>
              <w:top w:val="nil"/>
              <w:left w:val="nil"/>
              <w:bottom w:val="nil"/>
              <w:right w:val="nil"/>
            </w:tcBorders>
            <w:shd w:val="clear" w:color="auto" w:fill="auto"/>
            <w:noWrap/>
            <w:vAlign w:val="bottom"/>
          </w:tcPr>
          <w:p w14:paraId="404779E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111D126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2358A23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-1.94</w:t>
            </w:r>
          </w:p>
        </w:tc>
        <w:tc>
          <w:tcPr>
            <w:tcW w:w="507" w:type="dxa"/>
            <w:tcBorders>
              <w:top w:val="nil"/>
              <w:left w:val="nil"/>
              <w:bottom w:val="nil"/>
              <w:right w:val="nil"/>
            </w:tcBorders>
            <w:shd w:val="clear" w:color="auto" w:fill="auto"/>
            <w:noWrap/>
            <w:vAlign w:val="bottom"/>
          </w:tcPr>
          <w:p w14:paraId="1A53B77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76" w:type="dxa"/>
            <w:tcBorders>
              <w:top w:val="nil"/>
              <w:left w:val="nil"/>
              <w:bottom w:val="nil"/>
              <w:right w:val="nil"/>
            </w:tcBorders>
            <w:shd w:val="clear" w:color="auto" w:fill="auto"/>
            <w:noWrap/>
            <w:vAlign w:val="bottom"/>
          </w:tcPr>
          <w:p w14:paraId="18B19BB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-1.47</w:t>
            </w:r>
          </w:p>
        </w:tc>
        <w:tc>
          <w:tcPr>
            <w:tcW w:w="507" w:type="dxa"/>
            <w:tcBorders>
              <w:top w:val="nil"/>
              <w:left w:val="nil"/>
              <w:bottom w:val="nil"/>
              <w:right w:val="nil"/>
            </w:tcBorders>
            <w:shd w:val="clear" w:color="auto" w:fill="auto"/>
            <w:noWrap/>
            <w:vAlign w:val="bottom"/>
          </w:tcPr>
          <w:p w14:paraId="70AF3BE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0D9AF6C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CF8DCC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23A542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2BBF75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E73E43D" w14:textId="77777777">
        <w:trPr>
          <w:trHeight w:val="300"/>
        </w:trPr>
        <w:tc>
          <w:tcPr>
            <w:tcW w:w="1796" w:type="dxa"/>
            <w:tcBorders>
              <w:top w:val="nil"/>
              <w:left w:val="nil"/>
              <w:bottom w:val="nil"/>
              <w:right w:val="nil"/>
            </w:tcBorders>
            <w:shd w:val="clear" w:color="auto" w:fill="auto"/>
            <w:noWrap/>
            <w:vAlign w:val="bottom"/>
          </w:tcPr>
          <w:p w14:paraId="34D29C5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Johnson</w:t>
            </w:r>
          </w:p>
        </w:tc>
        <w:tc>
          <w:tcPr>
            <w:tcW w:w="540" w:type="dxa"/>
            <w:tcBorders>
              <w:top w:val="nil"/>
              <w:left w:val="nil"/>
              <w:bottom w:val="nil"/>
              <w:right w:val="nil"/>
            </w:tcBorders>
            <w:shd w:val="clear" w:color="auto" w:fill="auto"/>
            <w:noWrap/>
            <w:vAlign w:val="bottom"/>
          </w:tcPr>
          <w:p w14:paraId="0EC524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3C20B85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76" w:type="dxa"/>
            <w:tcBorders>
              <w:top w:val="nil"/>
              <w:left w:val="nil"/>
              <w:bottom w:val="nil"/>
              <w:right w:val="nil"/>
            </w:tcBorders>
            <w:shd w:val="clear" w:color="auto" w:fill="auto"/>
            <w:noWrap/>
            <w:vAlign w:val="bottom"/>
          </w:tcPr>
          <w:p w14:paraId="4E4CB77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-0.73</w:t>
            </w:r>
          </w:p>
        </w:tc>
        <w:tc>
          <w:tcPr>
            <w:tcW w:w="507" w:type="dxa"/>
            <w:tcBorders>
              <w:top w:val="nil"/>
              <w:left w:val="nil"/>
              <w:bottom w:val="nil"/>
              <w:right w:val="nil"/>
            </w:tcBorders>
            <w:shd w:val="clear" w:color="auto" w:fill="auto"/>
            <w:noWrap/>
            <w:vAlign w:val="bottom"/>
          </w:tcPr>
          <w:p w14:paraId="70277CF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35F0F72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78475A1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1136" w:type="dxa"/>
            <w:tcBorders>
              <w:top w:val="nil"/>
              <w:left w:val="nil"/>
              <w:bottom w:val="nil"/>
              <w:right w:val="nil"/>
            </w:tcBorders>
            <w:shd w:val="clear" w:color="auto" w:fill="auto"/>
            <w:noWrap/>
            <w:vAlign w:val="bottom"/>
          </w:tcPr>
          <w:p w14:paraId="64579E3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05D5BA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891EDE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161C29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12D394E" w14:textId="77777777">
        <w:trPr>
          <w:trHeight w:val="300"/>
        </w:trPr>
        <w:tc>
          <w:tcPr>
            <w:tcW w:w="1796" w:type="dxa"/>
            <w:tcBorders>
              <w:top w:val="nil"/>
              <w:left w:val="nil"/>
              <w:bottom w:val="nil"/>
              <w:right w:val="nil"/>
            </w:tcBorders>
            <w:shd w:val="clear" w:color="auto" w:fill="auto"/>
            <w:noWrap/>
            <w:vAlign w:val="bottom"/>
          </w:tcPr>
          <w:p w14:paraId="1F07E4E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Kassner</w:t>
            </w:r>
          </w:p>
        </w:tc>
        <w:tc>
          <w:tcPr>
            <w:tcW w:w="540" w:type="dxa"/>
            <w:tcBorders>
              <w:top w:val="nil"/>
              <w:left w:val="nil"/>
              <w:bottom w:val="nil"/>
              <w:right w:val="nil"/>
            </w:tcBorders>
            <w:shd w:val="clear" w:color="auto" w:fill="auto"/>
            <w:noWrap/>
            <w:vAlign w:val="bottom"/>
          </w:tcPr>
          <w:p w14:paraId="0CE47B1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3452AB5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85</w:t>
            </w:r>
          </w:p>
        </w:tc>
        <w:tc>
          <w:tcPr>
            <w:tcW w:w="576" w:type="dxa"/>
            <w:tcBorders>
              <w:top w:val="nil"/>
              <w:left w:val="nil"/>
              <w:bottom w:val="nil"/>
              <w:right w:val="nil"/>
            </w:tcBorders>
            <w:shd w:val="clear" w:color="auto" w:fill="auto"/>
            <w:noWrap/>
            <w:vAlign w:val="bottom"/>
          </w:tcPr>
          <w:p w14:paraId="628348B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-1.72</w:t>
            </w:r>
          </w:p>
        </w:tc>
        <w:tc>
          <w:tcPr>
            <w:tcW w:w="507" w:type="dxa"/>
            <w:tcBorders>
              <w:top w:val="nil"/>
              <w:left w:val="nil"/>
              <w:bottom w:val="nil"/>
              <w:right w:val="nil"/>
            </w:tcBorders>
            <w:shd w:val="clear" w:color="auto" w:fill="auto"/>
            <w:noWrap/>
            <w:vAlign w:val="bottom"/>
          </w:tcPr>
          <w:p w14:paraId="6188C1A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567B3B6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-1.02</w:t>
            </w:r>
          </w:p>
        </w:tc>
        <w:tc>
          <w:tcPr>
            <w:tcW w:w="507" w:type="dxa"/>
            <w:tcBorders>
              <w:top w:val="nil"/>
              <w:left w:val="nil"/>
              <w:bottom w:val="nil"/>
              <w:right w:val="nil"/>
            </w:tcBorders>
            <w:shd w:val="clear" w:color="auto" w:fill="auto"/>
            <w:noWrap/>
            <w:vAlign w:val="bottom"/>
          </w:tcPr>
          <w:p w14:paraId="50A3B12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32D0A0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08980B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1136" w:type="dxa"/>
            <w:tcBorders>
              <w:top w:val="nil"/>
              <w:left w:val="nil"/>
              <w:bottom w:val="nil"/>
              <w:right w:val="nil"/>
            </w:tcBorders>
            <w:shd w:val="clear" w:color="auto" w:fill="auto"/>
            <w:noWrap/>
            <w:vAlign w:val="bottom"/>
          </w:tcPr>
          <w:p w14:paraId="4BFD26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c>
          <w:tcPr>
            <w:tcW w:w="507" w:type="dxa"/>
            <w:tcBorders>
              <w:top w:val="nil"/>
              <w:left w:val="nil"/>
              <w:bottom w:val="nil"/>
              <w:right w:val="nil"/>
            </w:tcBorders>
            <w:shd w:val="clear" w:color="auto" w:fill="auto"/>
            <w:noWrap/>
            <w:vAlign w:val="bottom"/>
          </w:tcPr>
          <w:p w14:paraId="49BA0A6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r>
      <w:tr w:rsidR="00136C95" w:rsidRPr="00F70F0A" w14:paraId="2A4B95C2" w14:textId="77777777">
        <w:trPr>
          <w:trHeight w:val="300"/>
        </w:trPr>
        <w:tc>
          <w:tcPr>
            <w:tcW w:w="1796" w:type="dxa"/>
            <w:tcBorders>
              <w:top w:val="nil"/>
              <w:left w:val="nil"/>
              <w:bottom w:val="nil"/>
              <w:right w:val="nil"/>
            </w:tcBorders>
            <w:shd w:val="clear" w:color="auto" w:fill="auto"/>
            <w:noWrap/>
            <w:vAlign w:val="bottom"/>
          </w:tcPr>
          <w:p w14:paraId="3EFC27C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Kassner</w:t>
            </w:r>
          </w:p>
        </w:tc>
        <w:tc>
          <w:tcPr>
            <w:tcW w:w="540" w:type="dxa"/>
            <w:tcBorders>
              <w:top w:val="nil"/>
              <w:left w:val="nil"/>
              <w:bottom w:val="nil"/>
              <w:right w:val="nil"/>
            </w:tcBorders>
            <w:shd w:val="clear" w:color="auto" w:fill="auto"/>
            <w:noWrap/>
            <w:vAlign w:val="bottom"/>
          </w:tcPr>
          <w:p w14:paraId="6A8F9B5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2485DC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49</w:t>
            </w:r>
          </w:p>
        </w:tc>
        <w:tc>
          <w:tcPr>
            <w:tcW w:w="576" w:type="dxa"/>
            <w:tcBorders>
              <w:top w:val="nil"/>
              <w:left w:val="nil"/>
              <w:bottom w:val="nil"/>
              <w:right w:val="nil"/>
            </w:tcBorders>
            <w:shd w:val="clear" w:color="auto" w:fill="auto"/>
            <w:noWrap/>
            <w:vAlign w:val="bottom"/>
          </w:tcPr>
          <w:p w14:paraId="4D42AC6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-2.11</w:t>
            </w:r>
          </w:p>
        </w:tc>
        <w:tc>
          <w:tcPr>
            <w:tcW w:w="507" w:type="dxa"/>
            <w:tcBorders>
              <w:top w:val="nil"/>
              <w:left w:val="nil"/>
              <w:bottom w:val="nil"/>
              <w:right w:val="nil"/>
            </w:tcBorders>
            <w:shd w:val="clear" w:color="auto" w:fill="auto"/>
            <w:noWrap/>
            <w:vAlign w:val="bottom"/>
          </w:tcPr>
          <w:p w14:paraId="11DDCB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04D7E1E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-1.78</w:t>
            </w:r>
          </w:p>
        </w:tc>
        <w:tc>
          <w:tcPr>
            <w:tcW w:w="507" w:type="dxa"/>
            <w:tcBorders>
              <w:top w:val="nil"/>
              <w:left w:val="nil"/>
              <w:bottom w:val="nil"/>
              <w:right w:val="nil"/>
            </w:tcBorders>
            <w:shd w:val="clear" w:color="auto" w:fill="auto"/>
            <w:noWrap/>
            <w:vAlign w:val="bottom"/>
          </w:tcPr>
          <w:p w14:paraId="69014A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71A37BC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7D03E7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AF80A8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8B9C87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784E8AE" w14:textId="77777777">
        <w:trPr>
          <w:trHeight w:val="300"/>
        </w:trPr>
        <w:tc>
          <w:tcPr>
            <w:tcW w:w="1796" w:type="dxa"/>
            <w:tcBorders>
              <w:top w:val="nil"/>
              <w:left w:val="nil"/>
              <w:bottom w:val="nil"/>
              <w:right w:val="nil"/>
            </w:tcBorders>
            <w:shd w:val="clear" w:color="auto" w:fill="auto"/>
            <w:noWrap/>
            <w:vAlign w:val="bottom"/>
          </w:tcPr>
          <w:p w14:paraId="30BCECD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Kerr</w:t>
            </w:r>
          </w:p>
        </w:tc>
        <w:tc>
          <w:tcPr>
            <w:tcW w:w="540" w:type="dxa"/>
            <w:tcBorders>
              <w:top w:val="nil"/>
              <w:left w:val="nil"/>
              <w:bottom w:val="nil"/>
              <w:right w:val="nil"/>
            </w:tcBorders>
            <w:shd w:val="clear" w:color="auto" w:fill="auto"/>
            <w:noWrap/>
            <w:vAlign w:val="bottom"/>
          </w:tcPr>
          <w:p w14:paraId="5AD8061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2C6EB3D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250</w:t>
            </w:r>
          </w:p>
        </w:tc>
        <w:tc>
          <w:tcPr>
            <w:tcW w:w="576" w:type="dxa"/>
            <w:tcBorders>
              <w:top w:val="nil"/>
              <w:left w:val="nil"/>
              <w:bottom w:val="nil"/>
              <w:right w:val="nil"/>
            </w:tcBorders>
            <w:shd w:val="clear" w:color="auto" w:fill="auto"/>
            <w:noWrap/>
            <w:vAlign w:val="bottom"/>
          </w:tcPr>
          <w:p w14:paraId="2DF51E6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-1.66</w:t>
            </w:r>
          </w:p>
        </w:tc>
        <w:tc>
          <w:tcPr>
            <w:tcW w:w="507" w:type="dxa"/>
            <w:tcBorders>
              <w:top w:val="nil"/>
              <w:left w:val="nil"/>
              <w:bottom w:val="nil"/>
              <w:right w:val="nil"/>
            </w:tcBorders>
            <w:shd w:val="clear" w:color="auto" w:fill="auto"/>
            <w:noWrap/>
            <w:vAlign w:val="bottom"/>
          </w:tcPr>
          <w:p w14:paraId="2F9B7E0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7B3F9A8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5217224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5C8AC85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334CDE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BCC136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F10186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9B3D31F" w14:textId="77777777">
        <w:trPr>
          <w:trHeight w:val="300"/>
        </w:trPr>
        <w:tc>
          <w:tcPr>
            <w:tcW w:w="1796" w:type="dxa"/>
            <w:tcBorders>
              <w:top w:val="nil"/>
              <w:left w:val="nil"/>
              <w:bottom w:val="nil"/>
              <w:right w:val="nil"/>
            </w:tcBorders>
            <w:shd w:val="clear" w:color="auto" w:fill="auto"/>
            <w:noWrap/>
            <w:vAlign w:val="bottom"/>
          </w:tcPr>
          <w:p w14:paraId="00DF3D1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Kesting</w:t>
            </w:r>
          </w:p>
        </w:tc>
        <w:tc>
          <w:tcPr>
            <w:tcW w:w="540" w:type="dxa"/>
            <w:tcBorders>
              <w:top w:val="nil"/>
              <w:left w:val="nil"/>
              <w:bottom w:val="nil"/>
              <w:right w:val="nil"/>
            </w:tcBorders>
            <w:shd w:val="clear" w:color="auto" w:fill="auto"/>
            <w:noWrap/>
            <w:vAlign w:val="bottom"/>
          </w:tcPr>
          <w:p w14:paraId="0F36978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3C610F6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7297FE0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nil"/>
              <w:right w:val="nil"/>
            </w:tcBorders>
            <w:shd w:val="clear" w:color="auto" w:fill="auto"/>
            <w:noWrap/>
            <w:vAlign w:val="bottom"/>
          </w:tcPr>
          <w:p w14:paraId="4BFA19F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54C3835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6B9222D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604FF04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5C1504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43152A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33D174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5886892" w14:textId="77777777">
        <w:trPr>
          <w:trHeight w:val="300"/>
        </w:trPr>
        <w:tc>
          <w:tcPr>
            <w:tcW w:w="1796" w:type="dxa"/>
            <w:tcBorders>
              <w:top w:val="nil"/>
              <w:left w:val="nil"/>
              <w:bottom w:val="nil"/>
              <w:right w:val="nil"/>
            </w:tcBorders>
            <w:shd w:val="clear" w:color="auto" w:fill="auto"/>
            <w:noWrap/>
            <w:vAlign w:val="bottom"/>
          </w:tcPr>
          <w:p w14:paraId="22B7003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Knowles</w:t>
            </w:r>
          </w:p>
        </w:tc>
        <w:tc>
          <w:tcPr>
            <w:tcW w:w="540" w:type="dxa"/>
            <w:tcBorders>
              <w:top w:val="nil"/>
              <w:left w:val="nil"/>
              <w:bottom w:val="nil"/>
              <w:right w:val="nil"/>
            </w:tcBorders>
            <w:shd w:val="clear" w:color="auto" w:fill="auto"/>
            <w:noWrap/>
            <w:vAlign w:val="bottom"/>
          </w:tcPr>
          <w:p w14:paraId="618F068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46FB5C9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62</w:t>
            </w:r>
          </w:p>
        </w:tc>
        <w:tc>
          <w:tcPr>
            <w:tcW w:w="576" w:type="dxa"/>
            <w:tcBorders>
              <w:top w:val="nil"/>
              <w:left w:val="nil"/>
              <w:bottom w:val="nil"/>
              <w:right w:val="nil"/>
            </w:tcBorders>
            <w:shd w:val="clear" w:color="auto" w:fill="auto"/>
            <w:noWrap/>
            <w:vAlign w:val="bottom"/>
          </w:tcPr>
          <w:p w14:paraId="341CC38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507" w:type="dxa"/>
            <w:tcBorders>
              <w:top w:val="nil"/>
              <w:left w:val="nil"/>
              <w:bottom w:val="nil"/>
              <w:right w:val="nil"/>
            </w:tcBorders>
            <w:shd w:val="clear" w:color="auto" w:fill="auto"/>
            <w:noWrap/>
            <w:vAlign w:val="bottom"/>
          </w:tcPr>
          <w:p w14:paraId="4E852F3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6671146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B2912A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1BC887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08CB751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0.25</w:t>
            </w:r>
          </w:p>
        </w:tc>
        <w:tc>
          <w:tcPr>
            <w:tcW w:w="1136" w:type="dxa"/>
            <w:tcBorders>
              <w:top w:val="nil"/>
              <w:left w:val="nil"/>
              <w:bottom w:val="nil"/>
              <w:right w:val="nil"/>
            </w:tcBorders>
            <w:shd w:val="clear" w:color="auto" w:fill="auto"/>
            <w:noWrap/>
            <w:vAlign w:val="bottom"/>
          </w:tcPr>
          <w:p w14:paraId="005736D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CDEAC6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1353479" w14:textId="77777777">
        <w:trPr>
          <w:trHeight w:val="300"/>
        </w:trPr>
        <w:tc>
          <w:tcPr>
            <w:tcW w:w="1796" w:type="dxa"/>
            <w:tcBorders>
              <w:top w:val="nil"/>
              <w:left w:val="nil"/>
              <w:bottom w:val="nil"/>
              <w:right w:val="nil"/>
            </w:tcBorders>
            <w:shd w:val="clear" w:color="auto" w:fill="auto"/>
            <w:noWrap/>
            <w:vAlign w:val="bottom"/>
          </w:tcPr>
          <w:p w14:paraId="0D20950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Knowles</w:t>
            </w:r>
          </w:p>
        </w:tc>
        <w:tc>
          <w:tcPr>
            <w:tcW w:w="540" w:type="dxa"/>
            <w:tcBorders>
              <w:top w:val="nil"/>
              <w:left w:val="nil"/>
              <w:bottom w:val="nil"/>
              <w:right w:val="nil"/>
            </w:tcBorders>
            <w:shd w:val="clear" w:color="auto" w:fill="auto"/>
            <w:noWrap/>
            <w:vAlign w:val="bottom"/>
          </w:tcPr>
          <w:p w14:paraId="3601643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E6D65F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75ECCCF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-0.60</w:t>
            </w:r>
          </w:p>
        </w:tc>
        <w:tc>
          <w:tcPr>
            <w:tcW w:w="507" w:type="dxa"/>
            <w:tcBorders>
              <w:top w:val="nil"/>
              <w:left w:val="nil"/>
              <w:bottom w:val="nil"/>
              <w:right w:val="nil"/>
            </w:tcBorders>
            <w:shd w:val="clear" w:color="auto" w:fill="auto"/>
            <w:noWrap/>
            <w:vAlign w:val="bottom"/>
          </w:tcPr>
          <w:p w14:paraId="187F96F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71CF51F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988D24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0F74AA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9F7BB3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FD6F37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4461F8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60507A4" w14:textId="77777777">
        <w:trPr>
          <w:trHeight w:val="300"/>
        </w:trPr>
        <w:tc>
          <w:tcPr>
            <w:tcW w:w="1796" w:type="dxa"/>
            <w:tcBorders>
              <w:top w:val="nil"/>
              <w:left w:val="nil"/>
              <w:bottom w:val="nil"/>
              <w:right w:val="nil"/>
            </w:tcBorders>
            <w:shd w:val="clear" w:color="auto" w:fill="auto"/>
            <w:noWrap/>
            <w:vAlign w:val="bottom"/>
          </w:tcPr>
          <w:p w14:paraId="612ACE0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Krijnen</w:t>
            </w:r>
          </w:p>
        </w:tc>
        <w:tc>
          <w:tcPr>
            <w:tcW w:w="540" w:type="dxa"/>
            <w:tcBorders>
              <w:top w:val="nil"/>
              <w:left w:val="nil"/>
              <w:bottom w:val="nil"/>
              <w:right w:val="nil"/>
            </w:tcBorders>
            <w:shd w:val="clear" w:color="auto" w:fill="auto"/>
            <w:noWrap/>
            <w:vAlign w:val="bottom"/>
          </w:tcPr>
          <w:p w14:paraId="422F256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25BBD7F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144</w:t>
            </w:r>
          </w:p>
        </w:tc>
        <w:tc>
          <w:tcPr>
            <w:tcW w:w="576" w:type="dxa"/>
            <w:tcBorders>
              <w:top w:val="nil"/>
              <w:left w:val="nil"/>
              <w:bottom w:val="nil"/>
              <w:right w:val="nil"/>
            </w:tcBorders>
            <w:shd w:val="clear" w:color="auto" w:fill="auto"/>
            <w:noWrap/>
            <w:vAlign w:val="bottom"/>
          </w:tcPr>
          <w:p w14:paraId="3258BA8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-4.74</w:t>
            </w:r>
          </w:p>
        </w:tc>
        <w:tc>
          <w:tcPr>
            <w:tcW w:w="507" w:type="dxa"/>
            <w:tcBorders>
              <w:top w:val="nil"/>
              <w:left w:val="nil"/>
              <w:bottom w:val="nil"/>
              <w:right w:val="nil"/>
            </w:tcBorders>
            <w:shd w:val="clear" w:color="auto" w:fill="auto"/>
            <w:noWrap/>
            <w:vAlign w:val="bottom"/>
          </w:tcPr>
          <w:p w14:paraId="10F8B5C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3063040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c>
          <w:tcPr>
            <w:tcW w:w="507" w:type="dxa"/>
            <w:tcBorders>
              <w:top w:val="nil"/>
              <w:left w:val="nil"/>
              <w:bottom w:val="nil"/>
              <w:right w:val="nil"/>
            </w:tcBorders>
            <w:shd w:val="clear" w:color="auto" w:fill="auto"/>
            <w:noWrap/>
            <w:vAlign w:val="bottom"/>
          </w:tcPr>
          <w:p w14:paraId="619EBE8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2201665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AC0E5A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5366E9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43E530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1EA15F0" w14:textId="77777777">
        <w:trPr>
          <w:trHeight w:val="300"/>
        </w:trPr>
        <w:tc>
          <w:tcPr>
            <w:tcW w:w="1796" w:type="dxa"/>
            <w:tcBorders>
              <w:top w:val="nil"/>
              <w:left w:val="nil"/>
              <w:bottom w:val="nil"/>
              <w:right w:val="nil"/>
            </w:tcBorders>
            <w:shd w:val="clear" w:color="auto" w:fill="auto"/>
            <w:noWrap/>
            <w:vAlign w:val="bottom"/>
          </w:tcPr>
          <w:p w14:paraId="3A030A5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Krill</w:t>
            </w:r>
          </w:p>
        </w:tc>
        <w:tc>
          <w:tcPr>
            <w:tcW w:w="540" w:type="dxa"/>
            <w:tcBorders>
              <w:top w:val="nil"/>
              <w:left w:val="nil"/>
              <w:bottom w:val="nil"/>
              <w:right w:val="nil"/>
            </w:tcBorders>
            <w:shd w:val="clear" w:color="auto" w:fill="auto"/>
            <w:noWrap/>
            <w:vAlign w:val="bottom"/>
          </w:tcPr>
          <w:p w14:paraId="21AFF3C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7628337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119</w:t>
            </w:r>
          </w:p>
        </w:tc>
        <w:tc>
          <w:tcPr>
            <w:tcW w:w="576" w:type="dxa"/>
            <w:tcBorders>
              <w:top w:val="nil"/>
              <w:left w:val="nil"/>
              <w:bottom w:val="nil"/>
              <w:right w:val="nil"/>
            </w:tcBorders>
            <w:shd w:val="clear" w:color="auto" w:fill="auto"/>
            <w:noWrap/>
            <w:vAlign w:val="bottom"/>
          </w:tcPr>
          <w:p w14:paraId="7F4C61E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-2.11</w:t>
            </w:r>
          </w:p>
        </w:tc>
        <w:tc>
          <w:tcPr>
            <w:tcW w:w="507" w:type="dxa"/>
            <w:tcBorders>
              <w:top w:val="nil"/>
              <w:left w:val="nil"/>
              <w:bottom w:val="nil"/>
              <w:right w:val="nil"/>
            </w:tcBorders>
            <w:shd w:val="clear" w:color="auto" w:fill="auto"/>
            <w:noWrap/>
            <w:vAlign w:val="bottom"/>
          </w:tcPr>
          <w:p w14:paraId="3055DCB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6901896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-0.57</w:t>
            </w:r>
          </w:p>
        </w:tc>
        <w:tc>
          <w:tcPr>
            <w:tcW w:w="507" w:type="dxa"/>
            <w:tcBorders>
              <w:top w:val="nil"/>
              <w:left w:val="nil"/>
              <w:bottom w:val="nil"/>
              <w:right w:val="nil"/>
            </w:tcBorders>
            <w:shd w:val="clear" w:color="auto" w:fill="auto"/>
            <w:noWrap/>
            <w:vAlign w:val="bottom"/>
          </w:tcPr>
          <w:p w14:paraId="7B006F2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5AB63E3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C7D52E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EE1D44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899DE1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05AA6FD" w14:textId="77777777">
        <w:trPr>
          <w:trHeight w:val="300"/>
        </w:trPr>
        <w:tc>
          <w:tcPr>
            <w:tcW w:w="1796" w:type="dxa"/>
            <w:tcBorders>
              <w:top w:val="nil"/>
              <w:left w:val="nil"/>
              <w:bottom w:val="nil"/>
              <w:right w:val="nil"/>
            </w:tcBorders>
            <w:shd w:val="clear" w:color="auto" w:fill="auto"/>
            <w:noWrap/>
            <w:vAlign w:val="bottom"/>
          </w:tcPr>
          <w:p w14:paraId="5C585C2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Lakin</w:t>
            </w:r>
          </w:p>
        </w:tc>
        <w:tc>
          <w:tcPr>
            <w:tcW w:w="540" w:type="dxa"/>
            <w:tcBorders>
              <w:top w:val="nil"/>
              <w:left w:val="nil"/>
              <w:bottom w:val="nil"/>
              <w:right w:val="nil"/>
            </w:tcBorders>
            <w:shd w:val="clear" w:color="auto" w:fill="auto"/>
            <w:noWrap/>
            <w:vAlign w:val="bottom"/>
          </w:tcPr>
          <w:p w14:paraId="44D3EDF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115D774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36</w:t>
            </w:r>
          </w:p>
        </w:tc>
        <w:tc>
          <w:tcPr>
            <w:tcW w:w="576" w:type="dxa"/>
            <w:tcBorders>
              <w:top w:val="nil"/>
              <w:left w:val="nil"/>
              <w:bottom w:val="nil"/>
              <w:right w:val="nil"/>
            </w:tcBorders>
            <w:shd w:val="clear" w:color="auto" w:fill="auto"/>
            <w:noWrap/>
            <w:vAlign w:val="bottom"/>
          </w:tcPr>
          <w:p w14:paraId="49B6728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-1.53</w:t>
            </w:r>
          </w:p>
        </w:tc>
        <w:tc>
          <w:tcPr>
            <w:tcW w:w="507" w:type="dxa"/>
            <w:tcBorders>
              <w:top w:val="nil"/>
              <w:left w:val="nil"/>
              <w:bottom w:val="nil"/>
              <w:right w:val="nil"/>
            </w:tcBorders>
            <w:shd w:val="clear" w:color="auto" w:fill="auto"/>
            <w:noWrap/>
            <w:vAlign w:val="bottom"/>
          </w:tcPr>
          <w:p w14:paraId="77548F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021858C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-0.51</w:t>
            </w:r>
          </w:p>
        </w:tc>
        <w:tc>
          <w:tcPr>
            <w:tcW w:w="507" w:type="dxa"/>
            <w:tcBorders>
              <w:top w:val="nil"/>
              <w:left w:val="nil"/>
              <w:bottom w:val="nil"/>
              <w:right w:val="nil"/>
            </w:tcBorders>
            <w:shd w:val="clear" w:color="auto" w:fill="auto"/>
            <w:noWrap/>
            <w:vAlign w:val="bottom"/>
          </w:tcPr>
          <w:p w14:paraId="7B13ADF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3D06332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1E630B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6E7E7D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9B643F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AE7C034" w14:textId="77777777">
        <w:trPr>
          <w:trHeight w:val="300"/>
        </w:trPr>
        <w:tc>
          <w:tcPr>
            <w:tcW w:w="1796" w:type="dxa"/>
            <w:tcBorders>
              <w:top w:val="nil"/>
              <w:left w:val="nil"/>
              <w:bottom w:val="nil"/>
              <w:right w:val="nil"/>
            </w:tcBorders>
            <w:shd w:val="clear" w:color="auto" w:fill="auto"/>
            <w:noWrap/>
            <w:vAlign w:val="bottom"/>
          </w:tcPr>
          <w:p w14:paraId="00C4F13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Lau</w:t>
            </w:r>
          </w:p>
        </w:tc>
        <w:tc>
          <w:tcPr>
            <w:tcW w:w="540" w:type="dxa"/>
            <w:tcBorders>
              <w:top w:val="nil"/>
              <w:left w:val="nil"/>
              <w:bottom w:val="nil"/>
              <w:right w:val="nil"/>
            </w:tcBorders>
            <w:shd w:val="clear" w:color="auto" w:fill="auto"/>
            <w:noWrap/>
            <w:vAlign w:val="bottom"/>
          </w:tcPr>
          <w:p w14:paraId="1E673C8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798AB81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59C4A7D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-2.50</w:t>
            </w:r>
          </w:p>
        </w:tc>
        <w:tc>
          <w:tcPr>
            <w:tcW w:w="507" w:type="dxa"/>
            <w:tcBorders>
              <w:top w:val="nil"/>
              <w:left w:val="nil"/>
              <w:bottom w:val="nil"/>
              <w:right w:val="nil"/>
            </w:tcBorders>
            <w:shd w:val="clear" w:color="auto" w:fill="auto"/>
            <w:noWrap/>
            <w:vAlign w:val="bottom"/>
          </w:tcPr>
          <w:p w14:paraId="68682A7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76" w:type="dxa"/>
            <w:tcBorders>
              <w:top w:val="nil"/>
              <w:left w:val="nil"/>
              <w:bottom w:val="nil"/>
              <w:right w:val="nil"/>
            </w:tcBorders>
            <w:shd w:val="clear" w:color="auto" w:fill="auto"/>
            <w:noWrap/>
            <w:vAlign w:val="bottom"/>
          </w:tcPr>
          <w:p w14:paraId="7F32E48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-1.09</w:t>
            </w:r>
          </w:p>
        </w:tc>
        <w:tc>
          <w:tcPr>
            <w:tcW w:w="507" w:type="dxa"/>
            <w:tcBorders>
              <w:top w:val="nil"/>
              <w:left w:val="nil"/>
              <w:bottom w:val="nil"/>
              <w:right w:val="nil"/>
            </w:tcBorders>
            <w:shd w:val="clear" w:color="auto" w:fill="auto"/>
            <w:noWrap/>
            <w:vAlign w:val="bottom"/>
          </w:tcPr>
          <w:p w14:paraId="5E754D0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551904D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nil"/>
              <w:right w:val="nil"/>
            </w:tcBorders>
            <w:shd w:val="clear" w:color="auto" w:fill="auto"/>
            <w:noWrap/>
            <w:vAlign w:val="bottom"/>
          </w:tcPr>
          <w:p w14:paraId="3BDBC39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1136" w:type="dxa"/>
            <w:tcBorders>
              <w:top w:val="nil"/>
              <w:left w:val="nil"/>
              <w:bottom w:val="nil"/>
              <w:right w:val="nil"/>
            </w:tcBorders>
            <w:shd w:val="clear" w:color="auto" w:fill="auto"/>
            <w:noWrap/>
            <w:vAlign w:val="bottom"/>
          </w:tcPr>
          <w:p w14:paraId="78EC1C2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1.36</w:t>
            </w:r>
          </w:p>
        </w:tc>
        <w:tc>
          <w:tcPr>
            <w:tcW w:w="507" w:type="dxa"/>
            <w:tcBorders>
              <w:top w:val="nil"/>
              <w:left w:val="nil"/>
              <w:bottom w:val="nil"/>
              <w:right w:val="nil"/>
            </w:tcBorders>
            <w:shd w:val="clear" w:color="auto" w:fill="auto"/>
            <w:noWrap/>
            <w:vAlign w:val="bottom"/>
          </w:tcPr>
          <w:p w14:paraId="1500CDE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0.46</w:t>
            </w:r>
          </w:p>
        </w:tc>
      </w:tr>
      <w:tr w:rsidR="00136C95" w:rsidRPr="00F70F0A" w14:paraId="704A45BF" w14:textId="77777777">
        <w:trPr>
          <w:trHeight w:val="300"/>
        </w:trPr>
        <w:tc>
          <w:tcPr>
            <w:tcW w:w="1796" w:type="dxa"/>
            <w:tcBorders>
              <w:top w:val="nil"/>
              <w:left w:val="nil"/>
              <w:bottom w:val="nil"/>
              <w:right w:val="nil"/>
            </w:tcBorders>
            <w:shd w:val="clear" w:color="auto" w:fill="auto"/>
            <w:noWrap/>
            <w:vAlign w:val="bottom"/>
          </w:tcPr>
          <w:p w14:paraId="07C567F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Lustenberger</w:t>
            </w:r>
          </w:p>
        </w:tc>
        <w:tc>
          <w:tcPr>
            <w:tcW w:w="540" w:type="dxa"/>
            <w:tcBorders>
              <w:top w:val="nil"/>
              <w:left w:val="nil"/>
              <w:bottom w:val="nil"/>
              <w:right w:val="nil"/>
            </w:tcBorders>
            <w:shd w:val="clear" w:color="auto" w:fill="auto"/>
            <w:noWrap/>
            <w:vAlign w:val="bottom"/>
          </w:tcPr>
          <w:p w14:paraId="3B31C60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7F877BF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71</w:t>
            </w:r>
          </w:p>
        </w:tc>
        <w:tc>
          <w:tcPr>
            <w:tcW w:w="576" w:type="dxa"/>
            <w:tcBorders>
              <w:top w:val="nil"/>
              <w:left w:val="nil"/>
              <w:bottom w:val="nil"/>
              <w:right w:val="nil"/>
            </w:tcBorders>
            <w:shd w:val="clear" w:color="auto" w:fill="auto"/>
            <w:noWrap/>
            <w:vAlign w:val="bottom"/>
          </w:tcPr>
          <w:p w14:paraId="0BACC3F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-0.83</w:t>
            </w:r>
          </w:p>
        </w:tc>
        <w:tc>
          <w:tcPr>
            <w:tcW w:w="507" w:type="dxa"/>
            <w:tcBorders>
              <w:top w:val="nil"/>
              <w:left w:val="nil"/>
              <w:bottom w:val="nil"/>
              <w:right w:val="nil"/>
            </w:tcBorders>
            <w:shd w:val="clear" w:color="auto" w:fill="auto"/>
            <w:noWrap/>
            <w:vAlign w:val="bottom"/>
          </w:tcPr>
          <w:p w14:paraId="7DE6F54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205DA6F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07" w:type="dxa"/>
            <w:tcBorders>
              <w:top w:val="nil"/>
              <w:left w:val="nil"/>
              <w:bottom w:val="nil"/>
              <w:right w:val="nil"/>
            </w:tcBorders>
            <w:shd w:val="clear" w:color="auto" w:fill="auto"/>
            <w:noWrap/>
            <w:vAlign w:val="bottom"/>
          </w:tcPr>
          <w:p w14:paraId="43DB7F3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56AB416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2F82A7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582C7B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5357EB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434AD5F" w14:textId="77777777">
        <w:trPr>
          <w:trHeight w:val="300"/>
        </w:trPr>
        <w:tc>
          <w:tcPr>
            <w:tcW w:w="1796" w:type="dxa"/>
            <w:tcBorders>
              <w:top w:val="nil"/>
              <w:left w:val="nil"/>
              <w:bottom w:val="nil"/>
              <w:right w:val="nil"/>
            </w:tcBorders>
            <w:shd w:val="clear" w:color="auto" w:fill="auto"/>
            <w:noWrap/>
            <w:vAlign w:val="bottom"/>
          </w:tcPr>
          <w:p w14:paraId="6C62B23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Lustenberger</w:t>
            </w:r>
          </w:p>
        </w:tc>
        <w:tc>
          <w:tcPr>
            <w:tcW w:w="540" w:type="dxa"/>
            <w:tcBorders>
              <w:top w:val="nil"/>
              <w:left w:val="nil"/>
              <w:bottom w:val="nil"/>
              <w:right w:val="nil"/>
            </w:tcBorders>
            <w:shd w:val="clear" w:color="auto" w:fill="auto"/>
            <w:noWrap/>
            <w:vAlign w:val="bottom"/>
          </w:tcPr>
          <w:p w14:paraId="215AD3D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347E01C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156</w:t>
            </w:r>
          </w:p>
        </w:tc>
        <w:tc>
          <w:tcPr>
            <w:tcW w:w="576" w:type="dxa"/>
            <w:tcBorders>
              <w:top w:val="nil"/>
              <w:left w:val="nil"/>
              <w:bottom w:val="nil"/>
              <w:right w:val="nil"/>
            </w:tcBorders>
            <w:shd w:val="clear" w:color="auto" w:fill="auto"/>
            <w:noWrap/>
            <w:vAlign w:val="bottom"/>
          </w:tcPr>
          <w:p w14:paraId="6116EFE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-0.70</w:t>
            </w:r>
          </w:p>
        </w:tc>
        <w:tc>
          <w:tcPr>
            <w:tcW w:w="507" w:type="dxa"/>
            <w:tcBorders>
              <w:top w:val="nil"/>
              <w:left w:val="nil"/>
              <w:bottom w:val="nil"/>
              <w:right w:val="nil"/>
            </w:tcBorders>
            <w:shd w:val="clear" w:color="auto" w:fill="auto"/>
            <w:noWrap/>
            <w:vAlign w:val="bottom"/>
          </w:tcPr>
          <w:p w14:paraId="47FD7A9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76" w:type="dxa"/>
            <w:tcBorders>
              <w:top w:val="nil"/>
              <w:left w:val="nil"/>
              <w:bottom w:val="nil"/>
              <w:right w:val="nil"/>
            </w:tcBorders>
            <w:shd w:val="clear" w:color="auto" w:fill="auto"/>
            <w:noWrap/>
            <w:vAlign w:val="bottom"/>
          </w:tcPr>
          <w:p w14:paraId="62556D6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25364F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453EE1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2E24E0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ED7AF8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375406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EB1AD3E" w14:textId="77777777">
        <w:trPr>
          <w:trHeight w:val="300"/>
        </w:trPr>
        <w:tc>
          <w:tcPr>
            <w:tcW w:w="1796" w:type="dxa"/>
            <w:tcBorders>
              <w:top w:val="nil"/>
              <w:left w:val="nil"/>
              <w:bottom w:val="nil"/>
              <w:right w:val="nil"/>
            </w:tcBorders>
            <w:shd w:val="clear" w:color="auto" w:fill="auto"/>
            <w:noWrap/>
            <w:vAlign w:val="bottom"/>
          </w:tcPr>
          <w:p w14:paraId="53EBFC5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MacDonald</w:t>
            </w:r>
          </w:p>
        </w:tc>
        <w:tc>
          <w:tcPr>
            <w:tcW w:w="540" w:type="dxa"/>
            <w:tcBorders>
              <w:top w:val="nil"/>
              <w:left w:val="nil"/>
              <w:bottom w:val="nil"/>
              <w:right w:val="nil"/>
            </w:tcBorders>
            <w:shd w:val="clear" w:color="auto" w:fill="auto"/>
            <w:noWrap/>
            <w:vAlign w:val="bottom"/>
          </w:tcPr>
          <w:p w14:paraId="1F3B6AF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45847B9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63</w:t>
            </w:r>
          </w:p>
        </w:tc>
        <w:tc>
          <w:tcPr>
            <w:tcW w:w="576" w:type="dxa"/>
            <w:tcBorders>
              <w:top w:val="nil"/>
              <w:left w:val="nil"/>
              <w:bottom w:val="nil"/>
              <w:right w:val="nil"/>
            </w:tcBorders>
            <w:shd w:val="clear" w:color="auto" w:fill="auto"/>
            <w:noWrap/>
            <w:vAlign w:val="bottom"/>
          </w:tcPr>
          <w:p w14:paraId="06876B7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1431780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48D5DA2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F1E62C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BBF717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A71870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056D1D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DBE0AD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BE71CF0" w14:textId="77777777">
        <w:trPr>
          <w:trHeight w:val="300"/>
        </w:trPr>
        <w:tc>
          <w:tcPr>
            <w:tcW w:w="1796" w:type="dxa"/>
            <w:tcBorders>
              <w:top w:val="nil"/>
              <w:left w:val="nil"/>
              <w:bottom w:val="nil"/>
              <w:right w:val="nil"/>
            </w:tcBorders>
            <w:shd w:val="clear" w:color="auto" w:fill="auto"/>
            <w:noWrap/>
            <w:vAlign w:val="bottom"/>
          </w:tcPr>
          <w:p w14:paraId="3150220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McDonald</w:t>
            </w:r>
          </w:p>
        </w:tc>
        <w:tc>
          <w:tcPr>
            <w:tcW w:w="540" w:type="dxa"/>
            <w:tcBorders>
              <w:top w:val="nil"/>
              <w:left w:val="nil"/>
              <w:bottom w:val="nil"/>
              <w:right w:val="nil"/>
            </w:tcBorders>
            <w:shd w:val="clear" w:color="auto" w:fill="auto"/>
            <w:noWrap/>
            <w:vAlign w:val="bottom"/>
          </w:tcPr>
          <w:p w14:paraId="6A354B3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1993686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270</w:t>
            </w:r>
          </w:p>
        </w:tc>
        <w:tc>
          <w:tcPr>
            <w:tcW w:w="576" w:type="dxa"/>
            <w:tcBorders>
              <w:top w:val="nil"/>
              <w:left w:val="nil"/>
              <w:bottom w:val="nil"/>
              <w:right w:val="nil"/>
            </w:tcBorders>
            <w:shd w:val="clear" w:color="auto" w:fill="auto"/>
            <w:noWrap/>
            <w:vAlign w:val="bottom"/>
          </w:tcPr>
          <w:p w14:paraId="471A099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nil"/>
              <w:right w:val="nil"/>
            </w:tcBorders>
            <w:shd w:val="clear" w:color="auto" w:fill="auto"/>
            <w:noWrap/>
            <w:vAlign w:val="bottom"/>
          </w:tcPr>
          <w:p w14:paraId="4CEDF61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60059D5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-2.40</w:t>
            </w:r>
          </w:p>
        </w:tc>
        <w:tc>
          <w:tcPr>
            <w:tcW w:w="507" w:type="dxa"/>
            <w:tcBorders>
              <w:top w:val="nil"/>
              <w:left w:val="nil"/>
              <w:bottom w:val="nil"/>
              <w:right w:val="nil"/>
            </w:tcBorders>
            <w:shd w:val="clear" w:color="auto" w:fill="auto"/>
            <w:noWrap/>
            <w:vAlign w:val="bottom"/>
          </w:tcPr>
          <w:p w14:paraId="527261D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0920F87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0E7870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D34D78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F3E80F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3F2AC70" w14:textId="77777777">
        <w:trPr>
          <w:trHeight w:val="300"/>
        </w:trPr>
        <w:tc>
          <w:tcPr>
            <w:tcW w:w="1796" w:type="dxa"/>
            <w:tcBorders>
              <w:top w:val="nil"/>
              <w:left w:val="nil"/>
              <w:bottom w:val="nil"/>
              <w:right w:val="nil"/>
            </w:tcBorders>
            <w:shd w:val="clear" w:color="auto" w:fill="auto"/>
            <w:noWrap/>
            <w:vAlign w:val="bottom"/>
          </w:tcPr>
          <w:p w14:paraId="5C4DF16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35333B4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0975455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71</w:t>
            </w:r>
          </w:p>
        </w:tc>
        <w:tc>
          <w:tcPr>
            <w:tcW w:w="576" w:type="dxa"/>
            <w:tcBorders>
              <w:top w:val="nil"/>
              <w:left w:val="nil"/>
              <w:bottom w:val="nil"/>
              <w:right w:val="nil"/>
            </w:tcBorders>
            <w:shd w:val="clear" w:color="auto" w:fill="auto"/>
            <w:noWrap/>
            <w:vAlign w:val="bottom"/>
          </w:tcPr>
          <w:p w14:paraId="72F1154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-0.74</w:t>
            </w:r>
          </w:p>
        </w:tc>
        <w:tc>
          <w:tcPr>
            <w:tcW w:w="507" w:type="dxa"/>
            <w:tcBorders>
              <w:top w:val="nil"/>
              <w:left w:val="nil"/>
              <w:bottom w:val="nil"/>
              <w:right w:val="nil"/>
            </w:tcBorders>
            <w:shd w:val="clear" w:color="auto" w:fill="auto"/>
            <w:noWrap/>
            <w:vAlign w:val="bottom"/>
          </w:tcPr>
          <w:p w14:paraId="25CB4C3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0337D5F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01915F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D6D64E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8C4C22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F59B3B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F4FD03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CB70A8F" w14:textId="77777777">
        <w:trPr>
          <w:trHeight w:val="300"/>
        </w:trPr>
        <w:tc>
          <w:tcPr>
            <w:tcW w:w="1796" w:type="dxa"/>
            <w:tcBorders>
              <w:top w:val="nil"/>
              <w:left w:val="nil"/>
              <w:bottom w:val="nil"/>
              <w:right w:val="nil"/>
            </w:tcBorders>
            <w:shd w:val="clear" w:color="auto" w:fill="auto"/>
            <w:noWrap/>
            <w:vAlign w:val="bottom"/>
          </w:tcPr>
          <w:p w14:paraId="7FCE06D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1DE99B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26027A9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48250B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-0.80</w:t>
            </w:r>
          </w:p>
        </w:tc>
        <w:tc>
          <w:tcPr>
            <w:tcW w:w="507" w:type="dxa"/>
            <w:tcBorders>
              <w:top w:val="nil"/>
              <w:left w:val="nil"/>
              <w:bottom w:val="nil"/>
              <w:right w:val="nil"/>
            </w:tcBorders>
            <w:shd w:val="clear" w:color="auto" w:fill="auto"/>
            <w:noWrap/>
            <w:vAlign w:val="bottom"/>
          </w:tcPr>
          <w:p w14:paraId="5046871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3CB965F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F89315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D37699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1DAB78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EBF583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DA7E2D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3338CFA" w14:textId="77777777">
        <w:trPr>
          <w:trHeight w:val="300"/>
        </w:trPr>
        <w:tc>
          <w:tcPr>
            <w:tcW w:w="1796" w:type="dxa"/>
            <w:tcBorders>
              <w:top w:val="nil"/>
              <w:left w:val="nil"/>
              <w:bottom w:val="nil"/>
              <w:right w:val="nil"/>
            </w:tcBorders>
            <w:shd w:val="clear" w:color="auto" w:fill="auto"/>
            <w:noWrap/>
            <w:vAlign w:val="bottom"/>
          </w:tcPr>
          <w:p w14:paraId="651CD45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1E0BA1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F2DF1B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46</w:t>
            </w:r>
          </w:p>
        </w:tc>
        <w:tc>
          <w:tcPr>
            <w:tcW w:w="576" w:type="dxa"/>
            <w:tcBorders>
              <w:top w:val="nil"/>
              <w:left w:val="nil"/>
              <w:bottom w:val="nil"/>
              <w:right w:val="nil"/>
            </w:tcBorders>
            <w:shd w:val="clear" w:color="auto" w:fill="auto"/>
            <w:noWrap/>
            <w:vAlign w:val="bottom"/>
          </w:tcPr>
          <w:p w14:paraId="60A0028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-2.24</w:t>
            </w:r>
          </w:p>
        </w:tc>
        <w:tc>
          <w:tcPr>
            <w:tcW w:w="507" w:type="dxa"/>
            <w:tcBorders>
              <w:top w:val="nil"/>
              <w:left w:val="nil"/>
              <w:bottom w:val="nil"/>
              <w:right w:val="nil"/>
            </w:tcBorders>
            <w:shd w:val="clear" w:color="auto" w:fill="auto"/>
            <w:noWrap/>
            <w:vAlign w:val="bottom"/>
          </w:tcPr>
          <w:p w14:paraId="758ED71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03DDFDC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65D50C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4F180F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FED826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5B1BC2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E8C30A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CF41AA4" w14:textId="77777777">
        <w:trPr>
          <w:trHeight w:val="300"/>
        </w:trPr>
        <w:tc>
          <w:tcPr>
            <w:tcW w:w="1796" w:type="dxa"/>
            <w:tcBorders>
              <w:top w:val="nil"/>
              <w:left w:val="nil"/>
              <w:bottom w:val="nil"/>
              <w:right w:val="nil"/>
            </w:tcBorders>
            <w:shd w:val="clear" w:color="auto" w:fill="auto"/>
            <w:noWrap/>
            <w:vAlign w:val="bottom"/>
          </w:tcPr>
          <w:p w14:paraId="5BB4148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26848AB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45CA31C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44.67</w:t>
            </w:r>
          </w:p>
        </w:tc>
        <w:tc>
          <w:tcPr>
            <w:tcW w:w="576" w:type="dxa"/>
            <w:tcBorders>
              <w:top w:val="nil"/>
              <w:left w:val="nil"/>
              <w:bottom w:val="nil"/>
              <w:right w:val="nil"/>
            </w:tcBorders>
            <w:shd w:val="clear" w:color="auto" w:fill="auto"/>
            <w:noWrap/>
            <w:vAlign w:val="bottom"/>
          </w:tcPr>
          <w:p w14:paraId="78E4419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-0.55</w:t>
            </w:r>
          </w:p>
        </w:tc>
        <w:tc>
          <w:tcPr>
            <w:tcW w:w="507" w:type="dxa"/>
            <w:tcBorders>
              <w:top w:val="nil"/>
              <w:left w:val="nil"/>
              <w:bottom w:val="nil"/>
              <w:right w:val="nil"/>
            </w:tcBorders>
            <w:shd w:val="clear" w:color="auto" w:fill="auto"/>
            <w:noWrap/>
            <w:vAlign w:val="bottom"/>
          </w:tcPr>
          <w:p w14:paraId="67B5DED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76" w:type="dxa"/>
            <w:tcBorders>
              <w:top w:val="nil"/>
              <w:left w:val="nil"/>
              <w:bottom w:val="nil"/>
              <w:right w:val="nil"/>
            </w:tcBorders>
            <w:shd w:val="clear" w:color="auto" w:fill="auto"/>
            <w:noWrap/>
            <w:vAlign w:val="bottom"/>
          </w:tcPr>
          <w:p w14:paraId="473341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-0.75</w:t>
            </w:r>
          </w:p>
        </w:tc>
        <w:tc>
          <w:tcPr>
            <w:tcW w:w="507" w:type="dxa"/>
            <w:tcBorders>
              <w:top w:val="nil"/>
              <w:left w:val="nil"/>
              <w:bottom w:val="nil"/>
              <w:right w:val="nil"/>
            </w:tcBorders>
            <w:shd w:val="clear" w:color="auto" w:fill="auto"/>
            <w:noWrap/>
            <w:vAlign w:val="bottom"/>
          </w:tcPr>
          <w:p w14:paraId="146AE2E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638EE6E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C3DB80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6C9217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D16562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0256325" w14:textId="77777777">
        <w:trPr>
          <w:trHeight w:val="300"/>
        </w:trPr>
        <w:tc>
          <w:tcPr>
            <w:tcW w:w="1796" w:type="dxa"/>
            <w:tcBorders>
              <w:top w:val="nil"/>
              <w:left w:val="nil"/>
              <w:bottom w:val="nil"/>
              <w:right w:val="nil"/>
            </w:tcBorders>
            <w:shd w:val="clear" w:color="auto" w:fill="auto"/>
            <w:noWrap/>
            <w:vAlign w:val="bottom"/>
          </w:tcPr>
          <w:p w14:paraId="6BAEE4C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2F8CD44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48B99EF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58.67</w:t>
            </w:r>
          </w:p>
        </w:tc>
        <w:tc>
          <w:tcPr>
            <w:tcW w:w="576" w:type="dxa"/>
            <w:tcBorders>
              <w:top w:val="nil"/>
              <w:left w:val="nil"/>
              <w:bottom w:val="nil"/>
              <w:right w:val="nil"/>
            </w:tcBorders>
            <w:shd w:val="clear" w:color="auto" w:fill="auto"/>
            <w:noWrap/>
            <w:vAlign w:val="bottom"/>
          </w:tcPr>
          <w:p w14:paraId="1414090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-0.65</w:t>
            </w:r>
          </w:p>
        </w:tc>
        <w:tc>
          <w:tcPr>
            <w:tcW w:w="507" w:type="dxa"/>
            <w:tcBorders>
              <w:top w:val="nil"/>
              <w:left w:val="nil"/>
              <w:bottom w:val="nil"/>
              <w:right w:val="nil"/>
            </w:tcBorders>
            <w:shd w:val="clear" w:color="auto" w:fill="auto"/>
            <w:noWrap/>
            <w:vAlign w:val="bottom"/>
          </w:tcPr>
          <w:p w14:paraId="5FAC0EB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66BD57E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8E1EF1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E9E2BB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4FF9D3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D4008E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CA1397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B4B3F9B" w14:textId="77777777">
        <w:trPr>
          <w:trHeight w:val="300"/>
        </w:trPr>
        <w:tc>
          <w:tcPr>
            <w:tcW w:w="1796" w:type="dxa"/>
            <w:tcBorders>
              <w:top w:val="nil"/>
              <w:left w:val="nil"/>
              <w:bottom w:val="nil"/>
              <w:right w:val="nil"/>
            </w:tcBorders>
            <w:shd w:val="clear" w:color="auto" w:fill="auto"/>
            <w:noWrap/>
            <w:vAlign w:val="bottom"/>
          </w:tcPr>
          <w:p w14:paraId="355933D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Oberleitner</w:t>
            </w:r>
          </w:p>
        </w:tc>
        <w:tc>
          <w:tcPr>
            <w:tcW w:w="540" w:type="dxa"/>
            <w:tcBorders>
              <w:top w:val="nil"/>
              <w:left w:val="nil"/>
              <w:bottom w:val="nil"/>
              <w:right w:val="nil"/>
            </w:tcBorders>
            <w:shd w:val="clear" w:color="auto" w:fill="auto"/>
            <w:noWrap/>
            <w:vAlign w:val="bottom"/>
          </w:tcPr>
          <w:p w14:paraId="3A25CDA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574FDAD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88</w:t>
            </w:r>
          </w:p>
        </w:tc>
        <w:tc>
          <w:tcPr>
            <w:tcW w:w="576" w:type="dxa"/>
            <w:tcBorders>
              <w:top w:val="nil"/>
              <w:left w:val="nil"/>
              <w:bottom w:val="nil"/>
              <w:right w:val="nil"/>
            </w:tcBorders>
            <w:shd w:val="clear" w:color="auto" w:fill="auto"/>
            <w:noWrap/>
            <w:vAlign w:val="bottom"/>
          </w:tcPr>
          <w:p w14:paraId="2D8B02A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-2.36</w:t>
            </w:r>
          </w:p>
        </w:tc>
        <w:tc>
          <w:tcPr>
            <w:tcW w:w="507" w:type="dxa"/>
            <w:tcBorders>
              <w:top w:val="nil"/>
              <w:left w:val="nil"/>
              <w:bottom w:val="nil"/>
              <w:right w:val="nil"/>
            </w:tcBorders>
            <w:shd w:val="clear" w:color="auto" w:fill="auto"/>
            <w:noWrap/>
            <w:vAlign w:val="bottom"/>
          </w:tcPr>
          <w:p w14:paraId="48F2BD3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2352491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0.42</w:t>
            </w:r>
          </w:p>
        </w:tc>
        <w:tc>
          <w:tcPr>
            <w:tcW w:w="507" w:type="dxa"/>
            <w:tcBorders>
              <w:top w:val="nil"/>
              <w:left w:val="nil"/>
              <w:bottom w:val="nil"/>
              <w:right w:val="nil"/>
            </w:tcBorders>
            <w:shd w:val="clear" w:color="auto" w:fill="auto"/>
            <w:noWrap/>
            <w:vAlign w:val="bottom"/>
          </w:tcPr>
          <w:p w14:paraId="26CBBEB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716062D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9BDF08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6C1846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901F61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62D5FD3" w14:textId="77777777">
        <w:trPr>
          <w:trHeight w:val="300"/>
        </w:trPr>
        <w:tc>
          <w:tcPr>
            <w:tcW w:w="1796" w:type="dxa"/>
            <w:tcBorders>
              <w:top w:val="nil"/>
              <w:left w:val="nil"/>
              <w:bottom w:val="nil"/>
              <w:right w:val="nil"/>
            </w:tcBorders>
            <w:shd w:val="clear" w:color="auto" w:fill="auto"/>
            <w:noWrap/>
            <w:vAlign w:val="bottom"/>
          </w:tcPr>
          <w:p w14:paraId="60D3CFF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O</w:t>
            </w:r>
            <w:r w:rsidR="00D86BF9">
              <w:rPr>
                <w:rFonts w:ascii="Times New Roman" w:hAnsi="Times New Roman" w:cs="Times New Roman"/>
                <w:color w:val="000000"/>
                <w:sz w:val="20"/>
                <w:szCs w:val="20"/>
              </w:rPr>
              <w:t>’</w:t>
            </w:r>
            <w:r w:rsidRPr="00136C95">
              <w:rPr>
                <w:rFonts w:ascii="Times New Roman" w:hAnsi="Times New Roman" w:cs="Times New Roman"/>
                <w:color w:val="000000"/>
                <w:sz w:val="20"/>
                <w:szCs w:val="20"/>
              </w:rPr>
              <w:t>Brien</w:t>
            </w:r>
          </w:p>
        </w:tc>
        <w:tc>
          <w:tcPr>
            <w:tcW w:w="540" w:type="dxa"/>
            <w:tcBorders>
              <w:top w:val="nil"/>
              <w:left w:val="nil"/>
              <w:bottom w:val="nil"/>
              <w:right w:val="nil"/>
            </w:tcBorders>
            <w:shd w:val="clear" w:color="auto" w:fill="auto"/>
            <w:noWrap/>
            <w:vAlign w:val="bottom"/>
          </w:tcPr>
          <w:p w14:paraId="38DDE21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33852E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125</w:t>
            </w:r>
          </w:p>
        </w:tc>
        <w:tc>
          <w:tcPr>
            <w:tcW w:w="576" w:type="dxa"/>
            <w:tcBorders>
              <w:top w:val="nil"/>
              <w:left w:val="nil"/>
              <w:bottom w:val="nil"/>
              <w:right w:val="nil"/>
            </w:tcBorders>
            <w:shd w:val="clear" w:color="auto" w:fill="auto"/>
            <w:noWrap/>
            <w:vAlign w:val="bottom"/>
          </w:tcPr>
          <w:p w14:paraId="12D0E5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507" w:type="dxa"/>
            <w:tcBorders>
              <w:top w:val="nil"/>
              <w:left w:val="nil"/>
              <w:bottom w:val="nil"/>
              <w:right w:val="nil"/>
            </w:tcBorders>
            <w:shd w:val="clear" w:color="auto" w:fill="auto"/>
            <w:noWrap/>
            <w:vAlign w:val="bottom"/>
          </w:tcPr>
          <w:p w14:paraId="72F960B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76" w:type="dxa"/>
            <w:tcBorders>
              <w:top w:val="nil"/>
              <w:left w:val="nil"/>
              <w:bottom w:val="nil"/>
              <w:right w:val="nil"/>
            </w:tcBorders>
            <w:shd w:val="clear" w:color="auto" w:fill="auto"/>
            <w:noWrap/>
            <w:vAlign w:val="bottom"/>
          </w:tcPr>
          <w:p w14:paraId="6400FB1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-0.69</w:t>
            </w:r>
          </w:p>
        </w:tc>
        <w:tc>
          <w:tcPr>
            <w:tcW w:w="507" w:type="dxa"/>
            <w:tcBorders>
              <w:top w:val="nil"/>
              <w:left w:val="nil"/>
              <w:bottom w:val="nil"/>
              <w:right w:val="nil"/>
            </w:tcBorders>
            <w:shd w:val="clear" w:color="auto" w:fill="auto"/>
            <w:noWrap/>
            <w:vAlign w:val="bottom"/>
          </w:tcPr>
          <w:p w14:paraId="14AE7A4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0494C69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A9434F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2C025C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076BC9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A5A300A" w14:textId="77777777">
        <w:trPr>
          <w:trHeight w:val="300"/>
        </w:trPr>
        <w:tc>
          <w:tcPr>
            <w:tcW w:w="1796" w:type="dxa"/>
            <w:tcBorders>
              <w:top w:val="nil"/>
              <w:left w:val="nil"/>
              <w:bottom w:val="nil"/>
              <w:right w:val="nil"/>
            </w:tcBorders>
            <w:shd w:val="clear" w:color="auto" w:fill="auto"/>
            <w:noWrap/>
            <w:vAlign w:val="bottom"/>
          </w:tcPr>
          <w:p w14:paraId="15C1D4E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Peterson</w:t>
            </w:r>
          </w:p>
        </w:tc>
        <w:tc>
          <w:tcPr>
            <w:tcW w:w="540" w:type="dxa"/>
            <w:tcBorders>
              <w:top w:val="nil"/>
              <w:left w:val="nil"/>
              <w:bottom w:val="nil"/>
              <w:right w:val="nil"/>
            </w:tcBorders>
            <w:shd w:val="clear" w:color="auto" w:fill="auto"/>
            <w:noWrap/>
            <w:vAlign w:val="bottom"/>
          </w:tcPr>
          <w:p w14:paraId="4811850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632A031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40</w:t>
            </w:r>
          </w:p>
        </w:tc>
        <w:tc>
          <w:tcPr>
            <w:tcW w:w="576" w:type="dxa"/>
            <w:tcBorders>
              <w:top w:val="nil"/>
              <w:left w:val="nil"/>
              <w:bottom w:val="nil"/>
              <w:right w:val="nil"/>
            </w:tcBorders>
            <w:shd w:val="clear" w:color="auto" w:fill="auto"/>
            <w:noWrap/>
            <w:vAlign w:val="bottom"/>
          </w:tcPr>
          <w:p w14:paraId="5DC63CA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-0.89</w:t>
            </w:r>
          </w:p>
        </w:tc>
        <w:tc>
          <w:tcPr>
            <w:tcW w:w="507" w:type="dxa"/>
            <w:tcBorders>
              <w:top w:val="nil"/>
              <w:left w:val="nil"/>
              <w:bottom w:val="nil"/>
              <w:right w:val="nil"/>
            </w:tcBorders>
            <w:shd w:val="clear" w:color="auto" w:fill="auto"/>
            <w:noWrap/>
            <w:vAlign w:val="bottom"/>
          </w:tcPr>
          <w:p w14:paraId="19110F8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3E8DB7D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-0.91</w:t>
            </w:r>
          </w:p>
        </w:tc>
        <w:tc>
          <w:tcPr>
            <w:tcW w:w="507" w:type="dxa"/>
            <w:tcBorders>
              <w:top w:val="nil"/>
              <w:left w:val="nil"/>
              <w:bottom w:val="nil"/>
              <w:right w:val="nil"/>
            </w:tcBorders>
            <w:shd w:val="clear" w:color="auto" w:fill="auto"/>
            <w:noWrap/>
            <w:vAlign w:val="bottom"/>
          </w:tcPr>
          <w:p w14:paraId="5DD2680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6BECD15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727F4C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2E6985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36FFD6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ECEFF4B" w14:textId="77777777">
        <w:trPr>
          <w:trHeight w:val="300"/>
        </w:trPr>
        <w:tc>
          <w:tcPr>
            <w:tcW w:w="1796" w:type="dxa"/>
            <w:tcBorders>
              <w:top w:val="nil"/>
              <w:left w:val="nil"/>
              <w:bottom w:val="nil"/>
              <w:right w:val="nil"/>
            </w:tcBorders>
            <w:shd w:val="clear" w:color="auto" w:fill="auto"/>
            <w:noWrap/>
            <w:vAlign w:val="bottom"/>
          </w:tcPr>
          <w:p w14:paraId="60F1C9C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Pharo</w:t>
            </w:r>
          </w:p>
        </w:tc>
        <w:tc>
          <w:tcPr>
            <w:tcW w:w="540" w:type="dxa"/>
            <w:tcBorders>
              <w:top w:val="nil"/>
              <w:left w:val="nil"/>
              <w:bottom w:val="nil"/>
              <w:right w:val="nil"/>
            </w:tcBorders>
            <w:shd w:val="clear" w:color="auto" w:fill="auto"/>
            <w:noWrap/>
            <w:vAlign w:val="bottom"/>
          </w:tcPr>
          <w:p w14:paraId="36D6781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5CCAB97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6838F3C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-1.33</w:t>
            </w:r>
          </w:p>
        </w:tc>
        <w:tc>
          <w:tcPr>
            <w:tcW w:w="507" w:type="dxa"/>
            <w:tcBorders>
              <w:top w:val="nil"/>
              <w:left w:val="nil"/>
              <w:bottom w:val="nil"/>
              <w:right w:val="nil"/>
            </w:tcBorders>
            <w:shd w:val="clear" w:color="auto" w:fill="auto"/>
            <w:noWrap/>
            <w:vAlign w:val="bottom"/>
          </w:tcPr>
          <w:p w14:paraId="6BECD6F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77FF61A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507" w:type="dxa"/>
            <w:tcBorders>
              <w:top w:val="nil"/>
              <w:left w:val="nil"/>
              <w:bottom w:val="nil"/>
              <w:right w:val="nil"/>
            </w:tcBorders>
            <w:shd w:val="clear" w:color="auto" w:fill="auto"/>
            <w:noWrap/>
            <w:vAlign w:val="bottom"/>
          </w:tcPr>
          <w:p w14:paraId="1B5205D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34B67ED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-1.01</w:t>
            </w:r>
          </w:p>
        </w:tc>
        <w:tc>
          <w:tcPr>
            <w:tcW w:w="507" w:type="dxa"/>
            <w:tcBorders>
              <w:top w:val="nil"/>
              <w:left w:val="nil"/>
              <w:bottom w:val="nil"/>
              <w:right w:val="nil"/>
            </w:tcBorders>
            <w:shd w:val="clear" w:color="auto" w:fill="auto"/>
            <w:noWrap/>
            <w:vAlign w:val="bottom"/>
          </w:tcPr>
          <w:p w14:paraId="582CDC5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c>
          <w:tcPr>
            <w:tcW w:w="1136" w:type="dxa"/>
            <w:tcBorders>
              <w:top w:val="nil"/>
              <w:left w:val="nil"/>
              <w:bottom w:val="nil"/>
              <w:right w:val="nil"/>
            </w:tcBorders>
            <w:shd w:val="clear" w:color="auto" w:fill="auto"/>
            <w:noWrap/>
            <w:vAlign w:val="bottom"/>
          </w:tcPr>
          <w:p w14:paraId="4C0EC8F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-0.84</w:t>
            </w:r>
          </w:p>
        </w:tc>
        <w:tc>
          <w:tcPr>
            <w:tcW w:w="507" w:type="dxa"/>
            <w:tcBorders>
              <w:top w:val="nil"/>
              <w:left w:val="nil"/>
              <w:bottom w:val="nil"/>
              <w:right w:val="nil"/>
            </w:tcBorders>
            <w:shd w:val="clear" w:color="auto" w:fill="auto"/>
            <w:noWrap/>
            <w:vAlign w:val="bottom"/>
          </w:tcPr>
          <w:p w14:paraId="6E402B6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6925ABC7" w14:textId="77777777">
        <w:trPr>
          <w:trHeight w:val="300"/>
        </w:trPr>
        <w:tc>
          <w:tcPr>
            <w:tcW w:w="1796" w:type="dxa"/>
            <w:tcBorders>
              <w:top w:val="nil"/>
              <w:left w:val="nil"/>
              <w:bottom w:val="nil"/>
              <w:right w:val="nil"/>
            </w:tcBorders>
            <w:shd w:val="clear" w:color="auto" w:fill="auto"/>
            <w:noWrap/>
            <w:vAlign w:val="bottom"/>
          </w:tcPr>
          <w:p w14:paraId="56249C1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Plaisier</w:t>
            </w:r>
          </w:p>
        </w:tc>
        <w:tc>
          <w:tcPr>
            <w:tcW w:w="540" w:type="dxa"/>
            <w:tcBorders>
              <w:top w:val="nil"/>
              <w:left w:val="nil"/>
              <w:bottom w:val="nil"/>
              <w:right w:val="nil"/>
            </w:tcBorders>
            <w:shd w:val="clear" w:color="auto" w:fill="auto"/>
            <w:noWrap/>
            <w:vAlign w:val="bottom"/>
          </w:tcPr>
          <w:p w14:paraId="5585E36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C7171E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149</w:t>
            </w:r>
          </w:p>
        </w:tc>
        <w:tc>
          <w:tcPr>
            <w:tcW w:w="576" w:type="dxa"/>
            <w:tcBorders>
              <w:top w:val="nil"/>
              <w:left w:val="nil"/>
              <w:bottom w:val="nil"/>
              <w:right w:val="nil"/>
            </w:tcBorders>
            <w:shd w:val="clear" w:color="auto" w:fill="auto"/>
            <w:noWrap/>
            <w:vAlign w:val="bottom"/>
          </w:tcPr>
          <w:p w14:paraId="772ABCE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-0.36</w:t>
            </w:r>
          </w:p>
        </w:tc>
        <w:tc>
          <w:tcPr>
            <w:tcW w:w="507" w:type="dxa"/>
            <w:tcBorders>
              <w:top w:val="nil"/>
              <w:left w:val="nil"/>
              <w:bottom w:val="nil"/>
              <w:right w:val="nil"/>
            </w:tcBorders>
            <w:shd w:val="clear" w:color="auto" w:fill="auto"/>
            <w:noWrap/>
            <w:vAlign w:val="bottom"/>
          </w:tcPr>
          <w:p w14:paraId="3D9E911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072FD8E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nil"/>
              <w:right w:val="nil"/>
            </w:tcBorders>
            <w:shd w:val="clear" w:color="auto" w:fill="auto"/>
            <w:noWrap/>
            <w:vAlign w:val="bottom"/>
          </w:tcPr>
          <w:p w14:paraId="519FB6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772873D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c>
          <w:tcPr>
            <w:tcW w:w="507" w:type="dxa"/>
            <w:tcBorders>
              <w:top w:val="nil"/>
              <w:left w:val="nil"/>
              <w:bottom w:val="nil"/>
              <w:right w:val="nil"/>
            </w:tcBorders>
            <w:shd w:val="clear" w:color="auto" w:fill="auto"/>
            <w:noWrap/>
            <w:vAlign w:val="bottom"/>
          </w:tcPr>
          <w:p w14:paraId="65F19D5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012D9AA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507" w:type="dxa"/>
            <w:tcBorders>
              <w:top w:val="nil"/>
              <w:left w:val="nil"/>
              <w:bottom w:val="nil"/>
              <w:right w:val="nil"/>
            </w:tcBorders>
            <w:shd w:val="clear" w:color="auto" w:fill="auto"/>
            <w:noWrap/>
            <w:vAlign w:val="bottom"/>
          </w:tcPr>
          <w:p w14:paraId="4D91B04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r>
      <w:tr w:rsidR="00136C95" w:rsidRPr="00F70F0A" w14:paraId="6C5FC9F7" w14:textId="77777777">
        <w:trPr>
          <w:trHeight w:val="300"/>
        </w:trPr>
        <w:tc>
          <w:tcPr>
            <w:tcW w:w="1796" w:type="dxa"/>
            <w:tcBorders>
              <w:top w:val="nil"/>
              <w:left w:val="nil"/>
              <w:bottom w:val="nil"/>
              <w:right w:val="nil"/>
            </w:tcBorders>
            <w:shd w:val="clear" w:color="auto" w:fill="auto"/>
            <w:noWrap/>
            <w:vAlign w:val="bottom"/>
          </w:tcPr>
          <w:p w14:paraId="653BD7D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Ramirez</w:t>
            </w:r>
          </w:p>
        </w:tc>
        <w:tc>
          <w:tcPr>
            <w:tcW w:w="540" w:type="dxa"/>
            <w:tcBorders>
              <w:top w:val="nil"/>
              <w:left w:val="nil"/>
              <w:bottom w:val="nil"/>
              <w:right w:val="nil"/>
            </w:tcBorders>
            <w:shd w:val="clear" w:color="auto" w:fill="auto"/>
            <w:noWrap/>
            <w:vAlign w:val="bottom"/>
          </w:tcPr>
          <w:p w14:paraId="43D5530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69DF75F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76" w:type="dxa"/>
            <w:tcBorders>
              <w:top w:val="nil"/>
              <w:left w:val="nil"/>
              <w:bottom w:val="nil"/>
              <w:right w:val="nil"/>
            </w:tcBorders>
            <w:shd w:val="clear" w:color="auto" w:fill="auto"/>
            <w:noWrap/>
            <w:vAlign w:val="bottom"/>
          </w:tcPr>
          <w:p w14:paraId="3CBE05B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-2.26</w:t>
            </w:r>
          </w:p>
        </w:tc>
        <w:tc>
          <w:tcPr>
            <w:tcW w:w="507" w:type="dxa"/>
            <w:tcBorders>
              <w:top w:val="nil"/>
              <w:left w:val="nil"/>
              <w:bottom w:val="nil"/>
              <w:right w:val="nil"/>
            </w:tcBorders>
            <w:shd w:val="clear" w:color="auto" w:fill="auto"/>
            <w:noWrap/>
            <w:vAlign w:val="bottom"/>
          </w:tcPr>
          <w:p w14:paraId="60EED8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45E8699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-1.02</w:t>
            </w:r>
          </w:p>
        </w:tc>
        <w:tc>
          <w:tcPr>
            <w:tcW w:w="507" w:type="dxa"/>
            <w:tcBorders>
              <w:top w:val="nil"/>
              <w:left w:val="nil"/>
              <w:bottom w:val="nil"/>
              <w:right w:val="nil"/>
            </w:tcBorders>
            <w:shd w:val="clear" w:color="auto" w:fill="auto"/>
            <w:noWrap/>
            <w:vAlign w:val="bottom"/>
          </w:tcPr>
          <w:p w14:paraId="002718D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1136" w:type="dxa"/>
            <w:tcBorders>
              <w:top w:val="nil"/>
              <w:left w:val="nil"/>
              <w:bottom w:val="nil"/>
              <w:right w:val="nil"/>
            </w:tcBorders>
            <w:shd w:val="clear" w:color="auto" w:fill="auto"/>
            <w:noWrap/>
            <w:vAlign w:val="bottom"/>
          </w:tcPr>
          <w:p w14:paraId="76F02A1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68CCE7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2D88B9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86EC3F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A96FE34" w14:textId="77777777">
        <w:trPr>
          <w:trHeight w:val="300"/>
        </w:trPr>
        <w:tc>
          <w:tcPr>
            <w:tcW w:w="1796" w:type="dxa"/>
            <w:tcBorders>
              <w:top w:val="nil"/>
              <w:left w:val="nil"/>
              <w:bottom w:val="nil"/>
              <w:right w:val="nil"/>
            </w:tcBorders>
            <w:shd w:val="clear" w:color="auto" w:fill="auto"/>
            <w:noWrap/>
            <w:vAlign w:val="bottom"/>
          </w:tcPr>
          <w:p w14:paraId="31D40BA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Ren</w:t>
            </w:r>
          </w:p>
        </w:tc>
        <w:tc>
          <w:tcPr>
            <w:tcW w:w="540" w:type="dxa"/>
            <w:tcBorders>
              <w:top w:val="nil"/>
              <w:left w:val="nil"/>
              <w:bottom w:val="nil"/>
              <w:right w:val="nil"/>
            </w:tcBorders>
            <w:shd w:val="clear" w:color="auto" w:fill="auto"/>
            <w:noWrap/>
            <w:vAlign w:val="bottom"/>
          </w:tcPr>
          <w:p w14:paraId="2ECF05E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5722C77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53</w:t>
            </w:r>
          </w:p>
        </w:tc>
        <w:tc>
          <w:tcPr>
            <w:tcW w:w="576" w:type="dxa"/>
            <w:tcBorders>
              <w:top w:val="nil"/>
              <w:left w:val="nil"/>
              <w:bottom w:val="nil"/>
              <w:right w:val="nil"/>
            </w:tcBorders>
            <w:shd w:val="clear" w:color="auto" w:fill="auto"/>
            <w:noWrap/>
            <w:vAlign w:val="bottom"/>
          </w:tcPr>
          <w:p w14:paraId="6C4AD17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-2.18</w:t>
            </w:r>
          </w:p>
        </w:tc>
        <w:tc>
          <w:tcPr>
            <w:tcW w:w="507" w:type="dxa"/>
            <w:tcBorders>
              <w:top w:val="nil"/>
              <w:left w:val="nil"/>
              <w:bottom w:val="nil"/>
              <w:right w:val="nil"/>
            </w:tcBorders>
            <w:shd w:val="clear" w:color="auto" w:fill="auto"/>
            <w:noWrap/>
            <w:vAlign w:val="bottom"/>
          </w:tcPr>
          <w:p w14:paraId="0D525C4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2BABFE4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07" w:type="dxa"/>
            <w:tcBorders>
              <w:top w:val="nil"/>
              <w:left w:val="nil"/>
              <w:bottom w:val="nil"/>
              <w:right w:val="nil"/>
            </w:tcBorders>
            <w:shd w:val="clear" w:color="auto" w:fill="auto"/>
            <w:noWrap/>
            <w:vAlign w:val="bottom"/>
          </w:tcPr>
          <w:p w14:paraId="0046600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26DFBB6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025086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7BF4EA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13A09C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AB6169C" w14:textId="77777777">
        <w:trPr>
          <w:trHeight w:val="300"/>
        </w:trPr>
        <w:tc>
          <w:tcPr>
            <w:tcW w:w="1796" w:type="dxa"/>
            <w:tcBorders>
              <w:top w:val="nil"/>
              <w:left w:val="nil"/>
              <w:bottom w:val="nil"/>
              <w:right w:val="nil"/>
            </w:tcBorders>
            <w:shd w:val="clear" w:color="auto" w:fill="auto"/>
            <w:noWrap/>
            <w:vAlign w:val="bottom"/>
          </w:tcPr>
          <w:p w14:paraId="5DA2C69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Renneberg</w:t>
            </w:r>
          </w:p>
        </w:tc>
        <w:tc>
          <w:tcPr>
            <w:tcW w:w="540" w:type="dxa"/>
            <w:tcBorders>
              <w:top w:val="nil"/>
              <w:left w:val="nil"/>
              <w:bottom w:val="nil"/>
              <w:right w:val="nil"/>
            </w:tcBorders>
            <w:shd w:val="clear" w:color="auto" w:fill="auto"/>
            <w:noWrap/>
            <w:vAlign w:val="bottom"/>
          </w:tcPr>
          <w:p w14:paraId="48AA57F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49FC896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782FE78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-1.46</w:t>
            </w:r>
          </w:p>
        </w:tc>
        <w:tc>
          <w:tcPr>
            <w:tcW w:w="507" w:type="dxa"/>
            <w:tcBorders>
              <w:top w:val="nil"/>
              <w:left w:val="nil"/>
              <w:bottom w:val="nil"/>
              <w:right w:val="nil"/>
            </w:tcBorders>
            <w:shd w:val="clear" w:color="auto" w:fill="auto"/>
            <w:noWrap/>
            <w:vAlign w:val="bottom"/>
          </w:tcPr>
          <w:p w14:paraId="60D1AE8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67209F4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-1.30</w:t>
            </w:r>
          </w:p>
        </w:tc>
        <w:tc>
          <w:tcPr>
            <w:tcW w:w="507" w:type="dxa"/>
            <w:tcBorders>
              <w:top w:val="nil"/>
              <w:left w:val="nil"/>
              <w:bottom w:val="nil"/>
              <w:right w:val="nil"/>
            </w:tcBorders>
            <w:shd w:val="clear" w:color="auto" w:fill="auto"/>
            <w:noWrap/>
            <w:vAlign w:val="bottom"/>
          </w:tcPr>
          <w:p w14:paraId="698BF9E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39FFF8B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0.47</w:t>
            </w:r>
          </w:p>
        </w:tc>
        <w:tc>
          <w:tcPr>
            <w:tcW w:w="507" w:type="dxa"/>
            <w:tcBorders>
              <w:top w:val="nil"/>
              <w:left w:val="nil"/>
              <w:bottom w:val="nil"/>
              <w:right w:val="nil"/>
            </w:tcBorders>
            <w:shd w:val="clear" w:color="auto" w:fill="auto"/>
            <w:noWrap/>
            <w:vAlign w:val="bottom"/>
          </w:tcPr>
          <w:p w14:paraId="2BF4D1A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1136" w:type="dxa"/>
            <w:tcBorders>
              <w:top w:val="nil"/>
              <w:left w:val="nil"/>
              <w:bottom w:val="nil"/>
              <w:right w:val="nil"/>
            </w:tcBorders>
            <w:shd w:val="clear" w:color="auto" w:fill="auto"/>
            <w:noWrap/>
            <w:vAlign w:val="bottom"/>
          </w:tcPr>
          <w:p w14:paraId="6A1CD43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0.51</w:t>
            </w:r>
          </w:p>
        </w:tc>
        <w:tc>
          <w:tcPr>
            <w:tcW w:w="507" w:type="dxa"/>
            <w:tcBorders>
              <w:top w:val="nil"/>
              <w:left w:val="nil"/>
              <w:bottom w:val="nil"/>
              <w:right w:val="nil"/>
            </w:tcBorders>
            <w:shd w:val="clear" w:color="auto" w:fill="auto"/>
            <w:noWrap/>
            <w:vAlign w:val="bottom"/>
          </w:tcPr>
          <w:p w14:paraId="6F05C0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r>
      <w:tr w:rsidR="00136C95" w:rsidRPr="00F70F0A" w14:paraId="3E165D22" w14:textId="77777777">
        <w:trPr>
          <w:trHeight w:val="300"/>
        </w:trPr>
        <w:tc>
          <w:tcPr>
            <w:tcW w:w="1796" w:type="dxa"/>
            <w:tcBorders>
              <w:top w:val="nil"/>
              <w:left w:val="nil"/>
              <w:bottom w:val="nil"/>
              <w:right w:val="nil"/>
            </w:tcBorders>
            <w:shd w:val="clear" w:color="auto" w:fill="auto"/>
            <w:noWrap/>
            <w:vAlign w:val="bottom"/>
          </w:tcPr>
          <w:p w14:paraId="468E361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Riva</w:t>
            </w:r>
          </w:p>
        </w:tc>
        <w:tc>
          <w:tcPr>
            <w:tcW w:w="540" w:type="dxa"/>
            <w:tcBorders>
              <w:top w:val="nil"/>
              <w:left w:val="nil"/>
              <w:bottom w:val="nil"/>
              <w:right w:val="nil"/>
            </w:tcBorders>
            <w:shd w:val="clear" w:color="auto" w:fill="auto"/>
            <w:noWrap/>
            <w:vAlign w:val="bottom"/>
          </w:tcPr>
          <w:p w14:paraId="58BECF6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2B27663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100</w:t>
            </w:r>
          </w:p>
        </w:tc>
        <w:tc>
          <w:tcPr>
            <w:tcW w:w="576" w:type="dxa"/>
            <w:tcBorders>
              <w:top w:val="nil"/>
              <w:left w:val="nil"/>
              <w:bottom w:val="nil"/>
              <w:right w:val="nil"/>
            </w:tcBorders>
            <w:shd w:val="clear" w:color="auto" w:fill="auto"/>
            <w:noWrap/>
            <w:vAlign w:val="bottom"/>
          </w:tcPr>
          <w:p w14:paraId="2189A7A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-2.10</w:t>
            </w:r>
          </w:p>
        </w:tc>
        <w:tc>
          <w:tcPr>
            <w:tcW w:w="507" w:type="dxa"/>
            <w:tcBorders>
              <w:top w:val="nil"/>
              <w:left w:val="nil"/>
              <w:bottom w:val="nil"/>
              <w:right w:val="nil"/>
            </w:tcBorders>
            <w:shd w:val="clear" w:color="auto" w:fill="auto"/>
            <w:noWrap/>
            <w:vAlign w:val="bottom"/>
          </w:tcPr>
          <w:p w14:paraId="38F23AD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3FC81D4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-1.09</w:t>
            </w:r>
          </w:p>
        </w:tc>
        <w:tc>
          <w:tcPr>
            <w:tcW w:w="507" w:type="dxa"/>
            <w:tcBorders>
              <w:top w:val="nil"/>
              <w:left w:val="nil"/>
              <w:bottom w:val="nil"/>
              <w:right w:val="nil"/>
            </w:tcBorders>
            <w:shd w:val="clear" w:color="auto" w:fill="auto"/>
            <w:noWrap/>
            <w:vAlign w:val="bottom"/>
          </w:tcPr>
          <w:p w14:paraId="7B17F81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61959F9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4191D4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285256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8F9B16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99D5430" w14:textId="77777777">
        <w:trPr>
          <w:trHeight w:val="300"/>
        </w:trPr>
        <w:tc>
          <w:tcPr>
            <w:tcW w:w="1796" w:type="dxa"/>
            <w:tcBorders>
              <w:top w:val="nil"/>
              <w:left w:val="nil"/>
              <w:bottom w:val="nil"/>
              <w:right w:val="nil"/>
            </w:tcBorders>
            <w:shd w:val="clear" w:color="auto" w:fill="auto"/>
            <w:noWrap/>
            <w:vAlign w:val="bottom"/>
          </w:tcPr>
          <w:p w14:paraId="7AFFB01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Ruggieri</w:t>
            </w:r>
          </w:p>
        </w:tc>
        <w:tc>
          <w:tcPr>
            <w:tcW w:w="540" w:type="dxa"/>
            <w:tcBorders>
              <w:top w:val="nil"/>
              <w:left w:val="nil"/>
              <w:bottom w:val="nil"/>
              <w:right w:val="nil"/>
            </w:tcBorders>
            <w:shd w:val="clear" w:color="auto" w:fill="auto"/>
            <w:noWrap/>
            <w:vAlign w:val="bottom"/>
          </w:tcPr>
          <w:p w14:paraId="3E13AB9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13AB7BA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91</w:t>
            </w:r>
          </w:p>
        </w:tc>
        <w:tc>
          <w:tcPr>
            <w:tcW w:w="576" w:type="dxa"/>
            <w:tcBorders>
              <w:top w:val="nil"/>
              <w:left w:val="nil"/>
              <w:bottom w:val="nil"/>
              <w:right w:val="nil"/>
            </w:tcBorders>
            <w:shd w:val="clear" w:color="auto" w:fill="auto"/>
            <w:noWrap/>
            <w:vAlign w:val="bottom"/>
          </w:tcPr>
          <w:p w14:paraId="34B48D4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507" w:type="dxa"/>
            <w:tcBorders>
              <w:top w:val="nil"/>
              <w:left w:val="nil"/>
              <w:bottom w:val="nil"/>
              <w:right w:val="nil"/>
            </w:tcBorders>
            <w:shd w:val="clear" w:color="auto" w:fill="auto"/>
            <w:noWrap/>
            <w:vAlign w:val="bottom"/>
          </w:tcPr>
          <w:p w14:paraId="0D9D29E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615C2F9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-0.57</w:t>
            </w:r>
          </w:p>
        </w:tc>
        <w:tc>
          <w:tcPr>
            <w:tcW w:w="507" w:type="dxa"/>
            <w:tcBorders>
              <w:top w:val="nil"/>
              <w:left w:val="nil"/>
              <w:bottom w:val="nil"/>
              <w:right w:val="nil"/>
            </w:tcBorders>
            <w:shd w:val="clear" w:color="auto" w:fill="auto"/>
            <w:noWrap/>
            <w:vAlign w:val="bottom"/>
          </w:tcPr>
          <w:p w14:paraId="289BB7E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78EB349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24E7C7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809F72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15BCB9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EA0534D" w14:textId="77777777" w:rsidTr="00A22D2C">
        <w:trPr>
          <w:trHeight w:val="300"/>
        </w:trPr>
        <w:tc>
          <w:tcPr>
            <w:tcW w:w="1796" w:type="dxa"/>
            <w:tcBorders>
              <w:top w:val="nil"/>
              <w:left w:val="nil"/>
              <w:bottom w:val="single" w:sz="4" w:space="0" w:color="auto"/>
              <w:right w:val="nil"/>
            </w:tcBorders>
            <w:shd w:val="clear" w:color="auto" w:fill="auto"/>
            <w:noWrap/>
            <w:vAlign w:val="bottom"/>
          </w:tcPr>
          <w:p w14:paraId="23B39F7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Ruggieri</w:t>
            </w:r>
          </w:p>
        </w:tc>
        <w:tc>
          <w:tcPr>
            <w:tcW w:w="540" w:type="dxa"/>
            <w:tcBorders>
              <w:top w:val="nil"/>
              <w:left w:val="nil"/>
              <w:bottom w:val="single" w:sz="4" w:space="0" w:color="auto"/>
              <w:right w:val="nil"/>
            </w:tcBorders>
            <w:shd w:val="clear" w:color="auto" w:fill="auto"/>
            <w:noWrap/>
            <w:vAlign w:val="bottom"/>
          </w:tcPr>
          <w:p w14:paraId="3CF94C9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single" w:sz="4" w:space="0" w:color="auto"/>
              <w:right w:val="nil"/>
            </w:tcBorders>
            <w:shd w:val="clear" w:color="auto" w:fill="auto"/>
            <w:noWrap/>
            <w:vAlign w:val="bottom"/>
          </w:tcPr>
          <w:p w14:paraId="42FCAEE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single" w:sz="4" w:space="0" w:color="auto"/>
              <w:right w:val="nil"/>
            </w:tcBorders>
            <w:shd w:val="clear" w:color="auto" w:fill="auto"/>
            <w:noWrap/>
            <w:vAlign w:val="bottom"/>
          </w:tcPr>
          <w:p w14:paraId="72CD95A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single" w:sz="4" w:space="0" w:color="auto"/>
              <w:right w:val="nil"/>
            </w:tcBorders>
            <w:shd w:val="clear" w:color="auto" w:fill="auto"/>
            <w:noWrap/>
            <w:vAlign w:val="bottom"/>
          </w:tcPr>
          <w:p w14:paraId="53F3E09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single" w:sz="4" w:space="0" w:color="auto"/>
              <w:right w:val="nil"/>
            </w:tcBorders>
            <w:shd w:val="clear" w:color="auto" w:fill="auto"/>
            <w:noWrap/>
            <w:vAlign w:val="bottom"/>
          </w:tcPr>
          <w:p w14:paraId="4DFB08E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single" w:sz="4" w:space="0" w:color="auto"/>
              <w:right w:val="nil"/>
            </w:tcBorders>
            <w:shd w:val="clear" w:color="auto" w:fill="auto"/>
            <w:noWrap/>
            <w:vAlign w:val="bottom"/>
          </w:tcPr>
          <w:p w14:paraId="32911A7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single" w:sz="4" w:space="0" w:color="auto"/>
              <w:right w:val="nil"/>
            </w:tcBorders>
            <w:shd w:val="clear" w:color="auto" w:fill="auto"/>
            <w:noWrap/>
            <w:vAlign w:val="bottom"/>
          </w:tcPr>
          <w:p w14:paraId="03B07EC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507" w:type="dxa"/>
            <w:tcBorders>
              <w:top w:val="nil"/>
              <w:left w:val="nil"/>
              <w:bottom w:val="single" w:sz="4" w:space="0" w:color="auto"/>
              <w:right w:val="nil"/>
            </w:tcBorders>
            <w:shd w:val="clear" w:color="auto" w:fill="auto"/>
            <w:noWrap/>
            <w:vAlign w:val="bottom"/>
          </w:tcPr>
          <w:p w14:paraId="24FC595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single" w:sz="4" w:space="0" w:color="auto"/>
              <w:right w:val="nil"/>
            </w:tcBorders>
            <w:shd w:val="clear" w:color="auto" w:fill="auto"/>
            <w:noWrap/>
            <w:vAlign w:val="bottom"/>
          </w:tcPr>
          <w:p w14:paraId="7FFBDED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-0.68</w:t>
            </w:r>
          </w:p>
        </w:tc>
        <w:tc>
          <w:tcPr>
            <w:tcW w:w="507" w:type="dxa"/>
            <w:tcBorders>
              <w:top w:val="nil"/>
              <w:left w:val="nil"/>
              <w:bottom w:val="single" w:sz="4" w:space="0" w:color="auto"/>
              <w:right w:val="nil"/>
            </w:tcBorders>
            <w:shd w:val="clear" w:color="auto" w:fill="auto"/>
            <w:noWrap/>
            <w:vAlign w:val="bottom"/>
          </w:tcPr>
          <w:p w14:paraId="7CA059C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7FF7B8D2" w14:textId="77777777" w:rsidTr="00A22D2C">
        <w:trPr>
          <w:trHeight w:val="300"/>
        </w:trPr>
        <w:tc>
          <w:tcPr>
            <w:tcW w:w="1796" w:type="dxa"/>
            <w:tcBorders>
              <w:top w:val="single" w:sz="4" w:space="0" w:color="auto"/>
              <w:left w:val="nil"/>
              <w:bottom w:val="nil"/>
              <w:right w:val="nil"/>
            </w:tcBorders>
            <w:shd w:val="clear" w:color="auto" w:fill="auto"/>
            <w:noWrap/>
            <w:vAlign w:val="bottom"/>
          </w:tcPr>
          <w:p w14:paraId="57A8732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lastRenderedPageBreak/>
              <w:t>Sacco</w:t>
            </w:r>
          </w:p>
        </w:tc>
        <w:tc>
          <w:tcPr>
            <w:tcW w:w="540" w:type="dxa"/>
            <w:tcBorders>
              <w:top w:val="single" w:sz="4" w:space="0" w:color="auto"/>
              <w:left w:val="nil"/>
              <w:bottom w:val="nil"/>
              <w:right w:val="nil"/>
            </w:tcBorders>
            <w:shd w:val="clear" w:color="auto" w:fill="auto"/>
            <w:noWrap/>
            <w:vAlign w:val="bottom"/>
          </w:tcPr>
          <w:p w14:paraId="7455C81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single" w:sz="4" w:space="0" w:color="auto"/>
              <w:left w:val="nil"/>
              <w:bottom w:val="nil"/>
              <w:right w:val="nil"/>
            </w:tcBorders>
            <w:shd w:val="clear" w:color="auto" w:fill="auto"/>
            <w:noWrap/>
            <w:vAlign w:val="bottom"/>
          </w:tcPr>
          <w:p w14:paraId="19EA64B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51</w:t>
            </w:r>
          </w:p>
        </w:tc>
        <w:tc>
          <w:tcPr>
            <w:tcW w:w="576" w:type="dxa"/>
            <w:tcBorders>
              <w:top w:val="single" w:sz="4" w:space="0" w:color="auto"/>
              <w:left w:val="nil"/>
              <w:bottom w:val="nil"/>
              <w:right w:val="nil"/>
            </w:tcBorders>
            <w:shd w:val="clear" w:color="auto" w:fill="auto"/>
            <w:noWrap/>
            <w:vAlign w:val="bottom"/>
          </w:tcPr>
          <w:p w14:paraId="502771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-2.40</w:t>
            </w:r>
          </w:p>
        </w:tc>
        <w:tc>
          <w:tcPr>
            <w:tcW w:w="507" w:type="dxa"/>
            <w:tcBorders>
              <w:top w:val="single" w:sz="4" w:space="0" w:color="auto"/>
              <w:left w:val="nil"/>
              <w:bottom w:val="nil"/>
              <w:right w:val="nil"/>
            </w:tcBorders>
            <w:shd w:val="clear" w:color="auto" w:fill="auto"/>
            <w:noWrap/>
            <w:vAlign w:val="bottom"/>
          </w:tcPr>
          <w:p w14:paraId="144059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single" w:sz="4" w:space="0" w:color="auto"/>
              <w:left w:val="nil"/>
              <w:bottom w:val="nil"/>
              <w:right w:val="nil"/>
            </w:tcBorders>
            <w:shd w:val="clear" w:color="auto" w:fill="auto"/>
            <w:noWrap/>
            <w:vAlign w:val="bottom"/>
          </w:tcPr>
          <w:p w14:paraId="03C10B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-1.45</w:t>
            </w:r>
          </w:p>
        </w:tc>
        <w:tc>
          <w:tcPr>
            <w:tcW w:w="507" w:type="dxa"/>
            <w:tcBorders>
              <w:top w:val="single" w:sz="4" w:space="0" w:color="auto"/>
              <w:left w:val="nil"/>
              <w:bottom w:val="nil"/>
              <w:right w:val="nil"/>
            </w:tcBorders>
            <w:shd w:val="clear" w:color="auto" w:fill="auto"/>
            <w:noWrap/>
            <w:vAlign w:val="bottom"/>
          </w:tcPr>
          <w:p w14:paraId="1FD0B5F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single" w:sz="4" w:space="0" w:color="auto"/>
              <w:left w:val="nil"/>
              <w:bottom w:val="nil"/>
              <w:right w:val="nil"/>
            </w:tcBorders>
            <w:shd w:val="clear" w:color="auto" w:fill="auto"/>
            <w:noWrap/>
            <w:vAlign w:val="bottom"/>
          </w:tcPr>
          <w:p w14:paraId="24E1242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single" w:sz="4" w:space="0" w:color="auto"/>
              <w:left w:val="nil"/>
              <w:bottom w:val="nil"/>
              <w:right w:val="nil"/>
            </w:tcBorders>
            <w:shd w:val="clear" w:color="auto" w:fill="auto"/>
            <w:noWrap/>
            <w:vAlign w:val="bottom"/>
          </w:tcPr>
          <w:p w14:paraId="6C342C0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single" w:sz="4" w:space="0" w:color="auto"/>
              <w:left w:val="nil"/>
              <w:bottom w:val="nil"/>
              <w:right w:val="nil"/>
            </w:tcBorders>
            <w:shd w:val="clear" w:color="auto" w:fill="auto"/>
            <w:noWrap/>
            <w:vAlign w:val="bottom"/>
          </w:tcPr>
          <w:p w14:paraId="2889F62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single" w:sz="4" w:space="0" w:color="auto"/>
              <w:left w:val="nil"/>
              <w:bottom w:val="nil"/>
              <w:right w:val="nil"/>
            </w:tcBorders>
            <w:shd w:val="clear" w:color="auto" w:fill="auto"/>
            <w:noWrap/>
            <w:vAlign w:val="bottom"/>
          </w:tcPr>
          <w:p w14:paraId="4FB5793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D713D13" w14:textId="77777777">
        <w:trPr>
          <w:trHeight w:val="300"/>
        </w:trPr>
        <w:tc>
          <w:tcPr>
            <w:tcW w:w="1796" w:type="dxa"/>
            <w:tcBorders>
              <w:top w:val="nil"/>
              <w:left w:val="nil"/>
              <w:bottom w:val="nil"/>
              <w:right w:val="nil"/>
            </w:tcBorders>
            <w:shd w:val="clear" w:color="auto" w:fill="auto"/>
            <w:noWrap/>
            <w:vAlign w:val="bottom"/>
          </w:tcPr>
          <w:p w14:paraId="5D7A56E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Sacco</w:t>
            </w:r>
          </w:p>
        </w:tc>
        <w:tc>
          <w:tcPr>
            <w:tcW w:w="540" w:type="dxa"/>
            <w:tcBorders>
              <w:top w:val="nil"/>
              <w:left w:val="nil"/>
              <w:bottom w:val="nil"/>
              <w:right w:val="nil"/>
            </w:tcBorders>
            <w:shd w:val="clear" w:color="auto" w:fill="auto"/>
            <w:noWrap/>
            <w:vAlign w:val="bottom"/>
          </w:tcPr>
          <w:p w14:paraId="3965F86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17F7384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w:t>
            </w:r>
          </w:p>
        </w:tc>
        <w:tc>
          <w:tcPr>
            <w:tcW w:w="576" w:type="dxa"/>
            <w:tcBorders>
              <w:top w:val="nil"/>
              <w:left w:val="nil"/>
              <w:bottom w:val="nil"/>
              <w:right w:val="nil"/>
            </w:tcBorders>
            <w:shd w:val="clear" w:color="auto" w:fill="auto"/>
            <w:noWrap/>
            <w:vAlign w:val="bottom"/>
          </w:tcPr>
          <w:p w14:paraId="0236996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-2.28</w:t>
            </w:r>
          </w:p>
        </w:tc>
        <w:tc>
          <w:tcPr>
            <w:tcW w:w="507" w:type="dxa"/>
            <w:tcBorders>
              <w:top w:val="nil"/>
              <w:left w:val="nil"/>
              <w:bottom w:val="nil"/>
              <w:right w:val="nil"/>
            </w:tcBorders>
            <w:shd w:val="clear" w:color="auto" w:fill="auto"/>
            <w:noWrap/>
            <w:vAlign w:val="bottom"/>
          </w:tcPr>
          <w:p w14:paraId="03A7618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576" w:type="dxa"/>
            <w:tcBorders>
              <w:top w:val="nil"/>
              <w:left w:val="nil"/>
              <w:bottom w:val="nil"/>
              <w:right w:val="nil"/>
            </w:tcBorders>
            <w:shd w:val="clear" w:color="auto" w:fill="auto"/>
            <w:noWrap/>
            <w:vAlign w:val="bottom"/>
          </w:tcPr>
          <w:p w14:paraId="475452F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-1.46</w:t>
            </w:r>
          </w:p>
        </w:tc>
        <w:tc>
          <w:tcPr>
            <w:tcW w:w="507" w:type="dxa"/>
            <w:tcBorders>
              <w:top w:val="nil"/>
              <w:left w:val="nil"/>
              <w:bottom w:val="nil"/>
              <w:right w:val="nil"/>
            </w:tcBorders>
            <w:shd w:val="clear" w:color="auto" w:fill="auto"/>
            <w:noWrap/>
            <w:vAlign w:val="bottom"/>
          </w:tcPr>
          <w:p w14:paraId="09002BB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669A9D9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49BAE7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380456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AF328C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38038BD" w14:textId="77777777">
        <w:trPr>
          <w:trHeight w:val="300"/>
        </w:trPr>
        <w:tc>
          <w:tcPr>
            <w:tcW w:w="1796" w:type="dxa"/>
            <w:tcBorders>
              <w:top w:val="nil"/>
              <w:left w:val="nil"/>
              <w:bottom w:val="nil"/>
              <w:right w:val="nil"/>
            </w:tcBorders>
            <w:shd w:val="clear" w:color="auto" w:fill="auto"/>
            <w:noWrap/>
            <w:vAlign w:val="bottom"/>
          </w:tcPr>
          <w:p w14:paraId="7C4104B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Sacco</w:t>
            </w:r>
          </w:p>
        </w:tc>
        <w:tc>
          <w:tcPr>
            <w:tcW w:w="540" w:type="dxa"/>
            <w:tcBorders>
              <w:top w:val="nil"/>
              <w:left w:val="nil"/>
              <w:bottom w:val="nil"/>
              <w:right w:val="nil"/>
            </w:tcBorders>
            <w:shd w:val="clear" w:color="auto" w:fill="auto"/>
            <w:noWrap/>
            <w:vAlign w:val="bottom"/>
          </w:tcPr>
          <w:p w14:paraId="655F331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10385D1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38</w:t>
            </w:r>
          </w:p>
        </w:tc>
        <w:tc>
          <w:tcPr>
            <w:tcW w:w="576" w:type="dxa"/>
            <w:tcBorders>
              <w:top w:val="nil"/>
              <w:left w:val="nil"/>
              <w:bottom w:val="nil"/>
              <w:right w:val="nil"/>
            </w:tcBorders>
            <w:shd w:val="clear" w:color="auto" w:fill="auto"/>
            <w:noWrap/>
            <w:vAlign w:val="bottom"/>
          </w:tcPr>
          <w:p w14:paraId="5D5708E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-1.74</w:t>
            </w:r>
          </w:p>
        </w:tc>
        <w:tc>
          <w:tcPr>
            <w:tcW w:w="507" w:type="dxa"/>
            <w:tcBorders>
              <w:top w:val="nil"/>
              <w:left w:val="nil"/>
              <w:bottom w:val="nil"/>
              <w:right w:val="nil"/>
            </w:tcBorders>
            <w:shd w:val="clear" w:color="auto" w:fill="auto"/>
            <w:noWrap/>
            <w:vAlign w:val="bottom"/>
          </w:tcPr>
          <w:p w14:paraId="6EFC5FF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62F9E0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07" w:type="dxa"/>
            <w:tcBorders>
              <w:top w:val="nil"/>
              <w:left w:val="nil"/>
              <w:bottom w:val="nil"/>
              <w:right w:val="nil"/>
            </w:tcBorders>
            <w:shd w:val="clear" w:color="auto" w:fill="auto"/>
            <w:noWrap/>
            <w:vAlign w:val="bottom"/>
          </w:tcPr>
          <w:p w14:paraId="272CCF7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7D20162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2FE645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45BD11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17152B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D766ED1" w14:textId="77777777">
        <w:trPr>
          <w:trHeight w:val="300"/>
        </w:trPr>
        <w:tc>
          <w:tcPr>
            <w:tcW w:w="1796" w:type="dxa"/>
            <w:tcBorders>
              <w:top w:val="nil"/>
              <w:left w:val="nil"/>
              <w:bottom w:val="nil"/>
              <w:right w:val="nil"/>
            </w:tcBorders>
            <w:shd w:val="clear" w:color="auto" w:fill="auto"/>
            <w:noWrap/>
            <w:vAlign w:val="bottom"/>
          </w:tcPr>
          <w:p w14:paraId="690D6BD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Salvy</w:t>
            </w:r>
          </w:p>
        </w:tc>
        <w:tc>
          <w:tcPr>
            <w:tcW w:w="540" w:type="dxa"/>
            <w:tcBorders>
              <w:top w:val="nil"/>
              <w:left w:val="nil"/>
              <w:bottom w:val="nil"/>
              <w:right w:val="nil"/>
            </w:tcBorders>
            <w:shd w:val="clear" w:color="auto" w:fill="auto"/>
            <w:noWrap/>
            <w:vAlign w:val="bottom"/>
          </w:tcPr>
          <w:p w14:paraId="42EF3EB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6F45FF5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59</w:t>
            </w:r>
          </w:p>
        </w:tc>
        <w:tc>
          <w:tcPr>
            <w:tcW w:w="576" w:type="dxa"/>
            <w:tcBorders>
              <w:top w:val="nil"/>
              <w:left w:val="nil"/>
              <w:bottom w:val="nil"/>
              <w:right w:val="nil"/>
            </w:tcBorders>
            <w:shd w:val="clear" w:color="auto" w:fill="auto"/>
            <w:noWrap/>
            <w:vAlign w:val="bottom"/>
          </w:tcPr>
          <w:p w14:paraId="6B61BF6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-1.45</w:t>
            </w:r>
          </w:p>
        </w:tc>
        <w:tc>
          <w:tcPr>
            <w:tcW w:w="507" w:type="dxa"/>
            <w:tcBorders>
              <w:top w:val="nil"/>
              <w:left w:val="nil"/>
              <w:bottom w:val="nil"/>
              <w:right w:val="nil"/>
            </w:tcBorders>
            <w:shd w:val="clear" w:color="auto" w:fill="auto"/>
            <w:noWrap/>
            <w:vAlign w:val="bottom"/>
          </w:tcPr>
          <w:p w14:paraId="1FF832E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0FC4833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-1.43</w:t>
            </w:r>
          </w:p>
        </w:tc>
        <w:tc>
          <w:tcPr>
            <w:tcW w:w="507" w:type="dxa"/>
            <w:tcBorders>
              <w:top w:val="nil"/>
              <w:left w:val="nil"/>
              <w:bottom w:val="nil"/>
              <w:right w:val="nil"/>
            </w:tcBorders>
            <w:shd w:val="clear" w:color="auto" w:fill="auto"/>
            <w:noWrap/>
            <w:vAlign w:val="bottom"/>
          </w:tcPr>
          <w:p w14:paraId="00EB4FB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5E5D0A4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260ED0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B71648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8298F9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D1ED475" w14:textId="77777777">
        <w:trPr>
          <w:trHeight w:val="300"/>
        </w:trPr>
        <w:tc>
          <w:tcPr>
            <w:tcW w:w="1796" w:type="dxa"/>
            <w:tcBorders>
              <w:top w:val="nil"/>
              <w:left w:val="nil"/>
              <w:bottom w:val="nil"/>
              <w:right w:val="nil"/>
            </w:tcBorders>
            <w:shd w:val="clear" w:color="auto" w:fill="auto"/>
            <w:noWrap/>
            <w:vAlign w:val="bottom"/>
          </w:tcPr>
          <w:p w14:paraId="5386356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Salvy</w:t>
            </w:r>
          </w:p>
        </w:tc>
        <w:tc>
          <w:tcPr>
            <w:tcW w:w="540" w:type="dxa"/>
            <w:tcBorders>
              <w:top w:val="nil"/>
              <w:left w:val="nil"/>
              <w:bottom w:val="nil"/>
              <w:right w:val="nil"/>
            </w:tcBorders>
            <w:shd w:val="clear" w:color="auto" w:fill="auto"/>
            <w:noWrap/>
            <w:vAlign w:val="bottom"/>
          </w:tcPr>
          <w:p w14:paraId="5EBB4BF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525F231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103</w:t>
            </w:r>
          </w:p>
        </w:tc>
        <w:tc>
          <w:tcPr>
            <w:tcW w:w="576" w:type="dxa"/>
            <w:tcBorders>
              <w:top w:val="nil"/>
              <w:left w:val="nil"/>
              <w:bottom w:val="nil"/>
              <w:right w:val="nil"/>
            </w:tcBorders>
            <w:shd w:val="clear" w:color="auto" w:fill="auto"/>
            <w:noWrap/>
            <w:vAlign w:val="bottom"/>
          </w:tcPr>
          <w:p w14:paraId="26D3198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-1.48</w:t>
            </w:r>
          </w:p>
        </w:tc>
        <w:tc>
          <w:tcPr>
            <w:tcW w:w="507" w:type="dxa"/>
            <w:tcBorders>
              <w:top w:val="nil"/>
              <w:left w:val="nil"/>
              <w:bottom w:val="nil"/>
              <w:right w:val="nil"/>
            </w:tcBorders>
            <w:shd w:val="clear" w:color="auto" w:fill="auto"/>
            <w:noWrap/>
            <w:vAlign w:val="bottom"/>
          </w:tcPr>
          <w:p w14:paraId="0B88266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0135A0F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nil"/>
              <w:right w:val="nil"/>
            </w:tcBorders>
            <w:shd w:val="clear" w:color="auto" w:fill="auto"/>
            <w:noWrap/>
            <w:vAlign w:val="bottom"/>
          </w:tcPr>
          <w:p w14:paraId="016C3CD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3067685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A1A9B3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9C19B1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3674DC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F9FCEBF" w14:textId="77777777">
        <w:trPr>
          <w:trHeight w:val="300"/>
        </w:trPr>
        <w:tc>
          <w:tcPr>
            <w:tcW w:w="1796" w:type="dxa"/>
            <w:tcBorders>
              <w:top w:val="nil"/>
              <w:left w:val="nil"/>
              <w:bottom w:val="nil"/>
              <w:right w:val="nil"/>
            </w:tcBorders>
            <w:shd w:val="clear" w:color="auto" w:fill="auto"/>
            <w:noWrap/>
            <w:vAlign w:val="bottom"/>
          </w:tcPr>
          <w:p w14:paraId="62C9633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Schaafsma</w:t>
            </w:r>
          </w:p>
        </w:tc>
        <w:tc>
          <w:tcPr>
            <w:tcW w:w="540" w:type="dxa"/>
            <w:tcBorders>
              <w:top w:val="nil"/>
              <w:left w:val="nil"/>
              <w:bottom w:val="nil"/>
              <w:right w:val="nil"/>
            </w:tcBorders>
            <w:shd w:val="clear" w:color="auto" w:fill="auto"/>
            <w:noWrap/>
            <w:vAlign w:val="bottom"/>
          </w:tcPr>
          <w:p w14:paraId="62EF551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129F809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720</w:t>
            </w:r>
          </w:p>
        </w:tc>
        <w:tc>
          <w:tcPr>
            <w:tcW w:w="576" w:type="dxa"/>
            <w:tcBorders>
              <w:top w:val="nil"/>
              <w:left w:val="nil"/>
              <w:bottom w:val="nil"/>
              <w:right w:val="nil"/>
            </w:tcBorders>
            <w:shd w:val="clear" w:color="auto" w:fill="auto"/>
            <w:noWrap/>
            <w:vAlign w:val="bottom"/>
          </w:tcPr>
          <w:p w14:paraId="0C13D2C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-1.42</w:t>
            </w:r>
          </w:p>
        </w:tc>
        <w:tc>
          <w:tcPr>
            <w:tcW w:w="507" w:type="dxa"/>
            <w:tcBorders>
              <w:top w:val="nil"/>
              <w:left w:val="nil"/>
              <w:bottom w:val="nil"/>
              <w:right w:val="nil"/>
            </w:tcBorders>
            <w:shd w:val="clear" w:color="auto" w:fill="auto"/>
            <w:noWrap/>
            <w:vAlign w:val="bottom"/>
          </w:tcPr>
          <w:p w14:paraId="6F8AEF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40015A6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-0.49</w:t>
            </w:r>
          </w:p>
        </w:tc>
        <w:tc>
          <w:tcPr>
            <w:tcW w:w="507" w:type="dxa"/>
            <w:tcBorders>
              <w:top w:val="nil"/>
              <w:left w:val="nil"/>
              <w:bottom w:val="nil"/>
              <w:right w:val="nil"/>
            </w:tcBorders>
            <w:shd w:val="clear" w:color="auto" w:fill="auto"/>
            <w:noWrap/>
            <w:vAlign w:val="bottom"/>
          </w:tcPr>
          <w:p w14:paraId="0EF6005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0E785BD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3A68AE4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5CF201A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507" w:type="dxa"/>
            <w:tcBorders>
              <w:top w:val="nil"/>
              <w:left w:val="nil"/>
              <w:bottom w:val="nil"/>
              <w:right w:val="nil"/>
            </w:tcBorders>
            <w:shd w:val="clear" w:color="auto" w:fill="auto"/>
            <w:noWrap/>
            <w:vAlign w:val="bottom"/>
          </w:tcPr>
          <w:p w14:paraId="4B3732A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r>
      <w:tr w:rsidR="00136C95" w:rsidRPr="00F70F0A" w14:paraId="56CE82BC" w14:textId="77777777">
        <w:trPr>
          <w:trHeight w:val="300"/>
        </w:trPr>
        <w:tc>
          <w:tcPr>
            <w:tcW w:w="1796" w:type="dxa"/>
            <w:tcBorders>
              <w:top w:val="nil"/>
              <w:left w:val="nil"/>
              <w:bottom w:val="nil"/>
              <w:right w:val="nil"/>
            </w:tcBorders>
            <w:shd w:val="clear" w:color="auto" w:fill="auto"/>
            <w:noWrap/>
            <w:vAlign w:val="bottom"/>
          </w:tcPr>
          <w:p w14:paraId="50CB3C3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Segovia</w:t>
            </w:r>
          </w:p>
        </w:tc>
        <w:tc>
          <w:tcPr>
            <w:tcW w:w="540" w:type="dxa"/>
            <w:tcBorders>
              <w:top w:val="nil"/>
              <w:left w:val="nil"/>
              <w:bottom w:val="nil"/>
              <w:right w:val="nil"/>
            </w:tcBorders>
            <w:shd w:val="clear" w:color="auto" w:fill="auto"/>
            <w:noWrap/>
            <w:vAlign w:val="bottom"/>
          </w:tcPr>
          <w:p w14:paraId="1FD1169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35C833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7F21843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07" w:type="dxa"/>
            <w:tcBorders>
              <w:top w:val="nil"/>
              <w:left w:val="nil"/>
              <w:bottom w:val="nil"/>
              <w:right w:val="nil"/>
            </w:tcBorders>
            <w:shd w:val="clear" w:color="auto" w:fill="auto"/>
            <w:noWrap/>
            <w:vAlign w:val="bottom"/>
          </w:tcPr>
          <w:p w14:paraId="43DAA35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35B8838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29B1D8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3C96A9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-1.89</w:t>
            </w:r>
          </w:p>
        </w:tc>
        <w:tc>
          <w:tcPr>
            <w:tcW w:w="507" w:type="dxa"/>
            <w:tcBorders>
              <w:top w:val="nil"/>
              <w:left w:val="nil"/>
              <w:bottom w:val="nil"/>
              <w:right w:val="nil"/>
            </w:tcBorders>
            <w:shd w:val="clear" w:color="auto" w:fill="auto"/>
            <w:noWrap/>
            <w:vAlign w:val="bottom"/>
          </w:tcPr>
          <w:p w14:paraId="310AD77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0.32</w:t>
            </w:r>
          </w:p>
        </w:tc>
        <w:tc>
          <w:tcPr>
            <w:tcW w:w="1136" w:type="dxa"/>
            <w:tcBorders>
              <w:top w:val="nil"/>
              <w:left w:val="nil"/>
              <w:bottom w:val="nil"/>
              <w:right w:val="nil"/>
            </w:tcBorders>
            <w:shd w:val="clear" w:color="auto" w:fill="auto"/>
            <w:noWrap/>
            <w:vAlign w:val="bottom"/>
          </w:tcPr>
          <w:p w14:paraId="07F8819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391434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164C076" w14:textId="77777777">
        <w:trPr>
          <w:trHeight w:val="300"/>
        </w:trPr>
        <w:tc>
          <w:tcPr>
            <w:tcW w:w="1796" w:type="dxa"/>
            <w:tcBorders>
              <w:top w:val="nil"/>
              <w:left w:val="nil"/>
              <w:bottom w:val="nil"/>
              <w:right w:val="nil"/>
            </w:tcBorders>
            <w:shd w:val="clear" w:color="auto" w:fill="auto"/>
            <w:noWrap/>
            <w:vAlign w:val="bottom"/>
          </w:tcPr>
          <w:p w14:paraId="4B7A49E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Staebler</w:t>
            </w:r>
          </w:p>
        </w:tc>
        <w:tc>
          <w:tcPr>
            <w:tcW w:w="540" w:type="dxa"/>
            <w:tcBorders>
              <w:top w:val="nil"/>
              <w:left w:val="nil"/>
              <w:bottom w:val="nil"/>
              <w:right w:val="nil"/>
            </w:tcBorders>
            <w:shd w:val="clear" w:color="auto" w:fill="auto"/>
            <w:noWrap/>
            <w:vAlign w:val="bottom"/>
          </w:tcPr>
          <w:p w14:paraId="2D70FF9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630985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7F458EA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2A7E1E3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435B035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159B2F9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7D7E772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0.50</w:t>
            </w:r>
          </w:p>
        </w:tc>
        <w:tc>
          <w:tcPr>
            <w:tcW w:w="507" w:type="dxa"/>
            <w:tcBorders>
              <w:top w:val="nil"/>
              <w:left w:val="nil"/>
              <w:bottom w:val="nil"/>
              <w:right w:val="nil"/>
            </w:tcBorders>
            <w:shd w:val="clear" w:color="auto" w:fill="auto"/>
            <w:noWrap/>
            <w:vAlign w:val="bottom"/>
          </w:tcPr>
          <w:p w14:paraId="77AEA45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1136" w:type="dxa"/>
            <w:tcBorders>
              <w:top w:val="nil"/>
              <w:left w:val="nil"/>
              <w:bottom w:val="nil"/>
              <w:right w:val="nil"/>
            </w:tcBorders>
            <w:shd w:val="clear" w:color="auto" w:fill="auto"/>
            <w:noWrap/>
            <w:vAlign w:val="bottom"/>
          </w:tcPr>
          <w:p w14:paraId="01E41B1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0.42</w:t>
            </w:r>
          </w:p>
        </w:tc>
        <w:tc>
          <w:tcPr>
            <w:tcW w:w="507" w:type="dxa"/>
            <w:tcBorders>
              <w:top w:val="nil"/>
              <w:left w:val="nil"/>
              <w:bottom w:val="nil"/>
              <w:right w:val="nil"/>
            </w:tcBorders>
            <w:shd w:val="clear" w:color="auto" w:fill="auto"/>
            <w:noWrap/>
            <w:vAlign w:val="bottom"/>
          </w:tcPr>
          <w:p w14:paraId="26F007B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7688AE0F" w14:textId="77777777">
        <w:trPr>
          <w:trHeight w:val="300"/>
        </w:trPr>
        <w:tc>
          <w:tcPr>
            <w:tcW w:w="1796" w:type="dxa"/>
            <w:tcBorders>
              <w:top w:val="nil"/>
              <w:left w:val="nil"/>
              <w:bottom w:val="nil"/>
              <w:right w:val="nil"/>
            </w:tcBorders>
            <w:shd w:val="clear" w:color="auto" w:fill="auto"/>
            <w:noWrap/>
            <w:vAlign w:val="bottom"/>
          </w:tcPr>
          <w:p w14:paraId="71385C8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Stillman</w:t>
            </w:r>
          </w:p>
        </w:tc>
        <w:tc>
          <w:tcPr>
            <w:tcW w:w="540" w:type="dxa"/>
            <w:tcBorders>
              <w:top w:val="nil"/>
              <w:left w:val="nil"/>
              <w:bottom w:val="nil"/>
              <w:right w:val="nil"/>
            </w:tcBorders>
            <w:shd w:val="clear" w:color="auto" w:fill="auto"/>
            <w:noWrap/>
            <w:vAlign w:val="bottom"/>
          </w:tcPr>
          <w:p w14:paraId="1A43D72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37A1E11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76" w:type="dxa"/>
            <w:tcBorders>
              <w:top w:val="nil"/>
              <w:left w:val="nil"/>
              <w:bottom w:val="nil"/>
              <w:right w:val="nil"/>
            </w:tcBorders>
            <w:shd w:val="clear" w:color="auto" w:fill="auto"/>
            <w:noWrap/>
            <w:vAlign w:val="bottom"/>
          </w:tcPr>
          <w:p w14:paraId="5844F4B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-0.74</w:t>
            </w:r>
          </w:p>
        </w:tc>
        <w:tc>
          <w:tcPr>
            <w:tcW w:w="507" w:type="dxa"/>
            <w:tcBorders>
              <w:top w:val="nil"/>
              <w:left w:val="nil"/>
              <w:bottom w:val="nil"/>
              <w:right w:val="nil"/>
            </w:tcBorders>
            <w:shd w:val="clear" w:color="auto" w:fill="auto"/>
            <w:noWrap/>
            <w:vAlign w:val="bottom"/>
          </w:tcPr>
          <w:p w14:paraId="686DD8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5909C2F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-1.13</w:t>
            </w:r>
          </w:p>
        </w:tc>
        <w:tc>
          <w:tcPr>
            <w:tcW w:w="507" w:type="dxa"/>
            <w:tcBorders>
              <w:top w:val="nil"/>
              <w:left w:val="nil"/>
              <w:bottom w:val="nil"/>
              <w:right w:val="nil"/>
            </w:tcBorders>
            <w:shd w:val="clear" w:color="auto" w:fill="auto"/>
            <w:noWrap/>
            <w:vAlign w:val="bottom"/>
          </w:tcPr>
          <w:p w14:paraId="6689F23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1136" w:type="dxa"/>
            <w:tcBorders>
              <w:top w:val="nil"/>
              <w:left w:val="nil"/>
              <w:bottom w:val="nil"/>
              <w:right w:val="nil"/>
            </w:tcBorders>
            <w:shd w:val="clear" w:color="auto" w:fill="auto"/>
            <w:noWrap/>
            <w:vAlign w:val="bottom"/>
          </w:tcPr>
          <w:p w14:paraId="551E42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0.57</w:t>
            </w:r>
          </w:p>
        </w:tc>
        <w:tc>
          <w:tcPr>
            <w:tcW w:w="507" w:type="dxa"/>
            <w:tcBorders>
              <w:top w:val="nil"/>
              <w:left w:val="nil"/>
              <w:bottom w:val="nil"/>
              <w:right w:val="nil"/>
            </w:tcBorders>
            <w:shd w:val="clear" w:color="auto" w:fill="auto"/>
            <w:noWrap/>
            <w:vAlign w:val="bottom"/>
          </w:tcPr>
          <w:p w14:paraId="04F4D6D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3FE2A3F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-1.19</w:t>
            </w:r>
          </w:p>
        </w:tc>
        <w:tc>
          <w:tcPr>
            <w:tcW w:w="507" w:type="dxa"/>
            <w:tcBorders>
              <w:top w:val="nil"/>
              <w:left w:val="nil"/>
              <w:bottom w:val="nil"/>
              <w:right w:val="nil"/>
            </w:tcBorders>
            <w:shd w:val="clear" w:color="auto" w:fill="auto"/>
            <w:noWrap/>
            <w:vAlign w:val="bottom"/>
          </w:tcPr>
          <w:p w14:paraId="74B8F4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648FBFB0" w14:textId="77777777">
        <w:trPr>
          <w:trHeight w:val="300"/>
        </w:trPr>
        <w:tc>
          <w:tcPr>
            <w:tcW w:w="1796" w:type="dxa"/>
            <w:tcBorders>
              <w:top w:val="nil"/>
              <w:left w:val="nil"/>
              <w:bottom w:val="nil"/>
              <w:right w:val="nil"/>
            </w:tcBorders>
            <w:shd w:val="clear" w:color="auto" w:fill="auto"/>
            <w:noWrap/>
            <w:vAlign w:val="bottom"/>
          </w:tcPr>
          <w:p w14:paraId="748A747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Stock</w:t>
            </w:r>
          </w:p>
        </w:tc>
        <w:tc>
          <w:tcPr>
            <w:tcW w:w="540" w:type="dxa"/>
            <w:tcBorders>
              <w:top w:val="nil"/>
              <w:left w:val="nil"/>
              <w:bottom w:val="nil"/>
              <w:right w:val="nil"/>
            </w:tcBorders>
            <w:shd w:val="clear" w:color="auto" w:fill="auto"/>
            <w:noWrap/>
            <w:vAlign w:val="bottom"/>
          </w:tcPr>
          <w:p w14:paraId="7EA25B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59C79B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155</w:t>
            </w:r>
          </w:p>
        </w:tc>
        <w:tc>
          <w:tcPr>
            <w:tcW w:w="576" w:type="dxa"/>
            <w:tcBorders>
              <w:top w:val="nil"/>
              <w:left w:val="nil"/>
              <w:bottom w:val="nil"/>
              <w:right w:val="nil"/>
            </w:tcBorders>
            <w:shd w:val="clear" w:color="auto" w:fill="auto"/>
            <w:noWrap/>
            <w:vAlign w:val="bottom"/>
          </w:tcPr>
          <w:p w14:paraId="4EF5467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w:t>
            </w:r>
          </w:p>
        </w:tc>
        <w:tc>
          <w:tcPr>
            <w:tcW w:w="507" w:type="dxa"/>
            <w:tcBorders>
              <w:top w:val="nil"/>
              <w:left w:val="nil"/>
              <w:bottom w:val="nil"/>
              <w:right w:val="nil"/>
            </w:tcBorders>
            <w:shd w:val="clear" w:color="auto" w:fill="auto"/>
            <w:noWrap/>
            <w:vAlign w:val="bottom"/>
          </w:tcPr>
          <w:p w14:paraId="329CB11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4042E79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61BA9D8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4F3B68C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52EFDA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6C67A7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755E06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AC790A5" w14:textId="77777777">
        <w:trPr>
          <w:trHeight w:val="300"/>
        </w:trPr>
        <w:tc>
          <w:tcPr>
            <w:tcW w:w="1796" w:type="dxa"/>
            <w:tcBorders>
              <w:top w:val="nil"/>
              <w:left w:val="nil"/>
              <w:bottom w:val="nil"/>
              <w:right w:val="nil"/>
            </w:tcBorders>
            <w:shd w:val="clear" w:color="auto" w:fill="auto"/>
            <w:noWrap/>
            <w:vAlign w:val="bottom"/>
          </w:tcPr>
          <w:p w14:paraId="79B9BA1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65243D6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A544B7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87</w:t>
            </w:r>
          </w:p>
        </w:tc>
        <w:tc>
          <w:tcPr>
            <w:tcW w:w="576" w:type="dxa"/>
            <w:tcBorders>
              <w:top w:val="nil"/>
              <w:left w:val="nil"/>
              <w:bottom w:val="nil"/>
              <w:right w:val="nil"/>
            </w:tcBorders>
            <w:shd w:val="clear" w:color="auto" w:fill="auto"/>
            <w:noWrap/>
            <w:vAlign w:val="bottom"/>
          </w:tcPr>
          <w:p w14:paraId="4EDF22A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-0.94</w:t>
            </w:r>
          </w:p>
        </w:tc>
        <w:tc>
          <w:tcPr>
            <w:tcW w:w="507" w:type="dxa"/>
            <w:tcBorders>
              <w:top w:val="nil"/>
              <w:left w:val="nil"/>
              <w:bottom w:val="nil"/>
              <w:right w:val="nil"/>
            </w:tcBorders>
            <w:shd w:val="clear" w:color="auto" w:fill="auto"/>
            <w:noWrap/>
            <w:vAlign w:val="bottom"/>
          </w:tcPr>
          <w:p w14:paraId="6140B95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0B12BDD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507" w:type="dxa"/>
            <w:tcBorders>
              <w:top w:val="nil"/>
              <w:left w:val="nil"/>
              <w:bottom w:val="nil"/>
              <w:right w:val="nil"/>
            </w:tcBorders>
            <w:shd w:val="clear" w:color="auto" w:fill="auto"/>
            <w:noWrap/>
            <w:vAlign w:val="bottom"/>
          </w:tcPr>
          <w:p w14:paraId="690A5B7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4D62D29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c>
          <w:tcPr>
            <w:tcW w:w="507" w:type="dxa"/>
            <w:tcBorders>
              <w:top w:val="nil"/>
              <w:left w:val="nil"/>
              <w:bottom w:val="nil"/>
              <w:right w:val="nil"/>
            </w:tcBorders>
            <w:shd w:val="clear" w:color="auto" w:fill="auto"/>
            <w:noWrap/>
            <w:vAlign w:val="bottom"/>
          </w:tcPr>
          <w:p w14:paraId="633500A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036804A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-0.44</w:t>
            </w:r>
          </w:p>
        </w:tc>
        <w:tc>
          <w:tcPr>
            <w:tcW w:w="507" w:type="dxa"/>
            <w:tcBorders>
              <w:top w:val="nil"/>
              <w:left w:val="nil"/>
              <w:bottom w:val="nil"/>
              <w:right w:val="nil"/>
            </w:tcBorders>
            <w:shd w:val="clear" w:color="auto" w:fill="auto"/>
            <w:noWrap/>
            <w:vAlign w:val="bottom"/>
          </w:tcPr>
          <w:p w14:paraId="488754A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r>
      <w:tr w:rsidR="00136C95" w:rsidRPr="00F70F0A" w14:paraId="29685BC1" w14:textId="77777777">
        <w:trPr>
          <w:trHeight w:val="300"/>
        </w:trPr>
        <w:tc>
          <w:tcPr>
            <w:tcW w:w="1796" w:type="dxa"/>
            <w:tcBorders>
              <w:top w:val="nil"/>
              <w:left w:val="nil"/>
              <w:bottom w:val="nil"/>
              <w:right w:val="nil"/>
            </w:tcBorders>
            <w:shd w:val="clear" w:color="auto" w:fill="auto"/>
            <w:noWrap/>
            <w:vAlign w:val="bottom"/>
          </w:tcPr>
          <w:p w14:paraId="2504B4B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4096128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5852499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183</w:t>
            </w:r>
          </w:p>
        </w:tc>
        <w:tc>
          <w:tcPr>
            <w:tcW w:w="576" w:type="dxa"/>
            <w:tcBorders>
              <w:top w:val="nil"/>
              <w:left w:val="nil"/>
              <w:bottom w:val="nil"/>
              <w:right w:val="nil"/>
            </w:tcBorders>
            <w:shd w:val="clear" w:color="auto" w:fill="auto"/>
            <w:noWrap/>
            <w:vAlign w:val="bottom"/>
          </w:tcPr>
          <w:p w14:paraId="67DD2F2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-2.64</w:t>
            </w:r>
          </w:p>
        </w:tc>
        <w:tc>
          <w:tcPr>
            <w:tcW w:w="507" w:type="dxa"/>
            <w:tcBorders>
              <w:top w:val="nil"/>
              <w:left w:val="nil"/>
              <w:bottom w:val="nil"/>
              <w:right w:val="nil"/>
            </w:tcBorders>
            <w:shd w:val="clear" w:color="auto" w:fill="auto"/>
            <w:noWrap/>
            <w:vAlign w:val="bottom"/>
          </w:tcPr>
          <w:p w14:paraId="2B67694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393D93E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-0.50</w:t>
            </w:r>
          </w:p>
        </w:tc>
        <w:tc>
          <w:tcPr>
            <w:tcW w:w="507" w:type="dxa"/>
            <w:tcBorders>
              <w:top w:val="nil"/>
              <w:left w:val="nil"/>
              <w:bottom w:val="nil"/>
              <w:right w:val="nil"/>
            </w:tcBorders>
            <w:shd w:val="clear" w:color="auto" w:fill="auto"/>
            <w:noWrap/>
            <w:vAlign w:val="bottom"/>
          </w:tcPr>
          <w:p w14:paraId="0A6065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2F2D611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-0.76</w:t>
            </w:r>
          </w:p>
        </w:tc>
        <w:tc>
          <w:tcPr>
            <w:tcW w:w="507" w:type="dxa"/>
            <w:tcBorders>
              <w:top w:val="nil"/>
              <w:left w:val="nil"/>
              <w:bottom w:val="nil"/>
              <w:right w:val="nil"/>
            </w:tcBorders>
            <w:shd w:val="clear" w:color="auto" w:fill="auto"/>
            <w:noWrap/>
            <w:vAlign w:val="bottom"/>
          </w:tcPr>
          <w:p w14:paraId="7AF30C2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5926B2C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3CA538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r>
      <w:tr w:rsidR="00136C95" w:rsidRPr="00F70F0A" w14:paraId="7494FCB2" w14:textId="77777777">
        <w:trPr>
          <w:trHeight w:val="300"/>
        </w:trPr>
        <w:tc>
          <w:tcPr>
            <w:tcW w:w="1796" w:type="dxa"/>
            <w:tcBorders>
              <w:top w:val="nil"/>
              <w:left w:val="nil"/>
              <w:bottom w:val="nil"/>
              <w:right w:val="nil"/>
            </w:tcBorders>
            <w:shd w:val="clear" w:color="auto" w:fill="auto"/>
            <w:noWrap/>
            <w:vAlign w:val="bottom"/>
          </w:tcPr>
          <w:p w14:paraId="2394D34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1F7B29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52E6CAD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135</w:t>
            </w:r>
          </w:p>
        </w:tc>
        <w:tc>
          <w:tcPr>
            <w:tcW w:w="576" w:type="dxa"/>
            <w:tcBorders>
              <w:top w:val="nil"/>
              <w:left w:val="nil"/>
              <w:bottom w:val="nil"/>
              <w:right w:val="nil"/>
            </w:tcBorders>
            <w:shd w:val="clear" w:color="auto" w:fill="auto"/>
            <w:noWrap/>
            <w:vAlign w:val="bottom"/>
          </w:tcPr>
          <w:p w14:paraId="7B011F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-1.29</w:t>
            </w:r>
          </w:p>
        </w:tc>
        <w:tc>
          <w:tcPr>
            <w:tcW w:w="507" w:type="dxa"/>
            <w:tcBorders>
              <w:top w:val="nil"/>
              <w:left w:val="nil"/>
              <w:bottom w:val="nil"/>
              <w:right w:val="nil"/>
            </w:tcBorders>
            <w:shd w:val="clear" w:color="auto" w:fill="auto"/>
            <w:noWrap/>
            <w:vAlign w:val="bottom"/>
          </w:tcPr>
          <w:p w14:paraId="7531D3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13968B0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-0.65</w:t>
            </w:r>
          </w:p>
        </w:tc>
        <w:tc>
          <w:tcPr>
            <w:tcW w:w="507" w:type="dxa"/>
            <w:tcBorders>
              <w:top w:val="nil"/>
              <w:left w:val="nil"/>
              <w:bottom w:val="nil"/>
              <w:right w:val="nil"/>
            </w:tcBorders>
            <w:shd w:val="clear" w:color="auto" w:fill="auto"/>
            <w:noWrap/>
            <w:vAlign w:val="bottom"/>
          </w:tcPr>
          <w:p w14:paraId="116070A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3BCD5EE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50BD8C6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1136" w:type="dxa"/>
            <w:tcBorders>
              <w:top w:val="nil"/>
              <w:left w:val="nil"/>
              <w:bottom w:val="nil"/>
              <w:right w:val="nil"/>
            </w:tcBorders>
            <w:shd w:val="clear" w:color="auto" w:fill="auto"/>
            <w:noWrap/>
            <w:vAlign w:val="bottom"/>
          </w:tcPr>
          <w:p w14:paraId="12C0C4E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084FB30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r>
      <w:tr w:rsidR="00136C95" w:rsidRPr="00F70F0A" w14:paraId="7F3942B1" w14:textId="77777777">
        <w:trPr>
          <w:trHeight w:val="300"/>
        </w:trPr>
        <w:tc>
          <w:tcPr>
            <w:tcW w:w="1796" w:type="dxa"/>
            <w:tcBorders>
              <w:top w:val="nil"/>
              <w:left w:val="nil"/>
              <w:bottom w:val="nil"/>
              <w:right w:val="nil"/>
            </w:tcBorders>
            <w:shd w:val="clear" w:color="auto" w:fill="auto"/>
            <w:noWrap/>
            <w:vAlign w:val="bottom"/>
          </w:tcPr>
          <w:p w14:paraId="12AF25F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64510EF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14B8BC9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111.33</w:t>
            </w:r>
          </w:p>
        </w:tc>
        <w:tc>
          <w:tcPr>
            <w:tcW w:w="576" w:type="dxa"/>
            <w:tcBorders>
              <w:top w:val="nil"/>
              <w:left w:val="nil"/>
              <w:bottom w:val="nil"/>
              <w:right w:val="nil"/>
            </w:tcBorders>
            <w:shd w:val="clear" w:color="auto" w:fill="auto"/>
            <w:noWrap/>
            <w:vAlign w:val="bottom"/>
          </w:tcPr>
          <w:p w14:paraId="0E283EB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-2.11</w:t>
            </w:r>
          </w:p>
        </w:tc>
        <w:tc>
          <w:tcPr>
            <w:tcW w:w="507" w:type="dxa"/>
            <w:tcBorders>
              <w:top w:val="nil"/>
              <w:left w:val="nil"/>
              <w:bottom w:val="nil"/>
              <w:right w:val="nil"/>
            </w:tcBorders>
            <w:shd w:val="clear" w:color="auto" w:fill="auto"/>
            <w:noWrap/>
            <w:vAlign w:val="bottom"/>
          </w:tcPr>
          <w:p w14:paraId="38FB5D2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1E319D7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707311E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0982E12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7D044FF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297D66F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4AE2F0B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r>
      <w:tr w:rsidR="00136C95" w:rsidRPr="00F70F0A" w14:paraId="24B8ACFE" w14:textId="77777777">
        <w:trPr>
          <w:trHeight w:val="300"/>
        </w:trPr>
        <w:tc>
          <w:tcPr>
            <w:tcW w:w="1796" w:type="dxa"/>
            <w:tcBorders>
              <w:top w:val="nil"/>
              <w:left w:val="nil"/>
              <w:bottom w:val="nil"/>
              <w:right w:val="nil"/>
            </w:tcBorders>
            <w:shd w:val="clear" w:color="auto" w:fill="auto"/>
            <w:noWrap/>
            <w:vAlign w:val="bottom"/>
          </w:tcPr>
          <w:p w14:paraId="52C0729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3BF7FE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3F19F5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125</w:t>
            </w:r>
          </w:p>
        </w:tc>
        <w:tc>
          <w:tcPr>
            <w:tcW w:w="576" w:type="dxa"/>
            <w:tcBorders>
              <w:top w:val="nil"/>
              <w:left w:val="nil"/>
              <w:bottom w:val="nil"/>
              <w:right w:val="nil"/>
            </w:tcBorders>
            <w:shd w:val="clear" w:color="auto" w:fill="auto"/>
            <w:noWrap/>
            <w:vAlign w:val="bottom"/>
          </w:tcPr>
          <w:p w14:paraId="577BAA4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-2.68</w:t>
            </w:r>
          </w:p>
        </w:tc>
        <w:tc>
          <w:tcPr>
            <w:tcW w:w="507" w:type="dxa"/>
            <w:tcBorders>
              <w:top w:val="nil"/>
              <w:left w:val="nil"/>
              <w:bottom w:val="nil"/>
              <w:right w:val="nil"/>
            </w:tcBorders>
            <w:shd w:val="clear" w:color="auto" w:fill="auto"/>
            <w:noWrap/>
            <w:vAlign w:val="bottom"/>
          </w:tcPr>
          <w:p w14:paraId="3E40F4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5CF3E33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-1.24</w:t>
            </w:r>
          </w:p>
        </w:tc>
        <w:tc>
          <w:tcPr>
            <w:tcW w:w="507" w:type="dxa"/>
            <w:tcBorders>
              <w:top w:val="nil"/>
              <w:left w:val="nil"/>
              <w:bottom w:val="nil"/>
              <w:right w:val="nil"/>
            </w:tcBorders>
            <w:shd w:val="clear" w:color="auto" w:fill="auto"/>
            <w:noWrap/>
            <w:vAlign w:val="bottom"/>
          </w:tcPr>
          <w:p w14:paraId="13600B0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6693A37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nil"/>
              <w:right w:val="nil"/>
            </w:tcBorders>
            <w:shd w:val="clear" w:color="auto" w:fill="auto"/>
            <w:noWrap/>
            <w:vAlign w:val="bottom"/>
          </w:tcPr>
          <w:p w14:paraId="48F2241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0.35</w:t>
            </w:r>
          </w:p>
        </w:tc>
        <w:tc>
          <w:tcPr>
            <w:tcW w:w="1136" w:type="dxa"/>
            <w:tcBorders>
              <w:top w:val="nil"/>
              <w:left w:val="nil"/>
              <w:bottom w:val="nil"/>
              <w:right w:val="nil"/>
            </w:tcBorders>
            <w:shd w:val="clear" w:color="auto" w:fill="auto"/>
            <w:noWrap/>
            <w:vAlign w:val="bottom"/>
          </w:tcPr>
          <w:p w14:paraId="0C5F010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nil"/>
              <w:right w:val="nil"/>
            </w:tcBorders>
            <w:shd w:val="clear" w:color="auto" w:fill="auto"/>
            <w:noWrap/>
            <w:vAlign w:val="bottom"/>
          </w:tcPr>
          <w:p w14:paraId="33B7941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r>
      <w:tr w:rsidR="00136C95" w:rsidRPr="00F70F0A" w14:paraId="52A91803" w14:textId="77777777">
        <w:trPr>
          <w:trHeight w:val="300"/>
        </w:trPr>
        <w:tc>
          <w:tcPr>
            <w:tcW w:w="1796" w:type="dxa"/>
            <w:tcBorders>
              <w:top w:val="nil"/>
              <w:left w:val="nil"/>
              <w:bottom w:val="nil"/>
              <w:right w:val="nil"/>
            </w:tcBorders>
            <w:shd w:val="clear" w:color="auto" w:fill="auto"/>
            <w:noWrap/>
            <w:vAlign w:val="bottom"/>
          </w:tcPr>
          <w:p w14:paraId="5BD14B1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073986E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44F8D01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85</w:t>
            </w:r>
          </w:p>
        </w:tc>
        <w:tc>
          <w:tcPr>
            <w:tcW w:w="576" w:type="dxa"/>
            <w:tcBorders>
              <w:top w:val="nil"/>
              <w:left w:val="nil"/>
              <w:bottom w:val="nil"/>
              <w:right w:val="nil"/>
            </w:tcBorders>
            <w:shd w:val="clear" w:color="auto" w:fill="auto"/>
            <w:noWrap/>
            <w:vAlign w:val="bottom"/>
          </w:tcPr>
          <w:p w14:paraId="1854C8F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-3.10</w:t>
            </w:r>
          </w:p>
        </w:tc>
        <w:tc>
          <w:tcPr>
            <w:tcW w:w="507" w:type="dxa"/>
            <w:tcBorders>
              <w:top w:val="nil"/>
              <w:left w:val="nil"/>
              <w:bottom w:val="nil"/>
              <w:right w:val="nil"/>
            </w:tcBorders>
            <w:shd w:val="clear" w:color="auto" w:fill="auto"/>
            <w:noWrap/>
            <w:vAlign w:val="bottom"/>
          </w:tcPr>
          <w:p w14:paraId="07AEA32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51B670A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5F0B995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5B05A78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nil"/>
              <w:right w:val="nil"/>
            </w:tcBorders>
            <w:shd w:val="clear" w:color="auto" w:fill="auto"/>
            <w:noWrap/>
            <w:vAlign w:val="bottom"/>
          </w:tcPr>
          <w:p w14:paraId="02F967A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0.44</w:t>
            </w:r>
          </w:p>
        </w:tc>
        <w:tc>
          <w:tcPr>
            <w:tcW w:w="1136" w:type="dxa"/>
            <w:tcBorders>
              <w:top w:val="nil"/>
              <w:left w:val="nil"/>
              <w:bottom w:val="nil"/>
              <w:right w:val="nil"/>
            </w:tcBorders>
            <w:shd w:val="clear" w:color="auto" w:fill="auto"/>
            <w:noWrap/>
            <w:vAlign w:val="bottom"/>
          </w:tcPr>
          <w:p w14:paraId="350A113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07" w:type="dxa"/>
            <w:tcBorders>
              <w:top w:val="nil"/>
              <w:left w:val="nil"/>
              <w:bottom w:val="nil"/>
              <w:right w:val="nil"/>
            </w:tcBorders>
            <w:shd w:val="clear" w:color="auto" w:fill="auto"/>
            <w:noWrap/>
            <w:vAlign w:val="bottom"/>
          </w:tcPr>
          <w:p w14:paraId="5E43308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261C57B2" w14:textId="77777777">
        <w:trPr>
          <w:trHeight w:val="300"/>
        </w:trPr>
        <w:tc>
          <w:tcPr>
            <w:tcW w:w="1796" w:type="dxa"/>
            <w:tcBorders>
              <w:top w:val="nil"/>
              <w:left w:val="nil"/>
              <w:bottom w:val="nil"/>
              <w:right w:val="nil"/>
            </w:tcBorders>
            <w:shd w:val="clear" w:color="auto" w:fill="auto"/>
            <w:noWrap/>
            <w:vAlign w:val="bottom"/>
          </w:tcPr>
          <w:p w14:paraId="3C0AFFA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Dijk</w:t>
            </w:r>
          </w:p>
        </w:tc>
        <w:tc>
          <w:tcPr>
            <w:tcW w:w="540" w:type="dxa"/>
            <w:tcBorders>
              <w:top w:val="nil"/>
              <w:left w:val="nil"/>
              <w:bottom w:val="nil"/>
              <w:right w:val="nil"/>
            </w:tcBorders>
            <w:shd w:val="clear" w:color="auto" w:fill="auto"/>
            <w:noWrap/>
            <w:vAlign w:val="bottom"/>
          </w:tcPr>
          <w:p w14:paraId="0CFFB93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49702D6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51</w:t>
            </w:r>
          </w:p>
        </w:tc>
        <w:tc>
          <w:tcPr>
            <w:tcW w:w="576" w:type="dxa"/>
            <w:tcBorders>
              <w:top w:val="nil"/>
              <w:left w:val="nil"/>
              <w:bottom w:val="nil"/>
              <w:right w:val="nil"/>
            </w:tcBorders>
            <w:shd w:val="clear" w:color="auto" w:fill="auto"/>
            <w:noWrap/>
            <w:vAlign w:val="bottom"/>
          </w:tcPr>
          <w:p w14:paraId="6F8A560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-1.50</w:t>
            </w:r>
          </w:p>
        </w:tc>
        <w:tc>
          <w:tcPr>
            <w:tcW w:w="507" w:type="dxa"/>
            <w:tcBorders>
              <w:top w:val="nil"/>
              <w:left w:val="nil"/>
              <w:bottom w:val="nil"/>
              <w:right w:val="nil"/>
            </w:tcBorders>
            <w:shd w:val="clear" w:color="auto" w:fill="auto"/>
            <w:noWrap/>
            <w:vAlign w:val="bottom"/>
          </w:tcPr>
          <w:p w14:paraId="2914332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06FC01F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07" w:type="dxa"/>
            <w:tcBorders>
              <w:top w:val="nil"/>
              <w:left w:val="nil"/>
              <w:bottom w:val="nil"/>
              <w:right w:val="nil"/>
            </w:tcBorders>
            <w:shd w:val="clear" w:color="auto" w:fill="auto"/>
            <w:noWrap/>
            <w:vAlign w:val="bottom"/>
          </w:tcPr>
          <w:p w14:paraId="0CE4388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2A5A283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FC5287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9ADFAF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28226E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64F031B" w14:textId="77777777">
        <w:trPr>
          <w:trHeight w:val="300"/>
        </w:trPr>
        <w:tc>
          <w:tcPr>
            <w:tcW w:w="1796" w:type="dxa"/>
            <w:tcBorders>
              <w:top w:val="nil"/>
              <w:left w:val="nil"/>
              <w:bottom w:val="nil"/>
              <w:right w:val="nil"/>
            </w:tcBorders>
            <w:shd w:val="clear" w:color="auto" w:fill="auto"/>
            <w:noWrap/>
            <w:vAlign w:val="bottom"/>
          </w:tcPr>
          <w:p w14:paraId="285D1C5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Webb</w:t>
            </w:r>
          </w:p>
        </w:tc>
        <w:tc>
          <w:tcPr>
            <w:tcW w:w="540" w:type="dxa"/>
            <w:tcBorders>
              <w:top w:val="nil"/>
              <w:left w:val="nil"/>
              <w:bottom w:val="nil"/>
              <w:right w:val="nil"/>
            </w:tcBorders>
            <w:shd w:val="clear" w:color="auto" w:fill="auto"/>
            <w:noWrap/>
            <w:vAlign w:val="bottom"/>
          </w:tcPr>
          <w:p w14:paraId="1714CC7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13F48DB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170</w:t>
            </w:r>
          </w:p>
        </w:tc>
        <w:tc>
          <w:tcPr>
            <w:tcW w:w="576" w:type="dxa"/>
            <w:tcBorders>
              <w:top w:val="nil"/>
              <w:left w:val="nil"/>
              <w:bottom w:val="nil"/>
              <w:right w:val="nil"/>
            </w:tcBorders>
            <w:shd w:val="clear" w:color="auto" w:fill="auto"/>
            <w:noWrap/>
            <w:vAlign w:val="bottom"/>
          </w:tcPr>
          <w:p w14:paraId="27ED0D2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-0.91</w:t>
            </w:r>
          </w:p>
        </w:tc>
        <w:tc>
          <w:tcPr>
            <w:tcW w:w="507" w:type="dxa"/>
            <w:tcBorders>
              <w:top w:val="nil"/>
              <w:left w:val="nil"/>
              <w:bottom w:val="nil"/>
              <w:right w:val="nil"/>
            </w:tcBorders>
            <w:shd w:val="clear" w:color="auto" w:fill="auto"/>
            <w:noWrap/>
            <w:vAlign w:val="bottom"/>
          </w:tcPr>
          <w:p w14:paraId="4C1D838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234CACE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507" w:type="dxa"/>
            <w:tcBorders>
              <w:top w:val="nil"/>
              <w:left w:val="nil"/>
              <w:bottom w:val="nil"/>
              <w:right w:val="nil"/>
            </w:tcBorders>
            <w:shd w:val="clear" w:color="auto" w:fill="auto"/>
            <w:noWrap/>
            <w:vAlign w:val="bottom"/>
          </w:tcPr>
          <w:p w14:paraId="4F9153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153120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07" w:type="dxa"/>
            <w:tcBorders>
              <w:top w:val="nil"/>
              <w:left w:val="nil"/>
              <w:bottom w:val="nil"/>
              <w:right w:val="nil"/>
            </w:tcBorders>
            <w:shd w:val="clear" w:color="auto" w:fill="auto"/>
            <w:noWrap/>
            <w:vAlign w:val="bottom"/>
          </w:tcPr>
          <w:p w14:paraId="18B0BE8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4F892BD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07" w:type="dxa"/>
            <w:tcBorders>
              <w:top w:val="nil"/>
              <w:left w:val="nil"/>
              <w:bottom w:val="nil"/>
              <w:right w:val="nil"/>
            </w:tcBorders>
            <w:shd w:val="clear" w:color="auto" w:fill="auto"/>
            <w:noWrap/>
            <w:vAlign w:val="bottom"/>
          </w:tcPr>
          <w:p w14:paraId="5C647E5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r>
      <w:tr w:rsidR="00136C95" w:rsidRPr="00F70F0A" w14:paraId="0F1FCF95" w14:textId="77777777">
        <w:trPr>
          <w:trHeight w:val="300"/>
        </w:trPr>
        <w:tc>
          <w:tcPr>
            <w:tcW w:w="1796" w:type="dxa"/>
            <w:tcBorders>
              <w:top w:val="nil"/>
              <w:left w:val="nil"/>
              <w:bottom w:val="nil"/>
              <w:right w:val="nil"/>
            </w:tcBorders>
            <w:shd w:val="clear" w:color="auto" w:fill="auto"/>
            <w:noWrap/>
            <w:vAlign w:val="bottom"/>
          </w:tcPr>
          <w:p w14:paraId="7036EB3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Weik</w:t>
            </w:r>
          </w:p>
        </w:tc>
        <w:tc>
          <w:tcPr>
            <w:tcW w:w="540" w:type="dxa"/>
            <w:tcBorders>
              <w:top w:val="nil"/>
              <w:left w:val="nil"/>
              <w:bottom w:val="nil"/>
              <w:right w:val="nil"/>
            </w:tcBorders>
            <w:shd w:val="clear" w:color="auto" w:fill="auto"/>
            <w:noWrap/>
            <w:vAlign w:val="bottom"/>
          </w:tcPr>
          <w:p w14:paraId="05E97C1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694B18C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65</w:t>
            </w:r>
          </w:p>
        </w:tc>
        <w:tc>
          <w:tcPr>
            <w:tcW w:w="576" w:type="dxa"/>
            <w:tcBorders>
              <w:top w:val="nil"/>
              <w:left w:val="nil"/>
              <w:bottom w:val="nil"/>
              <w:right w:val="nil"/>
            </w:tcBorders>
            <w:shd w:val="clear" w:color="auto" w:fill="auto"/>
            <w:noWrap/>
            <w:vAlign w:val="bottom"/>
          </w:tcPr>
          <w:p w14:paraId="0101BB7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07" w:type="dxa"/>
            <w:tcBorders>
              <w:top w:val="nil"/>
              <w:left w:val="nil"/>
              <w:bottom w:val="nil"/>
              <w:right w:val="nil"/>
            </w:tcBorders>
            <w:shd w:val="clear" w:color="auto" w:fill="auto"/>
            <w:noWrap/>
            <w:vAlign w:val="bottom"/>
          </w:tcPr>
          <w:p w14:paraId="3A81C12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1EDB2DB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507" w:type="dxa"/>
            <w:tcBorders>
              <w:top w:val="nil"/>
              <w:left w:val="nil"/>
              <w:bottom w:val="nil"/>
              <w:right w:val="nil"/>
            </w:tcBorders>
            <w:shd w:val="clear" w:color="auto" w:fill="auto"/>
            <w:noWrap/>
            <w:vAlign w:val="bottom"/>
          </w:tcPr>
          <w:p w14:paraId="5974934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6843CD0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-0.43</w:t>
            </w:r>
          </w:p>
        </w:tc>
        <w:tc>
          <w:tcPr>
            <w:tcW w:w="507" w:type="dxa"/>
            <w:tcBorders>
              <w:top w:val="nil"/>
              <w:left w:val="nil"/>
              <w:bottom w:val="nil"/>
              <w:right w:val="nil"/>
            </w:tcBorders>
            <w:shd w:val="clear" w:color="auto" w:fill="auto"/>
            <w:noWrap/>
            <w:vAlign w:val="bottom"/>
          </w:tcPr>
          <w:p w14:paraId="0C1E9B5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0D3AC2E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0.66</w:t>
            </w:r>
          </w:p>
        </w:tc>
        <w:tc>
          <w:tcPr>
            <w:tcW w:w="507" w:type="dxa"/>
            <w:tcBorders>
              <w:top w:val="nil"/>
              <w:left w:val="nil"/>
              <w:bottom w:val="nil"/>
              <w:right w:val="nil"/>
            </w:tcBorders>
            <w:shd w:val="clear" w:color="auto" w:fill="auto"/>
            <w:noWrap/>
            <w:vAlign w:val="bottom"/>
          </w:tcPr>
          <w:p w14:paraId="225417B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71FB9AB1" w14:textId="77777777">
        <w:trPr>
          <w:trHeight w:val="300"/>
        </w:trPr>
        <w:tc>
          <w:tcPr>
            <w:tcW w:w="1796" w:type="dxa"/>
            <w:tcBorders>
              <w:top w:val="nil"/>
              <w:left w:val="nil"/>
              <w:bottom w:val="nil"/>
              <w:right w:val="nil"/>
            </w:tcBorders>
            <w:shd w:val="clear" w:color="auto" w:fill="auto"/>
            <w:noWrap/>
            <w:vAlign w:val="bottom"/>
          </w:tcPr>
          <w:p w14:paraId="526B4EC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Wesselmann</w:t>
            </w:r>
          </w:p>
        </w:tc>
        <w:tc>
          <w:tcPr>
            <w:tcW w:w="540" w:type="dxa"/>
            <w:tcBorders>
              <w:top w:val="nil"/>
              <w:left w:val="nil"/>
              <w:bottom w:val="nil"/>
              <w:right w:val="nil"/>
            </w:tcBorders>
            <w:shd w:val="clear" w:color="auto" w:fill="auto"/>
            <w:noWrap/>
            <w:vAlign w:val="bottom"/>
          </w:tcPr>
          <w:p w14:paraId="79B95B3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56EC44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82</w:t>
            </w:r>
          </w:p>
        </w:tc>
        <w:tc>
          <w:tcPr>
            <w:tcW w:w="576" w:type="dxa"/>
            <w:tcBorders>
              <w:top w:val="nil"/>
              <w:left w:val="nil"/>
              <w:bottom w:val="nil"/>
              <w:right w:val="nil"/>
            </w:tcBorders>
            <w:shd w:val="clear" w:color="auto" w:fill="auto"/>
            <w:noWrap/>
            <w:vAlign w:val="bottom"/>
          </w:tcPr>
          <w:p w14:paraId="40FFBF5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-0.71</w:t>
            </w:r>
          </w:p>
        </w:tc>
        <w:tc>
          <w:tcPr>
            <w:tcW w:w="507" w:type="dxa"/>
            <w:tcBorders>
              <w:top w:val="nil"/>
              <w:left w:val="nil"/>
              <w:bottom w:val="nil"/>
              <w:right w:val="nil"/>
            </w:tcBorders>
            <w:shd w:val="clear" w:color="auto" w:fill="auto"/>
            <w:noWrap/>
            <w:vAlign w:val="bottom"/>
          </w:tcPr>
          <w:p w14:paraId="2E5B923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0A062C1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-2.03</w:t>
            </w:r>
          </w:p>
        </w:tc>
        <w:tc>
          <w:tcPr>
            <w:tcW w:w="507" w:type="dxa"/>
            <w:tcBorders>
              <w:top w:val="nil"/>
              <w:left w:val="nil"/>
              <w:bottom w:val="nil"/>
              <w:right w:val="nil"/>
            </w:tcBorders>
            <w:shd w:val="clear" w:color="auto" w:fill="auto"/>
            <w:noWrap/>
            <w:vAlign w:val="bottom"/>
          </w:tcPr>
          <w:p w14:paraId="29D73B5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1136" w:type="dxa"/>
            <w:tcBorders>
              <w:top w:val="nil"/>
              <w:left w:val="nil"/>
              <w:bottom w:val="nil"/>
              <w:right w:val="nil"/>
            </w:tcBorders>
            <w:shd w:val="clear" w:color="auto" w:fill="auto"/>
            <w:noWrap/>
            <w:vAlign w:val="bottom"/>
          </w:tcPr>
          <w:p w14:paraId="410C342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-1.30</w:t>
            </w:r>
          </w:p>
        </w:tc>
        <w:tc>
          <w:tcPr>
            <w:tcW w:w="507" w:type="dxa"/>
            <w:tcBorders>
              <w:top w:val="nil"/>
              <w:left w:val="nil"/>
              <w:bottom w:val="nil"/>
              <w:right w:val="nil"/>
            </w:tcBorders>
            <w:shd w:val="clear" w:color="auto" w:fill="auto"/>
            <w:noWrap/>
            <w:vAlign w:val="bottom"/>
          </w:tcPr>
          <w:p w14:paraId="0C3A655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374E568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535B55E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01F1F85E" w14:textId="77777777">
        <w:trPr>
          <w:trHeight w:val="300"/>
        </w:trPr>
        <w:tc>
          <w:tcPr>
            <w:tcW w:w="1796" w:type="dxa"/>
            <w:tcBorders>
              <w:top w:val="nil"/>
              <w:left w:val="nil"/>
              <w:bottom w:val="nil"/>
              <w:right w:val="nil"/>
            </w:tcBorders>
            <w:shd w:val="clear" w:color="auto" w:fill="auto"/>
            <w:noWrap/>
            <w:vAlign w:val="bottom"/>
          </w:tcPr>
          <w:p w14:paraId="5C6A6A5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Wesselmann</w:t>
            </w:r>
          </w:p>
        </w:tc>
        <w:tc>
          <w:tcPr>
            <w:tcW w:w="540" w:type="dxa"/>
            <w:tcBorders>
              <w:top w:val="nil"/>
              <w:left w:val="nil"/>
              <w:bottom w:val="nil"/>
              <w:right w:val="nil"/>
            </w:tcBorders>
            <w:shd w:val="clear" w:color="auto" w:fill="auto"/>
            <w:noWrap/>
            <w:vAlign w:val="bottom"/>
          </w:tcPr>
          <w:p w14:paraId="797E772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3ACF99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91</w:t>
            </w:r>
          </w:p>
        </w:tc>
        <w:tc>
          <w:tcPr>
            <w:tcW w:w="576" w:type="dxa"/>
            <w:tcBorders>
              <w:top w:val="nil"/>
              <w:left w:val="nil"/>
              <w:bottom w:val="nil"/>
              <w:right w:val="nil"/>
            </w:tcBorders>
            <w:shd w:val="clear" w:color="auto" w:fill="auto"/>
            <w:noWrap/>
            <w:vAlign w:val="bottom"/>
          </w:tcPr>
          <w:p w14:paraId="1DEEFBB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-1.46</w:t>
            </w:r>
          </w:p>
        </w:tc>
        <w:tc>
          <w:tcPr>
            <w:tcW w:w="507" w:type="dxa"/>
            <w:tcBorders>
              <w:top w:val="nil"/>
              <w:left w:val="nil"/>
              <w:bottom w:val="nil"/>
              <w:right w:val="nil"/>
            </w:tcBorders>
            <w:shd w:val="clear" w:color="auto" w:fill="auto"/>
            <w:noWrap/>
            <w:vAlign w:val="bottom"/>
          </w:tcPr>
          <w:p w14:paraId="743BF66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3B695DA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439E5F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C37437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F23074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DDC69E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BD83EE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0EE9190" w14:textId="77777777">
        <w:trPr>
          <w:trHeight w:val="300"/>
        </w:trPr>
        <w:tc>
          <w:tcPr>
            <w:tcW w:w="1796" w:type="dxa"/>
            <w:tcBorders>
              <w:top w:val="nil"/>
              <w:left w:val="nil"/>
              <w:bottom w:val="nil"/>
              <w:right w:val="nil"/>
            </w:tcBorders>
            <w:shd w:val="clear" w:color="auto" w:fill="auto"/>
            <w:noWrap/>
            <w:vAlign w:val="bottom"/>
          </w:tcPr>
          <w:p w14:paraId="3AD1D67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Williams</w:t>
            </w:r>
          </w:p>
        </w:tc>
        <w:tc>
          <w:tcPr>
            <w:tcW w:w="540" w:type="dxa"/>
            <w:tcBorders>
              <w:top w:val="nil"/>
              <w:left w:val="nil"/>
              <w:bottom w:val="nil"/>
              <w:right w:val="nil"/>
            </w:tcBorders>
            <w:shd w:val="clear" w:color="auto" w:fill="auto"/>
            <w:noWrap/>
            <w:vAlign w:val="bottom"/>
          </w:tcPr>
          <w:p w14:paraId="1F1D3C1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2002</w:t>
            </w:r>
          </w:p>
        </w:tc>
        <w:tc>
          <w:tcPr>
            <w:tcW w:w="716" w:type="dxa"/>
            <w:tcBorders>
              <w:top w:val="nil"/>
              <w:left w:val="nil"/>
              <w:bottom w:val="nil"/>
              <w:right w:val="nil"/>
            </w:tcBorders>
            <w:shd w:val="clear" w:color="auto" w:fill="auto"/>
            <w:noWrap/>
            <w:vAlign w:val="bottom"/>
          </w:tcPr>
          <w:p w14:paraId="3F9648C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390</w:t>
            </w:r>
          </w:p>
        </w:tc>
        <w:tc>
          <w:tcPr>
            <w:tcW w:w="576" w:type="dxa"/>
            <w:tcBorders>
              <w:top w:val="nil"/>
              <w:left w:val="nil"/>
              <w:bottom w:val="nil"/>
              <w:right w:val="nil"/>
            </w:tcBorders>
            <w:shd w:val="clear" w:color="auto" w:fill="auto"/>
            <w:noWrap/>
            <w:vAlign w:val="bottom"/>
          </w:tcPr>
          <w:p w14:paraId="03736DD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507" w:type="dxa"/>
            <w:tcBorders>
              <w:top w:val="nil"/>
              <w:left w:val="nil"/>
              <w:bottom w:val="nil"/>
              <w:right w:val="nil"/>
            </w:tcBorders>
            <w:shd w:val="clear" w:color="auto" w:fill="auto"/>
            <w:noWrap/>
            <w:vAlign w:val="bottom"/>
          </w:tcPr>
          <w:p w14:paraId="7E4884C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576" w:type="dxa"/>
            <w:tcBorders>
              <w:top w:val="nil"/>
              <w:left w:val="nil"/>
              <w:bottom w:val="nil"/>
              <w:right w:val="nil"/>
            </w:tcBorders>
            <w:shd w:val="clear" w:color="auto" w:fill="auto"/>
            <w:noWrap/>
            <w:vAlign w:val="bottom"/>
          </w:tcPr>
          <w:p w14:paraId="3F1A935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-2.35</w:t>
            </w:r>
          </w:p>
        </w:tc>
        <w:tc>
          <w:tcPr>
            <w:tcW w:w="507" w:type="dxa"/>
            <w:tcBorders>
              <w:top w:val="nil"/>
              <w:left w:val="nil"/>
              <w:bottom w:val="nil"/>
              <w:right w:val="nil"/>
            </w:tcBorders>
            <w:shd w:val="clear" w:color="auto" w:fill="auto"/>
            <w:noWrap/>
            <w:vAlign w:val="bottom"/>
          </w:tcPr>
          <w:p w14:paraId="7992802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044AA64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ED959B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3549C1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FF54F4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54AC715" w14:textId="77777777">
        <w:trPr>
          <w:trHeight w:val="300"/>
        </w:trPr>
        <w:tc>
          <w:tcPr>
            <w:tcW w:w="1796" w:type="dxa"/>
            <w:tcBorders>
              <w:top w:val="nil"/>
              <w:left w:val="nil"/>
              <w:bottom w:val="nil"/>
              <w:right w:val="nil"/>
            </w:tcBorders>
            <w:shd w:val="clear" w:color="auto" w:fill="auto"/>
            <w:noWrap/>
            <w:vAlign w:val="bottom"/>
          </w:tcPr>
          <w:p w14:paraId="2B52FB1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Williams</w:t>
            </w:r>
          </w:p>
        </w:tc>
        <w:tc>
          <w:tcPr>
            <w:tcW w:w="540" w:type="dxa"/>
            <w:tcBorders>
              <w:top w:val="nil"/>
              <w:left w:val="nil"/>
              <w:bottom w:val="nil"/>
              <w:right w:val="nil"/>
            </w:tcBorders>
            <w:shd w:val="clear" w:color="auto" w:fill="auto"/>
            <w:noWrap/>
            <w:vAlign w:val="bottom"/>
          </w:tcPr>
          <w:p w14:paraId="2977303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2000</w:t>
            </w:r>
          </w:p>
        </w:tc>
        <w:tc>
          <w:tcPr>
            <w:tcW w:w="716" w:type="dxa"/>
            <w:tcBorders>
              <w:top w:val="nil"/>
              <w:left w:val="nil"/>
              <w:bottom w:val="nil"/>
              <w:right w:val="nil"/>
            </w:tcBorders>
            <w:shd w:val="clear" w:color="auto" w:fill="auto"/>
            <w:noWrap/>
            <w:vAlign w:val="bottom"/>
          </w:tcPr>
          <w:p w14:paraId="5C80A04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732</w:t>
            </w:r>
          </w:p>
        </w:tc>
        <w:tc>
          <w:tcPr>
            <w:tcW w:w="576" w:type="dxa"/>
            <w:tcBorders>
              <w:top w:val="nil"/>
              <w:left w:val="nil"/>
              <w:bottom w:val="nil"/>
              <w:right w:val="nil"/>
            </w:tcBorders>
            <w:shd w:val="clear" w:color="auto" w:fill="auto"/>
            <w:noWrap/>
            <w:vAlign w:val="bottom"/>
          </w:tcPr>
          <w:p w14:paraId="4D92249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7A92189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576" w:type="dxa"/>
            <w:tcBorders>
              <w:top w:val="nil"/>
              <w:left w:val="nil"/>
              <w:bottom w:val="nil"/>
              <w:right w:val="nil"/>
            </w:tcBorders>
            <w:shd w:val="clear" w:color="auto" w:fill="auto"/>
            <w:noWrap/>
            <w:vAlign w:val="bottom"/>
          </w:tcPr>
          <w:p w14:paraId="51C6E02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-1.44</w:t>
            </w:r>
          </w:p>
        </w:tc>
        <w:tc>
          <w:tcPr>
            <w:tcW w:w="507" w:type="dxa"/>
            <w:tcBorders>
              <w:top w:val="nil"/>
              <w:left w:val="nil"/>
              <w:bottom w:val="nil"/>
              <w:right w:val="nil"/>
            </w:tcBorders>
            <w:shd w:val="clear" w:color="auto" w:fill="auto"/>
            <w:noWrap/>
            <w:vAlign w:val="bottom"/>
          </w:tcPr>
          <w:p w14:paraId="55921D1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1136" w:type="dxa"/>
            <w:tcBorders>
              <w:top w:val="nil"/>
              <w:left w:val="nil"/>
              <w:bottom w:val="nil"/>
              <w:right w:val="nil"/>
            </w:tcBorders>
            <w:shd w:val="clear" w:color="auto" w:fill="auto"/>
            <w:noWrap/>
            <w:vAlign w:val="bottom"/>
          </w:tcPr>
          <w:p w14:paraId="6173154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703624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7DD83A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81052F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8CEAFD7" w14:textId="77777777">
        <w:trPr>
          <w:trHeight w:val="300"/>
        </w:trPr>
        <w:tc>
          <w:tcPr>
            <w:tcW w:w="1796" w:type="dxa"/>
            <w:tcBorders>
              <w:top w:val="nil"/>
              <w:left w:val="nil"/>
              <w:bottom w:val="nil"/>
              <w:right w:val="nil"/>
            </w:tcBorders>
            <w:shd w:val="clear" w:color="auto" w:fill="auto"/>
            <w:noWrap/>
            <w:vAlign w:val="bottom"/>
          </w:tcPr>
          <w:p w14:paraId="50C4612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Williams</w:t>
            </w:r>
          </w:p>
        </w:tc>
        <w:tc>
          <w:tcPr>
            <w:tcW w:w="540" w:type="dxa"/>
            <w:tcBorders>
              <w:top w:val="nil"/>
              <w:left w:val="nil"/>
              <w:bottom w:val="nil"/>
              <w:right w:val="nil"/>
            </w:tcBorders>
            <w:shd w:val="clear" w:color="auto" w:fill="auto"/>
            <w:noWrap/>
            <w:vAlign w:val="bottom"/>
          </w:tcPr>
          <w:p w14:paraId="18D0A83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2000</w:t>
            </w:r>
          </w:p>
        </w:tc>
        <w:tc>
          <w:tcPr>
            <w:tcW w:w="716" w:type="dxa"/>
            <w:tcBorders>
              <w:top w:val="nil"/>
              <w:left w:val="nil"/>
              <w:bottom w:val="nil"/>
              <w:right w:val="nil"/>
            </w:tcBorders>
            <w:shd w:val="clear" w:color="auto" w:fill="auto"/>
            <w:noWrap/>
            <w:vAlign w:val="bottom"/>
          </w:tcPr>
          <w:p w14:paraId="17D2B1B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111</w:t>
            </w:r>
          </w:p>
        </w:tc>
        <w:tc>
          <w:tcPr>
            <w:tcW w:w="576" w:type="dxa"/>
            <w:tcBorders>
              <w:top w:val="nil"/>
              <w:left w:val="nil"/>
              <w:bottom w:val="nil"/>
              <w:right w:val="nil"/>
            </w:tcBorders>
            <w:shd w:val="clear" w:color="auto" w:fill="auto"/>
            <w:noWrap/>
            <w:vAlign w:val="bottom"/>
          </w:tcPr>
          <w:p w14:paraId="08F8312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-0.26</w:t>
            </w:r>
          </w:p>
        </w:tc>
        <w:tc>
          <w:tcPr>
            <w:tcW w:w="507" w:type="dxa"/>
            <w:tcBorders>
              <w:top w:val="nil"/>
              <w:left w:val="nil"/>
              <w:bottom w:val="nil"/>
              <w:right w:val="nil"/>
            </w:tcBorders>
            <w:shd w:val="clear" w:color="auto" w:fill="auto"/>
            <w:noWrap/>
            <w:vAlign w:val="bottom"/>
          </w:tcPr>
          <w:p w14:paraId="3482EBE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1D9FE57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-1.01</w:t>
            </w:r>
          </w:p>
        </w:tc>
        <w:tc>
          <w:tcPr>
            <w:tcW w:w="507" w:type="dxa"/>
            <w:tcBorders>
              <w:top w:val="nil"/>
              <w:left w:val="nil"/>
              <w:bottom w:val="nil"/>
              <w:right w:val="nil"/>
            </w:tcBorders>
            <w:shd w:val="clear" w:color="auto" w:fill="auto"/>
            <w:noWrap/>
            <w:vAlign w:val="bottom"/>
          </w:tcPr>
          <w:p w14:paraId="1A33C29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4EBC7D4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301E307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1136C0E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-0.98</w:t>
            </w:r>
          </w:p>
        </w:tc>
        <w:tc>
          <w:tcPr>
            <w:tcW w:w="507" w:type="dxa"/>
            <w:tcBorders>
              <w:top w:val="nil"/>
              <w:left w:val="nil"/>
              <w:bottom w:val="nil"/>
              <w:right w:val="nil"/>
            </w:tcBorders>
            <w:shd w:val="clear" w:color="auto" w:fill="auto"/>
            <w:noWrap/>
            <w:vAlign w:val="bottom"/>
          </w:tcPr>
          <w:p w14:paraId="7C93AFD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r>
      <w:tr w:rsidR="00136C95" w:rsidRPr="00F70F0A" w14:paraId="2B103A7F" w14:textId="77777777">
        <w:trPr>
          <w:trHeight w:val="300"/>
        </w:trPr>
        <w:tc>
          <w:tcPr>
            <w:tcW w:w="1796" w:type="dxa"/>
            <w:tcBorders>
              <w:top w:val="nil"/>
              <w:left w:val="nil"/>
              <w:bottom w:val="nil"/>
              <w:right w:val="nil"/>
            </w:tcBorders>
            <w:shd w:val="clear" w:color="auto" w:fill="auto"/>
            <w:noWrap/>
            <w:vAlign w:val="bottom"/>
          </w:tcPr>
          <w:p w14:paraId="3C3C9D0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Wirth</w:t>
            </w:r>
          </w:p>
        </w:tc>
        <w:tc>
          <w:tcPr>
            <w:tcW w:w="540" w:type="dxa"/>
            <w:tcBorders>
              <w:top w:val="nil"/>
              <w:left w:val="nil"/>
              <w:bottom w:val="nil"/>
              <w:right w:val="nil"/>
            </w:tcBorders>
            <w:shd w:val="clear" w:color="auto" w:fill="auto"/>
            <w:noWrap/>
            <w:vAlign w:val="bottom"/>
          </w:tcPr>
          <w:p w14:paraId="7C5FF74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089EE07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159.33</w:t>
            </w:r>
          </w:p>
        </w:tc>
        <w:tc>
          <w:tcPr>
            <w:tcW w:w="576" w:type="dxa"/>
            <w:tcBorders>
              <w:top w:val="nil"/>
              <w:left w:val="nil"/>
              <w:bottom w:val="nil"/>
              <w:right w:val="nil"/>
            </w:tcBorders>
            <w:shd w:val="clear" w:color="auto" w:fill="auto"/>
            <w:noWrap/>
            <w:vAlign w:val="bottom"/>
          </w:tcPr>
          <w:p w14:paraId="52164EE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-2.29</w:t>
            </w:r>
          </w:p>
        </w:tc>
        <w:tc>
          <w:tcPr>
            <w:tcW w:w="507" w:type="dxa"/>
            <w:tcBorders>
              <w:top w:val="nil"/>
              <w:left w:val="nil"/>
              <w:bottom w:val="nil"/>
              <w:right w:val="nil"/>
            </w:tcBorders>
            <w:shd w:val="clear" w:color="auto" w:fill="auto"/>
            <w:noWrap/>
            <w:vAlign w:val="bottom"/>
          </w:tcPr>
          <w:p w14:paraId="3CDE09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2D0D16D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-0.76</w:t>
            </w:r>
          </w:p>
        </w:tc>
        <w:tc>
          <w:tcPr>
            <w:tcW w:w="507" w:type="dxa"/>
            <w:tcBorders>
              <w:top w:val="nil"/>
              <w:left w:val="nil"/>
              <w:bottom w:val="nil"/>
              <w:right w:val="nil"/>
            </w:tcBorders>
            <w:shd w:val="clear" w:color="auto" w:fill="auto"/>
            <w:noWrap/>
            <w:vAlign w:val="bottom"/>
          </w:tcPr>
          <w:p w14:paraId="6A3283B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2EF3A0C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536BCCF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1136" w:type="dxa"/>
            <w:tcBorders>
              <w:top w:val="nil"/>
              <w:left w:val="nil"/>
              <w:bottom w:val="nil"/>
              <w:right w:val="nil"/>
            </w:tcBorders>
            <w:shd w:val="clear" w:color="auto" w:fill="auto"/>
            <w:noWrap/>
            <w:vAlign w:val="bottom"/>
          </w:tcPr>
          <w:p w14:paraId="69A2A49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0.46</w:t>
            </w:r>
          </w:p>
        </w:tc>
        <w:tc>
          <w:tcPr>
            <w:tcW w:w="507" w:type="dxa"/>
            <w:tcBorders>
              <w:top w:val="nil"/>
              <w:left w:val="nil"/>
              <w:bottom w:val="nil"/>
              <w:right w:val="nil"/>
            </w:tcBorders>
            <w:shd w:val="clear" w:color="auto" w:fill="auto"/>
            <w:noWrap/>
            <w:vAlign w:val="bottom"/>
          </w:tcPr>
          <w:p w14:paraId="1F917A5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r>
      <w:tr w:rsidR="00136C95" w:rsidRPr="00F70F0A" w14:paraId="46CF78E6" w14:textId="77777777">
        <w:trPr>
          <w:trHeight w:val="300"/>
        </w:trPr>
        <w:tc>
          <w:tcPr>
            <w:tcW w:w="1796" w:type="dxa"/>
            <w:tcBorders>
              <w:top w:val="nil"/>
              <w:left w:val="nil"/>
              <w:bottom w:val="nil"/>
              <w:right w:val="nil"/>
            </w:tcBorders>
            <w:shd w:val="clear" w:color="auto" w:fill="auto"/>
            <w:noWrap/>
            <w:vAlign w:val="bottom"/>
          </w:tcPr>
          <w:p w14:paraId="28A0E58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Wirth</w:t>
            </w:r>
          </w:p>
        </w:tc>
        <w:tc>
          <w:tcPr>
            <w:tcW w:w="540" w:type="dxa"/>
            <w:tcBorders>
              <w:top w:val="nil"/>
              <w:left w:val="nil"/>
              <w:bottom w:val="nil"/>
              <w:right w:val="nil"/>
            </w:tcBorders>
            <w:shd w:val="clear" w:color="auto" w:fill="auto"/>
            <w:noWrap/>
            <w:vAlign w:val="bottom"/>
          </w:tcPr>
          <w:p w14:paraId="3F91C87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56C3D94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3272D85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-0.96</w:t>
            </w:r>
          </w:p>
        </w:tc>
        <w:tc>
          <w:tcPr>
            <w:tcW w:w="507" w:type="dxa"/>
            <w:tcBorders>
              <w:top w:val="nil"/>
              <w:left w:val="nil"/>
              <w:bottom w:val="nil"/>
              <w:right w:val="nil"/>
            </w:tcBorders>
            <w:shd w:val="clear" w:color="auto" w:fill="auto"/>
            <w:noWrap/>
            <w:vAlign w:val="bottom"/>
          </w:tcPr>
          <w:p w14:paraId="7AE2B59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665CFA8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-1.64</w:t>
            </w:r>
          </w:p>
        </w:tc>
        <w:tc>
          <w:tcPr>
            <w:tcW w:w="507" w:type="dxa"/>
            <w:tcBorders>
              <w:top w:val="nil"/>
              <w:left w:val="nil"/>
              <w:bottom w:val="nil"/>
              <w:right w:val="nil"/>
            </w:tcBorders>
            <w:shd w:val="clear" w:color="auto" w:fill="auto"/>
            <w:noWrap/>
            <w:vAlign w:val="bottom"/>
          </w:tcPr>
          <w:p w14:paraId="18031DE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4A9FD8A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1464F8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1670E3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99867B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A3525D9" w14:textId="77777777">
        <w:trPr>
          <w:trHeight w:val="300"/>
        </w:trPr>
        <w:tc>
          <w:tcPr>
            <w:tcW w:w="1796" w:type="dxa"/>
            <w:tcBorders>
              <w:top w:val="nil"/>
              <w:left w:val="nil"/>
              <w:bottom w:val="nil"/>
              <w:right w:val="nil"/>
            </w:tcBorders>
            <w:shd w:val="clear" w:color="auto" w:fill="auto"/>
            <w:noWrap/>
            <w:vAlign w:val="bottom"/>
          </w:tcPr>
          <w:p w14:paraId="205DE9D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Zadro</w:t>
            </w:r>
          </w:p>
        </w:tc>
        <w:tc>
          <w:tcPr>
            <w:tcW w:w="540" w:type="dxa"/>
            <w:tcBorders>
              <w:top w:val="nil"/>
              <w:left w:val="nil"/>
              <w:bottom w:val="nil"/>
              <w:right w:val="nil"/>
            </w:tcBorders>
            <w:shd w:val="clear" w:color="auto" w:fill="auto"/>
            <w:noWrap/>
            <w:vAlign w:val="bottom"/>
          </w:tcPr>
          <w:p w14:paraId="4DE0D8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2004</w:t>
            </w:r>
          </w:p>
        </w:tc>
        <w:tc>
          <w:tcPr>
            <w:tcW w:w="716" w:type="dxa"/>
            <w:tcBorders>
              <w:top w:val="nil"/>
              <w:left w:val="nil"/>
              <w:bottom w:val="nil"/>
              <w:right w:val="nil"/>
            </w:tcBorders>
            <w:shd w:val="clear" w:color="auto" w:fill="auto"/>
            <w:noWrap/>
            <w:vAlign w:val="bottom"/>
          </w:tcPr>
          <w:p w14:paraId="45E1D98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62</w:t>
            </w:r>
          </w:p>
        </w:tc>
        <w:tc>
          <w:tcPr>
            <w:tcW w:w="576" w:type="dxa"/>
            <w:tcBorders>
              <w:top w:val="nil"/>
              <w:left w:val="nil"/>
              <w:bottom w:val="nil"/>
              <w:right w:val="nil"/>
            </w:tcBorders>
            <w:shd w:val="clear" w:color="auto" w:fill="auto"/>
            <w:noWrap/>
            <w:vAlign w:val="bottom"/>
          </w:tcPr>
          <w:p w14:paraId="046293C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-1.63</w:t>
            </w:r>
          </w:p>
        </w:tc>
        <w:tc>
          <w:tcPr>
            <w:tcW w:w="507" w:type="dxa"/>
            <w:tcBorders>
              <w:top w:val="nil"/>
              <w:left w:val="nil"/>
              <w:bottom w:val="nil"/>
              <w:right w:val="nil"/>
            </w:tcBorders>
            <w:shd w:val="clear" w:color="auto" w:fill="auto"/>
            <w:noWrap/>
            <w:vAlign w:val="bottom"/>
          </w:tcPr>
          <w:p w14:paraId="54CC895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45BEC4F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4296640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1E888B3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775227B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0.32</w:t>
            </w:r>
          </w:p>
        </w:tc>
        <w:tc>
          <w:tcPr>
            <w:tcW w:w="1136" w:type="dxa"/>
            <w:tcBorders>
              <w:top w:val="nil"/>
              <w:left w:val="nil"/>
              <w:bottom w:val="nil"/>
              <w:right w:val="nil"/>
            </w:tcBorders>
            <w:shd w:val="clear" w:color="auto" w:fill="auto"/>
            <w:noWrap/>
            <w:vAlign w:val="bottom"/>
          </w:tcPr>
          <w:p w14:paraId="25CB0DD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07" w:type="dxa"/>
            <w:tcBorders>
              <w:top w:val="nil"/>
              <w:left w:val="nil"/>
              <w:bottom w:val="nil"/>
              <w:right w:val="nil"/>
            </w:tcBorders>
            <w:shd w:val="clear" w:color="auto" w:fill="auto"/>
            <w:noWrap/>
            <w:vAlign w:val="bottom"/>
          </w:tcPr>
          <w:p w14:paraId="79DEFA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0CF45B29" w14:textId="77777777">
        <w:trPr>
          <w:trHeight w:val="300"/>
        </w:trPr>
        <w:tc>
          <w:tcPr>
            <w:tcW w:w="1796" w:type="dxa"/>
            <w:tcBorders>
              <w:top w:val="nil"/>
              <w:left w:val="nil"/>
              <w:bottom w:val="nil"/>
              <w:right w:val="nil"/>
            </w:tcBorders>
            <w:shd w:val="clear" w:color="auto" w:fill="auto"/>
            <w:noWrap/>
            <w:vAlign w:val="bottom"/>
          </w:tcPr>
          <w:p w14:paraId="63F9F9E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Zadro</w:t>
            </w:r>
          </w:p>
        </w:tc>
        <w:tc>
          <w:tcPr>
            <w:tcW w:w="540" w:type="dxa"/>
            <w:tcBorders>
              <w:top w:val="nil"/>
              <w:left w:val="nil"/>
              <w:bottom w:val="nil"/>
              <w:right w:val="nil"/>
            </w:tcBorders>
            <w:shd w:val="clear" w:color="auto" w:fill="auto"/>
            <w:noWrap/>
            <w:vAlign w:val="bottom"/>
          </w:tcPr>
          <w:p w14:paraId="07F602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2004</w:t>
            </w:r>
          </w:p>
        </w:tc>
        <w:tc>
          <w:tcPr>
            <w:tcW w:w="716" w:type="dxa"/>
            <w:tcBorders>
              <w:top w:val="nil"/>
              <w:left w:val="nil"/>
              <w:bottom w:val="nil"/>
              <w:right w:val="nil"/>
            </w:tcBorders>
            <w:shd w:val="clear" w:color="auto" w:fill="auto"/>
            <w:noWrap/>
            <w:vAlign w:val="bottom"/>
          </w:tcPr>
          <w:p w14:paraId="03C2C12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77</w:t>
            </w:r>
          </w:p>
        </w:tc>
        <w:tc>
          <w:tcPr>
            <w:tcW w:w="576" w:type="dxa"/>
            <w:tcBorders>
              <w:top w:val="nil"/>
              <w:left w:val="nil"/>
              <w:bottom w:val="nil"/>
              <w:right w:val="nil"/>
            </w:tcBorders>
            <w:shd w:val="clear" w:color="auto" w:fill="auto"/>
            <w:noWrap/>
            <w:vAlign w:val="bottom"/>
          </w:tcPr>
          <w:p w14:paraId="6177C63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-1.75</w:t>
            </w:r>
          </w:p>
        </w:tc>
        <w:tc>
          <w:tcPr>
            <w:tcW w:w="507" w:type="dxa"/>
            <w:tcBorders>
              <w:top w:val="nil"/>
              <w:left w:val="nil"/>
              <w:bottom w:val="nil"/>
              <w:right w:val="nil"/>
            </w:tcBorders>
            <w:shd w:val="clear" w:color="auto" w:fill="auto"/>
            <w:noWrap/>
            <w:vAlign w:val="bottom"/>
          </w:tcPr>
          <w:p w14:paraId="4AFBDA7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3AF7C5D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507" w:type="dxa"/>
            <w:tcBorders>
              <w:top w:val="nil"/>
              <w:left w:val="nil"/>
              <w:bottom w:val="nil"/>
              <w:right w:val="nil"/>
            </w:tcBorders>
            <w:shd w:val="clear" w:color="auto" w:fill="auto"/>
            <w:noWrap/>
            <w:vAlign w:val="bottom"/>
          </w:tcPr>
          <w:p w14:paraId="4E6DAA1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602203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507" w:type="dxa"/>
            <w:tcBorders>
              <w:top w:val="nil"/>
              <w:left w:val="nil"/>
              <w:bottom w:val="nil"/>
              <w:right w:val="nil"/>
            </w:tcBorders>
            <w:shd w:val="clear" w:color="auto" w:fill="auto"/>
            <w:noWrap/>
            <w:vAlign w:val="bottom"/>
          </w:tcPr>
          <w:p w14:paraId="13E572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1136" w:type="dxa"/>
            <w:tcBorders>
              <w:top w:val="nil"/>
              <w:left w:val="nil"/>
              <w:bottom w:val="nil"/>
              <w:right w:val="nil"/>
            </w:tcBorders>
            <w:shd w:val="clear" w:color="auto" w:fill="auto"/>
            <w:noWrap/>
            <w:vAlign w:val="bottom"/>
          </w:tcPr>
          <w:p w14:paraId="64663D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-0.70</w:t>
            </w:r>
          </w:p>
        </w:tc>
        <w:tc>
          <w:tcPr>
            <w:tcW w:w="507" w:type="dxa"/>
            <w:tcBorders>
              <w:top w:val="nil"/>
              <w:left w:val="nil"/>
              <w:bottom w:val="nil"/>
              <w:right w:val="nil"/>
            </w:tcBorders>
            <w:shd w:val="clear" w:color="auto" w:fill="auto"/>
            <w:noWrap/>
            <w:vAlign w:val="bottom"/>
          </w:tcPr>
          <w:p w14:paraId="4155A05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r>
      <w:tr w:rsidR="00136C95" w:rsidRPr="00F70F0A" w14:paraId="5DC70969" w14:textId="77777777">
        <w:trPr>
          <w:trHeight w:val="300"/>
        </w:trPr>
        <w:tc>
          <w:tcPr>
            <w:tcW w:w="1796" w:type="dxa"/>
            <w:tcBorders>
              <w:top w:val="nil"/>
              <w:left w:val="nil"/>
              <w:bottom w:val="nil"/>
              <w:right w:val="nil"/>
            </w:tcBorders>
            <w:shd w:val="clear" w:color="auto" w:fill="auto"/>
            <w:noWrap/>
            <w:vAlign w:val="bottom"/>
          </w:tcPr>
          <w:p w14:paraId="1559E08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Zadro</w:t>
            </w:r>
          </w:p>
        </w:tc>
        <w:tc>
          <w:tcPr>
            <w:tcW w:w="540" w:type="dxa"/>
            <w:tcBorders>
              <w:top w:val="nil"/>
              <w:left w:val="nil"/>
              <w:bottom w:val="nil"/>
              <w:right w:val="nil"/>
            </w:tcBorders>
            <w:shd w:val="clear" w:color="auto" w:fill="auto"/>
            <w:noWrap/>
            <w:vAlign w:val="bottom"/>
          </w:tcPr>
          <w:p w14:paraId="340864F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4115B56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78DD760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-3.70</w:t>
            </w:r>
          </w:p>
        </w:tc>
        <w:tc>
          <w:tcPr>
            <w:tcW w:w="507" w:type="dxa"/>
            <w:tcBorders>
              <w:top w:val="nil"/>
              <w:left w:val="nil"/>
              <w:bottom w:val="nil"/>
              <w:right w:val="nil"/>
            </w:tcBorders>
            <w:shd w:val="clear" w:color="auto" w:fill="auto"/>
            <w:noWrap/>
            <w:vAlign w:val="bottom"/>
          </w:tcPr>
          <w:p w14:paraId="6304DDA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76" w:type="dxa"/>
            <w:tcBorders>
              <w:top w:val="nil"/>
              <w:left w:val="nil"/>
              <w:bottom w:val="nil"/>
              <w:right w:val="nil"/>
            </w:tcBorders>
            <w:shd w:val="clear" w:color="auto" w:fill="auto"/>
            <w:noWrap/>
            <w:vAlign w:val="bottom"/>
          </w:tcPr>
          <w:p w14:paraId="4CB9237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7592827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10A4013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ECEBFA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C9AE6A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D90242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0C0E861" w14:textId="77777777">
        <w:trPr>
          <w:trHeight w:val="300"/>
        </w:trPr>
        <w:tc>
          <w:tcPr>
            <w:tcW w:w="1796" w:type="dxa"/>
            <w:tcBorders>
              <w:top w:val="nil"/>
              <w:left w:val="nil"/>
              <w:bottom w:val="nil"/>
              <w:right w:val="nil"/>
            </w:tcBorders>
            <w:shd w:val="clear" w:color="auto" w:fill="auto"/>
            <w:noWrap/>
            <w:vAlign w:val="bottom"/>
          </w:tcPr>
          <w:p w14:paraId="37C0F1E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Zhong</w:t>
            </w:r>
          </w:p>
        </w:tc>
        <w:tc>
          <w:tcPr>
            <w:tcW w:w="540" w:type="dxa"/>
            <w:tcBorders>
              <w:top w:val="nil"/>
              <w:left w:val="nil"/>
              <w:bottom w:val="nil"/>
              <w:right w:val="nil"/>
            </w:tcBorders>
            <w:shd w:val="clear" w:color="auto" w:fill="auto"/>
            <w:noWrap/>
            <w:vAlign w:val="bottom"/>
          </w:tcPr>
          <w:p w14:paraId="000D5FA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1C1B1B4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52</w:t>
            </w:r>
          </w:p>
        </w:tc>
        <w:tc>
          <w:tcPr>
            <w:tcW w:w="576" w:type="dxa"/>
            <w:tcBorders>
              <w:top w:val="nil"/>
              <w:left w:val="nil"/>
              <w:bottom w:val="nil"/>
              <w:right w:val="nil"/>
            </w:tcBorders>
            <w:shd w:val="clear" w:color="auto" w:fill="auto"/>
            <w:noWrap/>
            <w:vAlign w:val="bottom"/>
          </w:tcPr>
          <w:p w14:paraId="56F2409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-0.72</w:t>
            </w:r>
          </w:p>
        </w:tc>
        <w:tc>
          <w:tcPr>
            <w:tcW w:w="507" w:type="dxa"/>
            <w:tcBorders>
              <w:top w:val="nil"/>
              <w:left w:val="nil"/>
              <w:bottom w:val="nil"/>
              <w:right w:val="nil"/>
            </w:tcBorders>
            <w:shd w:val="clear" w:color="auto" w:fill="auto"/>
            <w:noWrap/>
            <w:vAlign w:val="bottom"/>
          </w:tcPr>
          <w:p w14:paraId="26A3F6F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7B46E22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95E223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B539F8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21BC81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ED7460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3A7A06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548F0C9" w14:textId="77777777">
        <w:trPr>
          <w:trHeight w:val="300"/>
        </w:trPr>
        <w:tc>
          <w:tcPr>
            <w:tcW w:w="1796" w:type="dxa"/>
            <w:tcBorders>
              <w:top w:val="nil"/>
              <w:left w:val="nil"/>
              <w:bottom w:val="nil"/>
              <w:right w:val="nil"/>
            </w:tcBorders>
            <w:shd w:val="clear" w:color="auto" w:fill="auto"/>
            <w:noWrap/>
            <w:vAlign w:val="bottom"/>
          </w:tcPr>
          <w:p w14:paraId="639FB91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Zoller</w:t>
            </w:r>
          </w:p>
        </w:tc>
        <w:tc>
          <w:tcPr>
            <w:tcW w:w="540" w:type="dxa"/>
            <w:tcBorders>
              <w:top w:val="nil"/>
              <w:left w:val="nil"/>
              <w:bottom w:val="nil"/>
              <w:right w:val="nil"/>
            </w:tcBorders>
            <w:shd w:val="clear" w:color="auto" w:fill="auto"/>
            <w:noWrap/>
            <w:vAlign w:val="bottom"/>
          </w:tcPr>
          <w:p w14:paraId="018C77C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04DAFD2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57</w:t>
            </w:r>
          </w:p>
        </w:tc>
        <w:tc>
          <w:tcPr>
            <w:tcW w:w="576" w:type="dxa"/>
            <w:tcBorders>
              <w:top w:val="nil"/>
              <w:left w:val="nil"/>
              <w:bottom w:val="nil"/>
              <w:right w:val="nil"/>
            </w:tcBorders>
            <w:shd w:val="clear" w:color="auto" w:fill="auto"/>
            <w:noWrap/>
            <w:vAlign w:val="bottom"/>
          </w:tcPr>
          <w:p w14:paraId="602DC8E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507" w:type="dxa"/>
            <w:tcBorders>
              <w:top w:val="nil"/>
              <w:left w:val="nil"/>
              <w:bottom w:val="nil"/>
              <w:right w:val="nil"/>
            </w:tcBorders>
            <w:shd w:val="clear" w:color="auto" w:fill="auto"/>
            <w:noWrap/>
            <w:vAlign w:val="bottom"/>
          </w:tcPr>
          <w:p w14:paraId="5781638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19D3F43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734C57A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52CB05D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1AD070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5F2F77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50CC0B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E9DC8C3" w14:textId="77777777" w:rsidTr="0064326E">
        <w:trPr>
          <w:trHeight w:val="300"/>
        </w:trPr>
        <w:tc>
          <w:tcPr>
            <w:tcW w:w="1796" w:type="dxa"/>
            <w:tcBorders>
              <w:top w:val="nil"/>
              <w:left w:val="nil"/>
              <w:bottom w:val="single" w:sz="4" w:space="0" w:color="auto"/>
              <w:right w:val="nil"/>
            </w:tcBorders>
            <w:shd w:val="clear" w:color="auto" w:fill="auto"/>
            <w:noWrap/>
            <w:vAlign w:val="bottom"/>
          </w:tcPr>
          <w:p w14:paraId="6A4A287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Zwolinski</w:t>
            </w:r>
          </w:p>
        </w:tc>
        <w:tc>
          <w:tcPr>
            <w:tcW w:w="540" w:type="dxa"/>
            <w:tcBorders>
              <w:top w:val="nil"/>
              <w:left w:val="nil"/>
              <w:bottom w:val="single" w:sz="4" w:space="0" w:color="auto"/>
              <w:right w:val="nil"/>
            </w:tcBorders>
            <w:shd w:val="clear" w:color="auto" w:fill="auto"/>
            <w:noWrap/>
            <w:vAlign w:val="bottom"/>
          </w:tcPr>
          <w:p w14:paraId="39FFF23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single" w:sz="4" w:space="0" w:color="auto"/>
              <w:right w:val="nil"/>
            </w:tcBorders>
            <w:shd w:val="clear" w:color="auto" w:fill="auto"/>
            <w:noWrap/>
            <w:vAlign w:val="bottom"/>
          </w:tcPr>
          <w:p w14:paraId="2AFCFC2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single" w:sz="4" w:space="0" w:color="auto"/>
              <w:right w:val="nil"/>
            </w:tcBorders>
            <w:shd w:val="clear" w:color="auto" w:fill="auto"/>
            <w:noWrap/>
            <w:vAlign w:val="bottom"/>
          </w:tcPr>
          <w:p w14:paraId="466256E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w:t>
            </w:r>
          </w:p>
        </w:tc>
        <w:tc>
          <w:tcPr>
            <w:tcW w:w="507" w:type="dxa"/>
            <w:tcBorders>
              <w:top w:val="nil"/>
              <w:left w:val="nil"/>
              <w:bottom w:val="single" w:sz="4" w:space="0" w:color="auto"/>
              <w:right w:val="nil"/>
            </w:tcBorders>
            <w:shd w:val="clear" w:color="auto" w:fill="auto"/>
            <w:noWrap/>
            <w:vAlign w:val="bottom"/>
          </w:tcPr>
          <w:p w14:paraId="45ABF97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single" w:sz="4" w:space="0" w:color="auto"/>
              <w:right w:val="nil"/>
            </w:tcBorders>
            <w:shd w:val="clear" w:color="auto" w:fill="auto"/>
            <w:noWrap/>
            <w:vAlign w:val="bottom"/>
          </w:tcPr>
          <w:p w14:paraId="718E0A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single" w:sz="4" w:space="0" w:color="auto"/>
              <w:right w:val="nil"/>
            </w:tcBorders>
            <w:shd w:val="clear" w:color="auto" w:fill="auto"/>
            <w:noWrap/>
            <w:vAlign w:val="bottom"/>
          </w:tcPr>
          <w:p w14:paraId="712804F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single" w:sz="4" w:space="0" w:color="auto"/>
              <w:right w:val="nil"/>
            </w:tcBorders>
            <w:shd w:val="clear" w:color="auto" w:fill="auto"/>
            <w:noWrap/>
            <w:vAlign w:val="bottom"/>
          </w:tcPr>
          <w:p w14:paraId="27530AD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single" w:sz="4" w:space="0" w:color="auto"/>
              <w:right w:val="nil"/>
            </w:tcBorders>
            <w:shd w:val="clear" w:color="auto" w:fill="auto"/>
            <w:noWrap/>
            <w:vAlign w:val="bottom"/>
          </w:tcPr>
          <w:p w14:paraId="37D399D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single" w:sz="4" w:space="0" w:color="auto"/>
              <w:right w:val="nil"/>
            </w:tcBorders>
            <w:shd w:val="clear" w:color="auto" w:fill="auto"/>
            <w:noWrap/>
            <w:vAlign w:val="bottom"/>
          </w:tcPr>
          <w:p w14:paraId="4BC2C99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single" w:sz="4" w:space="0" w:color="auto"/>
              <w:right w:val="nil"/>
            </w:tcBorders>
            <w:shd w:val="clear" w:color="auto" w:fill="auto"/>
            <w:noWrap/>
            <w:vAlign w:val="bottom"/>
          </w:tcPr>
          <w:p w14:paraId="0ABC8DE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64326E" w:rsidRPr="0064326E" w14:paraId="7FBE0152" w14:textId="77777777" w:rsidTr="00C149D1">
        <w:trPr>
          <w:trHeight w:val="300"/>
        </w:trPr>
        <w:tc>
          <w:tcPr>
            <w:tcW w:w="8504" w:type="dxa"/>
            <w:gridSpan w:val="11"/>
            <w:tcBorders>
              <w:top w:val="single" w:sz="4" w:space="0" w:color="auto"/>
              <w:left w:val="nil"/>
              <w:bottom w:val="single" w:sz="4" w:space="0" w:color="auto"/>
              <w:right w:val="nil"/>
            </w:tcBorders>
            <w:shd w:val="clear" w:color="auto" w:fill="auto"/>
            <w:noWrap/>
            <w:vAlign w:val="bottom"/>
          </w:tcPr>
          <w:p w14:paraId="6CEDF432" w14:textId="7668B655" w:rsidR="0064326E" w:rsidRPr="0064326E" w:rsidRDefault="0064326E" w:rsidP="0064326E">
            <w:pPr>
              <w:spacing w:after="0" w:line="240" w:lineRule="auto"/>
              <w:rPr>
                <w:rFonts w:ascii="Times New Roman" w:hAnsi="Times New Roman" w:cs="Times New Roman"/>
                <w:color w:val="000000"/>
                <w:sz w:val="20"/>
                <w:szCs w:val="20"/>
                <w:lang w:val="en-US"/>
              </w:rPr>
            </w:pPr>
            <w:r>
              <w:rPr>
                <w:rFonts w:ascii="Times New Roman" w:hAnsi="Times New Roman" w:cs="Times New Roman"/>
                <w:color w:val="000000"/>
                <w:sz w:val="20"/>
                <w:szCs w:val="20"/>
                <w:lang w:val="en-US"/>
              </w:rPr>
              <w:t>Note:</w:t>
            </w:r>
            <w:r w:rsidRPr="0064326E">
              <w:rPr>
                <w:rFonts w:ascii="Times New Roman" w:hAnsi="Times New Roman" w:cs="Times New Roman"/>
                <w:color w:val="000000"/>
                <w:sz w:val="20"/>
                <w:szCs w:val="20"/>
                <w:lang w:val="en-US"/>
              </w:rPr>
              <w:t xml:space="preserve"> d T1 refers to ostracism effect on first measure; d T2 refers to ostracism effect on last measure; Δd represent interactions.</w:t>
            </w:r>
          </w:p>
        </w:tc>
      </w:tr>
    </w:tbl>
    <w:p w14:paraId="062BD0DD" w14:textId="1446528F" w:rsidR="00F70F9F" w:rsidRPr="00A303A1" w:rsidRDefault="006950DD" w:rsidP="006623EF">
      <w:pPr>
        <w:spacing w:after="0" w:line="480" w:lineRule="auto"/>
        <w:rPr>
          <w:rFonts w:ascii="Times New Roman" w:hAnsi="Times New Roman" w:cs="Times New Roman"/>
          <w:sz w:val="24"/>
          <w:szCs w:val="24"/>
          <w:lang w:val="en-US"/>
        </w:rPr>
      </w:pPr>
      <w:r w:rsidRPr="006950DD">
        <w:rPr>
          <w:rFonts w:ascii="Times New Roman" w:hAnsi="Times New Roman" w:cs="Times New Roman"/>
          <w:sz w:val="24"/>
          <w:szCs w:val="24"/>
          <w:lang w:val="en-US"/>
        </w:rPr>
        <w:t xml:space="preserve"> </w:t>
      </w:r>
    </w:p>
    <w:p w14:paraId="59F850AD" w14:textId="77777777" w:rsidR="00C16279" w:rsidRDefault="00F70F9F">
      <w:pPr>
        <w:rPr>
          <w:rFonts w:ascii="Times New Roman" w:hAnsi="Times New Roman" w:cs="Times New Roman"/>
          <w:sz w:val="24"/>
          <w:szCs w:val="24"/>
          <w:lang w:val="en-US"/>
        </w:rPr>
      </w:pPr>
      <w:r>
        <w:rPr>
          <w:rFonts w:ascii="Times New Roman" w:hAnsi="Times New Roman" w:cs="Times New Roman"/>
          <w:sz w:val="24"/>
          <w:szCs w:val="24"/>
          <w:lang w:val="en-US"/>
        </w:rPr>
        <w:br w:type="page"/>
      </w:r>
    </w:p>
    <w:tbl>
      <w:tblPr>
        <w:tblW w:w="9806" w:type="dxa"/>
        <w:tblCellMar>
          <w:left w:w="70" w:type="dxa"/>
          <w:right w:w="70" w:type="dxa"/>
        </w:tblCellMar>
        <w:tblLook w:val="04A0" w:firstRow="1" w:lastRow="0" w:firstColumn="1" w:lastColumn="0" w:noHBand="0" w:noVBand="1"/>
      </w:tblPr>
      <w:tblGrid>
        <w:gridCol w:w="1969"/>
        <w:gridCol w:w="840"/>
        <w:gridCol w:w="546"/>
        <w:gridCol w:w="851"/>
        <w:gridCol w:w="939"/>
        <w:gridCol w:w="2283"/>
        <w:gridCol w:w="2378"/>
      </w:tblGrid>
      <w:tr w:rsidR="00C16279" w:rsidRPr="001E4ECD" w14:paraId="6C290E2D" w14:textId="77777777" w:rsidTr="001E4ECD">
        <w:trPr>
          <w:trHeight w:val="325"/>
        </w:trPr>
        <w:tc>
          <w:tcPr>
            <w:tcW w:w="7428" w:type="dxa"/>
            <w:gridSpan w:val="6"/>
            <w:tcBorders>
              <w:top w:val="nil"/>
              <w:left w:val="nil"/>
              <w:bottom w:val="single" w:sz="4" w:space="0" w:color="auto"/>
              <w:right w:val="nil"/>
            </w:tcBorders>
            <w:shd w:val="clear" w:color="auto" w:fill="auto"/>
            <w:noWrap/>
            <w:vAlign w:val="bottom"/>
            <w:hideMark/>
          </w:tcPr>
          <w:p w14:paraId="263BE500" w14:textId="77777777" w:rsidR="00C16279" w:rsidRPr="00C16279" w:rsidRDefault="00C16279" w:rsidP="00C16279">
            <w:pPr>
              <w:spacing w:after="0" w:line="240" w:lineRule="auto"/>
              <w:rPr>
                <w:rFonts w:ascii="Times New Roman" w:eastAsia="Times New Roman" w:hAnsi="Times New Roman" w:cs="Times New Roman"/>
                <w:color w:val="000000"/>
                <w:sz w:val="20"/>
                <w:szCs w:val="20"/>
                <w:lang w:val="en-US" w:eastAsia="nl-NL"/>
              </w:rPr>
            </w:pPr>
            <w:r w:rsidRPr="00C16279">
              <w:rPr>
                <w:rFonts w:ascii="Times New Roman" w:eastAsia="Times New Roman" w:hAnsi="Times New Roman" w:cs="Times New Roman"/>
                <w:color w:val="000000"/>
                <w:sz w:val="20"/>
                <w:szCs w:val="20"/>
                <w:lang w:val="en-US" w:eastAsia="nl-NL"/>
              </w:rPr>
              <w:lastRenderedPageBreak/>
              <w:t>Table 3—Meta-regression coefficients for composition effect</w:t>
            </w:r>
            <w:r>
              <w:rPr>
                <w:rFonts w:ascii="Times New Roman" w:eastAsia="Times New Roman" w:hAnsi="Times New Roman" w:cs="Times New Roman"/>
                <w:color w:val="000000"/>
                <w:sz w:val="20"/>
                <w:szCs w:val="20"/>
                <w:lang w:val="en-US" w:eastAsia="nl-NL"/>
              </w:rPr>
              <w:t>s</w:t>
            </w:r>
          </w:p>
        </w:tc>
        <w:tc>
          <w:tcPr>
            <w:tcW w:w="2378" w:type="dxa"/>
            <w:tcBorders>
              <w:top w:val="nil"/>
              <w:left w:val="nil"/>
              <w:bottom w:val="single" w:sz="4" w:space="0" w:color="auto"/>
              <w:right w:val="nil"/>
            </w:tcBorders>
            <w:shd w:val="clear" w:color="auto" w:fill="auto"/>
            <w:noWrap/>
            <w:vAlign w:val="bottom"/>
            <w:hideMark/>
          </w:tcPr>
          <w:p w14:paraId="62CCF6E8" w14:textId="77777777" w:rsidR="00C16279" w:rsidRPr="00C16279" w:rsidRDefault="00C16279" w:rsidP="00C16279">
            <w:pPr>
              <w:spacing w:after="0" w:line="240" w:lineRule="auto"/>
              <w:rPr>
                <w:rFonts w:ascii="Times New Roman" w:eastAsia="Times New Roman" w:hAnsi="Times New Roman" w:cs="Times New Roman"/>
                <w:color w:val="000000"/>
                <w:sz w:val="20"/>
                <w:szCs w:val="20"/>
                <w:lang w:val="en-US" w:eastAsia="nl-NL"/>
              </w:rPr>
            </w:pPr>
            <w:r w:rsidRPr="00C16279">
              <w:rPr>
                <w:rFonts w:ascii="Times New Roman" w:eastAsia="Times New Roman" w:hAnsi="Times New Roman" w:cs="Times New Roman"/>
                <w:color w:val="000000"/>
                <w:sz w:val="20"/>
                <w:szCs w:val="20"/>
                <w:lang w:val="en-US" w:eastAsia="nl-NL"/>
              </w:rPr>
              <w:t> </w:t>
            </w:r>
          </w:p>
        </w:tc>
      </w:tr>
      <w:tr w:rsidR="00C16279" w:rsidRPr="00C16279" w14:paraId="2341D443" w14:textId="77777777" w:rsidTr="001E4ECD">
        <w:trPr>
          <w:trHeight w:val="325"/>
        </w:trPr>
        <w:tc>
          <w:tcPr>
            <w:tcW w:w="1969" w:type="dxa"/>
            <w:tcBorders>
              <w:top w:val="nil"/>
              <w:left w:val="nil"/>
              <w:bottom w:val="single" w:sz="4" w:space="0" w:color="auto"/>
              <w:right w:val="nil"/>
            </w:tcBorders>
            <w:shd w:val="clear" w:color="auto" w:fill="auto"/>
            <w:noWrap/>
            <w:vAlign w:val="bottom"/>
            <w:hideMark/>
          </w:tcPr>
          <w:p w14:paraId="7E11C3C3"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val="en-US" w:eastAsia="nl-NL"/>
              </w:rPr>
            </w:pPr>
            <w:r w:rsidRPr="00C16279">
              <w:rPr>
                <w:rFonts w:ascii="Times New Roman" w:eastAsia="Times New Roman" w:hAnsi="Times New Roman" w:cs="Times New Roman"/>
                <w:color w:val="000000"/>
                <w:sz w:val="20"/>
                <w:szCs w:val="20"/>
                <w:lang w:val="en-US" w:eastAsia="nl-NL"/>
              </w:rPr>
              <w:t> </w:t>
            </w:r>
          </w:p>
        </w:tc>
        <w:tc>
          <w:tcPr>
            <w:tcW w:w="840" w:type="dxa"/>
            <w:tcBorders>
              <w:top w:val="nil"/>
              <w:left w:val="nil"/>
              <w:bottom w:val="single" w:sz="4" w:space="0" w:color="auto"/>
              <w:right w:val="nil"/>
            </w:tcBorders>
            <w:shd w:val="clear" w:color="auto" w:fill="auto"/>
            <w:noWrap/>
            <w:vAlign w:val="bottom"/>
            <w:hideMark/>
          </w:tcPr>
          <w:p w14:paraId="0A9013F1"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Estimate</w:t>
            </w:r>
          </w:p>
        </w:tc>
        <w:tc>
          <w:tcPr>
            <w:tcW w:w="546" w:type="dxa"/>
            <w:tcBorders>
              <w:top w:val="nil"/>
              <w:left w:val="nil"/>
              <w:bottom w:val="single" w:sz="4" w:space="0" w:color="auto"/>
              <w:right w:val="nil"/>
            </w:tcBorders>
            <w:shd w:val="clear" w:color="auto" w:fill="auto"/>
            <w:noWrap/>
            <w:vAlign w:val="bottom"/>
            <w:hideMark/>
          </w:tcPr>
          <w:p w14:paraId="5459C104"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(SE)</w:t>
            </w:r>
          </w:p>
        </w:tc>
        <w:tc>
          <w:tcPr>
            <w:tcW w:w="851" w:type="dxa"/>
            <w:tcBorders>
              <w:top w:val="nil"/>
              <w:left w:val="nil"/>
              <w:bottom w:val="single" w:sz="4" w:space="0" w:color="auto"/>
              <w:right w:val="nil"/>
            </w:tcBorders>
            <w:shd w:val="clear" w:color="auto" w:fill="auto"/>
            <w:noWrap/>
            <w:vAlign w:val="bottom"/>
            <w:hideMark/>
          </w:tcPr>
          <w:p w14:paraId="124EA6B3"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Z-value</w:t>
            </w:r>
          </w:p>
        </w:tc>
        <w:tc>
          <w:tcPr>
            <w:tcW w:w="939" w:type="dxa"/>
            <w:tcBorders>
              <w:top w:val="nil"/>
              <w:left w:val="nil"/>
              <w:bottom w:val="single" w:sz="4" w:space="0" w:color="auto"/>
              <w:right w:val="nil"/>
            </w:tcBorders>
            <w:shd w:val="clear" w:color="auto" w:fill="auto"/>
            <w:noWrap/>
            <w:vAlign w:val="bottom"/>
            <w:hideMark/>
          </w:tcPr>
          <w:p w14:paraId="6E5DD83F"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p-value</w:t>
            </w:r>
          </w:p>
        </w:tc>
        <w:tc>
          <w:tcPr>
            <w:tcW w:w="2283" w:type="dxa"/>
            <w:tcBorders>
              <w:top w:val="nil"/>
              <w:left w:val="nil"/>
              <w:bottom w:val="single" w:sz="4" w:space="0" w:color="auto"/>
              <w:right w:val="nil"/>
            </w:tcBorders>
            <w:shd w:val="clear" w:color="auto" w:fill="auto"/>
            <w:noWrap/>
            <w:vAlign w:val="bottom"/>
            <w:hideMark/>
          </w:tcPr>
          <w:p w14:paraId="213DE412"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95% CI Lowerbound</w:t>
            </w:r>
          </w:p>
        </w:tc>
        <w:tc>
          <w:tcPr>
            <w:tcW w:w="2378" w:type="dxa"/>
            <w:tcBorders>
              <w:top w:val="nil"/>
              <w:left w:val="nil"/>
              <w:bottom w:val="single" w:sz="4" w:space="0" w:color="auto"/>
              <w:right w:val="nil"/>
            </w:tcBorders>
            <w:shd w:val="clear" w:color="auto" w:fill="auto"/>
            <w:noWrap/>
            <w:vAlign w:val="bottom"/>
            <w:hideMark/>
          </w:tcPr>
          <w:p w14:paraId="5E6351B1"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95% CI Upperbound</w:t>
            </w:r>
          </w:p>
        </w:tc>
      </w:tr>
      <w:tr w:rsidR="0064326E" w:rsidRPr="00C16279" w14:paraId="4C5F7928" w14:textId="77777777" w:rsidTr="00C149D1">
        <w:trPr>
          <w:trHeight w:val="325"/>
        </w:trPr>
        <w:tc>
          <w:tcPr>
            <w:tcW w:w="1969" w:type="dxa"/>
            <w:tcBorders>
              <w:top w:val="nil"/>
              <w:left w:val="nil"/>
              <w:bottom w:val="nil"/>
              <w:right w:val="nil"/>
            </w:tcBorders>
            <w:shd w:val="clear" w:color="auto" w:fill="auto"/>
            <w:noWrap/>
            <w:vAlign w:val="bottom"/>
            <w:hideMark/>
          </w:tcPr>
          <w:p w14:paraId="2F78C377" w14:textId="7B39A331"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Intercept</w:t>
            </w:r>
          </w:p>
        </w:tc>
        <w:tc>
          <w:tcPr>
            <w:tcW w:w="840" w:type="dxa"/>
            <w:tcBorders>
              <w:top w:val="nil"/>
              <w:left w:val="nil"/>
              <w:bottom w:val="nil"/>
              <w:right w:val="nil"/>
            </w:tcBorders>
            <w:shd w:val="clear" w:color="auto" w:fill="auto"/>
            <w:noWrap/>
            <w:vAlign w:val="bottom"/>
            <w:hideMark/>
          </w:tcPr>
          <w:p w14:paraId="46EF7DC1" w14:textId="5E52EAFA"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-0.33</w:t>
            </w:r>
          </w:p>
        </w:tc>
        <w:tc>
          <w:tcPr>
            <w:tcW w:w="546" w:type="dxa"/>
            <w:tcBorders>
              <w:top w:val="nil"/>
              <w:left w:val="nil"/>
              <w:bottom w:val="nil"/>
              <w:right w:val="nil"/>
            </w:tcBorders>
            <w:shd w:val="clear" w:color="auto" w:fill="auto"/>
            <w:noWrap/>
            <w:vAlign w:val="bottom"/>
            <w:hideMark/>
          </w:tcPr>
          <w:p w14:paraId="6CB82090" w14:textId="532B4C68"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3.24</w:t>
            </w:r>
          </w:p>
        </w:tc>
        <w:tc>
          <w:tcPr>
            <w:tcW w:w="851" w:type="dxa"/>
            <w:tcBorders>
              <w:top w:val="nil"/>
              <w:left w:val="nil"/>
              <w:bottom w:val="nil"/>
              <w:right w:val="nil"/>
            </w:tcBorders>
            <w:shd w:val="clear" w:color="auto" w:fill="auto"/>
            <w:noWrap/>
            <w:vAlign w:val="bottom"/>
            <w:hideMark/>
          </w:tcPr>
          <w:p w14:paraId="6EC63124" w14:textId="2632D73F"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-0.10</w:t>
            </w:r>
          </w:p>
        </w:tc>
        <w:tc>
          <w:tcPr>
            <w:tcW w:w="939" w:type="dxa"/>
            <w:tcBorders>
              <w:top w:val="nil"/>
              <w:left w:val="nil"/>
              <w:bottom w:val="nil"/>
              <w:right w:val="nil"/>
            </w:tcBorders>
            <w:shd w:val="clear" w:color="auto" w:fill="auto"/>
            <w:noWrap/>
            <w:vAlign w:val="bottom"/>
            <w:hideMark/>
          </w:tcPr>
          <w:p w14:paraId="44582398" w14:textId="2B51A264"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0.919</w:t>
            </w:r>
          </w:p>
        </w:tc>
        <w:tc>
          <w:tcPr>
            <w:tcW w:w="2283" w:type="dxa"/>
            <w:tcBorders>
              <w:top w:val="nil"/>
              <w:left w:val="nil"/>
              <w:bottom w:val="nil"/>
              <w:right w:val="nil"/>
            </w:tcBorders>
            <w:shd w:val="clear" w:color="auto" w:fill="auto"/>
            <w:noWrap/>
            <w:vAlign w:val="bottom"/>
            <w:hideMark/>
          </w:tcPr>
          <w:p w14:paraId="045A5F41" w14:textId="377323A9"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-6.68</w:t>
            </w:r>
          </w:p>
        </w:tc>
        <w:tc>
          <w:tcPr>
            <w:tcW w:w="2378" w:type="dxa"/>
            <w:tcBorders>
              <w:top w:val="nil"/>
              <w:left w:val="nil"/>
              <w:bottom w:val="nil"/>
              <w:right w:val="nil"/>
            </w:tcBorders>
            <w:shd w:val="clear" w:color="auto" w:fill="auto"/>
            <w:noWrap/>
            <w:vAlign w:val="bottom"/>
            <w:hideMark/>
          </w:tcPr>
          <w:p w14:paraId="1A04FCB5" w14:textId="4AD1189B"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6.02</w:t>
            </w:r>
          </w:p>
        </w:tc>
      </w:tr>
      <w:tr w:rsidR="0064326E" w:rsidRPr="00C16279" w14:paraId="29B2B551" w14:textId="77777777" w:rsidTr="00C149D1">
        <w:trPr>
          <w:trHeight w:val="325"/>
        </w:trPr>
        <w:tc>
          <w:tcPr>
            <w:tcW w:w="1969" w:type="dxa"/>
            <w:tcBorders>
              <w:top w:val="nil"/>
              <w:left w:val="nil"/>
              <w:bottom w:val="nil"/>
              <w:right w:val="nil"/>
            </w:tcBorders>
            <w:shd w:val="clear" w:color="auto" w:fill="auto"/>
            <w:noWrap/>
            <w:vAlign w:val="bottom"/>
            <w:hideMark/>
          </w:tcPr>
          <w:p w14:paraId="05B7BF5D" w14:textId="56D5E1CE"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Country = US</w:t>
            </w:r>
          </w:p>
        </w:tc>
        <w:tc>
          <w:tcPr>
            <w:tcW w:w="840" w:type="dxa"/>
            <w:tcBorders>
              <w:top w:val="nil"/>
              <w:left w:val="nil"/>
              <w:bottom w:val="nil"/>
              <w:right w:val="nil"/>
            </w:tcBorders>
            <w:shd w:val="clear" w:color="auto" w:fill="auto"/>
            <w:noWrap/>
            <w:vAlign w:val="bottom"/>
            <w:hideMark/>
          </w:tcPr>
          <w:p w14:paraId="7534FF5D" w14:textId="6AF044B1"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c>
          <w:tcPr>
            <w:tcW w:w="546" w:type="dxa"/>
            <w:tcBorders>
              <w:top w:val="nil"/>
              <w:left w:val="nil"/>
              <w:bottom w:val="nil"/>
              <w:right w:val="nil"/>
            </w:tcBorders>
            <w:shd w:val="clear" w:color="auto" w:fill="auto"/>
            <w:noWrap/>
            <w:vAlign w:val="bottom"/>
            <w:hideMark/>
          </w:tcPr>
          <w:p w14:paraId="0D3595EA" w14:textId="671D27F1"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c>
          <w:tcPr>
            <w:tcW w:w="851" w:type="dxa"/>
            <w:tcBorders>
              <w:top w:val="nil"/>
              <w:left w:val="nil"/>
              <w:bottom w:val="nil"/>
              <w:right w:val="nil"/>
            </w:tcBorders>
            <w:shd w:val="clear" w:color="auto" w:fill="auto"/>
            <w:noWrap/>
            <w:vAlign w:val="bottom"/>
            <w:hideMark/>
          </w:tcPr>
          <w:p w14:paraId="5BC4E0B0" w14:textId="5809E7CC"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c>
          <w:tcPr>
            <w:tcW w:w="939" w:type="dxa"/>
            <w:tcBorders>
              <w:top w:val="nil"/>
              <w:left w:val="nil"/>
              <w:bottom w:val="nil"/>
              <w:right w:val="nil"/>
            </w:tcBorders>
            <w:shd w:val="clear" w:color="auto" w:fill="auto"/>
            <w:noWrap/>
            <w:vAlign w:val="bottom"/>
            <w:hideMark/>
          </w:tcPr>
          <w:p w14:paraId="2AEC9FFF" w14:textId="358C0A0B"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c>
          <w:tcPr>
            <w:tcW w:w="2283" w:type="dxa"/>
            <w:tcBorders>
              <w:top w:val="nil"/>
              <w:left w:val="nil"/>
              <w:bottom w:val="nil"/>
              <w:right w:val="nil"/>
            </w:tcBorders>
            <w:shd w:val="clear" w:color="auto" w:fill="auto"/>
            <w:noWrap/>
            <w:vAlign w:val="bottom"/>
            <w:hideMark/>
          </w:tcPr>
          <w:p w14:paraId="52C2CE3B" w14:textId="79564F49"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c>
          <w:tcPr>
            <w:tcW w:w="2378" w:type="dxa"/>
            <w:tcBorders>
              <w:top w:val="nil"/>
              <w:left w:val="nil"/>
              <w:bottom w:val="nil"/>
              <w:right w:val="nil"/>
            </w:tcBorders>
            <w:shd w:val="clear" w:color="auto" w:fill="auto"/>
            <w:noWrap/>
            <w:vAlign w:val="bottom"/>
            <w:hideMark/>
          </w:tcPr>
          <w:p w14:paraId="166E8A0C" w14:textId="6AC90D9C"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r>
      <w:tr w:rsidR="0064326E" w:rsidRPr="00C16279" w14:paraId="7AAC3325" w14:textId="77777777" w:rsidTr="00C149D1">
        <w:trPr>
          <w:trHeight w:val="325"/>
        </w:trPr>
        <w:tc>
          <w:tcPr>
            <w:tcW w:w="1969" w:type="dxa"/>
            <w:tcBorders>
              <w:top w:val="nil"/>
              <w:left w:val="nil"/>
              <w:bottom w:val="nil"/>
              <w:right w:val="nil"/>
            </w:tcBorders>
            <w:shd w:val="clear" w:color="auto" w:fill="auto"/>
            <w:noWrap/>
            <w:vAlign w:val="bottom"/>
          </w:tcPr>
          <w:p w14:paraId="5C470DEC" w14:textId="548A159B"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Country = Western</w:t>
            </w:r>
          </w:p>
        </w:tc>
        <w:tc>
          <w:tcPr>
            <w:tcW w:w="840" w:type="dxa"/>
            <w:tcBorders>
              <w:top w:val="nil"/>
              <w:left w:val="nil"/>
              <w:bottom w:val="nil"/>
              <w:right w:val="nil"/>
            </w:tcBorders>
            <w:shd w:val="clear" w:color="auto" w:fill="auto"/>
            <w:noWrap/>
            <w:vAlign w:val="bottom"/>
          </w:tcPr>
          <w:p w14:paraId="2CEE0DF2" w14:textId="52DFB8A2"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-0.45</w:t>
            </w:r>
          </w:p>
        </w:tc>
        <w:tc>
          <w:tcPr>
            <w:tcW w:w="546" w:type="dxa"/>
            <w:tcBorders>
              <w:top w:val="nil"/>
              <w:left w:val="nil"/>
              <w:bottom w:val="nil"/>
              <w:right w:val="nil"/>
            </w:tcBorders>
            <w:shd w:val="clear" w:color="auto" w:fill="auto"/>
            <w:noWrap/>
            <w:vAlign w:val="bottom"/>
          </w:tcPr>
          <w:p w14:paraId="4399D661" w14:textId="022DAA16"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0.37</w:t>
            </w:r>
          </w:p>
        </w:tc>
        <w:tc>
          <w:tcPr>
            <w:tcW w:w="851" w:type="dxa"/>
            <w:tcBorders>
              <w:top w:val="nil"/>
              <w:left w:val="nil"/>
              <w:bottom w:val="nil"/>
              <w:right w:val="nil"/>
            </w:tcBorders>
            <w:shd w:val="clear" w:color="auto" w:fill="auto"/>
            <w:noWrap/>
            <w:vAlign w:val="bottom"/>
          </w:tcPr>
          <w:p w14:paraId="7FC21C6E" w14:textId="0F5C0A58"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-1.22</w:t>
            </w:r>
          </w:p>
        </w:tc>
        <w:tc>
          <w:tcPr>
            <w:tcW w:w="939" w:type="dxa"/>
            <w:tcBorders>
              <w:top w:val="nil"/>
              <w:left w:val="nil"/>
              <w:bottom w:val="nil"/>
              <w:right w:val="nil"/>
            </w:tcBorders>
            <w:shd w:val="clear" w:color="auto" w:fill="auto"/>
            <w:noWrap/>
            <w:vAlign w:val="bottom"/>
          </w:tcPr>
          <w:p w14:paraId="54C995F4" w14:textId="3A5E0909"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Pr>
                <w:rFonts w:ascii="Times New Roman" w:hAnsi="Times New Roman" w:cs="Times New Roman"/>
                <w:color w:val="000000"/>
                <w:sz w:val="20"/>
                <w:szCs w:val="20"/>
              </w:rPr>
              <w:t>0.222</w:t>
            </w:r>
          </w:p>
        </w:tc>
        <w:tc>
          <w:tcPr>
            <w:tcW w:w="2283" w:type="dxa"/>
            <w:tcBorders>
              <w:top w:val="nil"/>
              <w:left w:val="nil"/>
              <w:bottom w:val="nil"/>
              <w:right w:val="nil"/>
            </w:tcBorders>
            <w:shd w:val="clear" w:color="auto" w:fill="auto"/>
            <w:noWrap/>
            <w:vAlign w:val="bottom"/>
          </w:tcPr>
          <w:p w14:paraId="548AA45B" w14:textId="3A608E8D"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-1.18</w:t>
            </w:r>
          </w:p>
        </w:tc>
        <w:tc>
          <w:tcPr>
            <w:tcW w:w="2378" w:type="dxa"/>
            <w:tcBorders>
              <w:top w:val="nil"/>
              <w:left w:val="nil"/>
              <w:bottom w:val="nil"/>
              <w:right w:val="nil"/>
            </w:tcBorders>
            <w:shd w:val="clear" w:color="auto" w:fill="auto"/>
            <w:noWrap/>
            <w:vAlign w:val="bottom"/>
          </w:tcPr>
          <w:p w14:paraId="65D0146B" w14:textId="11B3AB79"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0.27</w:t>
            </w:r>
          </w:p>
        </w:tc>
      </w:tr>
      <w:tr w:rsidR="0064326E" w:rsidRPr="00C16279" w14:paraId="3D4139B1" w14:textId="77777777" w:rsidTr="00C149D1">
        <w:trPr>
          <w:trHeight w:val="325"/>
        </w:trPr>
        <w:tc>
          <w:tcPr>
            <w:tcW w:w="1969" w:type="dxa"/>
            <w:tcBorders>
              <w:top w:val="nil"/>
              <w:left w:val="nil"/>
              <w:bottom w:val="nil"/>
              <w:right w:val="nil"/>
            </w:tcBorders>
            <w:shd w:val="clear" w:color="auto" w:fill="auto"/>
            <w:noWrap/>
            <w:vAlign w:val="bottom"/>
            <w:hideMark/>
          </w:tcPr>
          <w:p w14:paraId="47E2BECA" w14:textId="2808A5F7"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Country = Asian</w:t>
            </w:r>
          </w:p>
        </w:tc>
        <w:tc>
          <w:tcPr>
            <w:tcW w:w="840" w:type="dxa"/>
            <w:tcBorders>
              <w:top w:val="nil"/>
              <w:left w:val="nil"/>
              <w:bottom w:val="nil"/>
              <w:right w:val="nil"/>
            </w:tcBorders>
            <w:shd w:val="clear" w:color="auto" w:fill="auto"/>
            <w:noWrap/>
            <w:vAlign w:val="bottom"/>
            <w:hideMark/>
          </w:tcPr>
          <w:p w14:paraId="60BE2778" w14:textId="4C4CE3DE"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-0.65</w:t>
            </w:r>
          </w:p>
        </w:tc>
        <w:tc>
          <w:tcPr>
            <w:tcW w:w="546" w:type="dxa"/>
            <w:tcBorders>
              <w:top w:val="nil"/>
              <w:left w:val="nil"/>
              <w:bottom w:val="nil"/>
              <w:right w:val="nil"/>
            </w:tcBorders>
            <w:shd w:val="clear" w:color="auto" w:fill="auto"/>
            <w:noWrap/>
            <w:vAlign w:val="bottom"/>
            <w:hideMark/>
          </w:tcPr>
          <w:p w14:paraId="79FD097F" w14:textId="5F6E89DF"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1.13</w:t>
            </w:r>
          </w:p>
        </w:tc>
        <w:tc>
          <w:tcPr>
            <w:tcW w:w="851" w:type="dxa"/>
            <w:tcBorders>
              <w:top w:val="nil"/>
              <w:left w:val="nil"/>
              <w:bottom w:val="nil"/>
              <w:right w:val="nil"/>
            </w:tcBorders>
            <w:shd w:val="clear" w:color="auto" w:fill="auto"/>
            <w:noWrap/>
            <w:vAlign w:val="bottom"/>
            <w:hideMark/>
          </w:tcPr>
          <w:p w14:paraId="7B624458" w14:textId="187E87D2"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-0.58</w:t>
            </w:r>
          </w:p>
        </w:tc>
        <w:tc>
          <w:tcPr>
            <w:tcW w:w="939" w:type="dxa"/>
            <w:tcBorders>
              <w:top w:val="nil"/>
              <w:left w:val="nil"/>
              <w:bottom w:val="nil"/>
              <w:right w:val="nil"/>
            </w:tcBorders>
            <w:shd w:val="clear" w:color="auto" w:fill="auto"/>
            <w:noWrap/>
            <w:vAlign w:val="bottom"/>
            <w:hideMark/>
          </w:tcPr>
          <w:p w14:paraId="03E4E3E0" w14:textId="587E7921"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Pr>
                <w:rFonts w:ascii="Times New Roman" w:hAnsi="Times New Roman" w:cs="Times New Roman"/>
                <w:color w:val="000000"/>
                <w:sz w:val="20"/>
                <w:szCs w:val="20"/>
              </w:rPr>
              <w:t>0.564</w:t>
            </w:r>
          </w:p>
        </w:tc>
        <w:tc>
          <w:tcPr>
            <w:tcW w:w="2283" w:type="dxa"/>
            <w:tcBorders>
              <w:top w:val="nil"/>
              <w:left w:val="nil"/>
              <w:bottom w:val="nil"/>
              <w:right w:val="nil"/>
            </w:tcBorders>
            <w:shd w:val="clear" w:color="auto" w:fill="auto"/>
            <w:noWrap/>
            <w:vAlign w:val="bottom"/>
            <w:hideMark/>
          </w:tcPr>
          <w:p w14:paraId="7F06BE3F" w14:textId="73A92620"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-2.87</w:t>
            </w:r>
          </w:p>
        </w:tc>
        <w:tc>
          <w:tcPr>
            <w:tcW w:w="2378" w:type="dxa"/>
            <w:tcBorders>
              <w:top w:val="nil"/>
              <w:left w:val="nil"/>
              <w:bottom w:val="nil"/>
              <w:right w:val="nil"/>
            </w:tcBorders>
            <w:shd w:val="clear" w:color="auto" w:fill="auto"/>
            <w:noWrap/>
            <w:vAlign w:val="bottom"/>
            <w:hideMark/>
          </w:tcPr>
          <w:p w14:paraId="40BD67BB" w14:textId="1F462FE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1.56</w:t>
            </w:r>
          </w:p>
        </w:tc>
      </w:tr>
      <w:tr w:rsidR="0064326E" w:rsidRPr="00C16279" w14:paraId="514B310B" w14:textId="77777777" w:rsidTr="00C149D1">
        <w:trPr>
          <w:trHeight w:val="325"/>
        </w:trPr>
        <w:tc>
          <w:tcPr>
            <w:tcW w:w="1969" w:type="dxa"/>
            <w:tcBorders>
              <w:top w:val="nil"/>
              <w:left w:val="nil"/>
              <w:bottom w:val="nil"/>
              <w:right w:val="nil"/>
            </w:tcBorders>
            <w:shd w:val="clear" w:color="auto" w:fill="auto"/>
            <w:noWrap/>
            <w:vAlign w:val="bottom"/>
            <w:hideMark/>
          </w:tcPr>
          <w:p w14:paraId="0A4EFD17" w14:textId="749E4024"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Proportion male</w:t>
            </w:r>
          </w:p>
        </w:tc>
        <w:tc>
          <w:tcPr>
            <w:tcW w:w="840" w:type="dxa"/>
            <w:tcBorders>
              <w:top w:val="nil"/>
              <w:left w:val="nil"/>
              <w:bottom w:val="nil"/>
              <w:right w:val="nil"/>
            </w:tcBorders>
            <w:shd w:val="clear" w:color="auto" w:fill="auto"/>
            <w:noWrap/>
            <w:vAlign w:val="bottom"/>
            <w:hideMark/>
          </w:tcPr>
          <w:p w14:paraId="13502144" w14:textId="4EDA88A2"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1.50</w:t>
            </w:r>
          </w:p>
        </w:tc>
        <w:tc>
          <w:tcPr>
            <w:tcW w:w="546" w:type="dxa"/>
            <w:tcBorders>
              <w:top w:val="nil"/>
              <w:left w:val="nil"/>
              <w:bottom w:val="nil"/>
              <w:right w:val="nil"/>
            </w:tcBorders>
            <w:shd w:val="clear" w:color="auto" w:fill="auto"/>
            <w:noWrap/>
            <w:vAlign w:val="bottom"/>
            <w:hideMark/>
          </w:tcPr>
          <w:p w14:paraId="0418F33E" w14:textId="32DF3A49"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1.10</w:t>
            </w:r>
          </w:p>
        </w:tc>
        <w:tc>
          <w:tcPr>
            <w:tcW w:w="851" w:type="dxa"/>
            <w:tcBorders>
              <w:top w:val="nil"/>
              <w:left w:val="nil"/>
              <w:bottom w:val="nil"/>
              <w:right w:val="nil"/>
            </w:tcBorders>
            <w:shd w:val="clear" w:color="auto" w:fill="auto"/>
            <w:noWrap/>
            <w:vAlign w:val="bottom"/>
            <w:hideMark/>
          </w:tcPr>
          <w:p w14:paraId="4C383437" w14:textId="7B92F7FA"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1.36</w:t>
            </w:r>
          </w:p>
        </w:tc>
        <w:tc>
          <w:tcPr>
            <w:tcW w:w="939" w:type="dxa"/>
            <w:tcBorders>
              <w:top w:val="nil"/>
              <w:left w:val="nil"/>
              <w:bottom w:val="nil"/>
              <w:right w:val="nil"/>
            </w:tcBorders>
            <w:shd w:val="clear" w:color="auto" w:fill="auto"/>
            <w:noWrap/>
            <w:vAlign w:val="bottom"/>
            <w:hideMark/>
          </w:tcPr>
          <w:p w14:paraId="2337FFA5" w14:textId="53434D59"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Pr>
                <w:rFonts w:ascii="Times New Roman" w:hAnsi="Times New Roman" w:cs="Times New Roman"/>
                <w:color w:val="000000"/>
                <w:sz w:val="20"/>
                <w:szCs w:val="20"/>
              </w:rPr>
              <w:t>0.173</w:t>
            </w:r>
          </w:p>
        </w:tc>
        <w:tc>
          <w:tcPr>
            <w:tcW w:w="2283" w:type="dxa"/>
            <w:tcBorders>
              <w:top w:val="nil"/>
              <w:left w:val="nil"/>
              <w:bottom w:val="nil"/>
              <w:right w:val="nil"/>
            </w:tcBorders>
            <w:shd w:val="clear" w:color="auto" w:fill="auto"/>
            <w:noWrap/>
            <w:vAlign w:val="bottom"/>
            <w:hideMark/>
          </w:tcPr>
          <w:p w14:paraId="3657125E" w14:textId="51BA256F"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-0.66</w:t>
            </w:r>
          </w:p>
        </w:tc>
        <w:tc>
          <w:tcPr>
            <w:tcW w:w="2378" w:type="dxa"/>
            <w:tcBorders>
              <w:top w:val="nil"/>
              <w:left w:val="nil"/>
              <w:bottom w:val="nil"/>
              <w:right w:val="nil"/>
            </w:tcBorders>
            <w:shd w:val="clear" w:color="auto" w:fill="auto"/>
            <w:noWrap/>
            <w:vAlign w:val="bottom"/>
            <w:hideMark/>
          </w:tcPr>
          <w:p w14:paraId="4568672E" w14:textId="07252764"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3.65</w:t>
            </w:r>
          </w:p>
        </w:tc>
      </w:tr>
      <w:tr w:rsidR="0064326E" w:rsidRPr="00C16279" w14:paraId="02ADA1E3" w14:textId="77777777" w:rsidTr="00C149D1">
        <w:trPr>
          <w:trHeight w:val="325"/>
        </w:trPr>
        <w:tc>
          <w:tcPr>
            <w:tcW w:w="1969" w:type="dxa"/>
            <w:tcBorders>
              <w:top w:val="nil"/>
              <w:left w:val="nil"/>
              <w:bottom w:val="nil"/>
              <w:right w:val="nil"/>
            </w:tcBorders>
            <w:shd w:val="clear" w:color="auto" w:fill="auto"/>
            <w:noWrap/>
            <w:vAlign w:val="bottom"/>
            <w:hideMark/>
          </w:tcPr>
          <w:p w14:paraId="4CA54AF6" w14:textId="35FF41EB"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Mean age</w:t>
            </w:r>
          </w:p>
        </w:tc>
        <w:tc>
          <w:tcPr>
            <w:tcW w:w="840" w:type="dxa"/>
            <w:tcBorders>
              <w:top w:val="nil"/>
              <w:left w:val="nil"/>
              <w:bottom w:val="nil"/>
              <w:right w:val="nil"/>
            </w:tcBorders>
            <w:shd w:val="clear" w:color="auto" w:fill="auto"/>
            <w:noWrap/>
            <w:vAlign w:val="bottom"/>
            <w:hideMark/>
          </w:tcPr>
          <w:p w14:paraId="7C39A2A5" w14:textId="74FF64B8"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-0.02</w:t>
            </w:r>
          </w:p>
        </w:tc>
        <w:tc>
          <w:tcPr>
            <w:tcW w:w="546" w:type="dxa"/>
            <w:tcBorders>
              <w:top w:val="nil"/>
              <w:left w:val="nil"/>
              <w:bottom w:val="nil"/>
              <w:right w:val="nil"/>
            </w:tcBorders>
            <w:shd w:val="clear" w:color="auto" w:fill="auto"/>
            <w:noWrap/>
            <w:vAlign w:val="bottom"/>
            <w:hideMark/>
          </w:tcPr>
          <w:p w14:paraId="4A2187A1" w14:textId="0117AA38"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0.05</w:t>
            </w:r>
          </w:p>
        </w:tc>
        <w:tc>
          <w:tcPr>
            <w:tcW w:w="851" w:type="dxa"/>
            <w:tcBorders>
              <w:top w:val="nil"/>
              <w:left w:val="nil"/>
              <w:bottom w:val="nil"/>
              <w:right w:val="nil"/>
            </w:tcBorders>
            <w:shd w:val="clear" w:color="auto" w:fill="auto"/>
            <w:noWrap/>
            <w:vAlign w:val="bottom"/>
            <w:hideMark/>
          </w:tcPr>
          <w:p w14:paraId="035D16B7" w14:textId="3B7054D2"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-0.48</w:t>
            </w:r>
          </w:p>
        </w:tc>
        <w:tc>
          <w:tcPr>
            <w:tcW w:w="939" w:type="dxa"/>
            <w:tcBorders>
              <w:top w:val="nil"/>
              <w:left w:val="nil"/>
              <w:bottom w:val="nil"/>
              <w:right w:val="nil"/>
            </w:tcBorders>
            <w:shd w:val="clear" w:color="auto" w:fill="auto"/>
            <w:noWrap/>
            <w:vAlign w:val="bottom"/>
            <w:hideMark/>
          </w:tcPr>
          <w:p w14:paraId="253D1B30" w14:textId="0AD9695F"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Pr>
                <w:rFonts w:ascii="Times New Roman" w:hAnsi="Times New Roman" w:cs="Times New Roman"/>
                <w:color w:val="000000"/>
                <w:sz w:val="20"/>
                <w:szCs w:val="20"/>
              </w:rPr>
              <w:t>0.629</w:t>
            </w:r>
          </w:p>
        </w:tc>
        <w:tc>
          <w:tcPr>
            <w:tcW w:w="2283" w:type="dxa"/>
            <w:tcBorders>
              <w:top w:val="nil"/>
              <w:left w:val="nil"/>
              <w:bottom w:val="nil"/>
              <w:right w:val="nil"/>
            </w:tcBorders>
            <w:shd w:val="clear" w:color="auto" w:fill="auto"/>
            <w:noWrap/>
            <w:vAlign w:val="bottom"/>
            <w:hideMark/>
          </w:tcPr>
          <w:p w14:paraId="3448B676" w14:textId="408DFC6F"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-0.13</w:t>
            </w:r>
          </w:p>
        </w:tc>
        <w:tc>
          <w:tcPr>
            <w:tcW w:w="2378" w:type="dxa"/>
            <w:tcBorders>
              <w:top w:val="nil"/>
              <w:left w:val="nil"/>
              <w:bottom w:val="nil"/>
              <w:right w:val="nil"/>
            </w:tcBorders>
            <w:shd w:val="clear" w:color="auto" w:fill="auto"/>
            <w:noWrap/>
            <w:vAlign w:val="bottom"/>
            <w:hideMark/>
          </w:tcPr>
          <w:p w14:paraId="648CA548" w14:textId="5ADD8EC2"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0.08</w:t>
            </w:r>
          </w:p>
        </w:tc>
      </w:tr>
      <w:tr w:rsidR="0064326E" w:rsidRPr="00C16279" w14:paraId="7838E2B4" w14:textId="77777777" w:rsidTr="00C149D1">
        <w:trPr>
          <w:trHeight w:val="325"/>
        </w:trPr>
        <w:tc>
          <w:tcPr>
            <w:tcW w:w="1969" w:type="dxa"/>
            <w:tcBorders>
              <w:top w:val="nil"/>
              <w:left w:val="nil"/>
              <w:bottom w:val="nil"/>
              <w:right w:val="nil"/>
            </w:tcBorders>
            <w:shd w:val="clear" w:color="auto" w:fill="auto"/>
            <w:noWrap/>
            <w:vAlign w:val="bottom"/>
            <w:hideMark/>
          </w:tcPr>
          <w:p w14:paraId="5A283610" w14:textId="0F066503"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Nr. of players</w:t>
            </w:r>
          </w:p>
        </w:tc>
        <w:tc>
          <w:tcPr>
            <w:tcW w:w="840" w:type="dxa"/>
            <w:tcBorders>
              <w:top w:val="nil"/>
              <w:left w:val="nil"/>
              <w:bottom w:val="nil"/>
              <w:right w:val="nil"/>
            </w:tcBorders>
            <w:shd w:val="clear" w:color="auto" w:fill="auto"/>
            <w:noWrap/>
            <w:vAlign w:val="bottom"/>
            <w:hideMark/>
          </w:tcPr>
          <w:p w14:paraId="53AEF149" w14:textId="45A48A80"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-0.45</w:t>
            </w:r>
          </w:p>
        </w:tc>
        <w:tc>
          <w:tcPr>
            <w:tcW w:w="546" w:type="dxa"/>
            <w:tcBorders>
              <w:top w:val="nil"/>
              <w:left w:val="nil"/>
              <w:bottom w:val="nil"/>
              <w:right w:val="nil"/>
            </w:tcBorders>
            <w:shd w:val="clear" w:color="auto" w:fill="auto"/>
            <w:noWrap/>
            <w:vAlign w:val="bottom"/>
            <w:hideMark/>
          </w:tcPr>
          <w:p w14:paraId="796B5675" w14:textId="5428F6F3"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1.07</w:t>
            </w:r>
          </w:p>
        </w:tc>
        <w:tc>
          <w:tcPr>
            <w:tcW w:w="851" w:type="dxa"/>
            <w:tcBorders>
              <w:top w:val="nil"/>
              <w:left w:val="nil"/>
              <w:bottom w:val="nil"/>
              <w:right w:val="nil"/>
            </w:tcBorders>
            <w:shd w:val="clear" w:color="auto" w:fill="auto"/>
            <w:noWrap/>
            <w:vAlign w:val="bottom"/>
            <w:hideMark/>
          </w:tcPr>
          <w:p w14:paraId="25E0B7A6" w14:textId="284EE524"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-0.42</w:t>
            </w:r>
          </w:p>
        </w:tc>
        <w:tc>
          <w:tcPr>
            <w:tcW w:w="939" w:type="dxa"/>
            <w:tcBorders>
              <w:top w:val="nil"/>
              <w:left w:val="nil"/>
              <w:bottom w:val="nil"/>
              <w:right w:val="nil"/>
            </w:tcBorders>
            <w:shd w:val="clear" w:color="auto" w:fill="auto"/>
            <w:noWrap/>
            <w:vAlign w:val="bottom"/>
            <w:hideMark/>
          </w:tcPr>
          <w:p w14:paraId="38F21992" w14:textId="00F8649B"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Pr>
                <w:rFonts w:ascii="Times New Roman" w:hAnsi="Times New Roman" w:cs="Times New Roman"/>
                <w:color w:val="000000"/>
                <w:sz w:val="20"/>
                <w:szCs w:val="20"/>
              </w:rPr>
              <w:t>0.673</w:t>
            </w:r>
          </w:p>
        </w:tc>
        <w:tc>
          <w:tcPr>
            <w:tcW w:w="2283" w:type="dxa"/>
            <w:tcBorders>
              <w:top w:val="nil"/>
              <w:left w:val="nil"/>
              <w:bottom w:val="nil"/>
              <w:right w:val="nil"/>
            </w:tcBorders>
            <w:shd w:val="clear" w:color="auto" w:fill="auto"/>
            <w:noWrap/>
            <w:vAlign w:val="bottom"/>
            <w:hideMark/>
          </w:tcPr>
          <w:p w14:paraId="3ACBCDB5" w14:textId="510ECC9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-2.54</w:t>
            </w:r>
          </w:p>
        </w:tc>
        <w:tc>
          <w:tcPr>
            <w:tcW w:w="2378" w:type="dxa"/>
            <w:tcBorders>
              <w:top w:val="nil"/>
              <w:left w:val="nil"/>
              <w:bottom w:val="nil"/>
              <w:right w:val="nil"/>
            </w:tcBorders>
            <w:shd w:val="clear" w:color="auto" w:fill="auto"/>
            <w:noWrap/>
            <w:vAlign w:val="bottom"/>
            <w:hideMark/>
          </w:tcPr>
          <w:p w14:paraId="379F6029" w14:textId="007DBB0C"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1.64</w:t>
            </w:r>
          </w:p>
        </w:tc>
      </w:tr>
      <w:tr w:rsidR="0064326E" w:rsidRPr="00C16279" w14:paraId="4BC0120D" w14:textId="77777777" w:rsidTr="00C149D1">
        <w:trPr>
          <w:trHeight w:val="325"/>
        </w:trPr>
        <w:tc>
          <w:tcPr>
            <w:tcW w:w="1969" w:type="dxa"/>
            <w:tcBorders>
              <w:top w:val="nil"/>
              <w:left w:val="nil"/>
              <w:bottom w:val="nil"/>
              <w:right w:val="nil"/>
            </w:tcBorders>
            <w:shd w:val="clear" w:color="auto" w:fill="auto"/>
            <w:noWrap/>
            <w:vAlign w:val="bottom"/>
          </w:tcPr>
          <w:p w14:paraId="790B4F60" w14:textId="727D6B89"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Ostracism &lt;5 min</w:t>
            </w:r>
          </w:p>
        </w:tc>
        <w:tc>
          <w:tcPr>
            <w:tcW w:w="840" w:type="dxa"/>
            <w:tcBorders>
              <w:top w:val="nil"/>
              <w:left w:val="nil"/>
              <w:bottom w:val="nil"/>
              <w:right w:val="nil"/>
            </w:tcBorders>
            <w:shd w:val="clear" w:color="auto" w:fill="auto"/>
            <w:noWrap/>
            <w:vAlign w:val="bottom"/>
          </w:tcPr>
          <w:p w14:paraId="41F1060B" w14:textId="50935F1B"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546" w:type="dxa"/>
            <w:tcBorders>
              <w:top w:val="nil"/>
              <w:left w:val="nil"/>
              <w:bottom w:val="nil"/>
              <w:right w:val="nil"/>
            </w:tcBorders>
            <w:shd w:val="clear" w:color="auto" w:fill="auto"/>
            <w:noWrap/>
            <w:vAlign w:val="bottom"/>
          </w:tcPr>
          <w:p w14:paraId="5681AAB0" w14:textId="40B4693F"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851" w:type="dxa"/>
            <w:tcBorders>
              <w:top w:val="nil"/>
              <w:left w:val="nil"/>
              <w:bottom w:val="nil"/>
              <w:right w:val="nil"/>
            </w:tcBorders>
            <w:shd w:val="clear" w:color="auto" w:fill="auto"/>
            <w:noWrap/>
            <w:vAlign w:val="bottom"/>
          </w:tcPr>
          <w:p w14:paraId="477E01D8" w14:textId="643678F1"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939" w:type="dxa"/>
            <w:tcBorders>
              <w:top w:val="nil"/>
              <w:left w:val="nil"/>
              <w:bottom w:val="nil"/>
              <w:right w:val="nil"/>
            </w:tcBorders>
            <w:shd w:val="clear" w:color="auto" w:fill="auto"/>
            <w:noWrap/>
            <w:vAlign w:val="bottom"/>
          </w:tcPr>
          <w:p w14:paraId="4819A87D" w14:textId="18CA9456"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2283" w:type="dxa"/>
            <w:tcBorders>
              <w:top w:val="nil"/>
              <w:left w:val="nil"/>
              <w:bottom w:val="nil"/>
              <w:right w:val="nil"/>
            </w:tcBorders>
            <w:shd w:val="clear" w:color="auto" w:fill="auto"/>
            <w:noWrap/>
            <w:vAlign w:val="bottom"/>
          </w:tcPr>
          <w:p w14:paraId="1B61A844" w14:textId="2EA9787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2378" w:type="dxa"/>
            <w:tcBorders>
              <w:top w:val="nil"/>
              <w:left w:val="nil"/>
              <w:bottom w:val="nil"/>
              <w:right w:val="nil"/>
            </w:tcBorders>
            <w:shd w:val="clear" w:color="auto" w:fill="auto"/>
            <w:noWrap/>
            <w:vAlign w:val="bottom"/>
          </w:tcPr>
          <w:p w14:paraId="0C80FEEA" w14:textId="367F432D"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r>
      <w:tr w:rsidR="0064326E" w:rsidRPr="00C16279" w14:paraId="566A11F2" w14:textId="77777777" w:rsidTr="00C149D1">
        <w:trPr>
          <w:trHeight w:val="325"/>
        </w:trPr>
        <w:tc>
          <w:tcPr>
            <w:tcW w:w="1969" w:type="dxa"/>
            <w:tcBorders>
              <w:top w:val="nil"/>
              <w:left w:val="nil"/>
              <w:bottom w:val="nil"/>
              <w:right w:val="nil"/>
            </w:tcBorders>
            <w:shd w:val="clear" w:color="auto" w:fill="auto"/>
            <w:noWrap/>
            <w:vAlign w:val="bottom"/>
          </w:tcPr>
          <w:p w14:paraId="606CA610" w14:textId="4B40D5EF"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Ostracism 5-10 min</w:t>
            </w:r>
          </w:p>
        </w:tc>
        <w:tc>
          <w:tcPr>
            <w:tcW w:w="840" w:type="dxa"/>
            <w:tcBorders>
              <w:top w:val="nil"/>
              <w:left w:val="nil"/>
              <w:bottom w:val="nil"/>
              <w:right w:val="nil"/>
            </w:tcBorders>
            <w:shd w:val="clear" w:color="auto" w:fill="auto"/>
            <w:noWrap/>
            <w:vAlign w:val="bottom"/>
          </w:tcPr>
          <w:p w14:paraId="432B9F1C" w14:textId="115C21B2"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0.86</w:t>
            </w:r>
          </w:p>
        </w:tc>
        <w:tc>
          <w:tcPr>
            <w:tcW w:w="546" w:type="dxa"/>
            <w:tcBorders>
              <w:top w:val="nil"/>
              <w:left w:val="nil"/>
              <w:bottom w:val="nil"/>
              <w:right w:val="nil"/>
            </w:tcBorders>
            <w:shd w:val="clear" w:color="auto" w:fill="auto"/>
            <w:noWrap/>
            <w:vAlign w:val="bottom"/>
          </w:tcPr>
          <w:p w14:paraId="7B83D334" w14:textId="16856469"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0.83</w:t>
            </w:r>
          </w:p>
        </w:tc>
        <w:tc>
          <w:tcPr>
            <w:tcW w:w="851" w:type="dxa"/>
            <w:tcBorders>
              <w:top w:val="nil"/>
              <w:left w:val="nil"/>
              <w:bottom w:val="nil"/>
              <w:right w:val="nil"/>
            </w:tcBorders>
            <w:shd w:val="clear" w:color="auto" w:fill="auto"/>
            <w:noWrap/>
            <w:vAlign w:val="bottom"/>
          </w:tcPr>
          <w:p w14:paraId="0B4A7086" w14:textId="1669D335"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1.04</w:t>
            </w:r>
          </w:p>
        </w:tc>
        <w:tc>
          <w:tcPr>
            <w:tcW w:w="939" w:type="dxa"/>
            <w:tcBorders>
              <w:top w:val="nil"/>
              <w:left w:val="nil"/>
              <w:bottom w:val="nil"/>
              <w:right w:val="nil"/>
            </w:tcBorders>
            <w:shd w:val="clear" w:color="auto" w:fill="auto"/>
            <w:noWrap/>
            <w:vAlign w:val="bottom"/>
          </w:tcPr>
          <w:p w14:paraId="41CB7742" w14:textId="4EC2D4AA" w:rsidR="0064326E" w:rsidRPr="0064326E" w:rsidRDefault="0064326E" w:rsidP="0064326E">
            <w:pPr>
              <w:spacing w:after="0" w:line="240" w:lineRule="auto"/>
              <w:jc w:val="right"/>
              <w:rPr>
                <w:rFonts w:ascii="Times New Roman" w:hAnsi="Times New Roman" w:cs="Times New Roman"/>
                <w:color w:val="000000"/>
                <w:sz w:val="20"/>
                <w:szCs w:val="20"/>
              </w:rPr>
            </w:pPr>
            <w:r>
              <w:rPr>
                <w:rFonts w:ascii="Times New Roman" w:hAnsi="Times New Roman" w:cs="Times New Roman"/>
                <w:color w:val="000000"/>
                <w:sz w:val="20"/>
                <w:szCs w:val="20"/>
              </w:rPr>
              <w:t>0.297</w:t>
            </w:r>
          </w:p>
        </w:tc>
        <w:tc>
          <w:tcPr>
            <w:tcW w:w="2283" w:type="dxa"/>
            <w:tcBorders>
              <w:top w:val="nil"/>
              <w:left w:val="nil"/>
              <w:bottom w:val="nil"/>
              <w:right w:val="nil"/>
            </w:tcBorders>
            <w:shd w:val="clear" w:color="auto" w:fill="auto"/>
            <w:noWrap/>
            <w:vAlign w:val="bottom"/>
          </w:tcPr>
          <w:p w14:paraId="35AAE9C2" w14:textId="2C2290F9"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-0.76</w:t>
            </w:r>
          </w:p>
        </w:tc>
        <w:tc>
          <w:tcPr>
            <w:tcW w:w="2378" w:type="dxa"/>
            <w:tcBorders>
              <w:top w:val="nil"/>
              <w:left w:val="nil"/>
              <w:bottom w:val="nil"/>
              <w:right w:val="nil"/>
            </w:tcBorders>
            <w:shd w:val="clear" w:color="auto" w:fill="auto"/>
            <w:noWrap/>
            <w:vAlign w:val="bottom"/>
          </w:tcPr>
          <w:p w14:paraId="78D67597" w14:textId="45206FF5"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2.48</w:t>
            </w:r>
          </w:p>
        </w:tc>
      </w:tr>
      <w:tr w:rsidR="0064326E" w:rsidRPr="00C16279" w14:paraId="2692B5CE" w14:textId="77777777" w:rsidTr="00C149D1">
        <w:trPr>
          <w:trHeight w:val="325"/>
        </w:trPr>
        <w:tc>
          <w:tcPr>
            <w:tcW w:w="1969" w:type="dxa"/>
            <w:tcBorders>
              <w:top w:val="nil"/>
              <w:left w:val="nil"/>
              <w:bottom w:val="nil"/>
              <w:right w:val="nil"/>
            </w:tcBorders>
            <w:shd w:val="clear" w:color="auto" w:fill="auto"/>
            <w:noWrap/>
            <w:vAlign w:val="bottom"/>
          </w:tcPr>
          <w:p w14:paraId="0773856A" w14:textId="0873D922"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Need scale = Williams (2000)</w:t>
            </w:r>
          </w:p>
        </w:tc>
        <w:tc>
          <w:tcPr>
            <w:tcW w:w="840" w:type="dxa"/>
            <w:tcBorders>
              <w:top w:val="nil"/>
              <w:left w:val="nil"/>
              <w:bottom w:val="nil"/>
              <w:right w:val="nil"/>
            </w:tcBorders>
            <w:shd w:val="clear" w:color="auto" w:fill="auto"/>
            <w:noWrap/>
            <w:vAlign w:val="bottom"/>
          </w:tcPr>
          <w:p w14:paraId="75D1D6F2" w14:textId="5F5D99A2"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546" w:type="dxa"/>
            <w:tcBorders>
              <w:top w:val="nil"/>
              <w:left w:val="nil"/>
              <w:bottom w:val="nil"/>
              <w:right w:val="nil"/>
            </w:tcBorders>
            <w:shd w:val="clear" w:color="auto" w:fill="auto"/>
            <w:noWrap/>
            <w:vAlign w:val="bottom"/>
          </w:tcPr>
          <w:p w14:paraId="0E2FFEE6" w14:textId="24DBC31B"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851" w:type="dxa"/>
            <w:tcBorders>
              <w:top w:val="nil"/>
              <w:left w:val="nil"/>
              <w:bottom w:val="nil"/>
              <w:right w:val="nil"/>
            </w:tcBorders>
            <w:shd w:val="clear" w:color="auto" w:fill="auto"/>
            <w:noWrap/>
            <w:vAlign w:val="bottom"/>
          </w:tcPr>
          <w:p w14:paraId="62527021" w14:textId="1DD8A1D3"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939" w:type="dxa"/>
            <w:tcBorders>
              <w:top w:val="nil"/>
              <w:left w:val="nil"/>
              <w:bottom w:val="nil"/>
              <w:right w:val="nil"/>
            </w:tcBorders>
            <w:shd w:val="clear" w:color="auto" w:fill="auto"/>
            <w:noWrap/>
            <w:vAlign w:val="bottom"/>
          </w:tcPr>
          <w:p w14:paraId="0FA49322" w14:textId="1AC4EC4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2283" w:type="dxa"/>
            <w:tcBorders>
              <w:top w:val="nil"/>
              <w:left w:val="nil"/>
              <w:bottom w:val="nil"/>
              <w:right w:val="nil"/>
            </w:tcBorders>
            <w:shd w:val="clear" w:color="auto" w:fill="auto"/>
            <w:noWrap/>
            <w:vAlign w:val="bottom"/>
          </w:tcPr>
          <w:p w14:paraId="37AD3D78" w14:textId="0FA9245B"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2378" w:type="dxa"/>
            <w:tcBorders>
              <w:top w:val="nil"/>
              <w:left w:val="nil"/>
              <w:bottom w:val="nil"/>
              <w:right w:val="nil"/>
            </w:tcBorders>
            <w:shd w:val="clear" w:color="auto" w:fill="auto"/>
            <w:noWrap/>
            <w:vAlign w:val="bottom"/>
          </w:tcPr>
          <w:p w14:paraId="0C1BEE54" w14:textId="66E47240"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r>
      <w:tr w:rsidR="0064326E" w:rsidRPr="00C16279" w14:paraId="3260598C" w14:textId="77777777" w:rsidTr="00C149D1">
        <w:trPr>
          <w:trHeight w:val="325"/>
        </w:trPr>
        <w:tc>
          <w:tcPr>
            <w:tcW w:w="1969" w:type="dxa"/>
            <w:tcBorders>
              <w:top w:val="nil"/>
              <w:left w:val="nil"/>
              <w:bottom w:val="nil"/>
              <w:right w:val="nil"/>
            </w:tcBorders>
            <w:shd w:val="clear" w:color="auto" w:fill="auto"/>
            <w:noWrap/>
            <w:vAlign w:val="bottom"/>
          </w:tcPr>
          <w:p w14:paraId="6ED49297" w14:textId="64FFEE1E"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Need scale = Zadro et al. (2004)</w:t>
            </w:r>
          </w:p>
        </w:tc>
        <w:tc>
          <w:tcPr>
            <w:tcW w:w="840" w:type="dxa"/>
            <w:tcBorders>
              <w:top w:val="nil"/>
              <w:left w:val="nil"/>
              <w:bottom w:val="nil"/>
              <w:right w:val="nil"/>
            </w:tcBorders>
            <w:shd w:val="clear" w:color="auto" w:fill="auto"/>
            <w:noWrap/>
            <w:vAlign w:val="bottom"/>
          </w:tcPr>
          <w:p w14:paraId="6C08A330" w14:textId="495EF22E"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-0.31</w:t>
            </w:r>
          </w:p>
        </w:tc>
        <w:tc>
          <w:tcPr>
            <w:tcW w:w="546" w:type="dxa"/>
            <w:tcBorders>
              <w:top w:val="nil"/>
              <w:left w:val="nil"/>
              <w:bottom w:val="nil"/>
              <w:right w:val="nil"/>
            </w:tcBorders>
            <w:shd w:val="clear" w:color="auto" w:fill="auto"/>
            <w:noWrap/>
            <w:vAlign w:val="bottom"/>
          </w:tcPr>
          <w:p w14:paraId="22695DDA" w14:textId="5A7D9D29"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0.42</w:t>
            </w:r>
          </w:p>
        </w:tc>
        <w:tc>
          <w:tcPr>
            <w:tcW w:w="851" w:type="dxa"/>
            <w:tcBorders>
              <w:top w:val="nil"/>
              <w:left w:val="nil"/>
              <w:bottom w:val="nil"/>
              <w:right w:val="nil"/>
            </w:tcBorders>
            <w:shd w:val="clear" w:color="auto" w:fill="auto"/>
            <w:noWrap/>
            <w:vAlign w:val="bottom"/>
          </w:tcPr>
          <w:p w14:paraId="3F423FF3" w14:textId="20030E8E"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-0.74</w:t>
            </w:r>
          </w:p>
        </w:tc>
        <w:tc>
          <w:tcPr>
            <w:tcW w:w="939" w:type="dxa"/>
            <w:tcBorders>
              <w:top w:val="nil"/>
              <w:left w:val="nil"/>
              <w:bottom w:val="nil"/>
              <w:right w:val="nil"/>
            </w:tcBorders>
            <w:shd w:val="clear" w:color="auto" w:fill="auto"/>
            <w:noWrap/>
            <w:vAlign w:val="bottom"/>
          </w:tcPr>
          <w:p w14:paraId="6B9C1941" w14:textId="487C981D" w:rsidR="0064326E" w:rsidRPr="0064326E" w:rsidRDefault="0064326E" w:rsidP="0064326E">
            <w:pPr>
              <w:spacing w:after="0" w:line="240" w:lineRule="auto"/>
              <w:jc w:val="right"/>
              <w:rPr>
                <w:rFonts w:ascii="Times New Roman" w:hAnsi="Times New Roman" w:cs="Times New Roman"/>
                <w:color w:val="000000"/>
                <w:sz w:val="20"/>
                <w:szCs w:val="20"/>
              </w:rPr>
            </w:pPr>
            <w:r>
              <w:rPr>
                <w:rFonts w:ascii="Times New Roman" w:hAnsi="Times New Roman" w:cs="Times New Roman"/>
                <w:color w:val="000000"/>
                <w:sz w:val="20"/>
                <w:szCs w:val="20"/>
              </w:rPr>
              <w:t>0.456</w:t>
            </w:r>
          </w:p>
        </w:tc>
        <w:tc>
          <w:tcPr>
            <w:tcW w:w="2283" w:type="dxa"/>
            <w:tcBorders>
              <w:top w:val="nil"/>
              <w:left w:val="nil"/>
              <w:bottom w:val="nil"/>
              <w:right w:val="nil"/>
            </w:tcBorders>
            <w:shd w:val="clear" w:color="auto" w:fill="auto"/>
            <w:noWrap/>
            <w:vAlign w:val="bottom"/>
          </w:tcPr>
          <w:p w14:paraId="5E81B37E" w14:textId="59370F88"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-1.13</w:t>
            </w:r>
          </w:p>
        </w:tc>
        <w:tc>
          <w:tcPr>
            <w:tcW w:w="2378" w:type="dxa"/>
            <w:tcBorders>
              <w:top w:val="nil"/>
              <w:left w:val="nil"/>
              <w:bottom w:val="nil"/>
              <w:right w:val="nil"/>
            </w:tcBorders>
            <w:shd w:val="clear" w:color="auto" w:fill="auto"/>
            <w:noWrap/>
            <w:vAlign w:val="bottom"/>
          </w:tcPr>
          <w:p w14:paraId="30CFE3BB" w14:textId="305BC4BA"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0.51</w:t>
            </w:r>
          </w:p>
        </w:tc>
      </w:tr>
      <w:tr w:rsidR="0064326E" w:rsidRPr="00C16279" w14:paraId="33C4A0E1" w14:textId="77777777" w:rsidTr="00C149D1">
        <w:trPr>
          <w:trHeight w:val="325"/>
        </w:trPr>
        <w:tc>
          <w:tcPr>
            <w:tcW w:w="1969" w:type="dxa"/>
            <w:tcBorders>
              <w:top w:val="nil"/>
              <w:left w:val="nil"/>
              <w:bottom w:val="nil"/>
              <w:right w:val="nil"/>
            </w:tcBorders>
            <w:shd w:val="clear" w:color="auto" w:fill="auto"/>
            <w:noWrap/>
            <w:vAlign w:val="bottom"/>
          </w:tcPr>
          <w:p w14:paraId="10215D36" w14:textId="4B96D1C3" w:rsidR="0064326E" w:rsidRPr="0064326E" w:rsidRDefault="0064326E" w:rsidP="0064326E">
            <w:pPr>
              <w:spacing w:after="0" w:line="240" w:lineRule="auto"/>
              <w:rPr>
                <w:rFonts w:ascii="Times New Roman" w:eastAsia="Times New Roman" w:hAnsi="Times New Roman" w:cs="Times New Roman"/>
                <w:color w:val="000000"/>
                <w:sz w:val="20"/>
                <w:szCs w:val="20"/>
                <w:lang w:val="en-US" w:eastAsia="nl-NL"/>
              </w:rPr>
            </w:pPr>
            <w:r w:rsidRPr="0064326E">
              <w:rPr>
                <w:rFonts w:ascii="Times New Roman" w:hAnsi="Times New Roman" w:cs="Times New Roman"/>
                <w:color w:val="000000"/>
                <w:sz w:val="20"/>
                <w:szCs w:val="20"/>
                <w:lang w:val="en-US"/>
              </w:rPr>
              <w:t>Need scale = Van Beest &amp; Williams (2006)</w:t>
            </w:r>
          </w:p>
        </w:tc>
        <w:tc>
          <w:tcPr>
            <w:tcW w:w="840" w:type="dxa"/>
            <w:tcBorders>
              <w:top w:val="nil"/>
              <w:left w:val="nil"/>
              <w:bottom w:val="nil"/>
              <w:right w:val="nil"/>
            </w:tcBorders>
            <w:shd w:val="clear" w:color="auto" w:fill="auto"/>
            <w:noWrap/>
            <w:vAlign w:val="bottom"/>
          </w:tcPr>
          <w:p w14:paraId="6B01A4BA" w14:textId="73F9F689"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-0.28</w:t>
            </w:r>
          </w:p>
        </w:tc>
        <w:tc>
          <w:tcPr>
            <w:tcW w:w="546" w:type="dxa"/>
            <w:tcBorders>
              <w:top w:val="nil"/>
              <w:left w:val="nil"/>
              <w:bottom w:val="nil"/>
              <w:right w:val="nil"/>
            </w:tcBorders>
            <w:shd w:val="clear" w:color="auto" w:fill="auto"/>
            <w:noWrap/>
            <w:vAlign w:val="bottom"/>
          </w:tcPr>
          <w:p w14:paraId="391951AE" w14:textId="5773D7A9"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0.52</w:t>
            </w:r>
          </w:p>
        </w:tc>
        <w:tc>
          <w:tcPr>
            <w:tcW w:w="851" w:type="dxa"/>
            <w:tcBorders>
              <w:top w:val="nil"/>
              <w:left w:val="nil"/>
              <w:bottom w:val="nil"/>
              <w:right w:val="nil"/>
            </w:tcBorders>
            <w:shd w:val="clear" w:color="auto" w:fill="auto"/>
            <w:noWrap/>
            <w:vAlign w:val="bottom"/>
          </w:tcPr>
          <w:p w14:paraId="1B5F5F73" w14:textId="12254BD5"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-0.54</w:t>
            </w:r>
          </w:p>
        </w:tc>
        <w:tc>
          <w:tcPr>
            <w:tcW w:w="939" w:type="dxa"/>
            <w:tcBorders>
              <w:top w:val="nil"/>
              <w:left w:val="nil"/>
              <w:bottom w:val="nil"/>
              <w:right w:val="nil"/>
            </w:tcBorders>
            <w:shd w:val="clear" w:color="auto" w:fill="auto"/>
            <w:noWrap/>
            <w:vAlign w:val="bottom"/>
          </w:tcPr>
          <w:p w14:paraId="34DD6D16" w14:textId="3BDAF143"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0.586</w:t>
            </w:r>
          </w:p>
        </w:tc>
        <w:tc>
          <w:tcPr>
            <w:tcW w:w="2283" w:type="dxa"/>
            <w:tcBorders>
              <w:top w:val="nil"/>
              <w:left w:val="nil"/>
              <w:bottom w:val="nil"/>
              <w:right w:val="nil"/>
            </w:tcBorders>
            <w:shd w:val="clear" w:color="auto" w:fill="auto"/>
            <w:noWrap/>
            <w:vAlign w:val="bottom"/>
          </w:tcPr>
          <w:p w14:paraId="2DAEA236" w14:textId="59666ABC"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-1.29</w:t>
            </w:r>
          </w:p>
        </w:tc>
        <w:tc>
          <w:tcPr>
            <w:tcW w:w="2378" w:type="dxa"/>
            <w:tcBorders>
              <w:top w:val="nil"/>
              <w:left w:val="nil"/>
              <w:bottom w:val="nil"/>
              <w:right w:val="nil"/>
            </w:tcBorders>
            <w:shd w:val="clear" w:color="auto" w:fill="auto"/>
            <w:noWrap/>
            <w:vAlign w:val="bottom"/>
          </w:tcPr>
          <w:p w14:paraId="1F91B475" w14:textId="49198E81"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0.73</w:t>
            </w:r>
          </w:p>
        </w:tc>
      </w:tr>
      <w:tr w:rsidR="0064326E" w:rsidRPr="00C16279" w14:paraId="65C95793" w14:textId="77777777" w:rsidTr="00C149D1">
        <w:trPr>
          <w:trHeight w:val="325"/>
        </w:trPr>
        <w:tc>
          <w:tcPr>
            <w:tcW w:w="1969" w:type="dxa"/>
            <w:tcBorders>
              <w:top w:val="nil"/>
              <w:left w:val="nil"/>
              <w:bottom w:val="nil"/>
              <w:right w:val="nil"/>
            </w:tcBorders>
            <w:shd w:val="clear" w:color="auto" w:fill="auto"/>
            <w:noWrap/>
            <w:vAlign w:val="bottom"/>
          </w:tcPr>
          <w:p w14:paraId="0B4CEEDB" w14:textId="747CCD64"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Need scale = Williams Zadro</w:t>
            </w:r>
          </w:p>
        </w:tc>
        <w:tc>
          <w:tcPr>
            <w:tcW w:w="840" w:type="dxa"/>
            <w:tcBorders>
              <w:top w:val="nil"/>
              <w:left w:val="nil"/>
              <w:bottom w:val="nil"/>
              <w:right w:val="nil"/>
            </w:tcBorders>
            <w:shd w:val="clear" w:color="auto" w:fill="auto"/>
            <w:noWrap/>
            <w:vAlign w:val="bottom"/>
          </w:tcPr>
          <w:p w14:paraId="21741004" w14:textId="72E0700F"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0.04</w:t>
            </w:r>
          </w:p>
        </w:tc>
        <w:tc>
          <w:tcPr>
            <w:tcW w:w="546" w:type="dxa"/>
            <w:tcBorders>
              <w:top w:val="nil"/>
              <w:left w:val="nil"/>
              <w:bottom w:val="nil"/>
              <w:right w:val="nil"/>
            </w:tcBorders>
            <w:shd w:val="clear" w:color="auto" w:fill="auto"/>
            <w:noWrap/>
            <w:vAlign w:val="bottom"/>
          </w:tcPr>
          <w:p w14:paraId="7C9735BA" w14:textId="2737DDAC"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0.63</w:t>
            </w:r>
          </w:p>
        </w:tc>
        <w:tc>
          <w:tcPr>
            <w:tcW w:w="851" w:type="dxa"/>
            <w:tcBorders>
              <w:top w:val="nil"/>
              <w:left w:val="nil"/>
              <w:bottom w:val="nil"/>
              <w:right w:val="nil"/>
            </w:tcBorders>
            <w:shd w:val="clear" w:color="auto" w:fill="auto"/>
            <w:noWrap/>
            <w:vAlign w:val="bottom"/>
          </w:tcPr>
          <w:p w14:paraId="4FF51D53" w14:textId="253FCA74"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0.06</w:t>
            </w:r>
          </w:p>
        </w:tc>
        <w:tc>
          <w:tcPr>
            <w:tcW w:w="939" w:type="dxa"/>
            <w:tcBorders>
              <w:top w:val="nil"/>
              <w:left w:val="nil"/>
              <w:bottom w:val="nil"/>
              <w:right w:val="nil"/>
            </w:tcBorders>
            <w:shd w:val="clear" w:color="auto" w:fill="auto"/>
            <w:noWrap/>
            <w:vAlign w:val="bottom"/>
          </w:tcPr>
          <w:p w14:paraId="0972E3A1" w14:textId="6524F96D" w:rsidR="0064326E" w:rsidRPr="0064326E" w:rsidRDefault="0064326E" w:rsidP="0064326E">
            <w:pPr>
              <w:spacing w:after="0" w:line="240" w:lineRule="auto"/>
              <w:jc w:val="right"/>
              <w:rPr>
                <w:rFonts w:ascii="Times New Roman" w:hAnsi="Times New Roman" w:cs="Times New Roman"/>
                <w:color w:val="000000"/>
                <w:sz w:val="20"/>
                <w:szCs w:val="20"/>
              </w:rPr>
            </w:pPr>
            <w:r>
              <w:rPr>
                <w:rFonts w:ascii="Times New Roman" w:hAnsi="Times New Roman" w:cs="Times New Roman"/>
                <w:color w:val="000000"/>
                <w:sz w:val="20"/>
                <w:szCs w:val="20"/>
              </w:rPr>
              <w:t>0.950</w:t>
            </w:r>
          </w:p>
        </w:tc>
        <w:tc>
          <w:tcPr>
            <w:tcW w:w="2283" w:type="dxa"/>
            <w:tcBorders>
              <w:top w:val="nil"/>
              <w:left w:val="nil"/>
              <w:bottom w:val="nil"/>
              <w:right w:val="nil"/>
            </w:tcBorders>
            <w:shd w:val="clear" w:color="auto" w:fill="auto"/>
            <w:noWrap/>
            <w:vAlign w:val="bottom"/>
          </w:tcPr>
          <w:p w14:paraId="17934F3D" w14:textId="7EDF9B16"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-1.20</w:t>
            </w:r>
          </w:p>
        </w:tc>
        <w:tc>
          <w:tcPr>
            <w:tcW w:w="2378" w:type="dxa"/>
            <w:tcBorders>
              <w:top w:val="nil"/>
              <w:left w:val="nil"/>
              <w:bottom w:val="nil"/>
              <w:right w:val="nil"/>
            </w:tcBorders>
            <w:shd w:val="clear" w:color="auto" w:fill="auto"/>
            <w:noWrap/>
            <w:vAlign w:val="bottom"/>
          </w:tcPr>
          <w:p w14:paraId="09539009" w14:textId="634D8EAE"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1.28</w:t>
            </w:r>
          </w:p>
        </w:tc>
      </w:tr>
      <w:tr w:rsidR="0064326E" w:rsidRPr="00C16279" w14:paraId="3F69CC19" w14:textId="77777777" w:rsidTr="00C149D1">
        <w:trPr>
          <w:trHeight w:val="325"/>
        </w:trPr>
        <w:tc>
          <w:tcPr>
            <w:tcW w:w="1969" w:type="dxa"/>
            <w:tcBorders>
              <w:top w:val="nil"/>
              <w:left w:val="nil"/>
              <w:bottom w:val="single" w:sz="4" w:space="0" w:color="auto"/>
              <w:right w:val="nil"/>
            </w:tcBorders>
            <w:shd w:val="clear" w:color="auto" w:fill="auto"/>
            <w:noWrap/>
            <w:vAlign w:val="bottom"/>
            <w:hideMark/>
          </w:tcPr>
          <w:p w14:paraId="395DFD1D" w14:textId="6DB63D63"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Need scale = Gonsalkorale &amp; Williams (2007)</w:t>
            </w:r>
          </w:p>
        </w:tc>
        <w:tc>
          <w:tcPr>
            <w:tcW w:w="840" w:type="dxa"/>
            <w:tcBorders>
              <w:top w:val="nil"/>
              <w:left w:val="nil"/>
              <w:bottom w:val="single" w:sz="4" w:space="0" w:color="auto"/>
              <w:right w:val="nil"/>
            </w:tcBorders>
            <w:shd w:val="clear" w:color="auto" w:fill="auto"/>
            <w:noWrap/>
            <w:vAlign w:val="bottom"/>
            <w:hideMark/>
          </w:tcPr>
          <w:p w14:paraId="65C426C3" w14:textId="4874A1F8"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0.87</w:t>
            </w:r>
          </w:p>
        </w:tc>
        <w:tc>
          <w:tcPr>
            <w:tcW w:w="546" w:type="dxa"/>
            <w:tcBorders>
              <w:top w:val="nil"/>
              <w:left w:val="nil"/>
              <w:bottom w:val="single" w:sz="4" w:space="0" w:color="auto"/>
              <w:right w:val="nil"/>
            </w:tcBorders>
            <w:shd w:val="clear" w:color="auto" w:fill="auto"/>
            <w:noWrap/>
            <w:vAlign w:val="bottom"/>
            <w:hideMark/>
          </w:tcPr>
          <w:p w14:paraId="310FEFE4" w14:textId="0936E03A"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0.83</w:t>
            </w:r>
          </w:p>
        </w:tc>
        <w:tc>
          <w:tcPr>
            <w:tcW w:w="851" w:type="dxa"/>
            <w:tcBorders>
              <w:top w:val="nil"/>
              <w:left w:val="nil"/>
              <w:bottom w:val="single" w:sz="4" w:space="0" w:color="auto"/>
              <w:right w:val="nil"/>
            </w:tcBorders>
            <w:shd w:val="clear" w:color="auto" w:fill="auto"/>
            <w:noWrap/>
            <w:vAlign w:val="bottom"/>
            <w:hideMark/>
          </w:tcPr>
          <w:p w14:paraId="4B72CAA1" w14:textId="01347E01"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1.04</w:t>
            </w:r>
          </w:p>
        </w:tc>
        <w:tc>
          <w:tcPr>
            <w:tcW w:w="939" w:type="dxa"/>
            <w:tcBorders>
              <w:top w:val="nil"/>
              <w:left w:val="nil"/>
              <w:bottom w:val="single" w:sz="4" w:space="0" w:color="auto"/>
              <w:right w:val="nil"/>
            </w:tcBorders>
            <w:shd w:val="clear" w:color="auto" w:fill="auto"/>
            <w:noWrap/>
            <w:vAlign w:val="bottom"/>
            <w:hideMark/>
          </w:tcPr>
          <w:p w14:paraId="0DD4634D" w14:textId="0E0E187A"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0.299</w:t>
            </w:r>
          </w:p>
        </w:tc>
        <w:tc>
          <w:tcPr>
            <w:tcW w:w="2283" w:type="dxa"/>
            <w:tcBorders>
              <w:top w:val="nil"/>
              <w:left w:val="nil"/>
              <w:bottom w:val="single" w:sz="4" w:space="0" w:color="auto"/>
              <w:right w:val="nil"/>
            </w:tcBorders>
            <w:shd w:val="clear" w:color="auto" w:fill="auto"/>
            <w:noWrap/>
            <w:vAlign w:val="bottom"/>
            <w:hideMark/>
          </w:tcPr>
          <w:p w14:paraId="27F22829" w14:textId="69E44ED8"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-0.77</w:t>
            </w:r>
          </w:p>
        </w:tc>
        <w:tc>
          <w:tcPr>
            <w:tcW w:w="2378" w:type="dxa"/>
            <w:tcBorders>
              <w:top w:val="nil"/>
              <w:left w:val="nil"/>
              <w:bottom w:val="single" w:sz="4" w:space="0" w:color="auto"/>
              <w:right w:val="nil"/>
            </w:tcBorders>
            <w:shd w:val="clear" w:color="auto" w:fill="auto"/>
            <w:noWrap/>
            <w:vAlign w:val="bottom"/>
            <w:hideMark/>
          </w:tcPr>
          <w:p w14:paraId="0FFB86A9" w14:textId="1930CA62"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2.50</w:t>
            </w:r>
          </w:p>
        </w:tc>
      </w:tr>
      <w:tr w:rsidR="0064326E" w:rsidRPr="001E4ECD" w14:paraId="2EC21AD1" w14:textId="77777777" w:rsidTr="00C149D1">
        <w:trPr>
          <w:trHeight w:val="325"/>
        </w:trPr>
        <w:tc>
          <w:tcPr>
            <w:tcW w:w="9806" w:type="dxa"/>
            <w:gridSpan w:val="7"/>
            <w:tcBorders>
              <w:top w:val="nil"/>
              <w:left w:val="nil"/>
              <w:bottom w:val="nil"/>
              <w:right w:val="nil"/>
            </w:tcBorders>
            <w:shd w:val="clear" w:color="auto" w:fill="auto"/>
            <w:noWrap/>
            <w:vAlign w:val="bottom"/>
            <w:hideMark/>
          </w:tcPr>
          <w:p w14:paraId="01016D13" w14:textId="083657F8" w:rsidR="0064326E" w:rsidRPr="00C16279" w:rsidRDefault="0064326E" w:rsidP="0064326E">
            <w:pPr>
              <w:spacing w:after="0" w:line="240" w:lineRule="auto"/>
              <w:rPr>
                <w:rFonts w:ascii="Times New Roman" w:eastAsia="Times New Roman" w:hAnsi="Times New Roman" w:cs="Times New Roman"/>
                <w:color w:val="000000"/>
                <w:sz w:val="20"/>
                <w:szCs w:val="20"/>
                <w:lang w:val="en-US" w:eastAsia="nl-NL"/>
              </w:rPr>
            </w:pPr>
            <w:r w:rsidRPr="00C16279">
              <w:rPr>
                <w:rFonts w:ascii="Times New Roman" w:eastAsia="Times New Roman" w:hAnsi="Times New Roman" w:cs="Times New Roman"/>
                <w:color w:val="000000"/>
                <w:sz w:val="20"/>
                <w:szCs w:val="20"/>
                <w:lang w:val="en-US" w:eastAsia="nl-NL"/>
              </w:rPr>
              <w:t>Note: this can be interpreted as a standard regression formula.</w:t>
            </w:r>
            <w:r>
              <w:rPr>
                <w:rFonts w:ascii="Times New Roman" w:eastAsia="Times New Roman" w:hAnsi="Times New Roman" w:cs="Times New Roman"/>
                <w:color w:val="000000"/>
                <w:sz w:val="20"/>
                <w:szCs w:val="20"/>
                <w:lang w:val="en-US" w:eastAsia="nl-NL"/>
              </w:rPr>
              <w:t xml:space="preserve"> Empty rows represent reference categories </w:t>
            </w:r>
            <w:r>
              <w:rPr>
                <w:rStyle w:val="CommentReference"/>
              </w:rPr>
              <w:commentReference w:id="101"/>
            </w:r>
            <w:r>
              <w:rPr>
                <w:rStyle w:val="CommentReference"/>
              </w:rPr>
              <w:commentReference w:id="102"/>
            </w:r>
          </w:p>
        </w:tc>
      </w:tr>
    </w:tbl>
    <w:p w14:paraId="678B7E25" w14:textId="77777777" w:rsidR="00F70F9F" w:rsidRDefault="00F70F9F">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D733BF3" w14:textId="77777777" w:rsidR="00E76D2C" w:rsidRPr="00F70F0A" w:rsidRDefault="00E76D2C" w:rsidP="006623EF">
      <w:pPr>
        <w:spacing w:after="0" w:line="480" w:lineRule="auto"/>
        <w:rPr>
          <w:rFonts w:ascii="Times New Roman" w:hAnsi="Times New Roman" w:cs="Times New Roman"/>
          <w:sz w:val="24"/>
          <w:szCs w:val="24"/>
          <w:lang w:val="en-US"/>
        </w:rPr>
        <w:sectPr w:rsidR="00E76D2C" w:rsidRPr="00F70F0A">
          <w:pgSz w:w="11906" w:h="16838"/>
          <w:pgMar w:top="1411" w:right="1411" w:bottom="1411" w:left="1411" w:header="706" w:footer="706" w:gutter="0"/>
          <w:cols w:space="708"/>
          <w:docGrid w:linePitch="360"/>
        </w:sectPr>
      </w:pPr>
    </w:p>
    <w:p w14:paraId="78CFCE03" w14:textId="6678BF46" w:rsidR="00E76D2C" w:rsidRPr="00F70F0A" w:rsidRDefault="00AD2DBE" w:rsidP="006623EF">
      <w:pPr>
        <w:spacing w:after="0"/>
        <w:jc w:val="center"/>
        <w:rPr>
          <w:rFonts w:ascii="Times New Roman" w:hAnsi="Times New Roman" w:cs="Times New Roman"/>
          <w:sz w:val="24"/>
          <w:szCs w:val="24"/>
          <w:lang w:val="en-US"/>
        </w:rPr>
      </w:pPr>
      <w:r>
        <w:rPr>
          <w:rFonts w:ascii="Times New Roman" w:hAnsi="Times New Roman" w:cs="Times New Roman"/>
          <w:noProof/>
          <w:sz w:val="24"/>
          <w:szCs w:val="24"/>
          <w:lang w:eastAsia="nl-NL"/>
        </w:rPr>
        <w:lastRenderedPageBreak/>
        <w:drawing>
          <wp:inline distT="0" distB="0" distL="0" distR="0" wp14:anchorId="72FB6BC2" wp14:editId="293B6404">
            <wp:extent cx="5772150" cy="6829425"/>
            <wp:effectExtent l="0" t="0" r="0" b="0"/>
            <wp:docPr id="4" name="Picture 4" descr="C:\Users\Chris\Downloads\Rplot.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Downloads\Rplot.tif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2150" cy="6829425"/>
                    </a:xfrm>
                    <a:prstGeom prst="rect">
                      <a:avLst/>
                    </a:prstGeom>
                    <a:noFill/>
                    <a:ln>
                      <a:noFill/>
                    </a:ln>
                  </pic:spPr>
                </pic:pic>
              </a:graphicData>
            </a:graphic>
          </wp:inline>
        </w:drawing>
      </w:r>
      <w:r w:rsidR="00A303A1">
        <w:rPr>
          <w:rStyle w:val="CommentReference"/>
        </w:rPr>
        <w:commentReference w:id="103"/>
      </w:r>
      <w:r>
        <w:rPr>
          <w:rStyle w:val="CommentReference"/>
        </w:rPr>
        <w:commentReference w:id="104"/>
      </w:r>
    </w:p>
    <w:p w14:paraId="664B93FE" w14:textId="7743AF96" w:rsidR="00B85BEF" w:rsidRDefault="00731737" w:rsidP="009A7687">
      <w:pPr>
        <w:spacing w:after="0"/>
        <w:rPr>
          <w:rFonts w:ascii="Times New Roman" w:hAnsi="Times New Roman" w:cs="Times New Roman"/>
          <w:sz w:val="24"/>
          <w:szCs w:val="24"/>
          <w:lang w:val="en-US"/>
        </w:rPr>
      </w:pPr>
      <w:r w:rsidRPr="00F70F0A">
        <w:rPr>
          <w:rFonts w:ascii="Times New Roman" w:hAnsi="Times New Roman" w:cs="Times New Roman"/>
          <w:i/>
          <w:sz w:val="24"/>
          <w:szCs w:val="24"/>
          <w:lang w:val="en-US"/>
        </w:rPr>
        <w:t>Figure 1.</w:t>
      </w:r>
      <w:r w:rsidR="00443A07">
        <w:rPr>
          <w:rFonts w:ascii="Times New Roman" w:hAnsi="Times New Roman" w:cs="Times New Roman"/>
          <w:i/>
          <w:sz w:val="24"/>
          <w:szCs w:val="24"/>
          <w:lang w:val="en-US"/>
        </w:rPr>
        <w:t xml:space="preserve"> </w:t>
      </w:r>
      <w:r w:rsidRPr="00F70F0A">
        <w:rPr>
          <w:rFonts w:ascii="Times New Roman" w:hAnsi="Times New Roman" w:cs="Times New Roman"/>
          <w:sz w:val="24"/>
          <w:szCs w:val="24"/>
          <w:lang w:val="en-US"/>
        </w:rPr>
        <w:t>A dotplot of the average estimated simple effects with 95% confidence intervals</w:t>
      </w:r>
      <w:r w:rsidR="00DE20D1">
        <w:rPr>
          <w:rFonts w:ascii="Times New Roman" w:hAnsi="Times New Roman" w:cs="Times New Roman"/>
          <w:sz w:val="24"/>
          <w:szCs w:val="24"/>
          <w:lang w:val="en-US"/>
        </w:rPr>
        <w:t>, where T1 represents first measure, and T2 represents last measure</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744736">
        <w:rPr>
          <w:rFonts w:ascii="Times New Roman" w:hAnsi="Times New Roman" w:cs="Times New Roman"/>
          <w:sz w:val="24"/>
          <w:szCs w:val="24"/>
          <w:lang w:val="en-US"/>
        </w:rPr>
        <w:t>T</w:t>
      </w:r>
      <w:commentRangeStart w:id="105"/>
      <w:commentRangeStart w:id="106"/>
      <w:r w:rsidR="00744736">
        <w:rPr>
          <w:rFonts w:ascii="Times New Roman" w:hAnsi="Times New Roman" w:cs="Times New Roman"/>
          <w:sz w:val="24"/>
          <w:szCs w:val="24"/>
          <w:lang w:val="en-US"/>
        </w:rPr>
        <w:t>raditional ostracism effect refers to</w:t>
      </w:r>
      <w:r w:rsidR="00DB066D">
        <w:rPr>
          <w:rFonts w:ascii="Times New Roman" w:hAnsi="Times New Roman" w:cs="Times New Roman"/>
          <w:sz w:val="24"/>
          <w:szCs w:val="24"/>
          <w:lang w:val="en-US"/>
        </w:rPr>
        <w:t xml:space="preserve"> </w:t>
      </w:r>
      <w:r w:rsidR="009A7687">
        <w:rPr>
          <w:rFonts w:ascii="Times New Roman" w:hAnsi="Times New Roman" w:cs="Times New Roman"/>
          <w:sz w:val="24"/>
          <w:szCs w:val="24"/>
          <w:lang w:val="en-US"/>
        </w:rPr>
        <w:t xml:space="preserve">the between-subjects effect of </w:t>
      </w:r>
      <w:r w:rsidR="00DB066D">
        <w:rPr>
          <w:rFonts w:ascii="Times New Roman" w:hAnsi="Times New Roman" w:cs="Times New Roman"/>
          <w:sz w:val="24"/>
          <w:szCs w:val="24"/>
          <w:lang w:val="en-US"/>
        </w:rPr>
        <w:t xml:space="preserve">being ostracized with </w:t>
      </w:r>
      <w:r w:rsidR="00DB066D" w:rsidRPr="009A7687">
        <w:rPr>
          <w:rFonts w:ascii="Times New Roman" w:hAnsi="Times New Roman" w:cs="Times New Roman"/>
          <w:i/>
          <w:sz w:val="24"/>
          <w:szCs w:val="24"/>
          <w:lang w:val="en-US"/>
        </w:rPr>
        <w:t>no</w:t>
      </w:r>
      <w:r w:rsidR="00DB066D">
        <w:rPr>
          <w:rFonts w:ascii="Times New Roman" w:hAnsi="Times New Roman" w:cs="Times New Roman"/>
          <w:sz w:val="24"/>
          <w:szCs w:val="24"/>
          <w:lang w:val="en-US"/>
        </w:rPr>
        <w:t xml:space="preserve"> moderator present</w:t>
      </w:r>
      <w:r w:rsidR="009A7687">
        <w:rPr>
          <w:rFonts w:ascii="Times New Roman" w:hAnsi="Times New Roman" w:cs="Times New Roman"/>
          <w:sz w:val="24"/>
          <w:szCs w:val="24"/>
          <w:lang w:val="en-US"/>
        </w:rPr>
        <w:t>, whereas</w:t>
      </w:r>
      <w:r w:rsidR="00DB066D">
        <w:rPr>
          <w:rFonts w:ascii="Times New Roman" w:hAnsi="Times New Roman" w:cs="Times New Roman"/>
          <w:sz w:val="24"/>
          <w:szCs w:val="24"/>
          <w:lang w:val="en-US"/>
        </w:rPr>
        <w:t xml:space="preserve"> moderated ostracism effect refers to being ostrac</w:t>
      </w:r>
      <w:r w:rsidR="009A7687">
        <w:rPr>
          <w:rFonts w:ascii="Times New Roman" w:hAnsi="Times New Roman" w:cs="Times New Roman"/>
          <w:sz w:val="24"/>
          <w:szCs w:val="24"/>
          <w:lang w:val="en-US"/>
        </w:rPr>
        <w:t xml:space="preserve">ized </w:t>
      </w:r>
      <w:r w:rsidR="009A7687" w:rsidRPr="009A7687">
        <w:rPr>
          <w:rFonts w:ascii="Times New Roman" w:hAnsi="Times New Roman" w:cs="Times New Roman"/>
          <w:i/>
          <w:sz w:val="24"/>
          <w:szCs w:val="24"/>
          <w:lang w:val="en-US"/>
        </w:rPr>
        <w:t>with</w:t>
      </w:r>
      <w:r w:rsidR="009A7687">
        <w:rPr>
          <w:rFonts w:ascii="Times New Roman" w:hAnsi="Times New Roman" w:cs="Times New Roman"/>
          <w:sz w:val="24"/>
          <w:szCs w:val="24"/>
          <w:lang w:val="en-US"/>
        </w:rPr>
        <w:t xml:space="preserve"> a moderator present. Vice versa, moderator effect within ostracism/inclusion level refers to the between-subjects effect of the moderator factor, within the ostracized/inclusion conditions. </w:t>
      </w:r>
      <w:commentRangeEnd w:id="105"/>
      <w:ins w:id="107" w:author="Jelte Wicherts" w:date="2013-12-24T09:22:00Z">
        <w:r w:rsidR="00744736">
          <w:rPr>
            <w:rStyle w:val="CommentReference"/>
          </w:rPr>
          <w:commentReference w:id="105"/>
        </w:r>
      </w:ins>
      <w:commentRangeEnd w:id="106"/>
      <w:r w:rsidR="009A7687">
        <w:rPr>
          <w:rStyle w:val="CommentReference"/>
        </w:rPr>
        <w:commentReference w:id="106"/>
      </w:r>
      <w:r w:rsidR="00B85BEF">
        <w:rPr>
          <w:rFonts w:ascii="Times New Roman" w:hAnsi="Times New Roman" w:cs="Times New Roman"/>
          <w:sz w:val="24"/>
          <w:szCs w:val="24"/>
          <w:lang w:val="en-US"/>
        </w:rPr>
        <w:br w:type="page"/>
      </w:r>
    </w:p>
    <w:p w14:paraId="7C7957A1" w14:textId="77777777" w:rsidR="00B85BEF" w:rsidRDefault="00B85BEF" w:rsidP="006623EF">
      <w:pPr>
        <w:spacing w:after="0"/>
        <w:rPr>
          <w:rFonts w:ascii="Times New Roman" w:hAnsi="Times New Roman" w:cs="Times New Roman"/>
          <w:sz w:val="24"/>
          <w:szCs w:val="24"/>
          <w:lang w:val="en-US"/>
        </w:rPr>
      </w:pPr>
      <w:r w:rsidRPr="00B85BEF">
        <w:rPr>
          <w:rFonts w:ascii="Times New Roman" w:hAnsi="Times New Roman" w:cs="Times New Roman"/>
          <w:noProof/>
          <w:sz w:val="24"/>
          <w:szCs w:val="24"/>
          <w:lang w:eastAsia="nl-NL"/>
        </w:rPr>
        <w:lastRenderedPageBreak/>
        <w:drawing>
          <wp:inline distT="0" distB="0" distL="0" distR="0" wp14:anchorId="643D7C5D" wp14:editId="25D8F22C">
            <wp:extent cx="5768340" cy="3483422"/>
            <wp:effectExtent l="0" t="0" r="3810" b="3175"/>
            <wp:docPr id="2" name="Picture 2" descr="C:\Users\Chris\Dropbox\MSc ReMa\Cyberball Meta-analysis\5.Writing\simEffect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Dropbox\MSc ReMa\Cyberball Meta-analysis\5.Writing\simEffects.tif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8340" cy="3483422"/>
                    </a:xfrm>
                    <a:prstGeom prst="rect">
                      <a:avLst/>
                    </a:prstGeom>
                    <a:noFill/>
                    <a:ln>
                      <a:noFill/>
                    </a:ln>
                  </pic:spPr>
                </pic:pic>
              </a:graphicData>
            </a:graphic>
          </wp:inline>
        </w:drawing>
      </w:r>
    </w:p>
    <w:p w14:paraId="5623ABF4" w14:textId="77777777" w:rsidR="00E76D2C" w:rsidRPr="00F70F0A" w:rsidRDefault="00B85BEF" w:rsidP="006623EF">
      <w:pPr>
        <w:spacing w:after="0"/>
        <w:rPr>
          <w:rFonts w:ascii="Times New Roman" w:hAnsi="Times New Roman" w:cs="Times New Roman"/>
          <w:sz w:val="24"/>
          <w:szCs w:val="24"/>
          <w:lang w:val="en-US"/>
        </w:rPr>
      </w:pPr>
      <w:r>
        <w:rPr>
          <w:rFonts w:ascii="Times New Roman" w:hAnsi="Times New Roman" w:cs="Times New Roman"/>
          <w:i/>
          <w:sz w:val="24"/>
          <w:szCs w:val="24"/>
          <w:lang w:val="en-US"/>
        </w:rPr>
        <w:t xml:space="preserve">Figure 2. </w:t>
      </w:r>
      <w:r>
        <w:rPr>
          <w:rFonts w:ascii="Times New Roman" w:hAnsi="Times New Roman" w:cs="Times New Roman"/>
          <w:sz w:val="24"/>
          <w:szCs w:val="24"/>
          <w:lang w:val="en-US"/>
        </w:rPr>
        <w:t>Simulated effects under the model estimates for the standard ostracism effect</w:t>
      </w:r>
      <w:r w:rsidR="00F7317E">
        <w:rPr>
          <w:rFonts w:ascii="Times New Roman" w:hAnsi="Times New Roman" w:cs="Times New Roman"/>
          <w:sz w:val="24"/>
          <w:szCs w:val="24"/>
          <w:lang w:val="en-US"/>
        </w:rPr>
        <w:t>, showing there is higher estimated heterogeneity on the first measure</w:t>
      </w:r>
      <w:r>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br w:type="page"/>
      </w:r>
    </w:p>
    <w:p w14:paraId="3188A235" w14:textId="77777777" w:rsidR="00E76D2C" w:rsidRPr="00F70F0A" w:rsidRDefault="00731737" w:rsidP="006623EF">
      <w:pPr>
        <w:pStyle w:val="ListParagraph"/>
        <w:spacing w:after="0" w:line="480" w:lineRule="auto"/>
        <w:ind w:left="0"/>
        <w:jc w:val="center"/>
        <w:rPr>
          <w:rFonts w:ascii="Times New Roman" w:hAnsi="Times New Roman" w:cs="Times New Roman"/>
          <w:sz w:val="24"/>
          <w:szCs w:val="24"/>
          <w:lang w:val="en-US"/>
        </w:rPr>
      </w:pPr>
      <w:r w:rsidRPr="00F70F0A">
        <w:rPr>
          <w:rFonts w:ascii="Times New Roman" w:hAnsi="Times New Roman" w:cs="Times New Roman"/>
          <w:sz w:val="24"/>
          <w:szCs w:val="24"/>
          <w:lang w:val="en-US"/>
        </w:rPr>
        <w:lastRenderedPageBreak/>
        <w:t>Appendix</w:t>
      </w:r>
    </w:p>
    <w:p w14:paraId="61C39AAD" w14:textId="6165D5A0" w:rsidR="00E76D2C" w:rsidRPr="00F70F0A" w:rsidRDefault="00731737" w:rsidP="006623EF">
      <w:pPr>
        <w:pStyle w:val="ListParagraph"/>
        <w:spacing w:after="0" w:line="480" w:lineRule="auto"/>
        <w:ind w:left="0"/>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All formulae reported below originate from the chapter by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"author" : [ { "dropping-particle" : "", "family" : "Borenstein", "given" : "Michael", "non-dropping-particle" : "", "parse-names" : false, "suffix" : "" } ], "chapter-number" : "12", "container-title" : "The handbook of research synthesis and meta-analysis", "edition" : "2", "editor" : [ { "dropping-particle" : "", "family" : "Cooper", "given" : "H.", "non-dropping-particle" : "", "parse-names" : false, "suffix" : "" }, { "dropping-particle" : "V.", "family" : "Hedges", "given" : "Larry", "non-dropping-particle" : "", "parse-names" : false, "suffix" : "" }, { "dropping-particle" : "", "family" : "Valentine", "given" : "J.C.", "non-dropping-particle" : "", "parse-names" : false, "suffix" : "" } ], "id" : "ITEM-1", "issued" : { "date-parts" : [ [ "2009" ] ] }, "note" : "Equation 12.15 on p226 gives Hedges' correction factor formula.\nEquation 12.17 on p226 gives sampling variance correction.\n        \n      ", "publisher" : "Russell Sage Foundation", "publisher-place" : "New York, NY", "title" : "Effect sizes for continuous data", "type" : "chapter" }, "uris" : [ "http://www.mendeley.com/documents/?uuid=37d72a6f-5f2f-4d4e-ba96-58064e6c7cf8" ] } ], "mendeley" : { "manualFormatting" : "Michael Borenstein (2009)", "previouslyFormattedCitation" : "(Borenstein, 2009)"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Michael Borenstein (2009)</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Hedges’ g was calculated as</w:t>
      </w:r>
    </w:p>
    <w:p w14:paraId="2811CD5E" w14:textId="77777777" w:rsidR="00A56777" w:rsidRPr="00F70F0A" w:rsidRDefault="00A56777" w:rsidP="006623EF">
      <w:pPr>
        <w:pStyle w:val="ListParagraph"/>
        <w:spacing w:after="0" w:line="480" w:lineRule="auto"/>
        <w:ind w:left="0"/>
        <w:jc w:val="center"/>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g=d</m:t>
          </m:r>
          <m:d>
            <m:dPr>
              <m:ctrlPr>
                <w:rPr>
                  <w:rFonts w:ascii="Cambria Math" w:hAnsi="Cambria Math" w:cs="Times New Roman"/>
                  <w:i/>
                  <w:sz w:val="24"/>
                  <w:szCs w:val="24"/>
                  <w:lang w:val="en-US"/>
                </w:rPr>
              </m:ctrlPr>
            </m:dPr>
            <m:e>
              <m:r>
                <w:rPr>
                  <w:rFonts w:ascii="Cambria Math" w:hAnsi="Cambria Math" w:cs="Times New Roman"/>
                  <w:sz w:val="24"/>
                  <w:szCs w:val="24"/>
                  <w:lang w:val="en-US"/>
                </w:rPr>
                <m:t>1-</m:t>
              </m:r>
              <m:f>
                <m:fPr>
                  <m:ctrlPr>
                    <w:rPr>
                      <w:rFonts w:ascii="Cambria Math" w:hAnsi="Cambria Math" w:cs="Times New Roman"/>
                      <w:i/>
                      <w:sz w:val="24"/>
                      <w:szCs w:val="24"/>
                      <w:lang w:val="en-US"/>
                    </w:rPr>
                  </m:ctrlPr>
                </m:fPr>
                <m:num>
                  <m:r>
                    <w:rPr>
                      <w:rFonts w:ascii="Cambria Math" w:hAnsi="Cambria Math" w:cs="Times New Roman"/>
                      <w:sz w:val="24"/>
                      <w:szCs w:val="24"/>
                      <w:lang w:val="en-US"/>
                    </w:rPr>
                    <m:t>3</m:t>
                  </m:r>
                </m:num>
                <m:den>
                  <m:r>
                    <w:rPr>
                      <w:rFonts w:ascii="Cambria Math" w:hAnsi="Cambria Math" w:cs="Times New Roman"/>
                      <w:sz w:val="24"/>
                      <w:szCs w:val="24"/>
                      <w:lang w:val="en-US"/>
                    </w:rPr>
                    <m:t>4</m:t>
                  </m:r>
                  <m:d>
                    <m:dPr>
                      <m:ctrlPr>
                        <w:rPr>
                          <w:rFonts w:ascii="Cambria Math" w:hAnsi="Cambria Math" w:cs="Times New Roman"/>
                          <w:i/>
                          <w:sz w:val="24"/>
                          <w:szCs w:val="24"/>
                          <w:lang w:val="en-US"/>
                        </w:rPr>
                      </m:ctrlPr>
                    </m:dPr>
                    <m:e>
                      <m:r>
                        <w:rPr>
                          <w:rFonts w:ascii="Cambria Math" w:hAnsi="Cambria Math" w:cs="Times New Roman"/>
                          <w:sz w:val="24"/>
                          <w:szCs w:val="24"/>
                          <w:lang w:val="en-US"/>
                        </w:rPr>
                        <m:t>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w</m:t>
                          </m:r>
                        </m:sub>
                      </m:sSub>
                    </m:e>
                  </m:d>
                  <m:r>
                    <w:rPr>
                      <w:rFonts w:ascii="Cambria Math" w:hAnsi="Cambria Math" w:cs="Times New Roman"/>
                      <w:sz w:val="24"/>
                      <w:szCs w:val="24"/>
                      <w:lang w:val="en-US"/>
                    </w:rPr>
                    <m:t>-9</m:t>
                  </m:r>
                </m:den>
              </m:f>
            </m:e>
          </m:d>
        </m:oMath>
      </m:oMathPara>
    </w:p>
    <w:p w14:paraId="4E0065EA" w14:textId="77777777" w:rsidR="00E76D2C" w:rsidRPr="00F70F0A" w:rsidRDefault="00731737" w:rsidP="006623EF">
      <w:pPr>
        <w:pStyle w:val="ListParagraph"/>
        <w:spacing w:after="0" w:line="480" w:lineRule="auto"/>
        <w:ind w:left="0"/>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where d is the standardized main effect. For the standardized interaction effect d was calculated as </w:t>
      </w:r>
    </w:p>
    <w:p w14:paraId="0052A8E3" w14:textId="77777777" w:rsidR="00A56777" w:rsidRPr="00F70F0A" w:rsidRDefault="00A56777" w:rsidP="006623EF">
      <w:pPr>
        <w:pStyle w:val="ListParagraph"/>
        <w:spacing w:after="0" w:line="480" w:lineRule="auto"/>
        <w:ind w:left="0"/>
        <w:jc w:val="center"/>
        <w:rPr>
          <w:rFonts w:ascii="Times New Roman" w:eastAsiaTheme="minorEastAsia" w:hAnsi="Times New Roman" w:cs="Times New Roman"/>
          <w:sz w:val="24"/>
          <w:szCs w:val="24"/>
          <w:lang w:val="en-US"/>
        </w:rPr>
      </w:pPr>
      <m:oMathPara>
        <m:oMath>
          <m:r>
            <m:rPr>
              <m:sty m:val="p"/>
            </m:rPr>
            <w:rPr>
              <w:rFonts w:ascii="Cambria Math" w:hAnsi="Cambria Math" w:cs="Times New Roman"/>
              <w:sz w:val="24"/>
              <w:szCs w:val="24"/>
              <w:lang w:val="en-US"/>
            </w:rPr>
            <m:t>Δ</m:t>
          </m:r>
          <m:r>
            <w:rPr>
              <w:rFonts w:ascii="Cambria Math" w:hAnsi="Cambria Math" w:cs="Times New Roman"/>
              <w:sz w:val="24"/>
              <w:szCs w:val="24"/>
              <w:lang w:val="en-US"/>
            </w:rPr>
            <m:t>d=</m:t>
          </m:r>
          <m:f>
            <m:fPr>
              <m:ctrlPr>
                <w:rPr>
                  <w:rFonts w:ascii="Cambria Math" w:hAnsi="Cambria Math" w:cs="Times New Roman"/>
                  <w:i/>
                  <w:sz w:val="24"/>
                  <w:szCs w:val="24"/>
                  <w:lang w:val="en-US"/>
                </w:rPr>
              </m:ctrlPr>
            </m:fPr>
            <m:num>
              <m:d>
                <m:dPr>
                  <m:ctrlPr>
                    <w:rPr>
                      <w:rFonts w:ascii="Cambria Math" w:hAnsi="Cambria Math" w:cs="Times New Roman"/>
                      <w:i/>
                      <w:sz w:val="24"/>
                      <w:szCs w:val="24"/>
                      <w:lang w:val="en-US"/>
                    </w:rPr>
                  </m:ctrlPr>
                </m:d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m:t>
                      </m:r>
                    </m:e>
                    <m:sub>
                      <m:r>
                        <w:rPr>
                          <w:rFonts w:ascii="Cambria Math" w:hAnsi="Cambria Math" w:cs="Times New Roman"/>
                          <w:sz w:val="24"/>
                          <w:szCs w:val="24"/>
                          <w:lang w:val="en-US"/>
                        </w:rPr>
                        <m:t>11</m:t>
                      </m:r>
                    </m:sub>
                  </m:sSub>
                  <m:r>
                    <w:rPr>
                      <w:rFonts w:ascii="Cambria Math" w:hAnsi="Cambria Math" w:cs="Times New Roman"/>
                      <w:sz w:val="24"/>
                      <w:szCs w:val="24"/>
                      <w:lang w:val="en-US"/>
                    </w:rPr>
                    <m:t>-</m:t>
                  </m:r>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m:t>
                      </m:r>
                    </m:e>
                    <m:sub>
                      <m:r>
                        <w:rPr>
                          <w:rFonts w:ascii="Cambria Math" w:hAnsi="Cambria Math" w:cs="Times New Roman"/>
                          <w:sz w:val="24"/>
                          <w:szCs w:val="24"/>
                          <w:lang w:val="en-US"/>
                        </w:rPr>
                        <m:t>12</m:t>
                      </m:r>
                    </m:sub>
                  </m:sSub>
                </m:e>
              </m:d>
              <m:r>
                <w:rPr>
                  <w:rFonts w:ascii="Cambria Math" w:hAnsi="Cambria Math" w:cs="Times New Roman"/>
                  <w:sz w:val="24"/>
                  <w:szCs w:val="24"/>
                  <w:lang w:val="en-US"/>
                </w:rPr>
                <m:t>-</m:t>
              </m:r>
              <m:d>
                <m:dPr>
                  <m:ctrlPr>
                    <w:rPr>
                      <w:rFonts w:ascii="Cambria Math" w:hAnsi="Cambria Math" w:cs="Times New Roman"/>
                      <w:i/>
                      <w:sz w:val="24"/>
                      <w:szCs w:val="24"/>
                      <w:lang w:val="en-US"/>
                    </w:rPr>
                  </m:ctrlPr>
                </m:d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m:t>
                      </m:r>
                    </m:e>
                    <m:sub>
                      <m:r>
                        <w:rPr>
                          <w:rFonts w:ascii="Cambria Math" w:hAnsi="Cambria Math" w:cs="Times New Roman"/>
                          <w:sz w:val="24"/>
                          <w:szCs w:val="24"/>
                          <w:lang w:val="en-US"/>
                        </w:rPr>
                        <m:t>21</m:t>
                      </m:r>
                    </m:sub>
                  </m:sSub>
                  <m:r>
                    <w:rPr>
                      <w:rFonts w:ascii="Cambria Math" w:hAnsi="Cambria Math" w:cs="Times New Roman"/>
                      <w:sz w:val="24"/>
                      <w:szCs w:val="24"/>
                      <w:lang w:val="en-US"/>
                    </w:rPr>
                    <m:t>-</m:t>
                  </m:r>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m:t>
                      </m:r>
                    </m:e>
                    <m:sub>
                      <m:r>
                        <w:rPr>
                          <w:rFonts w:ascii="Cambria Math" w:hAnsi="Cambria Math" w:cs="Times New Roman"/>
                          <w:sz w:val="24"/>
                          <w:szCs w:val="24"/>
                          <w:lang w:val="en-US"/>
                        </w:rPr>
                        <m:t>22</m:t>
                      </m:r>
                    </m:sub>
                  </m:sSub>
                </m:e>
              </m:d>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p</m:t>
                  </m:r>
                </m:sub>
              </m:sSub>
            </m:den>
          </m:f>
        </m:oMath>
      </m:oMathPara>
    </w:p>
    <w:p w14:paraId="7E25CEFF" w14:textId="77777777" w:rsidR="00E76D2C" w:rsidRPr="00F70F0A" w:rsidRDefault="00731737" w:rsidP="006623EF">
      <w:pPr>
        <w:pStyle w:val="ListParagraph"/>
        <w:spacing w:after="0" w:line="480" w:lineRule="auto"/>
        <w:ind w:left="0"/>
        <w:rPr>
          <w:rFonts w:ascii="Times New Roman" w:eastAsiaTheme="minorEastAsia" w:hAnsi="Times New Roman" w:cs="Times New Roman"/>
          <w:sz w:val="24"/>
          <w:szCs w:val="24"/>
          <w:lang w:val="en-US"/>
        </w:rPr>
      </w:pPr>
      <w:r w:rsidRPr="00F70F0A">
        <w:rPr>
          <w:rFonts w:ascii="Times New Roman" w:eastAsiaTheme="minorEastAsia" w:hAnsi="Times New Roman" w:cs="Times New Roman"/>
          <w:sz w:val="24"/>
          <w:szCs w:val="24"/>
          <w:lang w:val="en-US"/>
        </w:rPr>
        <w:t>where the first term in the nominator is the ostracism effect and the second term is the ostracism effect in the moderator conditions. This Δd corresponds to the partial eta-squared of the interaction. Sampling variance of g was calculated by multiplying the sampling variance of d by the squared correction factor, that is</w:t>
      </w:r>
    </w:p>
    <w:p w14:paraId="0B83183C" w14:textId="77777777" w:rsidR="00A56777" w:rsidRPr="00F70F0A" w:rsidRDefault="001E4ECD" w:rsidP="006623EF">
      <w:pPr>
        <w:pStyle w:val="ListParagraph"/>
        <w:spacing w:after="0" w:line="480" w:lineRule="auto"/>
        <w:ind w:left="0"/>
        <w:jc w:val="center"/>
        <w:rPr>
          <w:rFonts w:ascii="Times New Roman" w:eastAsiaTheme="minorEastAsia"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g</m:t>
              </m:r>
            </m:sub>
          </m:sSub>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w:rPr>
                      <w:rFonts w:ascii="Cambria Math" w:hAnsi="Cambria Math" w:cs="Times New Roman"/>
                      <w:sz w:val="24"/>
                      <w:szCs w:val="24"/>
                      <w:lang w:val="en-US"/>
                    </w:rPr>
                    <m:t>1-</m:t>
                  </m:r>
                  <m:f>
                    <m:fPr>
                      <m:ctrlPr>
                        <w:rPr>
                          <w:rFonts w:ascii="Cambria Math" w:hAnsi="Cambria Math" w:cs="Times New Roman"/>
                          <w:i/>
                          <w:sz w:val="24"/>
                          <w:szCs w:val="24"/>
                          <w:lang w:val="en-US"/>
                        </w:rPr>
                      </m:ctrlPr>
                    </m:fPr>
                    <m:num>
                      <m:r>
                        <w:rPr>
                          <w:rFonts w:ascii="Cambria Math" w:hAnsi="Cambria Math" w:cs="Times New Roman"/>
                          <w:sz w:val="24"/>
                          <w:szCs w:val="24"/>
                          <w:lang w:val="en-US"/>
                        </w:rPr>
                        <m:t>3</m:t>
                      </m:r>
                    </m:num>
                    <m:den>
                      <m:r>
                        <w:rPr>
                          <w:rFonts w:ascii="Cambria Math" w:hAnsi="Cambria Math" w:cs="Times New Roman"/>
                          <w:sz w:val="24"/>
                          <w:szCs w:val="24"/>
                          <w:lang w:val="en-US"/>
                        </w:rPr>
                        <m:t>4</m:t>
                      </m:r>
                      <m:d>
                        <m:dPr>
                          <m:ctrlPr>
                            <w:rPr>
                              <w:rFonts w:ascii="Cambria Math" w:hAnsi="Cambria Math" w:cs="Times New Roman"/>
                              <w:i/>
                              <w:sz w:val="24"/>
                              <w:szCs w:val="24"/>
                              <w:lang w:val="en-US"/>
                            </w:rPr>
                          </m:ctrlPr>
                        </m:dPr>
                        <m:e>
                          <m:r>
                            <w:rPr>
                              <w:rFonts w:ascii="Cambria Math" w:hAnsi="Cambria Math" w:cs="Times New Roman"/>
                              <w:sz w:val="24"/>
                              <w:szCs w:val="24"/>
                              <w:lang w:val="en-US"/>
                            </w:rPr>
                            <m:t>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w</m:t>
                              </m:r>
                            </m:sub>
                          </m:sSub>
                        </m:e>
                      </m:d>
                      <m:r>
                        <w:rPr>
                          <w:rFonts w:ascii="Cambria Math" w:hAnsi="Cambria Math" w:cs="Times New Roman"/>
                          <w:sz w:val="24"/>
                          <w:szCs w:val="24"/>
                          <w:lang w:val="en-US"/>
                        </w:rPr>
                        <m:t>-9</m:t>
                      </m:r>
                    </m:den>
                  </m:f>
                </m:e>
              </m:d>
            </m:e>
            <m:sup>
              <m:r>
                <w:rPr>
                  <w:rFonts w:ascii="Cambria Math" w:hAnsi="Cambria Math" w:cs="Times New Roman"/>
                  <w:sz w:val="24"/>
                  <w:szCs w:val="24"/>
                  <w:lang w:val="en-US"/>
                </w:rPr>
                <m:t>2</m:t>
              </m:r>
            </m:sup>
          </m:s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d</m:t>
              </m:r>
            </m:sub>
          </m:sSub>
        </m:oMath>
      </m:oMathPara>
    </w:p>
    <w:p w14:paraId="3F456095" w14:textId="77777777" w:rsidR="00E76D2C" w:rsidRPr="00F70F0A" w:rsidRDefault="00731737" w:rsidP="006623EF">
      <w:pPr>
        <w:pStyle w:val="ListParagraph"/>
        <w:spacing w:after="0" w:line="480" w:lineRule="auto"/>
        <w:ind w:left="0"/>
        <w:rPr>
          <w:rFonts w:ascii="Times New Roman" w:eastAsiaTheme="minorEastAsia" w:hAnsi="Times New Roman" w:cs="Times New Roman"/>
          <w:sz w:val="24"/>
          <w:szCs w:val="24"/>
          <w:lang w:val="en-US"/>
        </w:rPr>
      </w:pPr>
      <w:r w:rsidRPr="00F70F0A">
        <w:rPr>
          <w:rFonts w:ascii="Times New Roman" w:eastAsiaTheme="minorEastAsia" w:hAnsi="Times New Roman" w:cs="Times New Roman"/>
          <w:sz w:val="24"/>
          <w:szCs w:val="24"/>
          <w:lang w:val="en-US"/>
        </w:rPr>
        <w:t>where the sampling variance of the interaction was calculated as the sum of the sampling variances of</w:t>
      </w:r>
      <w:r w:rsidR="00065019">
        <w:rPr>
          <w:rFonts w:ascii="Times New Roman" w:eastAsiaTheme="minorEastAsia" w:hAnsi="Times New Roman" w:cs="Times New Roman"/>
          <w:sz w:val="24"/>
          <w:szCs w:val="24"/>
          <w:lang w:val="en-US"/>
        </w:rPr>
        <w:t xml:space="preserve"> </w:t>
      </w:r>
      <w:r w:rsidRPr="00F70F0A">
        <w:rPr>
          <w:rFonts w:ascii="Times New Roman" w:eastAsiaTheme="minorEastAsia" w:hAnsi="Times New Roman" w:cs="Times New Roman"/>
          <w:sz w:val="24"/>
          <w:szCs w:val="24"/>
          <w:lang w:val="en-US"/>
        </w:rPr>
        <w:t>both the simple main effects.</w:t>
      </w:r>
    </w:p>
    <w:p w14:paraId="6397031A" w14:textId="77777777" w:rsidR="00E76D2C" w:rsidRPr="00F70F0A" w:rsidRDefault="00731737" w:rsidP="006623EF">
      <w:pPr>
        <w:spacing w:after="0"/>
        <w:rPr>
          <w:rFonts w:ascii="Times New Roman" w:hAnsi="Times New Roman" w:cs="Times New Roman"/>
          <w:b/>
          <w:sz w:val="24"/>
          <w:szCs w:val="24"/>
          <w:lang w:val="en-US"/>
        </w:rPr>
      </w:pPr>
      <w:r w:rsidRPr="00F70F0A">
        <w:rPr>
          <w:rFonts w:ascii="Times New Roman" w:hAnsi="Times New Roman" w:cs="Times New Roman"/>
          <w:b/>
          <w:sz w:val="24"/>
          <w:szCs w:val="24"/>
          <w:lang w:val="en-US"/>
        </w:rPr>
        <w:tab/>
      </w:r>
    </w:p>
    <w:p w14:paraId="335EE785" w14:textId="77777777" w:rsidR="00E76D2C" w:rsidRPr="00F70F0A" w:rsidRDefault="00731737" w:rsidP="006623EF">
      <w:pPr>
        <w:spacing w:after="0"/>
        <w:rPr>
          <w:rFonts w:ascii="Times New Roman" w:hAnsi="Times New Roman" w:cs="Times New Roman"/>
          <w:b/>
          <w:sz w:val="24"/>
          <w:szCs w:val="24"/>
          <w:lang w:val="en-US"/>
        </w:rPr>
      </w:pPr>
      <w:r w:rsidRPr="00F70F0A">
        <w:rPr>
          <w:rFonts w:ascii="Times New Roman" w:hAnsi="Times New Roman" w:cs="Times New Roman"/>
          <w:b/>
          <w:sz w:val="24"/>
          <w:szCs w:val="24"/>
          <w:lang w:val="en-US"/>
        </w:rPr>
        <w:br w:type="page"/>
      </w:r>
    </w:p>
    <w:p w14:paraId="5AE4A272" w14:textId="77777777" w:rsidR="00E76D2C" w:rsidRPr="00F70F0A" w:rsidRDefault="00E76D2C" w:rsidP="006623EF">
      <w:pPr>
        <w:spacing w:after="0"/>
        <w:jc w:val="center"/>
        <w:rPr>
          <w:rFonts w:ascii="Times New Roman" w:hAnsi="Times New Roman" w:cs="Times New Roman"/>
          <w:b/>
          <w:sz w:val="24"/>
          <w:szCs w:val="24"/>
          <w:lang w:val="en-US"/>
        </w:rPr>
      </w:pPr>
    </w:p>
    <w:p w14:paraId="1038D40C" w14:textId="77777777" w:rsidR="00E76D2C" w:rsidRPr="00F70F0A" w:rsidRDefault="00E76D2C" w:rsidP="006623EF">
      <w:pPr>
        <w:spacing w:after="0"/>
        <w:jc w:val="center"/>
        <w:rPr>
          <w:rFonts w:ascii="Times New Roman" w:hAnsi="Times New Roman" w:cs="Times New Roman"/>
          <w:b/>
          <w:sz w:val="24"/>
          <w:szCs w:val="24"/>
          <w:lang w:val="en-US"/>
        </w:rPr>
      </w:pPr>
    </w:p>
    <w:p w14:paraId="6F2B81A9" w14:textId="77777777" w:rsidR="00E76D2C" w:rsidRPr="00F70F0A" w:rsidRDefault="00E76D2C" w:rsidP="006623EF">
      <w:pPr>
        <w:spacing w:after="0"/>
        <w:jc w:val="center"/>
        <w:rPr>
          <w:rFonts w:ascii="Times New Roman" w:hAnsi="Times New Roman" w:cs="Times New Roman"/>
          <w:b/>
          <w:sz w:val="24"/>
          <w:szCs w:val="24"/>
          <w:lang w:val="en-US"/>
        </w:rPr>
      </w:pPr>
    </w:p>
    <w:p w14:paraId="731A1E29" w14:textId="77777777" w:rsidR="00E76D2C" w:rsidRPr="00F70F0A" w:rsidRDefault="00E76D2C" w:rsidP="006623EF">
      <w:pPr>
        <w:spacing w:after="0"/>
        <w:jc w:val="center"/>
        <w:rPr>
          <w:rFonts w:ascii="Times New Roman" w:hAnsi="Times New Roman" w:cs="Times New Roman"/>
          <w:b/>
          <w:sz w:val="24"/>
          <w:szCs w:val="24"/>
          <w:lang w:val="en-US"/>
        </w:rPr>
      </w:pPr>
    </w:p>
    <w:p w14:paraId="4C040F24" w14:textId="77777777" w:rsidR="00E76D2C" w:rsidRPr="00F70F0A" w:rsidRDefault="00E76D2C" w:rsidP="006623EF">
      <w:pPr>
        <w:spacing w:after="0"/>
        <w:jc w:val="center"/>
        <w:rPr>
          <w:rFonts w:ascii="Times New Roman" w:hAnsi="Times New Roman" w:cs="Times New Roman"/>
          <w:b/>
          <w:sz w:val="24"/>
          <w:szCs w:val="24"/>
          <w:lang w:val="en-US"/>
        </w:rPr>
      </w:pPr>
    </w:p>
    <w:p w14:paraId="52C5C8D8" w14:textId="77777777" w:rsidR="00E76D2C" w:rsidRPr="00F70F0A" w:rsidRDefault="00E76D2C" w:rsidP="006623EF">
      <w:pPr>
        <w:spacing w:after="0"/>
        <w:jc w:val="center"/>
        <w:rPr>
          <w:rFonts w:ascii="Times New Roman" w:hAnsi="Times New Roman" w:cs="Times New Roman"/>
          <w:b/>
          <w:sz w:val="24"/>
          <w:szCs w:val="24"/>
          <w:lang w:val="en-US"/>
        </w:rPr>
      </w:pPr>
    </w:p>
    <w:p w14:paraId="08B6EE79" w14:textId="77777777" w:rsidR="00E76D2C" w:rsidRPr="00F70F0A" w:rsidRDefault="00731737" w:rsidP="006623EF">
      <w:pPr>
        <w:spacing w:after="0"/>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t>Supplementa</w:t>
      </w:r>
      <w:r>
        <w:rPr>
          <w:rFonts w:ascii="Times New Roman" w:hAnsi="Times New Roman" w:cs="Times New Roman"/>
          <w:b/>
          <w:sz w:val="24"/>
          <w:szCs w:val="24"/>
          <w:lang w:val="en-US"/>
        </w:rPr>
        <w:t>ry</w:t>
      </w:r>
      <w:r w:rsidRPr="00F70F0A">
        <w:rPr>
          <w:rFonts w:ascii="Times New Roman" w:hAnsi="Times New Roman" w:cs="Times New Roman"/>
          <w:b/>
          <w:sz w:val="24"/>
          <w:szCs w:val="24"/>
          <w:lang w:val="en-US"/>
        </w:rPr>
        <w:t xml:space="preserve"> materials</w:t>
      </w:r>
    </w:p>
    <w:p w14:paraId="6CE74FED" w14:textId="77777777" w:rsidR="00E76D2C" w:rsidRPr="00F70F0A" w:rsidRDefault="00731737" w:rsidP="006623EF">
      <w:pPr>
        <w:spacing w:after="0"/>
        <w:rPr>
          <w:rFonts w:ascii="Times New Roman" w:hAnsi="Times New Roman" w:cs="Times New Roman"/>
          <w:sz w:val="24"/>
          <w:szCs w:val="24"/>
          <w:lang w:val="en-US"/>
        </w:rPr>
      </w:pPr>
      <w:r w:rsidRPr="00F70F0A">
        <w:rPr>
          <w:rFonts w:ascii="Times New Roman" w:hAnsi="Times New Roman" w:cs="Times New Roman"/>
          <w:sz w:val="24"/>
          <w:szCs w:val="24"/>
          <w:lang w:val="en-US"/>
        </w:rPr>
        <w:br w:type="page"/>
      </w:r>
    </w:p>
    <w:p w14:paraId="00F22B3E" w14:textId="77777777" w:rsidR="006623EF" w:rsidRDefault="006623EF" w:rsidP="006623EF">
      <w:pPr>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Reference list of included studies </w:t>
      </w:r>
    </w:p>
    <w:p w14:paraId="65718B9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Alvares, G. A., Hickie, I. B., &amp; Guastella, A. J. (2010).</w:t>
      </w:r>
      <w:r w:rsidR="00BA130B">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Acute effects of intranasal oxytocin on subjective and behavioral responses to social rejection. </w:t>
      </w:r>
      <w:r>
        <w:rPr>
          <w:rFonts w:ascii="Times New Roman" w:eastAsia="Times New Roman" w:hAnsi="Times New Roman" w:cs="Times New Roman"/>
          <w:i/>
          <w:iCs/>
          <w:sz w:val="24"/>
          <w:szCs w:val="24"/>
          <w:lang w:val="en-US"/>
        </w:rPr>
        <w:t>Experimental and Clinical Psychopharmacology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18</w:t>
      </w:r>
      <w:r>
        <w:rPr>
          <w:rFonts w:ascii="Times New Roman" w:eastAsia="Times New Roman" w:hAnsi="Times New Roman" w:cs="Times New Roman"/>
          <w:sz w:val="24"/>
          <w:szCs w:val="24"/>
          <w:lang w:val="en-US"/>
        </w:rPr>
        <w:t>, 316–321.doi:10.1037/a0019719</w:t>
      </w:r>
    </w:p>
    <w:p w14:paraId="5005F8A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Ambrosini, E., Blomberg, O., Mandrigin, A., &amp; Costantini, M. (2013). Social exclusion modulates pre-reflective interpersonal body representation. </w:t>
      </w:r>
      <w:r>
        <w:rPr>
          <w:rFonts w:ascii="Times New Roman" w:eastAsia="Times New Roman" w:hAnsi="Times New Roman" w:cs="Times New Roman"/>
          <w:i/>
          <w:iCs/>
          <w:sz w:val="24"/>
          <w:szCs w:val="24"/>
          <w:lang w:val="en-US"/>
        </w:rPr>
        <w:t>Psychological Research</w:t>
      </w:r>
      <w:r>
        <w:rPr>
          <w:rFonts w:ascii="Times New Roman" w:eastAsia="Times New Roman" w:hAnsi="Times New Roman" w:cs="Times New Roman"/>
          <w:sz w:val="24"/>
          <w:szCs w:val="24"/>
          <w:lang w:val="en-US"/>
        </w:rPr>
        <w:t>. doi:10.1007/s00426-012-0476-2</w:t>
      </w:r>
    </w:p>
    <w:p w14:paraId="1021E6B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Anonymous. (</w:t>
      </w:r>
      <w:r>
        <w:rPr>
          <w:rFonts w:ascii="Times New Roman" w:eastAsia="Times New Roman" w:hAnsi="Times New Roman" w:cs="Times New Roman"/>
          <w:i/>
          <w:iCs/>
          <w:sz w:val="24"/>
          <w:szCs w:val="24"/>
          <w:lang w:val="en-US"/>
        </w:rPr>
        <w:t>in preparation</w:t>
      </w:r>
      <w:r>
        <w:rPr>
          <w:rFonts w:ascii="Times New Roman" w:eastAsia="Times New Roman" w:hAnsi="Times New Roman" w:cs="Times New Roman"/>
          <w:sz w:val="24"/>
          <w:szCs w:val="24"/>
          <w:lang w:val="en-US"/>
        </w:rPr>
        <w:t>). Partial Ostracism, Partial Pain, Partial Revenge.</w:t>
      </w:r>
    </w:p>
    <w:p w14:paraId="7F9C69C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Aydin, N., Krueger, J. I., Fischer, J., Hahn, D., Kastenmüller, A., Frey, D., &amp; Fischer, P. (2012). “Man’s best friend:” How the presence of a dog reduces mental distress after social exclusion.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48</w:t>
      </w:r>
      <w:r>
        <w:rPr>
          <w:rFonts w:ascii="Times New Roman" w:eastAsia="Times New Roman" w:hAnsi="Times New Roman" w:cs="Times New Roman"/>
          <w:sz w:val="24"/>
          <w:szCs w:val="24"/>
          <w:lang w:val="en-US"/>
        </w:rPr>
        <w:t>, 446–449. doi:10.1016/j.jesp.2011.09.011</w:t>
      </w:r>
    </w:p>
    <w:p w14:paraId="2E92975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Banki, S. (2012).</w:t>
      </w:r>
      <w:r>
        <w:rPr>
          <w:rFonts w:ascii="Times New Roman" w:eastAsia="Times New Roman" w:hAnsi="Times New Roman" w:cs="Times New Roman"/>
          <w:i/>
          <w:iCs/>
          <w:sz w:val="24"/>
          <w:szCs w:val="24"/>
          <w:lang w:val="en-US"/>
        </w:rPr>
        <w:t>How much or how many? Partial ostracism and its consequences</w:t>
      </w:r>
      <w:r>
        <w:rPr>
          <w:rFonts w:ascii="Times New Roman" w:eastAsia="Times New Roman" w:hAnsi="Times New Roman" w:cs="Times New Roman"/>
          <w:sz w:val="24"/>
          <w:szCs w:val="24"/>
          <w:lang w:val="en-US"/>
        </w:rPr>
        <w:t>. University of Toronto. Retrieved from https://tspace.library.utoronto.ca/bitstream/1807/32659/3/Banki_Sara_201206_PhD_thesis.pdf</w:t>
      </w:r>
    </w:p>
    <w:p w14:paraId="48C59AB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Bastian, B., &amp; Haslam, N. (2010).</w:t>
      </w:r>
      <w:r w:rsidR="00BA130B">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Excluded from humanity: The dehumanizing effects of social ostracism.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107–113. doi:10.1016/j.jesp.2009.06.022</w:t>
      </w:r>
    </w:p>
    <w:p w14:paraId="5FCDF0D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Bernstein, M. J., &amp; Claypool, H. M. (2012a). Social exclusion and pain sensitivity: why exclusion sometimes hurts and sometimes numbs.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38</w:t>
      </w:r>
      <w:r>
        <w:rPr>
          <w:rFonts w:ascii="Times New Roman" w:eastAsia="Times New Roman" w:hAnsi="Times New Roman" w:cs="Times New Roman"/>
          <w:sz w:val="24"/>
          <w:szCs w:val="24"/>
          <w:lang w:val="en-US"/>
        </w:rPr>
        <w:t>, 185–196. doi:10.1177/0146167211422449</w:t>
      </w:r>
    </w:p>
    <w:p w14:paraId="7A9E54E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Bernstein, M. J., &amp; Claypool, H. M. (2012b). Not all social exclusions are created equal: Emotional distress following social exclusion is moderated by exclusion paradigm. </w:t>
      </w:r>
      <w:r>
        <w:rPr>
          <w:rFonts w:ascii="Times New Roman" w:eastAsia="Times New Roman" w:hAnsi="Times New Roman" w:cs="Times New Roman"/>
          <w:i/>
          <w:iCs/>
          <w:sz w:val="24"/>
          <w:szCs w:val="24"/>
          <w:lang w:val="en-US"/>
        </w:rPr>
        <w:t>Social Influence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7</w:t>
      </w:r>
      <w:r>
        <w:rPr>
          <w:rFonts w:ascii="Times New Roman" w:eastAsia="Times New Roman" w:hAnsi="Times New Roman" w:cs="Times New Roman"/>
          <w:sz w:val="24"/>
          <w:szCs w:val="24"/>
          <w:lang w:val="en-US"/>
        </w:rPr>
        <w:t>, 113–130. doi:10.1080/15534510.2012.664326</w:t>
      </w:r>
    </w:p>
    <w:p w14:paraId="272D17F6"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Bernstein, M. J., Sacco, D. F., Young, S. G., Hugenberg, K., &amp; Cook, E. (2010a). Being “in” with the in-crowd: the effects of social exclusion and inclusion are enhanced by the perceived essentialism of ingroups and outgroups.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36</w:t>
      </w:r>
      <w:r>
        <w:rPr>
          <w:rFonts w:ascii="Times New Roman" w:eastAsia="Times New Roman" w:hAnsi="Times New Roman" w:cs="Times New Roman"/>
          <w:sz w:val="24"/>
          <w:szCs w:val="24"/>
          <w:lang w:val="en-US"/>
        </w:rPr>
        <w:t>, 999–1009. doi:10.1177/0146167210376059</w:t>
      </w:r>
    </w:p>
    <w:p w14:paraId="07FD089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Bernstein, M. J., Sacco, D. F., Young, S. G., Hugenberg, K., &amp; Cook, E. (2010b). Unpublished study of “Being ‘in’ with the crowd” paper.</w:t>
      </w:r>
    </w:p>
    <w:p w14:paraId="11405D7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Boyes, M. E., &amp; French, D. J. (2009).</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Having a Cyberball: Using a ball-throwing game as an experimental social stressor to examine the relationship between neuroticism and coping. </w:t>
      </w:r>
      <w:r>
        <w:rPr>
          <w:rFonts w:ascii="Times New Roman" w:eastAsia="Times New Roman" w:hAnsi="Times New Roman" w:cs="Times New Roman"/>
          <w:i/>
          <w:iCs/>
          <w:sz w:val="24"/>
          <w:szCs w:val="24"/>
          <w:lang w:val="en-US"/>
        </w:rPr>
        <w:t>Personality and Individual Differences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47</w:t>
      </w:r>
      <w:r>
        <w:rPr>
          <w:rFonts w:ascii="Times New Roman" w:eastAsia="Times New Roman" w:hAnsi="Times New Roman" w:cs="Times New Roman"/>
          <w:sz w:val="24"/>
          <w:szCs w:val="24"/>
          <w:lang w:val="en-US"/>
        </w:rPr>
        <w:t>, 396–401. doi:10.1016/j.paid.2009.04.005</w:t>
      </w:r>
    </w:p>
    <w:p w14:paraId="6D4F077B"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Brochu, P. M., Garcia, D. M., Smith, H. J., &amp; Esses, V. M. (</w:t>
      </w:r>
      <w:r>
        <w:rPr>
          <w:rFonts w:ascii="Times New Roman" w:eastAsia="Times New Roman" w:hAnsi="Times New Roman" w:cs="Times New Roman"/>
          <w:i/>
          <w:sz w:val="24"/>
          <w:szCs w:val="24"/>
          <w:lang w:val="en-US"/>
        </w:rPr>
        <w:t>working paper</w:t>
      </w:r>
      <w:r>
        <w:rPr>
          <w:rFonts w:ascii="Times New Roman" w:eastAsia="Times New Roman" w:hAnsi="Times New Roman" w:cs="Times New Roman"/>
          <w:sz w:val="24"/>
          <w:szCs w:val="24"/>
          <w:lang w:val="en-US"/>
        </w:rPr>
        <w:t>).</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Ironic Effects of Ambiguous Weight Stigmatization on the Regulation of Eating Behavior.</w:t>
      </w:r>
    </w:p>
    <w:p w14:paraId="0BDEE4A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 xml:space="preserve">Brown, C. M., Young, S. G., Sacco, D. F., Bernstein, M. J., &amp; Claypool, H. M. (2009). Social Inclusion Facilitates Interest in Mating. </w:t>
      </w:r>
      <w:r>
        <w:rPr>
          <w:rFonts w:ascii="Times New Roman" w:eastAsia="Times New Roman" w:hAnsi="Times New Roman" w:cs="Times New Roman"/>
          <w:i/>
          <w:iCs/>
          <w:sz w:val="24"/>
          <w:szCs w:val="24"/>
          <w:lang w:val="en-US"/>
        </w:rPr>
        <w:t>Evolutionary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7</w:t>
      </w:r>
      <w:r>
        <w:rPr>
          <w:rFonts w:ascii="Times New Roman" w:eastAsia="Times New Roman" w:hAnsi="Times New Roman" w:cs="Times New Roman"/>
          <w:sz w:val="24"/>
          <w:szCs w:val="24"/>
          <w:lang w:val="en-US"/>
        </w:rPr>
        <w:t xml:space="preserve">(1), 11–27. </w:t>
      </w:r>
    </w:p>
    <w:p w14:paraId="00F7CFB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Carter, B. E. (2008). </w:t>
      </w:r>
      <w:r>
        <w:rPr>
          <w:rFonts w:ascii="Times New Roman" w:eastAsia="Times New Roman" w:hAnsi="Times New Roman" w:cs="Times New Roman"/>
          <w:i/>
          <w:iCs/>
          <w:sz w:val="24"/>
          <w:szCs w:val="24"/>
          <w:lang w:val="en-US"/>
        </w:rPr>
        <w:t xml:space="preserve">When does ostracism decrease self-regulation? </w:t>
      </w:r>
      <w:r>
        <w:rPr>
          <w:rFonts w:ascii="Times New Roman" w:eastAsia="Times New Roman" w:hAnsi="Times New Roman" w:cs="Times New Roman"/>
          <w:sz w:val="24"/>
          <w:szCs w:val="24"/>
          <w:lang w:val="en-US"/>
        </w:rPr>
        <w:t>Montana State University. Retrieved from http://etd.lib.montana.edu/etd/2008/carter/CarterB0508.pdf</w:t>
      </w:r>
    </w:p>
    <w:p w14:paraId="3DE9480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Carter-Sowell, A R, Wesslemann, E. C., Wirth, J. H., Law, A. T., Chen, Z., Kosasih, M. W., Van der Lee, R., et al. (2010). Strides for belonging trump strides for superiority: Effects of being ostracized for being superior or inferior to the others. </w:t>
      </w:r>
      <w:r>
        <w:rPr>
          <w:rFonts w:ascii="Times New Roman" w:eastAsia="Times New Roman" w:hAnsi="Times New Roman" w:cs="Times New Roman"/>
          <w:i/>
          <w:iCs/>
          <w:sz w:val="24"/>
          <w:szCs w:val="24"/>
          <w:lang w:val="en-US"/>
        </w:rPr>
        <w:t>The Journal of Individual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66</w:t>
      </w:r>
      <w:r>
        <w:rPr>
          <w:rFonts w:ascii="Times New Roman" w:eastAsia="Times New Roman" w:hAnsi="Times New Roman" w:cs="Times New Roman"/>
          <w:sz w:val="24"/>
          <w:szCs w:val="24"/>
          <w:lang w:val="en-US"/>
        </w:rPr>
        <w:t>(1), 68–92.</w:t>
      </w:r>
    </w:p>
    <w:p w14:paraId="397DCBA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Carter-Sowell, Adrienne R, Chen, Z., &amp; Williams, K. D. (2008). Ostracism increases social susceptibility. </w:t>
      </w:r>
      <w:r>
        <w:rPr>
          <w:rFonts w:ascii="Times New Roman" w:eastAsia="Times New Roman" w:hAnsi="Times New Roman" w:cs="Times New Roman"/>
          <w:i/>
          <w:iCs/>
          <w:sz w:val="24"/>
          <w:szCs w:val="24"/>
          <w:lang w:val="en-US"/>
        </w:rPr>
        <w:t>Social Influence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w:t>
      </w:r>
      <w:r>
        <w:rPr>
          <w:rFonts w:ascii="Times New Roman" w:eastAsia="Times New Roman" w:hAnsi="Times New Roman" w:cs="Times New Roman"/>
          <w:sz w:val="24"/>
          <w:szCs w:val="24"/>
          <w:lang w:val="en-US"/>
        </w:rPr>
        <w:t>, 143–153. doi:10.1080/15534510802204868</w:t>
      </w:r>
    </w:p>
    <w:p w14:paraId="29FA9C1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Chen, Z., DeWall, C. N., Poon, K.-T., &amp; Chen, E.-W. (2012). When destiny hurts: Implicit theories of relationships moderate aggressive responses to ostracism.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48</w:t>
      </w:r>
      <w:r>
        <w:rPr>
          <w:rFonts w:ascii="Times New Roman" w:eastAsia="Times New Roman" w:hAnsi="Times New Roman" w:cs="Times New Roman"/>
          <w:sz w:val="24"/>
          <w:szCs w:val="24"/>
          <w:lang w:val="en-US"/>
        </w:rPr>
        <w:t>, 1029–1036. doi:10.1016/j.jesp.2012.04.002</w:t>
      </w:r>
    </w:p>
    <w:p w14:paraId="0E41D5DA"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Chernyak, N., &amp;</w:t>
      </w:r>
      <w:r w:rsidR="00A1327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Zayas, V. (2010). Being excluded by one means being excluded by all: Perceiving exclusion from inclusive others during one-person social exclusion.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582–585. doi:10.1016/j.jesp.2010.01.004</w:t>
      </w:r>
    </w:p>
    <w:p w14:paraId="0EB5BCFA"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sidRPr="003375A0">
        <w:rPr>
          <w:rFonts w:ascii="Times New Roman" w:eastAsia="Times New Roman" w:hAnsi="Times New Roman" w:cs="Times New Roman"/>
          <w:sz w:val="24"/>
          <w:szCs w:val="24"/>
          <w:lang w:val="en-US"/>
        </w:rPr>
        <w:t xml:space="preserve">Chow, R. M., Tiedens, L. Z., &amp; Govan, C. L. (2008). </w:t>
      </w:r>
      <w:r>
        <w:rPr>
          <w:rFonts w:ascii="Times New Roman" w:eastAsia="Times New Roman" w:hAnsi="Times New Roman" w:cs="Times New Roman"/>
          <w:sz w:val="24"/>
          <w:szCs w:val="24"/>
          <w:lang w:val="en-US"/>
        </w:rPr>
        <w:t xml:space="preserve">Excluded emotions: The role of anger in antisocial responses to ostracism.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44</w:t>
      </w:r>
      <w:r>
        <w:rPr>
          <w:rFonts w:ascii="Times New Roman" w:eastAsia="Times New Roman" w:hAnsi="Times New Roman" w:cs="Times New Roman"/>
          <w:sz w:val="24"/>
          <w:szCs w:val="24"/>
          <w:lang w:val="en-US"/>
        </w:rPr>
        <w:t>, 896–903. doi:10.1016/j.jesp.2007.09.004</w:t>
      </w:r>
    </w:p>
    <w:p w14:paraId="6D1F7FC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Chrisp, J. A. L. (2012). </w:t>
      </w:r>
      <w:r>
        <w:rPr>
          <w:rFonts w:ascii="Times New Roman" w:eastAsia="Times New Roman" w:hAnsi="Times New Roman" w:cs="Times New Roman"/>
          <w:i/>
          <w:iCs/>
          <w:sz w:val="24"/>
          <w:szCs w:val="24"/>
          <w:lang w:val="en-US"/>
        </w:rPr>
        <w:t xml:space="preserve">Exploring the role of belonging in intergroup discrimination. </w:t>
      </w:r>
      <w:r>
        <w:rPr>
          <w:rFonts w:ascii="Times New Roman" w:eastAsia="Times New Roman" w:hAnsi="Times New Roman" w:cs="Times New Roman"/>
          <w:sz w:val="24"/>
          <w:szCs w:val="24"/>
          <w:lang w:val="en-US"/>
        </w:rPr>
        <w:t>University of Otago. Retrieved from http://otago.ourarchive.ac.nz/bitstream/handle/10523/2662/ChrispJulia</w:t>
      </w:r>
    </w:p>
    <w:p w14:paraId="6C7722DB"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Coyne, S. M., Gundersen, N., Nelson, D. A., &amp; Stockdale, L. (2011). Adolescents’ Prosocial Responses to Ostracism: An Experimental Study. </w:t>
      </w:r>
      <w:r>
        <w:rPr>
          <w:rFonts w:ascii="Times New Roman" w:eastAsia="Times New Roman" w:hAnsi="Times New Roman" w:cs="Times New Roman"/>
          <w:i/>
          <w:iCs/>
          <w:sz w:val="24"/>
          <w:szCs w:val="24"/>
          <w:lang w:val="en-US"/>
        </w:rPr>
        <w:t>The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151</w:t>
      </w:r>
      <w:r>
        <w:rPr>
          <w:rFonts w:ascii="Times New Roman" w:eastAsia="Times New Roman" w:hAnsi="Times New Roman" w:cs="Times New Roman"/>
          <w:sz w:val="24"/>
          <w:szCs w:val="24"/>
          <w:lang w:val="en-US"/>
        </w:rPr>
        <w:t>, 657–661. doi:10.1080/00224545.2010.522625</w:t>
      </w:r>
    </w:p>
    <w:p w14:paraId="318112B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sidRPr="001E4ECD">
        <w:rPr>
          <w:rFonts w:ascii="Times New Roman" w:eastAsia="Times New Roman" w:hAnsi="Times New Roman" w:cs="Times New Roman"/>
          <w:sz w:val="24"/>
          <w:szCs w:val="24"/>
          <w:lang w:val="en-US"/>
        </w:rPr>
        <w:t xml:space="preserve">De Waal-Andrews, W., &amp; Van Beest, I. (2012). </w:t>
      </w:r>
      <w:r>
        <w:rPr>
          <w:rFonts w:ascii="Times New Roman" w:eastAsia="Times New Roman" w:hAnsi="Times New Roman" w:cs="Times New Roman"/>
          <w:sz w:val="24"/>
          <w:szCs w:val="24"/>
          <w:lang w:val="en-US"/>
        </w:rPr>
        <w:t xml:space="preserve">When you don’t quite get what you want: psychological and interpersonal consequences of claiming inclusion.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38</w:t>
      </w:r>
      <w:r>
        <w:rPr>
          <w:rFonts w:ascii="Times New Roman" w:eastAsia="Times New Roman" w:hAnsi="Times New Roman" w:cs="Times New Roman"/>
          <w:sz w:val="24"/>
          <w:szCs w:val="24"/>
          <w:lang w:val="en-US"/>
        </w:rPr>
        <w:t>, 1367–1377.</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doi:10.1177/0146167212450463</w:t>
      </w:r>
    </w:p>
    <w:p w14:paraId="3FB894C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DeBono, A.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Understanding Maladaptive Responses to Social Exclusion: Aggression with an Audience.</w:t>
      </w:r>
    </w:p>
    <w:p w14:paraId="2730985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DeBono, A., &amp; Muraven, M.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Personality traits that reduce and exacerbate aggression from social exclusion when depleted.</w:t>
      </w:r>
    </w:p>
    <w:p w14:paraId="0E52349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Dietrich, D., Hawkinson, K., &amp; Palo, A. (2010).Self-monitoring as a moderating factor of aggressive responses to ostracism.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02B7D0DC" w14:textId="77777777" w:rsidR="006623EF" w:rsidRDefault="006623EF" w:rsidP="006623EF">
      <w:pPr>
        <w:pStyle w:val="NormalWeb"/>
        <w:ind w:left="480" w:hanging="480"/>
      </w:pPr>
      <w:r w:rsidRPr="001E4ECD">
        <w:t xml:space="preserve">Duclos, R., Wan, E. W., &amp; Jiang, Y. (2013). </w:t>
      </w:r>
      <w:r>
        <w:t xml:space="preserve">Show Me the Honey! Effects of Social Exclusion on Financial Risk-Taking. </w:t>
      </w:r>
      <w:r>
        <w:rPr>
          <w:i/>
          <w:iCs/>
        </w:rPr>
        <w:t>Journal of Consumer Research</w:t>
      </w:r>
      <w:r>
        <w:t xml:space="preserve">, </w:t>
      </w:r>
      <w:r>
        <w:rPr>
          <w:i/>
          <w:iCs/>
        </w:rPr>
        <w:t>40</w:t>
      </w:r>
      <w:r>
        <w:t>, 122–135. doi:10.1086/668900</w:t>
      </w:r>
    </w:p>
    <w:p w14:paraId="60D43926"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Eisenberger, N. I., Jarcho, J. M., Lieberman, M. D., &amp; Naliboff, B. D. (2006).</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An experimental study of shared sensitivity to physical pain and social rejection. </w:t>
      </w:r>
      <w:r>
        <w:rPr>
          <w:rFonts w:ascii="Times New Roman" w:eastAsia="Times New Roman" w:hAnsi="Times New Roman" w:cs="Times New Roman"/>
          <w:i/>
          <w:iCs/>
          <w:sz w:val="24"/>
          <w:szCs w:val="24"/>
          <w:lang w:val="en-US"/>
        </w:rPr>
        <w:t>Pain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126</w:t>
      </w:r>
      <w:r>
        <w:rPr>
          <w:rFonts w:ascii="Times New Roman" w:eastAsia="Times New Roman" w:hAnsi="Times New Roman" w:cs="Times New Roman"/>
          <w:sz w:val="24"/>
          <w:szCs w:val="24"/>
          <w:lang w:val="en-US"/>
        </w:rPr>
        <w:t>, 132–138. doi:10.1016/j.pain.2006.06.024</w:t>
      </w:r>
    </w:p>
    <w:p w14:paraId="48A14D9C" w14:textId="77777777" w:rsidR="006623EF" w:rsidRDefault="006623EF" w:rsidP="006623EF">
      <w:pPr>
        <w:pStyle w:val="NormalWeb"/>
        <w:ind w:left="480" w:hanging="480"/>
      </w:pPr>
      <w:r>
        <w:t>Fayant, M. P., Lantian, A., Muller, D., &amp; Hartgerink, C.H.J. (</w:t>
      </w:r>
      <w:r w:rsidR="005D08D9">
        <w:rPr>
          <w:i/>
        </w:rPr>
        <w:t>submitted</w:t>
      </w:r>
      <w:r>
        <w:t>). Is ostracism by a despised group suffering? A replication of Gonsalkorale and Williams (2007).</w:t>
      </w:r>
    </w:p>
    <w:p w14:paraId="6F2B2C3E" w14:textId="77777777" w:rsidR="006623EF" w:rsidRDefault="006623EF" w:rsidP="006623EF">
      <w:pPr>
        <w:pStyle w:val="NormalWeb"/>
        <w:ind w:left="480" w:hanging="480"/>
        <w:rPr>
          <w:rFonts w:eastAsia="Times New Roman"/>
        </w:rPr>
      </w:pPr>
      <w:r>
        <w:rPr>
          <w:rFonts w:eastAsia="Times New Roman"/>
          <w:lang w:val="nl-NL"/>
        </w:rPr>
        <w:t xml:space="preserve">Floor, L. (2007). </w:t>
      </w:r>
      <w:r>
        <w:rPr>
          <w:rFonts w:eastAsia="Times New Roman"/>
          <w:i/>
          <w:iCs/>
          <w:lang w:val="nl-NL"/>
        </w:rPr>
        <w:t xml:space="preserve">De effecten van groepslidmaatschap op ostracisme en pesten. </w:t>
      </w:r>
      <w:r>
        <w:rPr>
          <w:rFonts w:eastAsia="Times New Roman"/>
          <w:i/>
          <w:iCs/>
        </w:rPr>
        <w:t>Wat is erger: genegeerd of gepest</w:t>
      </w:r>
      <w:r w:rsidR="00A13277">
        <w:rPr>
          <w:rFonts w:eastAsia="Times New Roman"/>
          <w:i/>
          <w:iCs/>
        </w:rPr>
        <w:t xml:space="preserve"> </w:t>
      </w:r>
      <w:r>
        <w:rPr>
          <w:rFonts w:eastAsia="Times New Roman"/>
          <w:i/>
          <w:iCs/>
        </w:rPr>
        <w:t>worden? [The effects of group membership on ostracism and bullying. What is worse: being ignored or being bullied?]</w:t>
      </w:r>
      <w:r>
        <w:rPr>
          <w:rFonts w:eastAsia="Times New Roman"/>
        </w:rPr>
        <w:t>. University Leiden.</w:t>
      </w:r>
    </w:p>
    <w:p w14:paraId="664D26C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Gallardo-Pujol, D., Andrés-Pueyo, A., &amp; Maydeu-Olivares, A. (2012). MAOA genotype, social exclusion and aggression: An experimental test of a gene-environment interaction. </w:t>
      </w:r>
      <w:r>
        <w:rPr>
          <w:rFonts w:ascii="Times New Roman" w:eastAsia="Times New Roman" w:hAnsi="Times New Roman" w:cs="Times New Roman"/>
          <w:i/>
          <w:iCs/>
          <w:sz w:val="24"/>
          <w:szCs w:val="24"/>
          <w:lang w:val="en-US"/>
        </w:rPr>
        <w:t>Genes, Brain, and Behavior</w:t>
      </w:r>
      <w:r>
        <w:rPr>
          <w:rFonts w:ascii="Times New Roman" w:eastAsia="Times New Roman" w:hAnsi="Times New Roman" w:cs="Times New Roman"/>
          <w:sz w:val="24"/>
          <w:szCs w:val="24"/>
          <w:lang w:val="en-US"/>
        </w:rPr>
        <w:t>. doi:10.1111/j.1601-183X.2012.00868.x</w:t>
      </w:r>
    </w:p>
    <w:p w14:paraId="38D6966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Gan, Y., &amp; Liu, J. (2012).The mechanism by which interpersonal coping flexibility influences self-esteem.</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The Psychological Record</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62</w:t>
      </w:r>
      <w:r>
        <w:rPr>
          <w:rFonts w:ascii="Times New Roman" w:eastAsia="Times New Roman" w:hAnsi="Times New Roman" w:cs="Times New Roman"/>
          <w:sz w:val="24"/>
          <w:szCs w:val="24"/>
          <w:lang w:val="en-US"/>
        </w:rPr>
        <w:t>, 735–746.</w:t>
      </w:r>
    </w:p>
    <w:p w14:paraId="1B55115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Garczynski, A. M., Brown, C. M., &amp; Harvey, R. D. (2013). Temporal perspective moderates self-reported reactions to social rejection.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2987E0B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Geniole, S. N., Carré, J. M., &amp; McCormick, C. M. (2011). State, not trait, neuroendocrine function predicts costly reactive aggression in men after social exclusion and inclusion. </w:t>
      </w:r>
      <w:r>
        <w:rPr>
          <w:rFonts w:ascii="Times New Roman" w:eastAsia="Times New Roman" w:hAnsi="Times New Roman" w:cs="Times New Roman"/>
          <w:i/>
          <w:iCs/>
          <w:sz w:val="24"/>
          <w:szCs w:val="24"/>
          <w:lang w:val="en-US"/>
        </w:rPr>
        <w:t>Biological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87</w:t>
      </w:r>
      <w:r>
        <w:rPr>
          <w:rFonts w:ascii="Times New Roman" w:eastAsia="Times New Roman" w:hAnsi="Times New Roman" w:cs="Times New Roman"/>
          <w:sz w:val="24"/>
          <w:szCs w:val="24"/>
          <w:lang w:val="en-US"/>
        </w:rPr>
        <w:t>, 137–145. doi:10.1016/j.biopsycho.2011.02.020</w:t>
      </w:r>
    </w:p>
    <w:p w14:paraId="5CC5CF8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Gerber, J. P., Williams, K. D., &amp; Wheeler, L.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Clarifying the relationship between ostracism and relational devaluation.</w:t>
      </w:r>
    </w:p>
    <w:p w14:paraId="2BB8886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Gonsalkorale, K., &amp; Williams, K. D. (2007). The KKK won’t let me play: ostracism even by a despised outgroup hurts. </w:t>
      </w:r>
      <w:r>
        <w:rPr>
          <w:rFonts w:ascii="Times New Roman" w:eastAsia="Times New Roman" w:hAnsi="Times New Roman" w:cs="Times New Roman"/>
          <w:i/>
          <w:iCs/>
          <w:sz w:val="24"/>
          <w:szCs w:val="24"/>
          <w:lang w:val="en-US"/>
        </w:rPr>
        <w:t>European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37</w:t>
      </w:r>
      <w:r>
        <w:rPr>
          <w:rFonts w:ascii="Times New Roman" w:eastAsia="Times New Roman" w:hAnsi="Times New Roman" w:cs="Times New Roman"/>
          <w:sz w:val="24"/>
          <w:szCs w:val="24"/>
          <w:lang w:val="en-US"/>
        </w:rPr>
        <w:t>, 1176–1186. doi:10.1002/ejsp.392</w:t>
      </w:r>
    </w:p>
    <w:p w14:paraId="6156918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Goodwin, S. A., Williams, K. D., &amp; Carter-Sowell, A. R. (2010). The psychological sting of stigma: The costs of attributing ostracism to racism.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612–618. doi:10.1016/j.jesp.2010.02.002</w:t>
      </w:r>
    </w:p>
    <w:p w14:paraId="51195F9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Greitemeyer, T., Fischer, P., &amp; Kastenmüller, A. (2012).The effects of social exclusion on confirmatory information processing.</w:t>
      </w:r>
      <w:r w:rsidR="00A13277">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European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42</w:t>
      </w:r>
      <w:r>
        <w:rPr>
          <w:rFonts w:ascii="Times New Roman" w:eastAsia="Times New Roman" w:hAnsi="Times New Roman" w:cs="Times New Roman"/>
          <w:sz w:val="24"/>
          <w:szCs w:val="24"/>
          <w:lang w:val="en-US"/>
        </w:rPr>
        <w:t>, 462–469. doi:10.1002/ejsp.1851</w:t>
      </w:r>
    </w:p>
    <w:p w14:paraId="5574767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Gruijters, S. (</w:t>
      </w:r>
      <w:r>
        <w:rPr>
          <w:rFonts w:ascii="Times New Roman" w:eastAsia="Times New Roman" w:hAnsi="Times New Roman" w:cs="Times New Roman"/>
          <w:i/>
          <w:sz w:val="24"/>
          <w:szCs w:val="24"/>
          <w:lang w:val="en-US"/>
        </w:rPr>
        <w:t>unpublished raw data</w:t>
      </w:r>
      <w:r>
        <w:rPr>
          <w:rFonts w:ascii="Times New Roman" w:eastAsia="Times New Roman" w:hAnsi="Times New Roman" w:cs="Times New Roman"/>
          <w:sz w:val="24"/>
          <w:szCs w:val="24"/>
          <w:lang w:val="en-US"/>
        </w:rPr>
        <w:t>). Social connection and anthropomorphism.</w:t>
      </w:r>
    </w:p>
    <w:p w14:paraId="6FF0F0C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Hackenbracht, J., &amp; Gasper, K. (</w:t>
      </w:r>
      <w:r>
        <w:rPr>
          <w:rFonts w:ascii="Times New Roman" w:eastAsia="Times New Roman" w:hAnsi="Times New Roman" w:cs="Times New Roman"/>
          <w:i/>
          <w:sz w:val="24"/>
          <w:szCs w:val="24"/>
          <w:lang w:val="en-US"/>
        </w:rPr>
        <w:t>in press</w:t>
      </w:r>
      <w:r>
        <w:rPr>
          <w:rFonts w:ascii="Times New Roman" w:eastAsia="Times New Roman" w:hAnsi="Times New Roman" w:cs="Times New Roman"/>
          <w:sz w:val="24"/>
          <w:szCs w:val="24"/>
          <w:lang w:val="en-US"/>
        </w:rPr>
        <w:t xml:space="preserve">). I’m All Ears: The Need to Belong Motivates Listening to Emotional Disclosure. </w:t>
      </w:r>
      <w:r>
        <w:rPr>
          <w:rFonts w:ascii="Times New Roman" w:eastAsia="Times New Roman" w:hAnsi="Times New Roman" w:cs="Times New Roman"/>
          <w:i/>
          <w:iCs/>
          <w:sz w:val="24"/>
          <w:szCs w:val="24"/>
          <w:lang w:val="en-US"/>
        </w:rPr>
        <w:t>Journal of Experimental Psychology</w:t>
      </w:r>
      <w:r>
        <w:rPr>
          <w:rFonts w:ascii="Times New Roman" w:eastAsia="Times New Roman" w:hAnsi="Times New Roman" w:cs="Times New Roman"/>
          <w:sz w:val="24"/>
          <w:szCs w:val="24"/>
          <w:lang w:val="en-US"/>
        </w:rPr>
        <w:t>.</w:t>
      </w:r>
    </w:p>
    <w:p w14:paraId="09518AF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Hawes, D. J., Zadro, L., Fink, E., Richardson, R., O’Moore, K., Griffiths, B., Dadds, M. R., et al. (2012). The effects of peer ostracism on children’s cognitive processes. </w:t>
      </w:r>
      <w:r>
        <w:rPr>
          <w:rFonts w:ascii="Times New Roman" w:eastAsia="Times New Roman" w:hAnsi="Times New Roman" w:cs="Times New Roman"/>
          <w:i/>
          <w:iCs/>
          <w:sz w:val="24"/>
          <w:szCs w:val="24"/>
          <w:lang w:val="en-US"/>
        </w:rPr>
        <w:t>European Journal of Developmental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9</w:t>
      </w:r>
      <w:r>
        <w:rPr>
          <w:rFonts w:ascii="Times New Roman" w:eastAsia="Times New Roman" w:hAnsi="Times New Roman" w:cs="Times New Roman"/>
          <w:sz w:val="24"/>
          <w:szCs w:val="24"/>
          <w:lang w:val="en-US"/>
        </w:rPr>
        <w:t>, 599–613. doi:10.1080/17405629.2011.638815</w:t>
      </w:r>
    </w:p>
    <w:p w14:paraId="184DC216"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Hellmann, J. H., &amp; Echterhoff, G.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Ostracism and Facebook.</w:t>
      </w:r>
    </w:p>
    <w:p w14:paraId="7A1B85FA"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Hess, Y. D., &amp; Pickett, C. L. (2010).</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Social rejection and self- versus other-awareness.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453–456. doi:10.1016/j.jesp.2009.12.004</w:t>
      </w:r>
    </w:p>
    <w:p w14:paraId="0CEFCCA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Hess, Y., &amp; Pickett, C. (2011). I’ll stick with my idea: exclusion increases socially dominant behaviors.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668B97E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Horn, N. R. (</w:t>
      </w:r>
      <w:r>
        <w:rPr>
          <w:rFonts w:ascii="Times New Roman" w:eastAsia="Times New Roman" w:hAnsi="Times New Roman" w:cs="Times New Roman"/>
          <w:i/>
          <w:sz w:val="24"/>
          <w:szCs w:val="24"/>
          <w:lang w:val="en-US"/>
        </w:rPr>
        <w:t>n.d.</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Social exclusion and the bitter coldness of rejection: can drinking a warm drink after being socially excluded counterbalance the negative effects?</w:t>
      </w:r>
      <w:r>
        <w:rPr>
          <w:rFonts w:ascii="Times New Roman" w:eastAsia="Times New Roman" w:hAnsi="Times New Roman" w:cs="Times New Roman"/>
          <w:sz w:val="24"/>
          <w:szCs w:val="24"/>
          <w:lang w:val="en-US"/>
        </w:rPr>
        <w:t xml:space="preserve"> Retrieved from https://dspace.washcoll.edu/handle/10090/19133?show=full</w:t>
      </w:r>
    </w:p>
    <w:p w14:paraId="144F8CA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Ijzerman, H., Gallucci, M., Pouw, W. T. J. L., Weiβgerber, S. C., Van Doesum, N. J., &amp; Williams, K. D. (2012). Cold-blooded loneliness: social exclusion leads to lower skin temperatures. </w:t>
      </w:r>
      <w:r>
        <w:rPr>
          <w:rFonts w:ascii="Times New Roman" w:eastAsia="Times New Roman" w:hAnsi="Times New Roman" w:cs="Times New Roman"/>
          <w:i/>
          <w:iCs/>
          <w:sz w:val="24"/>
          <w:szCs w:val="24"/>
          <w:lang w:val="en-US"/>
        </w:rPr>
        <w:t>Acta Psychologica</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140</w:t>
      </w:r>
      <w:r>
        <w:rPr>
          <w:rFonts w:ascii="Times New Roman" w:eastAsia="Times New Roman" w:hAnsi="Times New Roman" w:cs="Times New Roman"/>
          <w:sz w:val="24"/>
          <w:szCs w:val="24"/>
          <w:lang w:val="en-US"/>
        </w:rPr>
        <w:t>, 283–288. doi:10.1016/j.actpsy.2012.05.002</w:t>
      </w:r>
    </w:p>
    <w:p w14:paraId="4AD4AA2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Jamieson, J. P., Harkins, S. G., &amp; Williams, K. D. (2010). Need threat can motivate performance after ostracism.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36</w:t>
      </w:r>
      <w:r>
        <w:rPr>
          <w:rFonts w:ascii="Times New Roman" w:eastAsia="Times New Roman" w:hAnsi="Times New Roman" w:cs="Times New Roman"/>
          <w:sz w:val="24"/>
          <w:szCs w:val="24"/>
          <w:lang w:val="en-US"/>
        </w:rPr>
        <w:t>, 690–702. doi:10.1177/0146167209358882</w:t>
      </w:r>
    </w:p>
    <w:p w14:paraId="5B917EA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Johnson, C. (2010). </w:t>
      </w:r>
      <w:r>
        <w:rPr>
          <w:rFonts w:ascii="Times New Roman" w:eastAsia="Times New Roman" w:hAnsi="Times New Roman" w:cs="Times New Roman"/>
          <w:i/>
          <w:iCs/>
          <w:sz w:val="24"/>
          <w:szCs w:val="24"/>
          <w:lang w:val="en-US"/>
        </w:rPr>
        <w:t xml:space="preserve">Personality and ostracism: do hope, optimism, and forgiveness moderate the effects of social exclusion? </w:t>
      </w:r>
      <w:r>
        <w:rPr>
          <w:rFonts w:ascii="Times New Roman" w:eastAsia="Times New Roman" w:hAnsi="Times New Roman" w:cs="Times New Roman"/>
          <w:sz w:val="24"/>
          <w:szCs w:val="24"/>
          <w:lang w:val="en-US"/>
        </w:rPr>
        <w:t>Purdue University. Retrieved from https://scholarworks.iupui.edu/bitstream/handle/1805/2778/CBJohnson_Thesis_FINAL.pdf?sequence=1</w:t>
      </w:r>
    </w:p>
    <w:p w14:paraId="77B5962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Kassner, M. P., Dongning, R., Law, A. T., &amp; Williams, K. D.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Effects of Mental Visualization and Degraded Presentation on Detection and Influence of Ostracism.</w:t>
      </w:r>
    </w:p>
    <w:p w14:paraId="0C4D3D5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Kassner, M. P., Wesselmann, E. D., Law, A. T., &amp; Williams, K. D. (2012).</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Virtually ostracized: studying ostracism in immersive virtual environments. </w:t>
      </w:r>
      <w:r>
        <w:rPr>
          <w:rFonts w:ascii="Times New Roman" w:eastAsia="Times New Roman" w:hAnsi="Times New Roman" w:cs="Times New Roman"/>
          <w:i/>
          <w:iCs/>
          <w:sz w:val="24"/>
          <w:szCs w:val="24"/>
          <w:lang w:val="en-US"/>
        </w:rPr>
        <w:t>Cyberpsychology, Behavior and Social Networking</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15</w:t>
      </w:r>
      <w:r>
        <w:rPr>
          <w:rFonts w:ascii="Times New Roman" w:eastAsia="Times New Roman" w:hAnsi="Times New Roman" w:cs="Times New Roman"/>
          <w:sz w:val="24"/>
          <w:szCs w:val="24"/>
          <w:lang w:val="en-US"/>
        </w:rPr>
        <w:t>, 399–403. doi:10.1089/cyber.2012.0113</w:t>
      </w:r>
    </w:p>
    <w:p w14:paraId="0A36114A"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Kerr, N. L., Seok, D.-H., Poulsen, J. R., Harris, D. W., &amp; Messé, L. A. (2008). Social ostracism and group motivation gain. </w:t>
      </w:r>
      <w:r>
        <w:rPr>
          <w:rFonts w:ascii="Times New Roman" w:eastAsia="Times New Roman" w:hAnsi="Times New Roman" w:cs="Times New Roman"/>
          <w:i/>
          <w:iCs/>
          <w:sz w:val="24"/>
          <w:szCs w:val="24"/>
          <w:lang w:val="en-US"/>
        </w:rPr>
        <w:t>European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38</w:t>
      </w:r>
      <w:r>
        <w:rPr>
          <w:rFonts w:ascii="Times New Roman" w:eastAsia="Times New Roman" w:hAnsi="Times New Roman" w:cs="Times New Roman"/>
          <w:sz w:val="24"/>
          <w:szCs w:val="24"/>
          <w:lang w:val="en-US"/>
        </w:rPr>
        <w:t>, 736–746. doi:10.1002/ejsp</w:t>
      </w:r>
    </w:p>
    <w:p w14:paraId="5741F496"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Kesting, M.-L., Bredenpohl, M., Klenke, J., Westermann, S., &amp; Lincoln, T. M. (2012). </w:t>
      </w:r>
      <w:r>
        <w:rPr>
          <w:rFonts w:ascii="Times New Roman" w:eastAsia="Times New Roman" w:hAnsi="Times New Roman" w:cs="Times New Roman"/>
          <w:sz w:val="24"/>
          <w:szCs w:val="24"/>
          <w:lang w:val="en-US"/>
        </w:rPr>
        <w:t xml:space="preserve">The impact of social stress on self-esteem and paranoid ideation. </w:t>
      </w:r>
      <w:r>
        <w:rPr>
          <w:rFonts w:ascii="Times New Roman" w:eastAsia="Times New Roman" w:hAnsi="Times New Roman" w:cs="Times New Roman"/>
          <w:i/>
          <w:iCs/>
          <w:sz w:val="24"/>
          <w:szCs w:val="24"/>
          <w:lang w:val="en-US"/>
        </w:rPr>
        <w:t>Journal of Behavior Therapy and Experimental Psychiatry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44</w:t>
      </w:r>
      <w:r>
        <w:rPr>
          <w:rFonts w:ascii="Times New Roman" w:eastAsia="Times New Roman" w:hAnsi="Times New Roman" w:cs="Times New Roman"/>
          <w:sz w:val="24"/>
          <w:szCs w:val="24"/>
          <w:lang w:val="en-US"/>
        </w:rPr>
        <w:t>, 122–128. doi:10.1016/j.jbtep.2012.07.010</w:t>
      </w:r>
    </w:p>
    <w:p w14:paraId="1850FAE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Knowles, M. (2010).Use of social media in the service of belonging needs.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75B5622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Knowles, M</w:t>
      </w:r>
      <w:r w:rsidR="00B37953">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&amp;</w:t>
      </w:r>
      <w:r w:rsidR="00A1327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Caroll, C. (2012).Shifting perspectives: the impact of social rejection and acceptance on perspective-taking.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4A8358E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Krijnen, J. (</w:t>
      </w:r>
      <w:r>
        <w:rPr>
          <w:rFonts w:ascii="Times New Roman" w:eastAsia="Times New Roman" w:hAnsi="Times New Roman" w:cs="Times New Roman"/>
          <w:i/>
          <w:sz w:val="24"/>
          <w:szCs w:val="24"/>
          <w:lang w:val="en-US"/>
        </w:rPr>
        <w:t>n.d.</w:t>
      </w:r>
      <w:r>
        <w:rPr>
          <w:rFonts w:ascii="Times New Roman" w:eastAsia="Times New Roman" w:hAnsi="Times New Roman" w:cs="Times New Roman"/>
          <w:sz w:val="24"/>
          <w:szCs w:val="24"/>
          <w:lang w:val="en-US"/>
        </w:rPr>
        <w:t>). Research Report “BP29 Complete.”</w:t>
      </w:r>
    </w:p>
    <w:p w14:paraId="2BF6243B"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lastRenderedPageBreak/>
        <w:t xml:space="preserve">Krill, A. L., Platek, S. M., &amp;Wathne, K. (2008). </w:t>
      </w:r>
      <w:r>
        <w:rPr>
          <w:rFonts w:ascii="Times New Roman" w:eastAsia="Times New Roman" w:hAnsi="Times New Roman" w:cs="Times New Roman"/>
          <w:sz w:val="24"/>
          <w:szCs w:val="24"/>
          <w:lang w:val="en-US"/>
        </w:rPr>
        <w:t xml:space="preserve">Feelings of control during social exclusion are partly accounted for by empathizing personality. </w:t>
      </w:r>
      <w:r>
        <w:rPr>
          <w:rFonts w:ascii="Times New Roman" w:eastAsia="Times New Roman" w:hAnsi="Times New Roman" w:cs="Times New Roman"/>
          <w:i/>
          <w:iCs/>
          <w:sz w:val="24"/>
          <w:szCs w:val="24"/>
          <w:lang w:val="en-US"/>
        </w:rPr>
        <w:t>Personality and Individual Differences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45</w:t>
      </w:r>
      <w:r>
        <w:rPr>
          <w:rFonts w:ascii="Times New Roman" w:eastAsia="Times New Roman" w:hAnsi="Times New Roman" w:cs="Times New Roman"/>
          <w:sz w:val="24"/>
          <w:szCs w:val="24"/>
          <w:lang w:val="en-US"/>
        </w:rPr>
        <w:t>, 684–688. doi:10.1016/j.paid.2008.07.016</w:t>
      </w:r>
    </w:p>
    <w:p w14:paraId="1CD8B98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Lakin, J. L., Chartrand, T. L., &amp; Arkin, R. M. (2008). I am too just like you: nonconscious mimicry as an automatic behavioral response to social exclusion. </w:t>
      </w:r>
      <w:r>
        <w:rPr>
          <w:rFonts w:ascii="Times New Roman" w:eastAsia="Times New Roman" w:hAnsi="Times New Roman" w:cs="Times New Roman"/>
          <w:i/>
          <w:iCs/>
          <w:sz w:val="24"/>
          <w:szCs w:val="24"/>
          <w:lang w:val="en-US"/>
        </w:rPr>
        <w:t>Psychological science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19</w:t>
      </w:r>
      <w:r>
        <w:rPr>
          <w:rFonts w:ascii="Times New Roman" w:eastAsia="Times New Roman" w:hAnsi="Times New Roman" w:cs="Times New Roman"/>
          <w:sz w:val="24"/>
          <w:szCs w:val="24"/>
          <w:lang w:val="en-US"/>
        </w:rPr>
        <w:t>, 816–822. doi:10.1111/j.1467-9280.2008.02162.x</w:t>
      </w:r>
    </w:p>
    <w:p w14:paraId="4151946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Lau, G., Moulds, M. L., &amp; Richardson, R. (2009). Ostracism: how much it hurts depends on how you remember it. </w:t>
      </w:r>
      <w:r>
        <w:rPr>
          <w:rFonts w:ascii="Times New Roman" w:eastAsia="Times New Roman" w:hAnsi="Times New Roman" w:cs="Times New Roman"/>
          <w:i/>
          <w:iCs/>
          <w:sz w:val="24"/>
          <w:szCs w:val="24"/>
          <w:lang w:val="en-US"/>
        </w:rPr>
        <w:t>Emotion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9</w:t>
      </w:r>
      <w:r>
        <w:rPr>
          <w:rFonts w:ascii="Times New Roman" w:eastAsia="Times New Roman" w:hAnsi="Times New Roman" w:cs="Times New Roman"/>
          <w:sz w:val="24"/>
          <w:szCs w:val="24"/>
          <w:lang w:val="en-US"/>
        </w:rPr>
        <w:t>, 430–434. doi:10.1037/a0015350</w:t>
      </w:r>
    </w:p>
    <w:p w14:paraId="71B72DF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Lustenberger, D. E., &amp; Jagacinski, C. M. (2010). Exploring the Effects of Ostracism on Performance and Intrinsic Motivation. </w:t>
      </w:r>
      <w:r>
        <w:rPr>
          <w:rFonts w:ascii="Times New Roman" w:eastAsia="Times New Roman" w:hAnsi="Times New Roman" w:cs="Times New Roman"/>
          <w:i/>
          <w:iCs/>
          <w:sz w:val="24"/>
          <w:szCs w:val="24"/>
          <w:lang w:val="en-US"/>
        </w:rPr>
        <w:t>Human Performance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23</w:t>
      </w:r>
      <w:r>
        <w:rPr>
          <w:rFonts w:ascii="Times New Roman" w:eastAsia="Times New Roman" w:hAnsi="Times New Roman" w:cs="Times New Roman"/>
          <w:sz w:val="24"/>
          <w:szCs w:val="24"/>
          <w:lang w:val="en-US"/>
        </w:rPr>
        <w:t>, 283–304. doi:10.1080/08959285.2010.501046</w:t>
      </w:r>
    </w:p>
    <w:p w14:paraId="1B6C962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MacDonald, G. (2008). Use of pain threshold reports to satisfy social needs. </w:t>
      </w:r>
      <w:r>
        <w:rPr>
          <w:rFonts w:ascii="Times New Roman" w:eastAsia="Times New Roman" w:hAnsi="Times New Roman" w:cs="Times New Roman"/>
          <w:i/>
          <w:iCs/>
          <w:sz w:val="24"/>
          <w:szCs w:val="24"/>
          <w:lang w:val="en-US"/>
        </w:rPr>
        <w:t>Pain Research &amp; Management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13</w:t>
      </w:r>
      <w:r>
        <w:rPr>
          <w:rFonts w:ascii="Times New Roman" w:eastAsia="Times New Roman" w:hAnsi="Times New Roman" w:cs="Times New Roman"/>
          <w:sz w:val="24"/>
          <w:szCs w:val="24"/>
          <w:lang w:val="en-US"/>
        </w:rPr>
        <w:t>(4), 309–319.</w:t>
      </w:r>
    </w:p>
    <w:p w14:paraId="2FC871F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sidRPr="003375A0">
        <w:rPr>
          <w:rFonts w:ascii="Times New Roman" w:eastAsia="Times New Roman" w:hAnsi="Times New Roman" w:cs="Times New Roman"/>
          <w:sz w:val="24"/>
          <w:szCs w:val="24"/>
          <w:lang w:val="en-US"/>
        </w:rPr>
        <w:t xml:space="preserve">McDonald, M. M., &amp; Donnellan, B. M. (2012). </w:t>
      </w:r>
      <w:r>
        <w:rPr>
          <w:rFonts w:ascii="Times New Roman" w:eastAsia="Times New Roman" w:hAnsi="Times New Roman" w:cs="Times New Roman"/>
          <w:sz w:val="24"/>
          <w:szCs w:val="24"/>
          <w:lang w:val="en-US"/>
        </w:rPr>
        <w:t xml:space="preserve">Is ostracism a strong situation? The influence of personality in reactions to rejection. </w:t>
      </w:r>
      <w:r>
        <w:rPr>
          <w:rFonts w:ascii="Times New Roman" w:eastAsia="Times New Roman" w:hAnsi="Times New Roman" w:cs="Times New Roman"/>
          <w:i/>
          <w:iCs/>
          <w:sz w:val="24"/>
          <w:szCs w:val="24"/>
          <w:lang w:val="en-US"/>
        </w:rPr>
        <w:t>Journal of Research in Personality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614–618. doi:10.1016/j.jrp.2012.05.008</w:t>
      </w:r>
    </w:p>
    <w:p w14:paraId="37C9D65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Nordgren, L. F., Banas, K., &amp;MacDonald, G. (2011). </w:t>
      </w:r>
      <w:r>
        <w:rPr>
          <w:rFonts w:ascii="Times New Roman" w:eastAsia="Times New Roman" w:hAnsi="Times New Roman" w:cs="Times New Roman"/>
          <w:sz w:val="24"/>
          <w:szCs w:val="24"/>
          <w:lang w:val="en-US"/>
        </w:rPr>
        <w:t xml:space="preserve">Empathy gaps for social pain: why people underestimate the pain of social suffering. </w:t>
      </w:r>
      <w:r>
        <w:rPr>
          <w:rFonts w:ascii="Times New Roman" w:eastAsia="Times New Roman" w:hAnsi="Times New Roman" w:cs="Times New Roman"/>
          <w:i/>
          <w:iCs/>
          <w:sz w:val="24"/>
          <w:szCs w:val="24"/>
          <w:lang w:val="en-US"/>
        </w:rPr>
        <w:t>Journal of Personality and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100</w:t>
      </w:r>
      <w:r>
        <w:rPr>
          <w:rFonts w:ascii="Times New Roman" w:eastAsia="Times New Roman" w:hAnsi="Times New Roman" w:cs="Times New Roman"/>
          <w:sz w:val="24"/>
          <w:szCs w:val="24"/>
          <w:lang w:val="en-US"/>
        </w:rPr>
        <w:t>, 120–128.</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doi:10.1037/a0020938</w:t>
      </w:r>
    </w:p>
    <w:p w14:paraId="5531BDB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Nordgren, L. F., McDonnell, M.-H.M., &amp; Loewenstein, G. (2011). What constitutes torture?: psychological impediments to an objective evaluation of enhanced interrogation tactics. </w:t>
      </w:r>
      <w:r>
        <w:rPr>
          <w:rFonts w:ascii="Times New Roman" w:eastAsia="Times New Roman" w:hAnsi="Times New Roman" w:cs="Times New Roman"/>
          <w:i/>
          <w:iCs/>
          <w:sz w:val="24"/>
          <w:szCs w:val="24"/>
          <w:lang w:val="en-US"/>
        </w:rPr>
        <w:t>Psychological Science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22</w:t>
      </w:r>
      <w:r>
        <w:rPr>
          <w:rFonts w:ascii="Times New Roman" w:eastAsia="Times New Roman" w:hAnsi="Times New Roman" w:cs="Times New Roman"/>
          <w:sz w:val="24"/>
          <w:szCs w:val="24"/>
          <w:lang w:val="en-US"/>
        </w:rPr>
        <w:t>, 689–694.</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doi:10.1177/0956797611405679</w:t>
      </w:r>
    </w:p>
    <w:p w14:paraId="7048396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O’Brien, E., Ellsworth, P. C., &amp; Schwarz, N. (2012). Today’s misery and yesterday's happiness: Differential effects of current life-events on perceptions of past wellbeing.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48</w:t>
      </w:r>
      <w:r>
        <w:rPr>
          <w:rFonts w:ascii="Times New Roman" w:eastAsia="Times New Roman" w:hAnsi="Times New Roman" w:cs="Times New Roman"/>
          <w:sz w:val="24"/>
          <w:szCs w:val="24"/>
          <w:lang w:val="en-US"/>
        </w:rPr>
        <w:t>, 968–972. doi:10.1016/j.jesp.2012.02.018</w:t>
      </w:r>
    </w:p>
    <w:p w14:paraId="1DCFCE8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Oberleitner, D. E. (2012). </w:t>
      </w:r>
      <w:r>
        <w:rPr>
          <w:rFonts w:ascii="Times New Roman" w:eastAsia="Times New Roman" w:hAnsi="Times New Roman" w:cs="Times New Roman"/>
          <w:i/>
          <w:iCs/>
          <w:sz w:val="24"/>
          <w:szCs w:val="24"/>
          <w:lang w:val="en-US"/>
        </w:rPr>
        <w:t>Accessibility for aggression and negative self-views following ostracism</w:t>
      </w:r>
      <w:r>
        <w:rPr>
          <w:rFonts w:ascii="Times New Roman" w:eastAsia="Times New Roman" w:hAnsi="Times New Roman" w:cs="Times New Roman"/>
          <w:sz w:val="24"/>
          <w:szCs w:val="24"/>
          <w:lang w:val="en-US"/>
        </w:rPr>
        <w:t>. Wayne State University. Retrieved from http://digitalcommons.wayne.edu/cgi/viewcontent.cgi?article=1553&amp;context=oa_dissertations</w:t>
      </w:r>
    </w:p>
    <w:p w14:paraId="4834143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Peterson, C. K., Gravens, L. C., &amp; Harmon-Jones, E. (2011).Asymmetric frontal cortical activity and negative affective responses to ostracism. </w:t>
      </w:r>
      <w:r>
        <w:rPr>
          <w:rFonts w:ascii="Times New Roman" w:eastAsia="Times New Roman" w:hAnsi="Times New Roman" w:cs="Times New Roman"/>
          <w:i/>
          <w:iCs/>
          <w:sz w:val="24"/>
          <w:szCs w:val="24"/>
          <w:lang w:val="en-US"/>
        </w:rPr>
        <w:t>Social Cognitive and Affective Neuroscience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w:t>
      </w:r>
      <w:r>
        <w:rPr>
          <w:rFonts w:ascii="Times New Roman" w:eastAsia="Times New Roman" w:hAnsi="Times New Roman" w:cs="Times New Roman"/>
          <w:sz w:val="24"/>
          <w:szCs w:val="24"/>
          <w:lang w:val="en-US"/>
        </w:rPr>
        <w:t>, 277–285. doi:10.1093/scan/nsq027</w:t>
      </w:r>
    </w:p>
    <w:p w14:paraId="10F7B09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Pharo, H., Gross, J., Richardson, R., &amp; Hayne, H. (2011). Age-related changes in the effect of ostracism. </w:t>
      </w:r>
      <w:r>
        <w:rPr>
          <w:rFonts w:ascii="Times New Roman" w:eastAsia="Times New Roman" w:hAnsi="Times New Roman" w:cs="Times New Roman"/>
          <w:i/>
          <w:iCs/>
          <w:sz w:val="24"/>
          <w:szCs w:val="24"/>
          <w:lang w:val="en-US"/>
        </w:rPr>
        <w:t>Social Influence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w:t>
      </w:r>
      <w:r>
        <w:rPr>
          <w:rFonts w:ascii="Times New Roman" w:eastAsia="Times New Roman" w:hAnsi="Times New Roman" w:cs="Times New Roman"/>
          <w:sz w:val="24"/>
          <w:szCs w:val="24"/>
          <w:lang w:val="en-US"/>
        </w:rPr>
        <w:t>, 22–38. doi:10.1080/15534510.2010.525852</w:t>
      </w:r>
    </w:p>
    <w:p w14:paraId="093F207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sidRPr="001E4ECD">
        <w:rPr>
          <w:rFonts w:ascii="Times New Roman" w:eastAsia="Times New Roman" w:hAnsi="Times New Roman" w:cs="Times New Roman"/>
          <w:sz w:val="24"/>
          <w:szCs w:val="24"/>
          <w:lang w:val="en-US"/>
        </w:rPr>
        <w:t>Plaisier, X. S., &amp; Konijn, E. A. (2012).</w:t>
      </w:r>
      <w:r w:rsidR="005D08D9" w:rsidRPr="001E4ECD">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Rejected by Peers-Attracted to Antisocial Media Content: Rejection-Based Anger Impairs Moral Judgment Among Adolescents. </w:t>
      </w:r>
      <w:r>
        <w:rPr>
          <w:rFonts w:ascii="Times New Roman" w:eastAsia="Times New Roman" w:hAnsi="Times New Roman" w:cs="Times New Roman"/>
          <w:i/>
          <w:iCs/>
          <w:sz w:val="24"/>
          <w:szCs w:val="24"/>
          <w:lang w:val="en-US"/>
        </w:rPr>
        <w:t>Developmental Psychology</w:t>
      </w:r>
      <w:r>
        <w:rPr>
          <w:rFonts w:ascii="Times New Roman" w:eastAsia="Times New Roman" w:hAnsi="Times New Roman" w:cs="Times New Roman"/>
          <w:sz w:val="24"/>
          <w:szCs w:val="24"/>
          <w:lang w:val="en-US"/>
        </w:rPr>
        <w:t>.</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doi:10.1037/a0029399</w:t>
      </w:r>
    </w:p>
    <w:p w14:paraId="55CD869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 xml:space="preserve">Ramirez, M. C. (2009). </w:t>
      </w:r>
      <w:r>
        <w:rPr>
          <w:rFonts w:ascii="Times New Roman" w:eastAsia="Times New Roman" w:hAnsi="Times New Roman" w:cs="Times New Roman"/>
          <w:i/>
          <w:iCs/>
          <w:sz w:val="24"/>
          <w:szCs w:val="24"/>
          <w:lang w:val="en-US"/>
        </w:rPr>
        <w:t>The influence of contingent self-esteem and self-esteem variability on reactions to ostracism</w:t>
      </w:r>
      <w:r>
        <w:rPr>
          <w:rFonts w:ascii="Times New Roman" w:eastAsia="Times New Roman" w:hAnsi="Times New Roman" w:cs="Times New Roman"/>
          <w:sz w:val="24"/>
          <w:szCs w:val="24"/>
          <w:lang w:val="en-US"/>
        </w:rPr>
        <w:t>. University of Texas at Arlington. Retrieved from http://dspace.uta.edu/bitstream/handle/10106/2034/Ramirez_uta_2502M_10456.pdf?sequence=1</w:t>
      </w:r>
    </w:p>
    <w:p w14:paraId="48B1376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Ren, D., &amp; Williams, K. D. (2012). Self-construals matter when coping with ostracism: but not when experiencing it.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51A66CF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Renneberg, B., Herm, K., Hahn, A., Staebler, K., Lammers, C.-H., &amp; Roepke, S. (2011). Perception of social participation in borderline personality disorder. </w:t>
      </w:r>
      <w:r>
        <w:rPr>
          <w:rFonts w:ascii="Times New Roman" w:eastAsia="Times New Roman" w:hAnsi="Times New Roman" w:cs="Times New Roman"/>
          <w:i/>
          <w:iCs/>
          <w:sz w:val="24"/>
          <w:szCs w:val="24"/>
          <w:lang w:val="en-US"/>
        </w:rPr>
        <w:t>Clinical Psychology &amp; Psychotherapy</w:t>
      </w:r>
      <w:r>
        <w:rPr>
          <w:rFonts w:ascii="Times New Roman" w:eastAsia="Times New Roman" w:hAnsi="Times New Roman" w:cs="Times New Roman"/>
          <w:sz w:val="24"/>
          <w:szCs w:val="24"/>
          <w:lang w:val="en-US"/>
        </w:rPr>
        <w:t>. doi:10.1002/cpp.772</w:t>
      </w:r>
    </w:p>
    <w:p w14:paraId="78AFFD3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Riva, P., Wirth, J. H., &amp; Williams, K. D. (2011). The consequences of pain: The social and physical pain overlap on psychological responses. </w:t>
      </w:r>
      <w:r>
        <w:rPr>
          <w:rFonts w:ascii="Times New Roman" w:eastAsia="Times New Roman" w:hAnsi="Times New Roman" w:cs="Times New Roman"/>
          <w:i/>
          <w:iCs/>
          <w:sz w:val="24"/>
          <w:szCs w:val="24"/>
          <w:lang w:val="en-US"/>
        </w:rPr>
        <w:t>European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41</w:t>
      </w:r>
      <w:r>
        <w:rPr>
          <w:rFonts w:ascii="Times New Roman" w:eastAsia="Times New Roman" w:hAnsi="Times New Roman" w:cs="Times New Roman"/>
          <w:sz w:val="24"/>
          <w:szCs w:val="24"/>
          <w:lang w:val="en-US"/>
        </w:rPr>
        <w:t>, 681–687. doi:10.1002/ejsp.837</w:t>
      </w:r>
    </w:p>
    <w:p w14:paraId="12917ED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Ruggieri, S., Bendixen, M., Gabriel, U., &amp; Alsaker, F. (</w:t>
      </w:r>
      <w:r>
        <w:rPr>
          <w:rFonts w:ascii="Times New Roman" w:eastAsia="Times New Roman" w:hAnsi="Times New Roman" w:cs="Times New Roman"/>
          <w:i/>
          <w:sz w:val="24"/>
          <w:szCs w:val="24"/>
          <w:lang w:val="en-US"/>
        </w:rPr>
        <w:t>submitted</w:t>
      </w:r>
      <w:r>
        <w:rPr>
          <w:rFonts w:ascii="Times New Roman" w:eastAsia="Times New Roman" w:hAnsi="Times New Roman" w:cs="Times New Roman"/>
          <w:sz w:val="24"/>
          <w:szCs w:val="24"/>
          <w:lang w:val="en-US"/>
        </w:rPr>
        <w:t>). Do victimization experiences accentuate reactions to ostracism? An experiment using Cyberball.</w:t>
      </w:r>
    </w:p>
    <w:p w14:paraId="72BB0A5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Ruggieri, S., Bendixen, M., Gabriel, U., &amp; Alsaker, F. (</w:t>
      </w:r>
      <w:r>
        <w:rPr>
          <w:rFonts w:ascii="Times New Roman" w:eastAsia="Times New Roman" w:hAnsi="Times New Roman" w:cs="Times New Roman"/>
          <w:i/>
          <w:sz w:val="24"/>
          <w:szCs w:val="24"/>
          <w:lang w:val="en-US"/>
        </w:rPr>
        <w:t>in press</w:t>
      </w:r>
      <w:r>
        <w:rPr>
          <w:rFonts w:ascii="Times New Roman" w:eastAsia="Times New Roman" w:hAnsi="Times New Roman" w:cs="Times New Roman"/>
          <w:sz w:val="24"/>
          <w:szCs w:val="24"/>
          <w:lang w:val="en-US"/>
        </w:rPr>
        <w:t xml:space="preserve">). Cyberball: the impact of ostracism on early adolescents’ well-being. </w:t>
      </w:r>
      <w:r>
        <w:rPr>
          <w:rFonts w:ascii="Times New Roman" w:eastAsia="Times New Roman" w:hAnsi="Times New Roman" w:cs="Times New Roman"/>
          <w:i/>
          <w:iCs/>
          <w:sz w:val="24"/>
          <w:szCs w:val="24"/>
          <w:lang w:val="en-US"/>
        </w:rPr>
        <w:t>Swiss Journal of Psychology</w:t>
      </w:r>
      <w:r>
        <w:rPr>
          <w:rFonts w:ascii="Times New Roman" w:eastAsia="Times New Roman" w:hAnsi="Times New Roman" w:cs="Times New Roman"/>
          <w:sz w:val="24"/>
          <w:szCs w:val="24"/>
          <w:lang w:val="en-US"/>
        </w:rPr>
        <w:t>. doi:10.1024/1421-0185/a000103</w:t>
      </w:r>
    </w:p>
    <w:p w14:paraId="0C889376"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Sacco, D. F., Wirth, J. H., Hugenberg, K., Chen, Z., &amp; Williams, K. D. (2011). The world in black and white: Ostracism enhances the categorical perception of social information.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47</w:t>
      </w:r>
      <w:r>
        <w:rPr>
          <w:rFonts w:ascii="Times New Roman" w:eastAsia="Times New Roman" w:hAnsi="Times New Roman" w:cs="Times New Roman"/>
          <w:sz w:val="24"/>
          <w:szCs w:val="24"/>
          <w:lang w:val="en-US"/>
        </w:rPr>
        <w:t>, 836–842. doi:10.1016/j.jesp.2011.03.001</w:t>
      </w:r>
    </w:p>
    <w:p w14:paraId="6E8DC00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Salvy, S.-J., Bowker, J. C., Nitecki, L. A., Kluczynski, M. A., Germeroth, L. J., &amp; Roemmich, J. N. (2010). Impact of simulated ostracism on overweight and normal-weight youths’ motivation to eat and food intake. </w:t>
      </w:r>
      <w:r>
        <w:rPr>
          <w:rFonts w:ascii="Times New Roman" w:eastAsia="Times New Roman" w:hAnsi="Times New Roman" w:cs="Times New Roman"/>
          <w:i/>
          <w:iCs/>
          <w:sz w:val="24"/>
          <w:szCs w:val="24"/>
          <w:lang w:val="en-US"/>
        </w:rPr>
        <w:t>Appetite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56</w:t>
      </w:r>
      <w:r>
        <w:rPr>
          <w:rFonts w:ascii="Times New Roman" w:eastAsia="Times New Roman" w:hAnsi="Times New Roman" w:cs="Times New Roman"/>
          <w:sz w:val="24"/>
          <w:szCs w:val="24"/>
          <w:lang w:val="en-US"/>
        </w:rPr>
        <w:t>, 39–45. doi:10.1016/j.appet.2010.11.140</w:t>
      </w:r>
    </w:p>
    <w:p w14:paraId="4F0D96A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Salvy, S.-J., Bowker, J. C., Nitecki, L. A., Kluczynski, M. A., Germeroth, L. J., &amp; Roemmich, J. N. (2012). Effects of ostracism and social connection-related activities on adolescents’ motivation to eat and energy intake. </w:t>
      </w:r>
      <w:r>
        <w:rPr>
          <w:rFonts w:ascii="Times New Roman" w:eastAsia="Times New Roman" w:hAnsi="Times New Roman" w:cs="Times New Roman"/>
          <w:i/>
          <w:iCs/>
          <w:sz w:val="24"/>
          <w:szCs w:val="24"/>
          <w:lang w:val="en-US"/>
        </w:rPr>
        <w:t>Journal of Pediatric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37</w:t>
      </w:r>
      <w:r>
        <w:rPr>
          <w:rFonts w:ascii="Times New Roman" w:eastAsia="Times New Roman" w:hAnsi="Times New Roman" w:cs="Times New Roman"/>
          <w:sz w:val="24"/>
          <w:szCs w:val="24"/>
          <w:lang w:val="en-US"/>
        </w:rPr>
        <w:t>, 23–32. doi:10.1093/jpepsy/jsr066</w:t>
      </w:r>
    </w:p>
    <w:p w14:paraId="575A50A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Schaafsma, J., &amp; Williams, K. D. (2012).Exclusion, intergroup hostility, and religious fundamentalism.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48</w:t>
      </w:r>
      <w:r>
        <w:rPr>
          <w:rFonts w:ascii="Times New Roman" w:eastAsia="Times New Roman" w:hAnsi="Times New Roman" w:cs="Times New Roman"/>
          <w:sz w:val="24"/>
          <w:szCs w:val="24"/>
          <w:lang w:val="en-US"/>
        </w:rPr>
        <w:t>, 829–837. doi:10.1016/j.jesp.2012.02.015</w:t>
      </w:r>
    </w:p>
    <w:p w14:paraId="3ED5D0EB"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Segovia, K. Y., &amp; Bailenson, J. N. (2012). Virtual imposters: Responses to avatars that do not look like their controllers. </w:t>
      </w:r>
      <w:r>
        <w:rPr>
          <w:rFonts w:ascii="Times New Roman" w:eastAsia="Times New Roman" w:hAnsi="Times New Roman" w:cs="Times New Roman"/>
          <w:i/>
          <w:iCs/>
          <w:sz w:val="24"/>
          <w:szCs w:val="24"/>
          <w:lang w:val="en-US"/>
        </w:rPr>
        <w:t>Social Influence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7</w:t>
      </w:r>
      <w:r>
        <w:rPr>
          <w:rFonts w:ascii="Times New Roman" w:eastAsia="Times New Roman" w:hAnsi="Times New Roman" w:cs="Times New Roman"/>
          <w:sz w:val="24"/>
          <w:szCs w:val="24"/>
          <w:lang w:val="en-US"/>
        </w:rPr>
        <w:t>, 285–303. doi:10.1080/15534510.2012.670906</w:t>
      </w:r>
    </w:p>
    <w:p w14:paraId="2BBC999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Staebler, K., Renneberg, B., Stopsack, M., Fiedler, P., Weiler, M., &amp; Roepke, S. (2011).Facial emotional expression in reaction to social exclusion in borderline personality disorder. </w:t>
      </w:r>
      <w:r>
        <w:rPr>
          <w:rFonts w:ascii="Times New Roman" w:eastAsia="Times New Roman" w:hAnsi="Times New Roman" w:cs="Times New Roman"/>
          <w:i/>
          <w:iCs/>
          <w:sz w:val="24"/>
          <w:szCs w:val="24"/>
          <w:lang w:val="en-US"/>
        </w:rPr>
        <w:t>Psychological Medicine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41</w:t>
      </w:r>
      <w:r>
        <w:rPr>
          <w:rFonts w:ascii="Times New Roman" w:eastAsia="Times New Roman" w:hAnsi="Times New Roman" w:cs="Times New Roman"/>
          <w:sz w:val="24"/>
          <w:szCs w:val="24"/>
          <w:lang w:val="en-US"/>
        </w:rPr>
        <w:t>, 1929–1938.</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doi:10.1017/S0033291711000080</w:t>
      </w:r>
    </w:p>
    <w:p w14:paraId="7D5C337A"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 xml:space="preserve">Stillman, T. F., Baumeister, R. F., Lambert, N. M., Crescioni, A. W., Dewall, C. N., &amp; Fincham, F. D. (2009). Alone and Without Purpose: Life Loses Meaning Following Social Exclusion.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45</w:t>
      </w:r>
      <w:r>
        <w:rPr>
          <w:rFonts w:ascii="Times New Roman" w:eastAsia="Times New Roman" w:hAnsi="Times New Roman" w:cs="Times New Roman"/>
          <w:sz w:val="24"/>
          <w:szCs w:val="24"/>
          <w:lang w:val="en-US"/>
        </w:rPr>
        <w:t>, 686–694. doi:10.1016/j.jesp.2009.03.007</w:t>
      </w:r>
    </w:p>
    <w:p w14:paraId="552FCD6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Stock, M. L., Gibbons, F. X., Walsh, L. A., &amp;Gerrard, M. (2011). Racial identification, racial discrimination, and substance use vulnerability among African American young adults.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37</w:t>
      </w:r>
      <w:r>
        <w:rPr>
          <w:rFonts w:ascii="Times New Roman" w:eastAsia="Times New Roman" w:hAnsi="Times New Roman" w:cs="Times New Roman"/>
          <w:sz w:val="24"/>
          <w:szCs w:val="24"/>
          <w:lang w:val="en-US"/>
        </w:rPr>
        <w:t>, 1349–1361.</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doi:10.1177/0146167211410574</w:t>
      </w:r>
    </w:p>
    <w:p w14:paraId="25E89D0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Van Beest, I., Williams, K. D., &amp; Van Dijk, E. (2011). Cyberbomb: Effects of being ostracized from a death game. </w:t>
      </w:r>
      <w:r>
        <w:rPr>
          <w:rFonts w:ascii="Times New Roman" w:eastAsia="Times New Roman" w:hAnsi="Times New Roman" w:cs="Times New Roman"/>
          <w:i/>
          <w:iCs/>
          <w:sz w:val="24"/>
          <w:szCs w:val="24"/>
          <w:lang w:val="en-US"/>
        </w:rPr>
        <w:t>Group Processes &amp; Intergroup Relations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14</w:t>
      </w:r>
      <w:r>
        <w:rPr>
          <w:rFonts w:ascii="Times New Roman" w:eastAsia="Times New Roman" w:hAnsi="Times New Roman" w:cs="Times New Roman"/>
          <w:sz w:val="24"/>
          <w:szCs w:val="24"/>
          <w:lang w:val="en-US"/>
        </w:rPr>
        <w:t>, 581–596. doi:10.1177/1368430210389084</w:t>
      </w:r>
    </w:p>
    <w:p w14:paraId="67DDB60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Van Beest, I., Carter-Sowell, A. R., Van Dijk, E., &amp; Williams, K. D. (2012). Groups being ostracized by groups: Is the pain shared, is recovery quicker, and are groups more likely to be aggressive? </w:t>
      </w:r>
      <w:r>
        <w:rPr>
          <w:rFonts w:ascii="Times New Roman" w:eastAsia="Times New Roman" w:hAnsi="Times New Roman" w:cs="Times New Roman"/>
          <w:i/>
          <w:iCs/>
          <w:sz w:val="24"/>
          <w:szCs w:val="24"/>
          <w:lang w:val="en-US"/>
        </w:rPr>
        <w:t>Group Dynamics: Theory, Research, and Practice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16</w:t>
      </w:r>
      <w:r>
        <w:rPr>
          <w:rFonts w:ascii="Times New Roman" w:eastAsia="Times New Roman" w:hAnsi="Times New Roman" w:cs="Times New Roman"/>
          <w:sz w:val="24"/>
          <w:szCs w:val="24"/>
          <w:lang w:val="en-US"/>
        </w:rPr>
        <w:t>, 241–254. doi:10.1037/a0030104</w:t>
      </w:r>
    </w:p>
    <w:p w14:paraId="3F9C9D6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Van Beest, I,,</w:t>
      </w:r>
      <w:r w:rsidR="00A1327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&amp; Williams, K. D. (2006). When inclusion costs and ostracism pays, ostracism still hurts. </w:t>
      </w:r>
      <w:r>
        <w:rPr>
          <w:rFonts w:ascii="Times New Roman" w:eastAsia="Times New Roman" w:hAnsi="Times New Roman" w:cs="Times New Roman"/>
          <w:i/>
          <w:iCs/>
          <w:sz w:val="24"/>
          <w:szCs w:val="24"/>
          <w:lang w:val="en-US"/>
        </w:rPr>
        <w:t>Journal of Personality and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91</w:t>
      </w:r>
      <w:r>
        <w:rPr>
          <w:rFonts w:ascii="Times New Roman" w:eastAsia="Times New Roman" w:hAnsi="Times New Roman" w:cs="Times New Roman"/>
          <w:sz w:val="24"/>
          <w:szCs w:val="24"/>
          <w:lang w:val="en-US"/>
        </w:rPr>
        <w:t>, 918–928. doi:10.1037/0022-3514.91.5.918</w:t>
      </w:r>
    </w:p>
    <w:p w14:paraId="765066F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Van Dijk, W. W., &amp; Williams, K. D. (</w:t>
      </w:r>
      <w:r>
        <w:rPr>
          <w:rFonts w:ascii="Times New Roman" w:eastAsia="Times New Roman" w:hAnsi="Times New Roman" w:cs="Times New Roman"/>
          <w:i/>
          <w:sz w:val="24"/>
          <w:szCs w:val="24"/>
          <w:lang w:val="en-US"/>
        </w:rPr>
        <w:t>unpublished raw data</w:t>
      </w:r>
      <w:r>
        <w:rPr>
          <w:rFonts w:ascii="Times New Roman" w:eastAsia="Times New Roman" w:hAnsi="Times New Roman" w:cs="Times New Roman"/>
          <w:sz w:val="24"/>
          <w:szCs w:val="24"/>
          <w:lang w:val="en-US"/>
        </w:rPr>
        <w:t>).</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Social exclusion and schadenfreude.</w:t>
      </w:r>
    </w:p>
    <w:p w14:paraId="058B020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Webb, T. L., Harris, P., &amp; McAtamney, K. (</w:t>
      </w:r>
      <w:r>
        <w:rPr>
          <w:rFonts w:ascii="Times New Roman" w:eastAsia="Times New Roman" w:hAnsi="Times New Roman" w:cs="Times New Roman"/>
          <w:i/>
          <w:sz w:val="24"/>
          <w:szCs w:val="24"/>
          <w:lang w:val="en-US"/>
        </w:rPr>
        <w:t>unpublished manuscript</w:t>
      </w:r>
      <w:r>
        <w:rPr>
          <w:rFonts w:ascii="Times New Roman" w:eastAsia="Times New Roman" w:hAnsi="Times New Roman" w:cs="Times New Roman"/>
          <w:sz w:val="24"/>
          <w:szCs w:val="24"/>
          <w:lang w:val="en-US"/>
        </w:rPr>
        <w:t>). Self-Affirmation Moderates the Negative Effect of Ostracism on Perceptions of Control, But Not in Predictable Ways.</w:t>
      </w:r>
    </w:p>
    <w:p w14:paraId="40DA6AF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Weik, U., Maroof, P., Zöller, C., &amp;Deinzer, R. (2010). </w:t>
      </w:r>
      <w:r>
        <w:rPr>
          <w:rFonts w:ascii="Times New Roman" w:eastAsia="Times New Roman" w:hAnsi="Times New Roman" w:cs="Times New Roman"/>
          <w:sz w:val="24"/>
          <w:szCs w:val="24"/>
          <w:lang w:val="en-US"/>
        </w:rPr>
        <w:t xml:space="preserve">Pre-experience of social exclusion suppresses cortisol response to psychosocial stress in women but not in men. </w:t>
      </w:r>
      <w:r>
        <w:rPr>
          <w:rFonts w:ascii="Times New Roman" w:eastAsia="Times New Roman" w:hAnsi="Times New Roman" w:cs="Times New Roman"/>
          <w:i/>
          <w:iCs/>
          <w:sz w:val="24"/>
          <w:szCs w:val="24"/>
          <w:lang w:val="en-US"/>
        </w:rPr>
        <w:t>Hormones and behavior</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58</w:t>
      </w:r>
      <w:r>
        <w:rPr>
          <w:rFonts w:ascii="Times New Roman" w:eastAsia="Times New Roman" w:hAnsi="Times New Roman" w:cs="Times New Roman"/>
          <w:sz w:val="24"/>
          <w:szCs w:val="24"/>
          <w:lang w:val="en-US"/>
        </w:rPr>
        <w:t>, 891–897. doi:10.1016/j.yhbeh.2010.08.018</w:t>
      </w:r>
    </w:p>
    <w:p w14:paraId="1647439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Wesselmann, E. D., Bagg, D., &amp; Williams, K. D. (2009). “I Feel Your Pain”: The effects of observing ostracism on the ostracism detection system.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45</w:t>
      </w:r>
      <w:r>
        <w:rPr>
          <w:rFonts w:ascii="Times New Roman" w:eastAsia="Times New Roman" w:hAnsi="Times New Roman" w:cs="Times New Roman"/>
          <w:sz w:val="24"/>
          <w:szCs w:val="24"/>
          <w:lang w:val="en-US"/>
        </w:rPr>
        <w:t>, 1308–1311. doi:10.1016/j.jesp.2009.08.003</w:t>
      </w:r>
    </w:p>
    <w:p w14:paraId="46F84C2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Wesselmann, E. D., Wirth, J. H., Mroczek, D. K., &amp; Williams, K. D. (2012). Dial a feeling: Detecting moderation of affect decline during ostracism. </w:t>
      </w:r>
      <w:r>
        <w:rPr>
          <w:rFonts w:ascii="Times New Roman" w:eastAsia="Times New Roman" w:hAnsi="Times New Roman" w:cs="Times New Roman"/>
          <w:i/>
          <w:iCs/>
          <w:sz w:val="24"/>
          <w:szCs w:val="24"/>
          <w:lang w:val="en-US"/>
        </w:rPr>
        <w:t>Personality and Individual Differences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53</w:t>
      </w:r>
      <w:r>
        <w:rPr>
          <w:rFonts w:ascii="Times New Roman" w:eastAsia="Times New Roman" w:hAnsi="Times New Roman" w:cs="Times New Roman"/>
          <w:sz w:val="24"/>
          <w:szCs w:val="24"/>
          <w:lang w:val="en-US"/>
        </w:rPr>
        <w:t>, 580–586. doi:10.1016/j.paid.2012.04.039</w:t>
      </w:r>
    </w:p>
    <w:p w14:paraId="3E8F11C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Williams, K D, Cheung, C. K., &amp; Choi, W. (2000). Cyberostracism: effects of being ignored over the Internet. </w:t>
      </w:r>
      <w:r>
        <w:rPr>
          <w:rFonts w:ascii="Times New Roman" w:eastAsia="Times New Roman" w:hAnsi="Times New Roman" w:cs="Times New Roman"/>
          <w:i/>
          <w:iCs/>
          <w:sz w:val="24"/>
          <w:szCs w:val="24"/>
          <w:lang w:val="en-US"/>
        </w:rPr>
        <w:t>Journal of Personality and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79</w:t>
      </w:r>
      <w:r>
        <w:rPr>
          <w:rFonts w:ascii="Times New Roman" w:eastAsia="Times New Roman" w:hAnsi="Times New Roman" w:cs="Times New Roman"/>
          <w:sz w:val="24"/>
          <w:szCs w:val="24"/>
          <w:lang w:val="en-US"/>
        </w:rPr>
        <w:t>(5), 748–762.</w:t>
      </w:r>
    </w:p>
    <w:p w14:paraId="11AA827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Williams, K. D, Govan, C. L., Croker, V., Tynan, D., Cruickshank, M., &amp; Lam, A. (2002). Investigations into differences between social- and cyberostracism. </w:t>
      </w:r>
      <w:r>
        <w:rPr>
          <w:rFonts w:ascii="Times New Roman" w:eastAsia="Times New Roman" w:hAnsi="Times New Roman" w:cs="Times New Roman"/>
          <w:i/>
          <w:iCs/>
          <w:sz w:val="24"/>
          <w:szCs w:val="24"/>
          <w:lang w:val="en-US"/>
        </w:rPr>
        <w:t>Group Dynamics: Theory, Research, and Practice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w:t>
      </w:r>
      <w:r>
        <w:rPr>
          <w:rFonts w:ascii="Times New Roman" w:eastAsia="Times New Roman" w:hAnsi="Times New Roman" w:cs="Times New Roman"/>
          <w:sz w:val="24"/>
          <w:szCs w:val="24"/>
          <w:lang w:val="en-US"/>
        </w:rPr>
        <w:t>, 65–77. doi:10.1037//1089-2699.6.1.65</w:t>
      </w:r>
    </w:p>
    <w:p w14:paraId="555C1AB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 xml:space="preserve">Wirth, J H, &amp; Williams, K. D. (2009). `They Don’t Like Our Kind': Consequences of Being Ostracized While Possessing a Group Membership. </w:t>
      </w:r>
      <w:r>
        <w:rPr>
          <w:rFonts w:ascii="Times New Roman" w:eastAsia="Times New Roman" w:hAnsi="Times New Roman" w:cs="Times New Roman"/>
          <w:i/>
          <w:iCs/>
          <w:sz w:val="24"/>
          <w:szCs w:val="24"/>
          <w:lang w:val="en-US"/>
        </w:rPr>
        <w:t>Group Processes &amp; Intergroup Relations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12</w:t>
      </w:r>
      <w:r>
        <w:rPr>
          <w:rFonts w:ascii="Times New Roman" w:eastAsia="Times New Roman" w:hAnsi="Times New Roman" w:cs="Times New Roman"/>
          <w:sz w:val="24"/>
          <w:szCs w:val="24"/>
          <w:lang w:val="en-US"/>
        </w:rPr>
        <w:t>, 111–127. doi:10.1177/1368430208098780</w:t>
      </w:r>
    </w:p>
    <w:p w14:paraId="497AF37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Wirth, James H, Lynam, D. R., &amp; Williams, K. D. (2010). When social pain is not automatic: Personality disorder traits buffer ostracism’s immediate negative impact. </w:t>
      </w:r>
      <w:r>
        <w:rPr>
          <w:rFonts w:ascii="Times New Roman" w:eastAsia="Times New Roman" w:hAnsi="Times New Roman" w:cs="Times New Roman"/>
          <w:i/>
          <w:iCs/>
          <w:sz w:val="24"/>
          <w:szCs w:val="24"/>
          <w:lang w:val="en-US"/>
        </w:rPr>
        <w:t>Journal of Research in Personality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44</w:t>
      </w:r>
      <w:r>
        <w:rPr>
          <w:rFonts w:ascii="Times New Roman" w:eastAsia="Times New Roman" w:hAnsi="Times New Roman" w:cs="Times New Roman"/>
          <w:sz w:val="24"/>
          <w:szCs w:val="24"/>
          <w:lang w:val="en-US"/>
        </w:rPr>
        <w:t>, 397–401. doi:10.1016/j.jrp.2010.03.001</w:t>
      </w:r>
    </w:p>
    <w:p w14:paraId="0CDB138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Zadro, L., Boland, C., &amp; Richardson, R. (2006). How long does it last? The persistence of the effects of ostracism in the socially anxious.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42</w:t>
      </w:r>
      <w:r>
        <w:rPr>
          <w:rFonts w:ascii="Times New Roman" w:eastAsia="Times New Roman" w:hAnsi="Times New Roman" w:cs="Times New Roman"/>
          <w:sz w:val="24"/>
          <w:szCs w:val="24"/>
          <w:lang w:val="en-US"/>
        </w:rPr>
        <w:t>, 692–697. doi:10.1016/j.jesp.2005.10.007</w:t>
      </w:r>
    </w:p>
    <w:p w14:paraId="4B888F6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Zadro, L., Williams, K. D., &amp; Richardson, R. (2004). How low can you go? Ostracism by a computer is sufficient to lower self-reported levels of belonging, control, self-esteem, and meaningful existence.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40</w:t>
      </w:r>
      <w:r>
        <w:rPr>
          <w:rFonts w:ascii="Times New Roman" w:eastAsia="Times New Roman" w:hAnsi="Times New Roman" w:cs="Times New Roman"/>
          <w:sz w:val="24"/>
          <w:szCs w:val="24"/>
          <w:lang w:val="en-US"/>
        </w:rPr>
        <w:t>, 560–567. doi:10.1016/j.jesp.2003.11.006</w:t>
      </w:r>
    </w:p>
    <w:p w14:paraId="50F19A0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sidRPr="003375A0">
        <w:rPr>
          <w:rFonts w:ascii="Times New Roman" w:eastAsia="Times New Roman" w:hAnsi="Times New Roman" w:cs="Times New Roman"/>
          <w:sz w:val="24"/>
          <w:szCs w:val="24"/>
          <w:lang w:val="en-US"/>
        </w:rPr>
        <w:t xml:space="preserve">Zhong, C.-B., &amp; Leonardelli, G. J. (2008). </w:t>
      </w:r>
      <w:r>
        <w:rPr>
          <w:rFonts w:ascii="Times New Roman" w:eastAsia="Times New Roman" w:hAnsi="Times New Roman" w:cs="Times New Roman"/>
          <w:sz w:val="24"/>
          <w:szCs w:val="24"/>
          <w:lang w:val="en-US"/>
        </w:rPr>
        <w:t xml:space="preserve">Cold and lonely: does social exclusion literally feel cold? </w:t>
      </w:r>
      <w:r>
        <w:rPr>
          <w:rFonts w:ascii="Times New Roman" w:eastAsia="Times New Roman" w:hAnsi="Times New Roman" w:cs="Times New Roman"/>
          <w:i/>
          <w:iCs/>
          <w:sz w:val="24"/>
          <w:szCs w:val="24"/>
          <w:lang w:val="en-US"/>
        </w:rPr>
        <w:t>Psychological Science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19</w:t>
      </w:r>
      <w:r>
        <w:rPr>
          <w:rFonts w:ascii="Times New Roman" w:eastAsia="Times New Roman" w:hAnsi="Times New Roman" w:cs="Times New Roman"/>
          <w:sz w:val="24"/>
          <w:szCs w:val="24"/>
          <w:lang w:val="en-US"/>
        </w:rPr>
        <w:t>, 838–842. doi:10.1111/j.1467-9280.2008.02165.x</w:t>
      </w:r>
    </w:p>
    <w:p w14:paraId="5FAF39A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sidRPr="003375A0">
        <w:rPr>
          <w:rFonts w:ascii="Times New Roman" w:eastAsia="Times New Roman" w:hAnsi="Times New Roman" w:cs="Times New Roman"/>
          <w:sz w:val="24"/>
          <w:szCs w:val="24"/>
          <w:lang w:val="en-US"/>
        </w:rPr>
        <w:t xml:space="preserve">Zöller, C., Maroof, P., Weik, U., &amp; Deinzer, R. (2010). </w:t>
      </w:r>
      <w:r>
        <w:rPr>
          <w:rFonts w:ascii="Times New Roman" w:eastAsia="Times New Roman" w:hAnsi="Times New Roman" w:cs="Times New Roman"/>
          <w:sz w:val="24"/>
          <w:szCs w:val="24"/>
          <w:lang w:val="en-US"/>
        </w:rPr>
        <w:t xml:space="preserve">No effect of social exclusion on salivary cortisol secretion in women in a randomized controlled study. </w:t>
      </w:r>
      <w:r>
        <w:rPr>
          <w:rFonts w:ascii="Times New Roman" w:eastAsia="Times New Roman" w:hAnsi="Times New Roman" w:cs="Times New Roman"/>
          <w:i/>
          <w:iCs/>
          <w:sz w:val="24"/>
          <w:szCs w:val="24"/>
          <w:lang w:val="en-US"/>
        </w:rPr>
        <w:t>Psychoneuroendocrinology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35</w:t>
      </w:r>
      <w:r>
        <w:rPr>
          <w:rFonts w:ascii="Times New Roman" w:eastAsia="Times New Roman" w:hAnsi="Times New Roman" w:cs="Times New Roman"/>
          <w:sz w:val="24"/>
          <w:szCs w:val="24"/>
          <w:lang w:val="en-US"/>
        </w:rPr>
        <w:t>, 1294–1298. doi:10.1016/j.psyneuen.2010.02.019</w:t>
      </w:r>
    </w:p>
    <w:p w14:paraId="6043116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Zwolinski, J. (2012). Psychological and Neuroendocrine Reactivity to Ostracism. </w:t>
      </w:r>
      <w:r>
        <w:rPr>
          <w:rFonts w:ascii="Times New Roman" w:eastAsia="Times New Roman" w:hAnsi="Times New Roman" w:cs="Times New Roman"/>
          <w:i/>
          <w:iCs/>
          <w:sz w:val="24"/>
          <w:szCs w:val="24"/>
          <w:lang w:val="en-US"/>
        </w:rPr>
        <w:t>Aggressive Behavior</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38</w:t>
      </w:r>
      <w:r>
        <w:rPr>
          <w:rFonts w:ascii="Times New Roman" w:eastAsia="Times New Roman" w:hAnsi="Times New Roman" w:cs="Times New Roman"/>
          <w:sz w:val="24"/>
          <w:szCs w:val="24"/>
          <w:lang w:val="en-US"/>
        </w:rPr>
        <w:t>, 108–125. doi:10.1002/ab.21411</w:t>
      </w:r>
    </w:p>
    <w:p w14:paraId="07FFB1E7" w14:textId="77777777" w:rsidR="00E76D2C" w:rsidRPr="00FE5AEE" w:rsidRDefault="00E76D2C" w:rsidP="006623EF">
      <w:pPr>
        <w:spacing w:after="0"/>
        <w:rPr>
          <w:rFonts w:ascii="Times New Roman" w:hAnsi="Times New Roman" w:cs="Times New Roman"/>
          <w:b/>
          <w:sz w:val="24"/>
          <w:szCs w:val="24"/>
          <w:lang w:val="en-US"/>
        </w:rPr>
      </w:pPr>
    </w:p>
    <w:sectPr w:rsidR="00E76D2C" w:rsidRPr="00FE5AEE" w:rsidSect="00E76D2C">
      <w:pgSz w:w="11906" w:h="16838"/>
      <w:pgMar w:top="1411" w:right="1411" w:bottom="1411" w:left="1411" w:header="706" w:footer="706"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Jelte Wicherts" w:date="2014-01-02T14:01:00Z" w:initials="JW">
    <w:p w14:paraId="43F6FFD7" w14:textId="77777777" w:rsidR="00C149D1" w:rsidRDefault="00C149D1">
      <w:pPr>
        <w:pStyle w:val="CommentText"/>
        <w:rPr>
          <w:lang w:val="en-US"/>
        </w:rPr>
      </w:pPr>
      <w:r>
        <w:rPr>
          <w:rStyle w:val="CommentReference"/>
        </w:rPr>
        <w:annotationRef/>
      </w:r>
      <w:r w:rsidRPr="00EE5060">
        <w:rPr>
          <w:lang w:val="en-US"/>
        </w:rPr>
        <w:t>Other way around perhaps??</w:t>
      </w:r>
    </w:p>
    <w:p w14:paraId="75C1C4FA" w14:textId="77777777" w:rsidR="00C149D1" w:rsidRDefault="00C149D1">
      <w:pPr>
        <w:pStyle w:val="CommentText"/>
        <w:rPr>
          <w:lang w:val="en-US"/>
        </w:rPr>
      </w:pPr>
    </w:p>
    <w:p w14:paraId="25AE9DE9" w14:textId="77777777" w:rsidR="00C149D1" w:rsidRDefault="00C149D1">
      <w:pPr>
        <w:pStyle w:val="CommentText"/>
        <w:rPr>
          <w:lang w:val="en-US"/>
        </w:rPr>
      </w:pPr>
      <w:r w:rsidRPr="00F35C01">
        <w:rPr>
          <w:rFonts w:ascii="AdvBdi" w:hAnsi="AdvBdi" w:cs="AdvBdi"/>
          <w:i/>
          <w:sz w:val="20"/>
          <w:szCs w:val="20"/>
          <w:lang w:val="en-US"/>
        </w:rPr>
        <w:t>*********************************************</w:t>
      </w:r>
    </w:p>
    <w:p w14:paraId="36ECCD7C" w14:textId="77777777" w:rsidR="00C149D1" w:rsidRPr="00D0126A" w:rsidRDefault="00C149D1" w:rsidP="00D0126A">
      <w:pPr>
        <w:autoSpaceDE w:val="0"/>
        <w:autoSpaceDN w:val="0"/>
        <w:adjustRightInd w:val="0"/>
        <w:spacing w:after="0" w:line="240" w:lineRule="auto"/>
        <w:rPr>
          <w:rFonts w:ascii="AdvBdi" w:hAnsi="AdvBdi" w:cs="AdvBdi"/>
          <w:i/>
          <w:sz w:val="20"/>
          <w:szCs w:val="20"/>
          <w:lang w:val="en-US"/>
        </w:rPr>
      </w:pPr>
      <w:r w:rsidRPr="00D0126A">
        <w:rPr>
          <w:b/>
          <w:lang w:val="en-US"/>
        </w:rPr>
        <w:t>Chris:</w:t>
      </w:r>
      <w:r>
        <w:rPr>
          <w:lang w:val="en-US"/>
        </w:rPr>
        <w:t xml:space="preserve"> Their abstract indicates this </w:t>
      </w:r>
      <w:r w:rsidRPr="00D0126A">
        <w:rPr>
          <w:i/>
          <w:lang w:val="en-US"/>
        </w:rPr>
        <w:t>is</w:t>
      </w:r>
      <w:r>
        <w:rPr>
          <w:lang w:val="en-US"/>
        </w:rPr>
        <w:t xml:space="preserve"> correct: “</w:t>
      </w:r>
      <w:r w:rsidRPr="00D0126A">
        <w:rPr>
          <w:rFonts w:ascii="AdvBdi" w:hAnsi="AdvBdi" w:cs="AdvBdi"/>
          <w:i/>
          <w:sz w:val="20"/>
          <w:szCs w:val="20"/>
          <w:lang w:val="en-US"/>
        </w:rPr>
        <w:t>Aggressive responses to rejection,</w:t>
      </w:r>
    </w:p>
    <w:p w14:paraId="3593DFB8" w14:textId="77777777" w:rsidR="00C149D1" w:rsidRPr="00D0126A" w:rsidRDefault="00C149D1" w:rsidP="00D0126A">
      <w:pPr>
        <w:autoSpaceDE w:val="0"/>
        <w:autoSpaceDN w:val="0"/>
        <w:adjustRightInd w:val="0"/>
        <w:spacing w:after="0" w:line="240" w:lineRule="auto"/>
        <w:rPr>
          <w:rFonts w:ascii="AdvBdi" w:hAnsi="AdvBdi" w:cs="AdvBdi"/>
          <w:i/>
          <w:sz w:val="20"/>
          <w:szCs w:val="20"/>
          <w:lang w:val="en-US"/>
        </w:rPr>
      </w:pPr>
      <w:r w:rsidRPr="00D0126A">
        <w:rPr>
          <w:rFonts w:ascii="AdvBdi" w:hAnsi="AdvBdi" w:cs="AdvBdi"/>
          <w:i/>
          <w:sz w:val="20"/>
          <w:szCs w:val="20"/>
          <w:lang w:val="en-US"/>
        </w:rPr>
        <w:t>considered paradoxical by some, appear to be due to attempts</w:t>
      </w:r>
    </w:p>
    <w:p w14:paraId="04FA6F3D" w14:textId="77777777" w:rsidR="00C149D1" w:rsidRPr="00D0126A" w:rsidRDefault="00C149D1" w:rsidP="00D0126A">
      <w:pPr>
        <w:autoSpaceDE w:val="0"/>
        <w:autoSpaceDN w:val="0"/>
        <w:adjustRightInd w:val="0"/>
        <w:spacing w:after="0" w:line="240" w:lineRule="auto"/>
        <w:rPr>
          <w:rFonts w:ascii="AdvBdi" w:hAnsi="AdvBdi" w:cs="AdvBdi"/>
          <w:i/>
          <w:sz w:val="20"/>
          <w:szCs w:val="20"/>
          <w:lang w:val="en-US"/>
        </w:rPr>
      </w:pPr>
      <w:r w:rsidRPr="00D0126A">
        <w:rPr>
          <w:rFonts w:ascii="AdvBdi" w:hAnsi="AdvBdi" w:cs="AdvBdi"/>
          <w:i/>
          <w:sz w:val="20"/>
          <w:szCs w:val="20"/>
          <w:lang w:val="en-US"/>
        </w:rPr>
        <w:t>to gain control; measures that contrast belonging</w:t>
      </w:r>
    </w:p>
    <w:p w14:paraId="168A1F06" w14:textId="77777777" w:rsidR="00C149D1" w:rsidRPr="00D0126A" w:rsidRDefault="00C149D1" w:rsidP="00D0126A">
      <w:pPr>
        <w:autoSpaceDE w:val="0"/>
        <w:autoSpaceDN w:val="0"/>
        <w:adjustRightInd w:val="0"/>
        <w:spacing w:after="0" w:line="240" w:lineRule="auto"/>
        <w:rPr>
          <w:rFonts w:ascii="AdvBdi" w:hAnsi="AdvBdi" w:cs="AdvBdi"/>
          <w:i/>
          <w:sz w:val="20"/>
          <w:szCs w:val="20"/>
          <w:lang w:val="en-US"/>
        </w:rPr>
      </w:pPr>
      <w:r w:rsidRPr="00D0126A">
        <w:rPr>
          <w:rFonts w:ascii="AdvBdi" w:hAnsi="AdvBdi" w:cs="AdvBdi"/>
          <w:i/>
          <w:sz w:val="20"/>
          <w:szCs w:val="20"/>
          <w:lang w:val="en-US"/>
        </w:rPr>
        <w:t>and control (</w:t>
      </w:r>
      <w:r w:rsidRPr="00D0126A">
        <w:rPr>
          <w:rFonts w:ascii="AdvBd" w:hAnsi="AdvBd" w:cs="AdvBd"/>
          <w:i/>
          <w:sz w:val="20"/>
          <w:szCs w:val="20"/>
          <w:lang w:val="en-US"/>
        </w:rPr>
        <w:t>d = -</w:t>
      </w:r>
      <w:r w:rsidRPr="00D0126A">
        <w:rPr>
          <w:rFonts w:ascii="AdvBdi" w:hAnsi="AdvBdi" w:cs="AdvBdi"/>
          <w:i/>
          <w:sz w:val="20"/>
          <w:szCs w:val="20"/>
          <w:lang w:val="en-US"/>
        </w:rPr>
        <w:t>1.17) cause antisocial responding,</w:t>
      </w:r>
    </w:p>
    <w:p w14:paraId="4BD4F4EF" w14:textId="77777777" w:rsidR="00C149D1" w:rsidRPr="00D0126A" w:rsidRDefault="00C149D1" w:rsidP="00D0126A">
      <w:pPr>
        <w:autoSpaceDE w:val="0"/>
        <w:autoSpaceDN w:val="0"/>
        <w:adjustRightInd w:val="0"/>
        <w:spacing w:after="0" w:line="240" w:lineRule="auto"/>
        <w:rPr>
          <w:rFonts w:ascii="AdvBdi" w:hAnsi="AdvBdi" w:cs="AdvBdi"/>
          <w:i/>
          <w:sz w:val="20"/>
          <w:szCs w:val="20"/>
          <w:lang w:val="en-US"/>
        </w:rPr>
      </w:pPr>
      <w:r w:rsidRPr="00D0126A">
        <w:rPr>
          <w:rFonts w:ascii="AdvBdi" w:hAnsi="AdvBdi" w:cs="AdvBdi"/>
          <w:i/>
          <w:sz w:val="20"/>
          <w:szCs w:val="20"/>
          <w:lang w:val="en-US"/>
        </w:rPr>
        <w:t>whereas measures that do not allow for control to be restored</w:t>
      </w:r>
    </w:p>
    <w:p w14:paraId="43C540CD" w14:textId="77777777" w:rsidR="00C149D1" w:rsidRPr="00F35C01" w:rsidRDefault="00C149D1" w:rsidP="00D0126A">
      <w:pPr>
        <w:pStyle w:val="CommentText"/>
        <w:rPr>
          <w:rFonts w:ascii="AdvBdi" w:hAnsi="AdvBdi" w:cs="AdvBdi"/>
          <w:i/>
          <w:sz w:val="20"/>
          <w:szCs w:val="20"/>
          <w:lang w:val="en-US"/>
        </w:rPr>
      </w:pPr>
      <w:r w:rsidRPr="00F35C01">
        <w:rPr>
          <w:rFonts w:ascii="AdvBdi" w:hAnsi="AdvBdi" w:cs="AdvBdi"/>
          <w:i/>
          <w:sz w:val="20"/>
          <w:szCs w:val="20"/>
          <w:lang w:val="en-US"/>
        </w:rPr>
        <w:t>cause prosocial responding (</w:t>
      </w:r>
      <w:r w:rsidRPr="00F35C01">
        <w:rPr>
          <w:rFonts w:ascii="AdvBd" w:hAnsi="AdvBd" w:cs="AdvBd"/>
          <w:i/>
          <w:sz w:val="20"/>
          <w:szCs w:val="20"/>
          <w:lang w:val="en-US"/>
        </w:rPr>
        <w:t>d =</w:t>
      </w:r>
      <w:r w:rsidRPr="00F35C01">
        <w:rPr>
          <w:rFonts w:ascii="AdvMPi-One" w:hAnsi="AdvMPi-One" w:cs="AdvMPi-One"/>
          <w:i/>
          <w:sz w:val="20"/>
          <w:szCs w:val="20"/>
          <w:lang w:val="en-US"/>
        </w:rPr>
        <w:t xml:space="preserve"> </w:t>
      </w:r>
      <w:r w:rsidRPr="00F35C01">
        <w:rPr>
          <w:rFonts w:ascii="AdvBdi" w:hAnsi="AdvBdi" w:cs="AdvBdi"/>
          <w:i/>
          <w:sz w:val="20"/>
          <w:szCs w:val="20"/>
          <w:lang w:val="en-US"/>
        </w:rPr>
        <w:t>1.21).”</w:t>
      </w:r>
    </w:p>
    <w:p w14:paraId="0153D95C" w14:textId="77777777" w:rsidR="00C149D1" w:rsidRPr="00D0126A" w:rsidRDefault="00C149D1" w:rsidP="00D0126A">
      <w:pPr>
        <w:pStyle w:val="CommentText"/>
        <w:rPr>
          <w:i/>
          <w:lang w:val="en-US"/>
        </w:rPr>
      </w:pPr>
      <w:r w:rsidRPr="00F35C01">
        <w:rPr>
          <w:rFonts w:ascii="AdvBdi" w:hAnsi="AdvBdi" w:cs="AdvBdi"/>
          <w:i/>
          <w:sz w:val="20"/>
          <w:szCs w:val="20"/>
          <w:lang w:val="en-US"/>
        </w:rPr>
        <w:t>*********************************************</w:t>
      </w:r>
    </w:p>
  </w:comment>
  <w:comment w:id="1" w:author="Ilja van Beest" w:date="2014-01-02T14:03:00Z" w:initials="Iv">
    <w:p w14:paraId="08C64C95" w14:textId="77777777" w:rsidR="00C149D1" w:rsidRPr="00EE5060" w:rsidRDefault="00C149D1">
      <w:pPr>
        <w:pStyle w:val="CommentText"/>
        <w:rPr>
          <w:lang w:val="en-US"/>
        </w:rPr>
      </w:pPr>
      <w:r>
        <w:rPr>
          <w:rStyle w:val="CommentReference"/>
        </w:rPr>
        <w:annotationRef/>
      </w:r>
      <w:r w:rsidRPr="00EE5060">
        <w:rPr>
          <w:lang w:val="en-US"/>
        </w:rPr>
        <w:t xml:space="preserve">I think we could expand this a bit, but also see wy we should not. </w:t>
      </w:r>
    </w:p>
    <w:p w14:paraId="3A749F69" w14:textId="77777777" w:rsidR="00C149D1" w:rsidRPr="00EE5060" w:rsidRDefault="00C149D1">
      <w:pPr>
        <w:pStyle w:val="CommentText"/>
        <w:rPr>
          <w:lang w:val="en-US"/>
        </w:rPr>
      </w:pPr>
    </w:p>
    <w:p w14:paraId="271455BA" w14:textId="77777777" w:rsidR="00C149D1" w:rsidRDefault="00C149D1">
      <w:pPr>
        <w:pStyle w:val="CommentText"/>
        <w:rPr>
          <w:lang w:val="en-US"/>
        </w:rPr>
      </w:pPr>
      <w:r w:rsidRPr="00EE5060">
        <w:rPr>
          <w:lang w:val="en-US"/>
        </w:rPr>
        <w:t>I need to look both meta anlayses up. But I think jelte is right in that it is probably the other way around, (aggression  to fortity control). Blackhart main point, I think, was that mood effects were not there. The moderation part I need to check. If that is true, would the reader now not want to know what paradigm is strongest?</w:t>
      </w:r>
    </w:p>
    <w:p w14:paraId="522982CE" w14:textId="77777777" w:rsidR="00C149D1" w:rsidRDefault="00C149D1">
      <w:pPr>
        <w:pStyle w:val="CommentText"/>
        <w:pBdr>
          <w:bottom w:val="dotted" w:sz="24" w:space="1" w:color="auto"/>
        </w:pBdr>
        <w:rPr>
          <w:lang w:val="en-US"/>
        </w:rPr>
      </w:pPr>
    </w:p>
    <w:p w14:paraId="1D8C088E" w14:textId="77777777" w:rsidR="00C149D1" w:rsidRPr="00631BF6" w:rsidRDefault="00C149D1">
      <w:pPr>
        <w:pStyle w:val="CommentText"/>
        <w:rPr>
          <w:lang w:val="en-US"/>
        </w:rPr>
      </w:pPr>
      <w:r>
        <w:rPr>
          <w:b/>
          <w:lang w:val="en-US"/>
        </w:rPr>
        <w:t xml:space="preserve">Chris: </w:t>
      </w:r>
      <w:r>
        <w:rPr>
          <w:lang w:val="en-US"/>
        </w:rPr>
        <w:t>I do not say anything about which is the strongest because that is hard to tell from their study. I leave it at indication because they check this for multiple types of measures, and going into this would require (too) much nuance, which I think is not worth it.</w:t>
      </w:r>
    </w:p>
    <w:p w14:paraId="203102C2" w14:textId="77777777" w:rsidR="00C149D1" w:rsidRPr="00EE5060" w:rsidRDefault="00C149D1">
      <w:pPr>
        <w:pStyle w:val="CommentText"/>
        <w:rPr>
          <w:lang w:val="en-US"/>
        </w:rPr>
      </w:pPr>
    </w:p>
  </w:comment>
  <w:comment w:id="2" w:author="Ilja van Beest" w:date="2014-01-02T14:35:00Z" w:initials="Iv">
    <w:p w14:paraId="134397C8" w14:textId="77777777" w:rsidR="00C149D1" w:rsidRPr="00EE5060" w:rsidRDefault="00C149D1">
      <w:pPr>
        <w:pStyle w:val="CommentText"/>
        <w:rPr>
          <w:lang w:val="en-US"/>
        </w:rPr>
      </w:pPr>
      <w:r>
        <w:rPr>
          <w:rStyle w:val="CommentReference"/>
        </w:rPr>
        <w:annotationRef/>
      </w:r>
      <w:r w:rsidRPr="00EE5060">
        <w:rPr>
          <w:lang w:val="en-US"/>
        </w:rPr>
        <w:t>I think we should also include a dependent variable in the example and make it a bit more hypothetic.</w:t>
      </w:r>
    </w:p>
    <w:p w14:paraId="23229C30" w14:textId="77777777" w:rsidR="00C149D1" w:rsidRPr="00EE5060" w:rsidRDefault="00C149D1">
      <w:pPr>
        <w:pStyle w:val="CommentText"/>
        <w:rPr>
          <w:lang w:val="en-US"/>
        </w:rPr>
      </w:pPr>
    </w:p>
    <w:p w14:paraId="01CEB0B0" w14:textId="77777777" w:rsidR="00C149D1" w:rsidRPr="00EE5060" w:rsidRDefault="00C149D1">
      <w:pPr>
        <w:pStyle w:val="CommentText"/>
        <w:rPr>
          <w:lang w:val="en-US"/>
        </w:rPr>
      </w:pPr>
      <w:r w:rsidRPr="00EE5060">
        <w:rPr>
          <w:lang w:val="en-US"/>
        </w:rPr>
        <w:t xml:space="preserve">For example, in a 2x2 on well-being it could be argued that people suffere a bigger decrease in well-being when ostracized by ingroup members than when ostracized by outgroup members. </w:t>
      </w:r>
    </w:p>
    <w:p w14:paraId="715CFBD8" w14:textId="77777777" w:rsidR="00C149D1" w:rsidRPr="00EE5060" w:rsidRDefault="00C149D1">
      <w:pPr>
        <w:pStyle w:val="CommentText"/>
        <w:rPr>
          <w:lang w:val="en-US"/>
        </w:rPr>
      </w:pPr>
    </w:p>
    <w:p w14:paraId="1736783F" w14:textId="77777777" w:rsidR="00C149D1" w:rsidRPr="00EE5060" w:rsidRDefault="00C149D1">
      <w:pPr>
        <w:pStyle w:val="CommentText"/>
        <w:rPr>
          <w:lang w:val="en-US"/>
        </w:rPr>
      </w:pPr>
    </w:p>
    <w:p w14:paraId="1FAFCD26" w14:textId="77777777" w:rsidR="00C149D1" w:rsidRPr="00EE5060" w:rsidRDefault="00C149D1">
      <w:pPr>
        <w:pStyle w:val="CommentText"/>
        <w:rPr>
          <w:lang w:val="en-US"/>
        </w:rPr>
      </w:pPr>
      <w:r w:rsidRPr="00EE5060">
        <w:rPr>
          <w:lang w:val="en-US"/>
        </w:rPr>
        <w:t xml:space="preserve">I am not sure whether we should use the term straightforward as the operationalizaton of the mdoerator is actually quite complicated. </w:t>
      </w:r>
    </w:p>
    <w:p w14:paraId="365DF07D" w14:textId="77777777" w:rsidR="00C149D1" w:rsidRPr="00EE5060" w:rsidRDefault="00C149D1">
      <w:pPr>
        <w:pStyle w:val="CommentText"/>
        <w:rPr>
          <w:lang w:val="en-US"/>
        </w:rPr>
      </w:pPr>
    </w:p>
    <w:p w14:paraId="4CDFC267" w14:textId="77777777" w:rsidR="00C149D1" w:rsidRDefault="00C149D1">
      <w:pPr>
        <w:pStyle w:val="CommentText"/>
        <w:rPr>
          <w:lang w:val="en-US"/>
        </w:rPr>
      </w:pPr>
      <w:r w:rsidRPr="00EE5060">
        <w:rPr>
          <w:lang w:val="en-US"/>
        </w:rPr>
        <w:t>So my question would be to Jelte, Chris and Kip, whether we should expand this section or reutrn tot his in the  method.</w:t>
      </w:r>
    </w:p>
    <w:p w14:paraId="3F31BED6" w14:textId="77777777" w:rsidR="00C149D1" w:rsidRDefault="00C149D1">
      <w:pPr>
        <w:pStyle w:val="CommentText"/>
        <w:rPr>
          <w:lang w:val="en-US"/>
        </w:rPr>
      </w:pPr>
    </w:p>
    <w:p w14:paraId="7272F447" w14:textId="77777777" w:rsidR="00C149D1" w:rsidRDefault="00C149D1" w:rsidP="0001626A">
      <w:pPr>
        <w:pStyle w:val="CommentText"/>
        <w:pBdr>
          <w:bottom w:val="dotted" w:sz="24" w:space="1" w:color="auto"/>
        </w:pBdr>
        <w:rPr>
          <w:lang w:val="en-US"/>
        </w:rPr>
      </w:pPr>
    </w:p>
    <w:p w14:paraId="3F122E25" w14:textId="77777777" w:rsidR="00C149D1" w:rsidRPr="0001626A" w:rsidRDefault="00C149D1" w:rsidP="0001626A">
      <w:pPr>
        <w:pStyle w:val="CommentText"/>
        <w:rPr>
          <w:lang w:val="en-US"/>
        </w:rPr>
      </w:pPr>
      <w:r>
        <w:rPr>
          <w:b/>
          <w:lang w:val="en-US"/>
        </w:rPr>
        <w:t xml:space="preserve">Chris: </w:t>
      </w:r>
      <w:r>
        <w:rPr>
          <w:lang w:val="en-US"/>
        </w:rPr>
        <w:t>Do we not return to this in the coding section in the method? Besides, I think this part now serves its purpose and adding DV would clog the illustration.</w:t>
      </w:r>
    </w:p>
  </w:comment>
  <w:comment w:id="3" w:author="Ilja van Beest" w:date="2014-01-02T14:36:00Z" w:initials="Iv">
    <w:p w14:paraId="37812014" w14:textId="77777777" w:rsidR="00C149D1" w:rsidRDefault="00C149D1">
      <w:pPr>
        <w:pStyle w:val="CommentText"/>
        <w:rPr>
          <w:lang w:val="en-US"/>
        </w:rPr>
      </w:pPr>
      <w:r>
        <w:rPr>
          <w:rStyle w:val="CommentReference"/>
        </w:rPr>
        <w:annotationRef/>
      </w:r>
      <w:r w:rsidRPr="00EE5060">
        <w:rPr>
          <w:lang w:val="en-US"/>
        </w:rPr>
        <w:t>Should we not provide the exact list of the structural aspects here? And provide a reason why these were inlcuded? I think they are important in themselves?  Perhaps Kip has an idea?</w:t>
      </w:r>
    </w:p>
    <w:p w14:paraId="6FB8628C" w14:textId="77777777" w:rsidR="00C149D1" w:rsidRDefault="00C149D1">
      <w:pPr>
        <w:pStyle w:val="CommentText"/>
        <w:rPr>
          <w:lang w:val="en-US"/>
        </w:rPr>
      </w:pPr>
    </w:p>
    <w:p w14:paraId="0FA99969" w14:textId="77777777" w:rsidR="00C149D1" w:rsidRDefault="00C149D1" w:rsidP="0001626A">
      <w:pPr>
        <w:pStyle w:val="CommentText"/>
        <w:pBdr>
          <w:bottom w:val="dotted" w:sz="24" w:space="1" w:color="auto"/>
        </w:pBdr>
        <w:rPr>
          <w:lang w:val="en-US"/>
        </w:rPr>
      </w:pPr>
    </w:p>
    <w:p w14:paraId="786F110E" w14:textId="77777777" w:rsidR="00C149D1" w:rsidRPr="0001626A" w:rsidRDefault="00C149D1" w:rsidP="0001626A">
      <w:pPr>
        <w:pStyle w:val="CommentText"/>
        <w:rPr>
          <w:lang w:val="en-US"/>
        </w:rPr>
      </w:pPr>
      <w:r>
        <w:rPr>
          <w:b/>
          <w:lang w:val="en-US"/>
        </w:rPr>
        <w:t xml:space="preserve">Chris: </w:t>
      </w:r>
      <w:r>
        <w:rPr>
          <w:lang w:val="en-US"/>
        </w:rPr>
        <w:t>These are in the next paragraph</w:t>
      </w:r>
    </w:p>
  </w:comment>
  <w:comment w:id="4" w:author="Ilja van Beest" w:date="2014-01-02T14:46:00Z" w:initials="Iv">
    <w:p w14:paraId="57EE43F7" w14:textId="77777777" w:rsidR="00C149D1" w:rsidRDefault="00C149D1">
      <w:pPr>
        <w:pStyle w:val="CommentText"/>
        <w:rPr>
          <w:lang w:val="en-US"/>
        </w:rPr>
      </w:pPr>
      <w:r>
        <w:rPr>
          <w:rStyle w:val="CommentReference"/>
        </w:rPr>
        <w:annotationRef/>
      </w:r>
      <w:r w:rsidRPr="00EE5060">
        <w:rPr>
          <w:lang w:val="en-US"/>
        </w:rPr>
        <w:t>I think these sentences can be deleted without loss of information.</w:t>
      </w:r>
    </w:p>
    <w:p w14:paraId="6AB23A90" w14:textId="77777777" w:rsidR="00C149D1" w:rsidRDefault="00C149D1">
      <w:pPr>
        <w:pStyle w:val="CommentText"/>
        <w:rPr>
          <w:lang w:val="en-US"/>
        </w:rPr>
      </w:pPr>
    </w:p>
    <w:p w14:paraId="527D8C5D" w14:textId="77777777" w:rsidR="00C149D1" w:rsidRDefault="00C149D1" w:rsidP="00BA008B">
      <w:pPr>
        <w:pStyle w:val="CommentText"/>
        <w:pBdr>
          <w:bottom w:val="dotted" w:sz="24" w:space="1" w:color="auto"/>
        </w:pBdr>
        <w:rPr>
          <w:lang w:val="en-US"/>
        </w:rPr>
      </w:pPr>
    </w:p>
    <w:p w14:paraId="357EB4C3" w14:textId="77777777" w:rsidR="00C149D1" w:rsidRPr="00BA008B" w:rsidRDefault="00C149D1" w:rsidP="00BA008B">
      <w:pPr>
        <w:pStyle w:val="CommentText"/>
        <w:rPr>
          <w:lang w:val="en-US"/>
        </w:rPr>
      </w:pPr>
      <w:r>
        <w:rPr>
          <w:b/>
          <w:lang w:val="en-US"/>
        </w:rPr>
        <w:t>Chris:</w:t>
      </w:r>
      <w:r>
        <w:rPr>
          <w:lang w:val="en-US"/>
        </w:rPr>
        <w:t xml:space="preserve"> Ok. Let’s leave it in for the reviewers, and we can still gut it if necessary </w:t>
      </w:r>
      <w:r w:rsidRPr="00BA008B">
        <w:rPr>
          <w:lang w:val="en-US"/>
        </w:rPr>
        <w:sym w:font="Wingdings" w:char="F04A"/>
      </w:r>
    </w:p>
  </w:comment>
  <w:comment w:id="6" w:author="Ilja van Beest" w:date="2014-01-02T14:47:00Z" w:initials="Iv">
    <w:p w14:paraId="58E962AC" w14:textId="77777777" w:rsidR="00C149D1" w:rsidRDefault="00C149D1" w:rsidP="00BA008B">
      <w:pPr>
        <w:pStyle w:val="CommentText"/>
        <w:pBdr>
          <w:bottom w:val="dotted" w:sz="24" w:space="1" w:color="auto"/>
        </w:pBdr>
        <w:rPr>
          <w:lang w:val="en-US"/>
        </w:rPr>
      </w:pPr>
      <w:r>
        <w:rPr>
          <w:rStyle w:val="CommentReference"/>
        </w:rPr>
        <w:annotationRef/>
      </w:r>
      <w:r w:rsidRPr="00EE5060">
        <w:rPr>
          <w:lang w:val="en-US"/>
        </w:rPr>
        <w:t xml:space="preserve">I aggree with Jelte, that this part could be moved to the method., althought I do not mind i fit stays here. </w:t>
      </w:r>
      <w:r>
        <w:rPr>
          <w:lang w:val="en-US"/>
        </w:rPr>
        <w:br/>
      </w:r>
    </w:p>
    <w:p w14:paraId="0C7B456B" w14:textId="77777777" w:rsidR="00C149D1" w:rsidRPr="00BA008B" w:rsidRDefault="00C149D1" w:rsidP="00BA008B">
      <w:pPr>
        <w:pStyle w:val="CommentText"/>
        <w:rPr>
          <w:lang w:val="en-US"/>
        </w:rPr>
      </w:pPr>
      <w:r>
        <w:rPr>
          <w:b/>
          <w:lang w:val="en-US"/>
        </w:rPr>
        <w:t xml:space="preserve">Chris: </w:t>
      </w:r>
      <w:r>
        <w:rPr>
          <w:lang w:val="en-US"/>
        </w:rPr>
        <w:t xml:space="preserve">I tend to agree with Ilja here, because this forms an important part of our exploration, to make sure our findings are not an artifact. </w:t>
      </w:r>
    </w:p>
  </w:comment>
  <w:comment w:id="5" w:author="Jelte Wicherts" w:date="2014-01-02T13:25:00Z" w:initials="JW">
    <w:p w14:paraId="7022C0AE" w14:textId="77777777" w:rsidR="00C149D1" w:rsidRPr="00EE5060" w:rsidRDefault="00C149D1">
      <w:pPr>
        <w:pStyle w:val="CommentText"/>
        <w:rPr>
          <w:lang w:val="en-US"/>
        </w:rPr>
      </w:pPr>
      <w:r>
        <w:rPr>
          <w:rStyle w:val="CommentReference"/>
        </w:rPr>
        <w:annotationRef/>
      </w:r>
      <w:r w:rsidRPr="00EE5060">
        <w:rPr>
          <w:lang w:val="en-US"/>
        </w:rPr>
        <w:t>To Method/result section</w:t>
      </w:r>
    </w:p>
  </w:comment>
  <w:comment w:id="7" w:author="Jelte Wicherts" w:date="2014-01-02T13:25:00Z" w:initials="JW">
    <w:p w14:paraId="0046D6DD" w14:textId="77777777" w:rsidR="00C149D1" w:rsidRPr="00EE5060" w:rsidRDefault="00C149D1">
      <w:pPr>
        <w:pStyle w:val="CommentText"/>
        <w:rPr>
          <w:lang w:val="en-US"/>
        </w:rPr>
      </w:pPr>
      <w:r>
        <w:rPr>
          <w:rStyle w:val="CommentReference"/>
        </w:rPr>
        <w:annotationRef/>
      </w:r>
      <w:r w:rsidRPr="00EE5060">
        <w:rPr>
          <w:lang w:val="en-US"/>
        </w:rPr>
        <w:t>Does it include PsycINFO? PsycINFO is the database, worldcat the search engine that covers different library collections.</w:t>
      </w:r>
    </w:p>
  </w:comment>
  <w:comment w:id="8" w:author="Chris Hartgerink" w:date="2014-01-03T09:20:00Z" w:initials="CH">
    <w:p w14:paraId="598734FE" w14:textId="326783A5" w:rsidR="00C149D1" w:rsidRPr="00E134D3" w:rsidRDefault="00C149D1">
      <w:pPr>
        <w:pStyle w:val="CommentText"/>
        <w:rPr>
          <w:lang w:val="en-US"/>
        </w:rPr>
      </w:pPr>
      <w:r>
        <w:rPr>
          <w:rStyle w:val="CommentReference"/>
        </w:rPr>
        <w:annotationRef/>
      </w:r>
      <w:r w:rsidRPr="00E134D3">
        <w:rPr>
          <w:lang w:val="en-US"/>
        </w:rPr>
        <w:t>I am not sure. How can I check this?</w:t>
      </w:r>
      <w:r>
        <w:rPr>
          <w:lang w:val="en-US"/>
        </w:rPr>
        <w:t xml:space="preserve"> Tried to do this, but was not able to get a conclusive answer within the worldcat system itself.</w:t>
      </w:r>
      <w:r w:rsidRPr="00E134D3">
        <w:rPr>
          <w:lang w:val="en-US"/>
        </w:rPr>
        <w:t xml:space="preserve"> </w:t>
      </w:r>
    </w:p>
  </w:comment>
  <w:comment w:id="9" w:author="Ilja van Beest" w:date="2014-01-02T13:25:00Z" w:initials="Iv">
    <w:p w14:paraId="38AD954E" w14:textId="77777777" w:rsidR="00C149D1" w:rsidRPr="00EE5060" w:rsidRDefault="00C149D1">
      <w:pPr>
        <w:pStyle w:val="CommentText"/>
        <w:rPr>
          <w:lang w:val="en-US"/>
        </w:rPr>
      </w:pPr>
      <w:r>
        <w:rPr>
          <w:rStyle w:val="CommentReference"/>
        </w:rPr>
        <w:annotationRef/>
      </w:r>
      <w:r w:rsidRPr="00EE5060">
        <w:rPr>
          <w:lang w:val="en-US"/>
        </w:rPr>
        <w:t>Agree with Jelte</w:t>
      </w:r>
    </w:p>
  </w:comment>
  <w:comment w:id="11" w:author="Jelte Wicherts" w:date="2014-01-02T13:25:00Z" w:initials="JW">
    <w:p w14:paraId="7645B3F1" w14:textId="77777777" w:rsidR="00C149D1" w:rsidRPr="00EE5060" w:rsidRDefault="00C149D1">
      <w:pPr>
        <w:pStyle w:val="CommentText"/>
        <w:rPr>
          <w:lang w:val="en-US"/>
        </w:rPr>
      </w:pPr>
      <w:r>
        <w:rPr>
          <w:rStyle w:val="CommentReference"/>
        </w:rPr>
        <w:annotationRef/>
      </w:r>
      <w:r w:rsidRPr="00EE5060">
        <w:rPr>
          <w:lang w:val="en-US"/>
        </w:rPr>
        <w:t>How many?</w:t>
      </w:r>
    </w:p>
  </w:comment>
  <w:comment w:id="10" w:author="Chris Hartgerink" w:date="2014-01-03T09:28:00Z" w:initials="CH">
    <w:p w14:paraId="7A16B69B" w14:textId="2E159153" w:rsidR="00C149D1" w:rsidRPr="00B42601" w:rsidRDefault="00C149D1">
      <w:pPr>
        <w:pStyle w:val="CommentText"/>
        <w:rPr>
          <w:lang w:val="en-US"/>
        </w:rPr>
      </w:pPr>
      <w:r>
        <w:rPr>
          <w:rStyle w:val="CommentReference"/>
        </w:rPr>
        <w:annotationRef/>
      </w:r>
      <w:r w:rsidRPr="00B42601">
        <w:rPr>
          <w:lang w:val="en-US"/>
        </w:rPr>
        <w:t xml:space="preserve">I did not keep track of personal communication and conference abstracts separately, so cannot </w:t>
      </w:r>
      <w:r>
        <w:rPr>
          <w:lang w:val="en-US"/>
        </w:rPr>
        <w:t xml:space="preserve">readily provide a number on this. </w:t>
      </w:r>
    </w:p>
  </w:comment>
  <w:comment w:id="12" w:author="Ilja van Beest" w:date="2014-01-02T13:25:00Z" w:initials="Iv">
    <w:p w14:paraId="6B150E46" w14:textId="77777777" w:rsidR="00C149D1" w:rsidRPr="00EE5060" w:rsidRDefault="00C149D1">
      <w:pPr>
        <w:pStyle w:val="CommentText"/>
        <w:rPr>
          <w:lang w:val="en-US"/>
        </w:rPr>
      </w:pPr>
      <w:r>
        <w:rPr>
          <w:rStyle w:val="CommentReference"/>
        </w:rPr>
        <w:annotationRef/>
      </w:r>
      <w:r w:rsidRPr="00EE5060">
        <w:rPr>
          <w:lang w:val="en-US"/>
        </w:rPr>
        <w:t>Am I right in assuming that interpersonal is thus a combination of need satisfaction and mood?  Or could it be more? That is,  physiological measures? If the latter is true, perhaps also give that example.</w:t>
      </w:r>
    </w:p>
  </w:comment>
  <w:comment w:id="13" w:author="Chris Hartgerink" w:date="2014-01-03T09:57:00Z" w:initials="CH">
    <w:p w14:paraId="7EBF9530" w14:textId="7415F10D" w:rsidR="00C149D1" w:rsidRPr="005E1901" w:rsidRDefault="00C149D1">
      <w:pPr>
        <w:pStyle w:val="CommentText"/>
        <w:rPr>
          <w:lang w:val="en-US"/>
        </w:rPr>
      </w:pPr>
      <w:r>
        <w:rPr>
          <w:rStyle w:val="CommentReference"/>
        </w:rPr>
        <w:annotationRef/>
      </w:r>
      <w:r w:rsidRPr="005E1901">
        <w:rPr>
          <w:lang w:val="en-US"/>
        </w:rPr>
        <w:t>No this is not correct</w:t>
      </w:r>
      <w:r>
        <w:rPr>
          <w:lang w:val="en-US"/>
        </w:rPr>
        <w:t xml:space="preserve">. Need satisfaction and mood are only related to oneself, hence, </w:t>
      </w:r>
      <w:r w:rsidRPr="005E1901">
        <w:rPr>
          <w:i/>
          <w:lang w:val="en-US"/>
        </w:rPr>
        <w:t>intra</w:t>
      </w:r>
      <w:r>
        <w:rPr>
          <w:lang w:val="en-US"/>
        </w:rPr>
        <w:t>personal. It can boil down to semantics (is there an object yes/no?) or it can be very clear (Hot Sauce Task). Interpersonal thus is only when the measure relates to others, whereas intrapersonal only relates to the self.</w:t>
      </w:r>
      <w:r w:rsidRPr="005E1901">
        <w:rPr>
          <w:lang w:val="en-US"/>
        </w:rPr>
        <w:t xml:space="preserve"> </w:t>
      </w:r>
    </w:p>
  </w:comment>
  <w:comment w:id="14" w:author="Ilja van Beest" w:date="2014-01-02T13:25:00Z" w:initials="Iv">
    <w:p w14:paraId="21D178A9" w14:textId="77777777" w:rsidR="00C149D1" w:rsidRPr="00EE5060" w:rsidRDefault="00C149D1">
      <w:pPr>
        <w:pStyle w:val="CommentText"/>
        <w:rPr>
          <w:lang w:val="en-US"/>
        </w:rPr>
      </w:pPr>
      <w:r>
        <w:rPr>
          <w:rStyle w:val="CommentReference"/>
        </w:rPr>
        <w:annotationRef/>
      </w:r>
      <w:r w:rsidRPr="00EE5060">
        <w:rPr>
          <w:lang w:val="en-US"/>
        </w:rPr>
        <w:t xml:space="preserve">Aha, we state here that we code first and last as immediate or delayed. </w:t>
      </w:r>
    </w:p>
  </w:comment>
  <w:comment w:id="15" w:author="Jelte Wicherts" w:date="2014-01-02T13:25:00Z" w:initials="JW">
    <w:p w14:paraId="7C0EAE27" w14:textId="456F858C" w:rsidR="00C149D1" w:rsidRPr="00EE5060" w:rsidRDefault="00C149D1">
      <w:pPr>
        <w:pStyle w:val="CommentText"/>
        <w:rPr>
          <w:lang w:val="en-US"/>
        </w:rPr>
      </w:pPr>
      <w:r>
        <w:rPr>
          <w:rStyle w:val="CommentReference"/>
        </w:rPr>
        <w:annotationRef/>
      </w:r>
      <w:r w:rsidRPr="00EE5060">
        <w:rPr>
          <w:lang w:val="en-US"/>
        </w:rPr>
        <w:t>Or another example of a relevant study</w:t>
      </w:r>
    </w:p>
  </w:comment>
  <w:comment w:id="16" w:author="Chris Hartgerink" w:date="2014-01-03T10:09:00Z" w:initials="CH">
    <w:p w14:paraId="66B256B2" w14:textId="37E7F426" w:rsidR="00C149D1" w:rsidRPr="003375A0" w:rsidRDefault="00C149D1">
      <w:pPr>
        <w:pStyle w:val="CommentText"/>
        <w:rPr>
          <w:lang w:val="en-US"/>
        </w:rPr>
      </w:pPr>
      <w:r>
        <w:rPr>
          <w:rStyle w:val="CommentReference"/>
        </w:rPr>
        <w:annotationRef/>
      </w:r>
      <w:r w:rsidRPr="003375A0">
        <w:rPr>
          <w:lang w:val="en-US"/>
        </w:rPr>
        <w:t xml:space="preserve">This works just fine </w:t>
      </w:r>
      <w:r>
        <w:sym w:font="Wingdings" w:char="F04A"/>
      </w:r>
    </w:p>
  </w:comment>
  <w:comment w:id="17" w:author="Ilja van Beest" w:date="2014-01-02T13:25:00Z" w:initials="Iv">
    <w:p w14:paraId="5A3C084D" w14:textId="77777777" w:rsidR="00C149D1" w:rsidRPr="00EE5060" w:rsidRDefault="00C149D1">
      <w:pPr>
        <w:pStyle w:val="CommentText"/>
        <w:rPr>
          <w:lang w:val="en-US"/>
        </w:rPr>
      </w:pPr>
      <w:r>
        <w:rPr>
          <w:rStyle w:val="CommentReference"/>
        </w:rPr>
        <w:annotationRef/>
      </w:r>
      <w:r w:rsidRPr="00EE5060">
        <w:rPr>
          <w:lang w:val="en-US"/>
        </w:rPr>
        <w:t>Here I wondered what the outcome was? Or is this given later?</w:t>
      </w:r>
    </w:p>
  </w:comment>
  <w:comment w:id="18" w:author="Chris Hartgerink" w:date="2014-01-03T10:11:00Z" w:initials="CH">
    <w:p w14:paraId="564E7073" w14:textId="650EFE3C" w:rsidR="00C149D1" w:rsidRPr="0025753D" w:rsidRDefault="00C149D1">
      <w:pPr>
        <w:pStyle w:val="CommentText"/>
        <w:rPr>
          <w:lang w:val="en-US"/>
        </w:rPr>
      </w:pPr>
      <w:r>
        <w:rPr>
          <w:rStyle w:val="CommentReference"/>
        </w:rPr>
        <w:annotationRef/>
      </w:r>
      <w:r w:rsidRPr="0025753D">
        <w:rPr>
          <w:lang w:val="en-US"/>
        </w:rPr>
        <w:t xml:space="preserve">These are only given if they </w:t>
      </w:r>
      <w:r>
        <w:rPr>
          <w:lang w:val="en-US"/>
        </w:rPr>
        <w:t>change conclusions, i.e., if it is not reported the results are similar to the analyses themselves and there is no need to report them.</w:t>
      </w:r>
    </w:p>
  </w:comment>
  <w:comment w:id="19" w:author="Jelte Wicherts" w:date="2014-01-02T13:25:00Z" w:initials="JW">
    <w:p w14:paraId="4C174ECF" w14:textId="77777777" w:rsidR="00C149D1" w:rsidRPr="00EE5060" w:rsidRDefault="00C149D1">
      <w:pPr>
        <w:pStyle w:val="CommentText"/>
        <w:rPr>
          <w:lang w:val="en-US"/>
        </w:rPr>
      </w:pPr>
      <w:r>
        <w:rPr>
          <w:rStyle w:val="CommentReference"/>
        </w:rPr>
        <w:annotationRef/>
      </w:r>
      <w:r w:rsidRPr="00EE5060">
        <w:rPr>
          <w:lang w:val="en-US"/>
        </w:rPr>
        <w:t>Or since completing the cyberball game?</w:t>
      </w:r>
    </w:p>
  </w:comment>
  <w:comment w:id="20" w:author="Chris Hartgerink" w:date="2014-01-04T08:45:00Z" w:initials="CH">
    <w:p w14:paraId="7B84BD35" w14:textId="0C1602AF" w:rsidR="00C149D1" w:rsidRPr="001E4ECD" w:rsidRDefault="00C149D1">
      <w:pPr>
        <w:pStyle w:val="CommentText"/>
        <w:rPr>
          <w:lang w:val="en-US"/>
        </w:rPr>
      </w:pPr>
      <w:r>
        <w:rPr>
          <w:rStyle w:val="CommentReference"/>
        </w:rPr>
        <w:annotationRef/>
      </w:r>
      <w:r w:rsidRPr="001E4ECD">
        <w:rPr>
          <w:lang w:val="en-US"/>
        </w:rPr>
        <w:t>Done.</w:t>
      </w:r>
    </w:p>
  </w:comment>
  <w:comment w:id="21" w:author="Ilja van Beest" w:date="2014-01-02T13:25:00Z" w:initials="Iv">
    <w:p w14:paraId="35373710" w14:textId="77777777" w:rsidR="00C149D1" w:rsidRPr="00EE5060" w:rsidRDefault="00C149D1">
      <w:pPr>
        <w:pStyle w:val="CommentText"/>
        <w:rPr>
          <w:lang w:val="en-US"/>
        </w:rPr>
      </w:pPr>
      <w:r>
        <w:rPr>
          <w:rStyle w:val="CommentReference"/>
        </w:rPr>
        <w:annotationRef/>
      </w:r>
      <w:r w:rsidRPr="00EE5060">
        <w:rPr>
          <w:lang w:val="en-US"/>
        </w:rPr>
        <w:t xml:space="preserve">I deleted this sentence as we are now arguing that there is a decline between first and last if we use another approach. Restating that there is not an effect is thus confusing. </w:t>
      </w:r>
    </w:p>
    <w:p w14:paraId="22482ED1" w14:textId="77777777" w:rsidR="00C149D1" w:rsidRPr="00EE5060" w:rsidRDefault="00C149D1">
      <w:pPr>
        <w:pStyle w:val="CommentText"/>
        <w:rPr>
          <w:lang w:val="en-US"/>
        </w:rPr>
      </w:pPr>
    </w:p>
    <w:p w14:paraId="4638BEC6" w14:textId="77777777" w:rsidR="00C149D1" w:rsidRPr="00EE5060" w:rsidRDefault="00C149D1">
      <w:pPr>
        <w:pStyle w:val="CommentText"/>
        <w:rPr>
          <w:lang w:val="en-US"/>
        </w:rPr>
      </w:pPr>
    </w:p>
    <w:p w14:paraId="09FB8A46" w14:textId="77777777" w:rsidR="00C149D1" w:rsidRPr="00EE5060" w:rsidRDefault="00C149D1">
      <w:pPr>
        <w:pStyle w:val="CommentText"/>
        <w:rPr>
          <w:lang w:val="en-US"/>
        </w:rPr>
      </w:pPr>
      <w:r w:rsidRPr="00EE5060">
        <w:rPr>
          <w:lang w:val="en-US"/>
        </w:rPr>
        <w:t>My interpretion of this result is:</w:t>
      </w:r>
    </w:p>
    <w:p w14:paraId="11F458D4" w14:textId="77777777" w:rsidR="00C149D1" w:rsidRPr="00EE5060" w:rsidRDefault="00C149D1">
      <w:pPr>
        <w:pStyle w:val="CommentText"/>
        <w:rPr>
          <w:lang w:val="en-US"/>
        </w:rPr>
      </w:pPr>
    </w:p>
    <w:p w14:paraId="660075BC" w14:textId="77777777" w:rsidR="00C149D1" w:rsidRPr="00EE5060" w:rsidRDefault="00C149D1">
      <w:pPr>
        <w:pStyle w:val="CommentText"/>
        <w:rPr>
          <w:lang w:val="en-US"/>
        </w:rPr>
      </w:pPr>
      <w:r w:rsidRPr="00EE5060">
        <w:rPr>
          <w:lang w:val="en-US"/>
        </w:rPr>
        <w:t>There is a diference in effect between first and last, but this differences is not explained by our estimation of time.  In short, the ostracism effects decreases but this decrease is not explained by our operationalization of time passed. How is this possible? Should we say something about this?</w:t>
      </w:r>
    </w:p>
  </w:comment>
  <w:comment w:id="22" w:author="Chris Hartgerink" w:date="2014-01-04T08:49:00Z" w:initials="CH">
    <w:p w14:paraId="5040F148" w14:textId="59090371" w:rsidR="00C149D1" w:rsidRPr="003375A0" w:rsidRDefault="00C149D1">
      <w:pPr>
        <w:pStyle w:val="CommentText"/>
        <w:rPr>
          <w:lang w:val="en-US"/>
        </w:rPr>
      </w:pPr>
      <w:r>
        <w:rPr>
          <w:rStyle w:val="CommentReference"/>
        </w:rPr>
        <w:annotationRef/>
      </w:r>
      <w:r w:rsidRPr="003375A0">
        <w:rPr>
          <w:lang w:val="en-US"/>
        </w:rPr>
        <w:t xml:space="preserve">I adjusted the sentence to clearly show this is about prediction of the </w:t>
      </w:r>
      <w:r>
        <w:rPr>
          <w:lang w:val="en-US"/>
        </w:rPr>
        <w:t xml:space="preserve">ES. </w:t>
      </w:r>
    </w:p>
  </w:comment>
  <w:comment w:id="23" w:author="Jelte Wicherts" w:date="2014-01-02T13:25:00Z" w:initials="JW">
    <w:p w14:paraId="3AB19A65" w14:textId="77777777" w:rsidR="00C149D1" w:rsidRPr="00EE5060" w:rsidRDefault="00C149D1">
      <w:pPr>
        <w:pStyle w:val="CommentText"/>
        <w:rPr>
          <w:lang w:val="en-US"/>
        </w:rPr>
      </w:pPr>
      <w:r>
        <w:rPr>
          <w:rStyle w:val="CommentReference"/>
        </w:rPr>
        <w:annotationRef/>
      </w:r>
      <w:r w:rsidRPr="00EE5060">
        <w:rPr>
          <w:lang w:val="en-US"/>
        </w:rPr>
        <w:t xml:space="preserve">Footnote: Given that the effects for the first and last measures are likely positively correlated, the confidence interval for the difference between the mean effects for the first and last measures is expected to be smaller and so will probably not include zero. </w:t>
      </w:r>
    </w:p>
  </w:comment>
  <w:comment w:id="24" w:author="Chris Hartgerink" w:date="2014-01-04T09:06:00Z" w:initials="CH">
    <w:p w14:paraId="052BFC1B" w14:textId="2A682C02" w:rsidR="00C149D1" w:rsidRPr="00A37527" w:rsidRDefault="00C149D1">
      <w:pPr>
        <w:pStyle w:val="CommentText"/>
        <w:rPr>
          <w:lang w:val="en-US"/>
        </w:rPr>
      </w:pPr>
      <w:r>
        <w:rPr>
          <w:rStyle w:val="CommentReference"/>
        </w:rPr>
        <w:annotationRef/>
      </w:r>
      <w:r w:rsidRPr="00A37527">
        <w:rPr>
          <w:lang w:val="en-US"/>
        </w:rPr>
        <w:t xml:space="preserve">You explained this later on, so I moved that up to avoid redundant footnote </w:t>
      </w:r>
    </w:p>
  </w:comment>
  <w:comment w:id="25" w:author="Jelte Wicherts" w:date="2014-01-02T13:25:00Z" w:initials="JW">
    <w:p w14:paraId="03615F82" w14:textId="77777777" w:rsidR="00C149D1" w:rsidRPr="00EE5060" w:rsidRDefault="00C149D1" w:rsidP="00A37527">
      <w:pPr>
        <w:pStyle w:val="CommentText"/>
        <w:rPr>
          <w:lang w:val="en-US"/>
        </w:rPr>
      </w:pPr>
      <w:r>
        <w:rPr>
          <w:rStyle w:val="CommentReference"/>
        </w:rPr>
        <w:annotationRef/>
      </w:r>
      <w:r w:rsidRPr="00A37527">
        <w:rPr>
          <w:rFonts w:ascii="Arial" w:hAnsi="Arial" w:cs="Arial"/>
          <w:color w:val="1A1A1A"/>
          <w:sz w:val="26"/>
          <w:szCs w:val="26"/>
        </w:rPr>
        <w:t xml:space="preserve">Schenker, N., &amp; Gentleman, J. F. (2001). </w:t>
      </w:r>
      <w:r>
        <w:rPr>
          <w:rFonts w:ascii="Arial" w:hAnsi="Arial" w:cs="Arial"/>
          <w:color w:val="1A1A1A"/>
          <w:sz w:val="26"/>
          <w:szCs w:val="26"/>
          <w:lang w:val="en-US"/>
        </w:rPr>
        <w:t xml:space="preserve">On judging the significance of differences by examining the overlap between confidence intervals. </w:t>
      </w:r>
      <w:r>
        <w:rPr>
          <w:rFonts w:ascii="Arial" w:hAnsi="Arial" w:cs="Arial"/>
          <w:i/>
          <w:iCs/>
          <w:color w:val="1A1A1A"/>
          <w:sz w:val="26"/>
          <w:szCs w:val="26"/>
          <w:lang w:val="en-US"/>
        </w:rPr>
        <w:t>The American Statistician</w:t>
      </w:r>
      <w:r>
        <w:rPr>
          <w:rFonts w:ascii="Arial" w:hAnsi="Arial" w:cs="Arial"/>
          <w:color w:val="1A1A1A"/>
          <w:sz w:val="26"/>
          <w:szCs w:val="26"/>
          <w:lang w:val="en-US"/>
        </w:rPr>
        <w:t xml:space="preserve">, </w:t>
      </w:r>
      <w:r>
        <w:rPr>
          <w:rFonts w:ascii="Arial" w:hAnsi="Arial" w:cs="Arial"/>
          <w:i/>
          <w:iCs/>
          <w:color w:val="1A1A1A"/>
          <w:sz w:val="26"/>
          <w:szCs w:val="26"/>
          <w:lang w:val="en-US"/>
        </w:rPr>
        <w:t>55</w:t>
      </w:r>
      <w:r>
        <w:rPr>
          <w:rFonts w:ascii="Arial" w:hAnsi="Arial" w:cs="Arial"/>
          <w:color w:val="1A1A1A"/>
          <w:sz w:val="26"/>
          <w:szCs w:val="26"/>
          <w:lang w:val="en-US"/>
        </w:rPr>
        <w:t>(3), 182-186.</w:t>
      </w:r>
    </w:p>
  </w:comment>
  <w:comment w:id="26" w:author="Chris Hartgerink" w:date="2014-01-04T09:07:00Z" w:initials="CH">
    <w:p w14:paraId="41D2EF82" w14:textId="7E5D0740" w:rsidR="00C149D1" w:rsidRPr="00A37527" w:rsidRDefault="00C149D1">
      <w:pPr>
        <w:pStyle w:val="CommentText"/>
        <w:rPr>
          <w:lang w:val="en-US"/>
        </w:rPr>
      </w:pPr>
      <w:r>
        <w:rPr>
          <w:rStyle w:val="CommentReference"/>
        </w:rPr>
        <w:annotationRef/>
      </w:r>
      <w:r w:rsidRPr="00A37527">
        <w:rPr>
          <w:lang w:val="en-US"/>
        </w:rPr>
        <w:t>Done.</w:t>
      </w:r>
    </w:p>
  </w:comment>
  <w:comment w:id="27" w:author="Ilja van Beest" w:date="2014-01-02T13:25:00Z" w:initials="Iv">
    <w:p w14:paraId="4999A0C5" w14:textId="77777777" w:rsidR="00C149D1" w:rsidRPr="00EE5060" w:rsidRDefault="00C149D1" w:rsidP="00A37527">
      <w:pPr>
        <w:pStyle w:val="CommentText"/>
        <w:rPr>
          <w:lang w:val="en-US"/>
        </w:rPr>
      </w:pPr>
      <w:r>
        <w:rPr>
          <w:rStyle w:val="CommentReference"/>
        </w:rPr>
        <w:annotationRef/>
      </w:r>
      <w:r w:rsidRPr="00EE5060">
        <w:rPr>
          <w:lang w:val="en-US"/>
        </w:rPr>
        <w:t>Should we not indicate the direction of the difference. We conlcusde that the interaction effect decreases from first to last measure?</w:t>
      </w:r>
    </w:p>
  </w:comment>
  <w:comment w:id="28" w:author="Chris Hartgerink" w:date="2014-01-04T09:07:00Z" w:initials="CH">
    <w:p w14:paraId="51EC1B42" w14:textId="64BD3BA9" w:rsidR="00C149D1" w:rsidRPr="00A37527" w:rsidRDefault="00C149D1">
      <w:pPr>
        <w:pStyle w:val="CommentText"/>
        <w:rPr>
          <w:lang w:val="en-US"/>
        </w:rPr>
      </w:pPr>
      <w:r>
        <w:rPr>
          <w:rStyle w:val="CommentReference"/>
        </w:rPr>
        <w:annotationRef/>
      </w:r>
      <w:r>
        <w:rPr>
          <w:lang w:val="en-US"/>
        </w:rPr>
        <w:t>I moved this part up so the comment is n/a.</w:t>
      </w:r>
    </w:p>
  </w:comment>
  <w:comment w:id="29" w:author="Ilja van Beest" w:date="2014-01-02T13:25:00Z" w:initials="Iv">
    <w:p w14:paraId="4A7CDA26" w14:textId="77777777" w:rsidR="00C149D1" w:rsidRPr="00EE5060" w:rsidRDefault="00C149D1">
      <w:pPr>
        <w:pStyle w:val="CommentText"/>
        <w:rPr>
          <w:lang w:val="en-US"/>
        </w:rPr>
      </w:pPr>
      <w:r>
        <w:rPr>
          <w:rStyle w:val="CommentReference"/>
        </w:rPr>
        <w:annotationRef/>
      </w:r>
      <w:r w:rsidRPr="00EE5060">
        <w:rPr>
          <w:lang w:val="en-US"/>
        </w:rPr>
        <w:t>This is somehting that i do not understand. Why is publication bias an issue? Becasue of the funnel plot and relatively small sample of studies, and relatively small effect? Perhaps Jelte can explain this to me.</w:t>
      </w:r>
    </w:p>
  </w:comment>
  <w:comment w:id="30" w:author="Chris Hartgerink" w:date="2014-01-04T09:15:00Z" w:initials="CH">
    <w:p w14:paraId="0C6D844D" w14:textId="23CD620C" w:rsidR="00C149D1" w:rsidRPr="00606C3D" w:rsidRDefault="00C149D1">
      <w:pPr>
        <w:pStyle w:val="CommentText"/>
        <w:rPr>
          <w:lang w:val="en-US"/>
        </w:rPr>
      </w:pPr>
      <w:r>
        <w:rPr>
          <w:rStyle w:val="CommentReference"/>
        </w:rPr>
        <w:annotationRef/>
      </w:r>
      <w:r w:rsidRPr="00606C3D">
        <w:rPr>
          <w:lang w:val="en-US"/>
        </w:rPr>
        <w:t xml:space="preserve">Usually funnel plot asymmetry can be indicative of publication bias, because one would expect </w:t>
      </w:r>
      <w:r>
        <w:rPr>
          <w:lang w:val="en-US"/>
        </w:rPr>
        <w:t>a random sample of studies to be equally distributed around the estimated value. The only reason why we think this is not an issue with the average ostracism effect in hypothesis 1 is because it so large, and therefore almost everything will be significant, and publishable (while this might not be the case for the interactions and therefore there is selective publishing)</w:t>
      </w:r>
    </w:p>
  </w:comment>
  <w:comment w:id="31" w:author="Jelte Wicherts" w:date="2014-01-02T13:25:00Z" w:initials="JW">
    <w:p w14:paraId="7E66EF5C" w14:textId="77777777" w:rsidR="00C149D1" w:rsidRPr="00EE5060" w:rsidRDefault="00C149D1">
      <w:pPr>
        <w:pStyle w:val="CommentText"/>
        <w:rPr>
          <w:lang w:val="en-US"/>
        </w:rPr>
      </w:pPr>
      <w:r>
        <w:rPr>
          <w:rStyle w:val="CommentReference"/>
        </w:rPr>
        <w:annotationRef/>
      </w:r>
      <w:r w:rsidRPr="00EE5060">
        <w:rPr>
          <w:lang w:val="en-US"/>
        </w:rPr>
        <w:t>Give example study here</w:t>
      </w:r>
    </w:p>
  </w:comment>
  <w:comment w:id="32" w:author="Chris Hartgerink" w:date="2014-01-04T20:35:00Z" w:initials="CH">
    <w:p w14:paraId="50CC1F5F" w14:textId="262137C7" w:rsidR="00C149D1" w:rsidRDefault="00C149D1">
      <w:pPr>
        <w:pStyle w:val="CommentText"/>
        <w:rPr>
          <w:lang w:val="en-US"/>
        </w:rPr>
      </w:pPr>
      <w:r>
        <w:rPr>
          <w:rStyle w:val="CommentReference"/>
        </w:rPr>
        <w:annotationRef/>
      </w:r>
      <w:r w:rsidRPr="008D0ED0">
        <w:rPr>
          <w:lang w:val="en-US"/>
        </w:rPr>
        <w:t xml:space="preserve">Done. </w:t>
      </w:r>
      <w:r>
        <w:rPr>
          <w:lang w:val="en-US"/>
        </w:rPr>
        <w:t xml:space="preserve">I picked this study for no particular reason, first I encountered that I thought was readily usable without too many words needing to be used. </w:t>
      </w:r>
    </w:p>
    <w:p w14:paraId="6365A2C9" w14:textId="77777777" w:rsidR="00C149D1" w:rsidRDefault="00C149D1">
      <w:pPr>
        <w:pStyle w:val="CommentText"/>
        <w:rPr>
          <w:lang w:val="en-US"/>
        </w:rPr>
      </w:pPr>
    </w:p>
    <w:p w14:paraId="4D22DC86" w14:textId="0282719D" w:rsidR="00C149D1" w:rsidRPr="008D0ED0" w:rsidRDefault="00C149D1">
      <w:pPr>
        <w:pStyle w:val="CommentText"/>
        <w:rPr>
          <w:lang w:val="en-US"/>
        </w:rPr>
      </w:pPr>
      <w:r>
        <w:rPr>
          <w:lang w:val="en-US"/>
        </w:rPr>
        <w:t>I use this example now just for the design, which does not necessarily correspond with the results (it does in this case, but just wanted to note this)</w:t>
      </w:r>
    </w:p>
  </w:comment>
  <w:comment w:id="38" w:author="Ilja van Beest" w:date="2014-01-02T13:25:00Z" w:initials="Iv">
    <w:p w14:paraId="4DF9A95D" w14:textId="77777777" w:rsidR="00C149D1" w:rsidRPr="00EE5060" w:rsidRDefault="00C149D1">
      <w:pPr>
        <w:pStyle w:val="CommentText"/>
        <w:rPr>
          <w:lang w:val="en-US"/>
        </w:rPr>
      </w:pPr>
      <w:r>
        <w:rPr>
          <w:rStyle w:val="CommentReference"/>
        </w:rPr>
        <w:annotationRef/>
      </w:r>
      <w:r w:rsidRPr="00EE5060">
        <w:rPr>
          <w:lang w:val="en-US"/>
        </w:rPr>
        <w:t>I do not understand this part in red. Jelte could you help me out here?</w:t>
      </w:r>
    </w:p>
    <w:p w14:paraId="7DE321E2" w14:textId="77777777" w:rsidR="00C149D1" w:rsidRPr="00EE5060" w:rsidRDefault="00C149D1">
      <w:pPr>
        <w:pStyle w:val="CommentText"/>
        <w:rPr>
          <w:lang w:val="en-US"/>
        </w:rPr>
      </w:pPr>
    </w:p>
  </w:comment>
  <w:comment w:id="39" w:author="Chris Hartgerink" w:date="2014-01-04T20:18:00Z" w:initials="CH">
    <w:p w14:paraId="7CB06D8A" w14:textId="6D542094" w:rsidR="00C149D1" w:rsidRPr="00DE704D" w:rsidRDefault="00C149D1">
      <w:pPr>
        <w:pStyle w:val="CommentText"/>
        <w:rPr>
          <w:lang w:val="en-US"/>
        </w:rPr>
      </w:pPr>
      <w:bookmarkStart w:id="40" w:name="_GoBack"/>
      <w:bookmarkEnd w:id="40"/>
      <w:r>
        <w:rPr>
          <w:rStyle w:val="CommentReference"/>
        </w:rPr>
        <w:annotationRef/>
      </w:r>
      <w:r w:rsidRPr="00DE704D">
        <w:rPr>
          <w:lang w:val="en-US"/>
        </w:rPr>
        <w:t xml:space="preserve">I tried to comprehend this but failed as well. </w:t>
      </w:r>
    </w:p>
  </w:comment>
  <w:comment w:id="44" w:author="Ilja van Beest" w:date="2014-01-02T13:25:00Z" w:initials="Iv">
    <w:p w14:paraId="0D97D7C9" w14:textId="77777777" w:rsidR="00C149D1" w:rsidRPr="00EE5060" w:rsidRDefault="00C149D1">
      <w:pPr>
        <w:pStyle w:val="CommentText"/>
        <w:rPr>
          <w:lang w:val="en-US"/>
        </w:rPr>
      </w:pPr>
      <w:r>
        <w:rPr>
          <w:rStyle w:val="CommentReference"/>
        </w:rPr>
        <w:annotationRef/>
      </w:r>
      <w:r w:rsidRPr="00EE5060">
        <w:rPr>
          <w:lang w:val="en-US"/>
        </w:rPr>
        <w:t>This is also a sentence that I did not understand. I tried to rewrite it, but Jelte could help me out here.</w:t>
      </w:r>
    </w:p>
  </w:comment>
  <w:comment w:id="45" w:author="Chris Hartgerink" w:date="2014-01-04T09:33:00Z" w:initials="CH">
    <w:p w14:paraId="28E9761A" w14:textId="567BCA56" w:rsidR="00C149D1" w:rsidRPr="00E1191A" w:rsidRDefault="00C149D1">
      <w:pPr>
        <w:pStyle w:val="CommentText"/>
        <w:rPr>
          <w:lang w:val="en-US"/>
        </w:rPr>
      </w:pPr>
      <w:r>
        <w:rPr>
          <w:rStyle w:val="CommentReference"/>
        </w:rPr>
        <w:annotationRef/>
      </w:r>
      <w:r w:rsidRPr="00E1191A">
        <w:rPr>
          <w:lang w:val="en-US"/>
        </w:rPr>
        <w:t xml:space="preserve">I think the rewriting only confuses it more? </w:t>
      </w:r>
      <w:r>
        <w:rPr>
          <w:lang w:val="en-US"/>
        </w:rPr>
        <w:t>What I try to say here is that there is a difference, and then explain that this difference is caused by the moderated group &gt; non-moderated group.</w:t>
      </w:r>
    </w:p>
  </w:comment>
  <w:comment w:id="46" w:author="Jelte Wicherts" w:date="2014-01-02T13:25:00Z" w:initials="JW">
    <w:p w14:paraId="153DF717" w14:textId="77777777" w:rsidR="00C149D1" w:rsidRPr="00EE5060" w:rsidRDefault="00C149D1">
      <w:pPr>
        <w:pStyle w:val="CommentText"/>
        <w:rPr>
          <w:lang w:val="en-US"/>
        </w:rPr>
      </w:pPr>
      <w:r>
        <w:rPr>
          <w:rStyle w:val="CommentReference"/>
        </w:rPr>
        <w:annotationRef/>
      </w:r>
      <w:r w:rsidRPr="00EE5060">
        <w:rPr>
          <w:lang w:val="en-US"/>
        </w:rPr>
        <w:t>Again provide substantive example to illustrate this</w:t>
      </w:r>
    </w:p>
  </w:comment>
  <w:comment w:id="47" w:author="Chris Hartgerink" w:date="2014-01-04T21:56:00Z" w:initials="CH">
    <w:p w14:paraId="02127C40" w14:textId="0D5257F8" w:rsidR="00C149D1" w:rsidRPr="001E4ECD" w:rsidRDefault="00C149D1">
      <w:pPr>
        <w:pStyle w:val="CommentText"/>
        <w:rPr>
          <w:lang w:val="en-US"/>
        </w:rPr>
      </w:pPr>
      <w:r>
        <w:rPr>
          <w:rStyle w:val="CommentReference"/>
        </w:rPr>
        <w:annotationRef/>
      </w:r>
      <w:r w:rsidRPr="001E4ECD">
        <w:rPr>
          <w:lang w:val="en-US"/>
        </w:rPr>
        <w:t>Done</w:t>
      </w:r>
    </w:p>
  </w:comment>
  <w:comment w:id="49" w:author="Ilja van Beest" w:date="2014-01-02T13:25:00Z" w:initials="Iv">
    <w:p w14:paraId="053CE242" w14:textId="77777777" w:rsidR="00C149D1" w:rsidRPr="00EE5060" w:rsidRDefault="00C149D1">
      <w:pPr>
        <w:pStyle w:val="CommentText"/>
        <w:rPr>
          <w:lang w:val="en-US"/>
        </w:rPr>
      </w:pPr>
      <w:r>
        <w:rPr>
          <w:rStyle w:val="CommentReference"/>
        </w:rPr>
        <w:annotationRef/>
      </w:r>
      <w:r w:rsidRPr="00EE5060">
        <w:rPr>
          <w:lang w:val="en-US"/>
        </w:rPr>
        <w:t xml:space="preserve">I think we need to seperate the sentences here. </w:t>
      </w:r>
    </w:p>
    <w:p w14:paraId="0BC0BA99" w14:textId="77777777" w:rsidR="00C149D1" w:rsidRPr="00EE5060" w:rsidRDefault="00C149D1">
      <w:pPr>
        <w:pStyle w:val="CommentText"/>
        <w:rPr>
          <w:lang w:val="en-US"/>
        </w:rPr>
      </w:pPr>
    </w:p>
    <w:p w14:paraId="7BC33108" w14:textId="77777777" w:rsidR="00C149D1" w:rsidRPr="00EE5060" w:rsidRDefault="00C149D1">
      <w:pPr>
        <w:pStyle w:val="CommentText"/>
        <w:rPr>
          <w:lang w:val="en-US"/>
        </w:rPr>
      </w:pPr>
      <w:r w:rsidRPr="00EE5060">
        <w:rPr>
          <w:lang w:val="en-US"/>
        </w:rPr>
        <w:t xml:space="preserve">First explain that the effect of the moderator on inclusion is stabel across firs and last. Then state that it is  a negative effect and not a possitive effect. Then draw the conclusion that the interaction on first and last measure is thus not driven by the inclusion vs ostracism comparison, but instead by the a reversal of the impact of the moderation when looking at the ostrcism condition or inclusion ocnditon. </w:t>
      </w:r>
    </w:p>
    <w:p w14:paraId="0A3CFB9E" w14:textId="77777777" w:rsidR="00C149D1" w:rsidRPr="00EE5060" w:rsidRDefault="00C149D1">
      <w:pPr>
        <w:pStyle w:val="CommentText"/>
        <w:rPr>
          <w:lang w:val="en-US"/>
        </w:rPr>
      </w:pPr>
    </w:p>
    <w:p w14:paraId="608D8BAD" w14:textId="77777777" w:rsidR="00C149D1" w:rsidRPr="00EE5060" w:rsidRDefault="00C149D1">
      <w:pPr>
        <w:pStyle w:val="CommentText"/>
        <w:rPr>
          <w:lang w:val="en-US"/>
        </w:rPr>
      </w:pPr>
      <w:r w:rsidRPr="00EE5060">
        <w:rPr>
          <w:lang w:val="en-US"/>
        </w:rPr>
        <w:t xml:space="preserve">In short, ostracism is always a more negative experience than inclusion.  But, our moderator has a different impact on the inclusion experience than on the ostracism experience. The moderator makes inclusion a bit more negative, but makes ostracism a bit more positive. </w:t>
      </w:r>
    </w:p>
    <w:p w14:paraId="31345D4A" w14:textId="77777777" w:rsidR="00C149D1" w:rsidRPr="00EE5060" w:rsidRDefault="00C149D1">
      <w:pPr>
        <w:pStyle w:val="CommentText"/>
        <w:rPr>
          <w:lang w:val="en-US"/>
        </w:rPr>
      </w:pPr>
    </w:p>
    <w:p w14:paraId="40EBB9DF" w14:textId="77777777" w:rsidR="00C149D1" w:rsidRPr="00EE5060" w:rsidRDefault="00C149D1">
      <w:pPr>
        <w:pStyle w:val="CommentText"/>
        <w:rPr>
          <w:lang w:val="en-US"/>
        </w:rPr>
      </w:pPr>
      <w:r w:rsidRPr="00EE5060">
        <w:rPr>
          <w:lang w:val="en-US"/>
        </w:rPr>
        <w:t>In other words, we support ostracism theory in that our analyses does not even provide a hint that ostracism can be a good experience!!! (We only provde evidence that ostracism can be  sligtly less negative experience)</w:t>
      </w:r>
    </w:p>
  </w:comment>
  <w:comment w:id="50" w:author="Ilja van Beest" w:date="2014-01-02T13:25:00Z" w:initials="Iv">
    <w:p w14:paraId="2E467F9F" w14:textId="77777777" w:rsidR="00C149D1" w:rsidRPr="00EE5060" w:rsidRDefault="00C149D1">
      <w:pPr>
        <w:pStyle w:val="CommentText"/>
        <w:rPr>
          <w:lang w:val="en-US"/>
        </w:rPr>
      </w:pPr>
      <w:r>
        <w:rPr>
          <w:rStyle w:val="CommentReference"/>
        </w:rPr>
        <w:annotationRef/>
      </w:r>
      <w:r w:rsidRPr="00EE5060">
        <w:rPr>
          <w:lang w:val="en-US"/>
        </w:rPr>
        <w:t>I deleted surprisingly, but I do not understand why we would call this surprisinly.</w:t>
      </w:r>
    </w:p>
  </w:comment>
  <w:comment w:id="51" w:author="Chris Hartgerink" w:date="2014-01-04T11:40:00Z" w:initials="CH">
    <w:p w14:paraId="75319B04" w14:textId="1505E3C5" w:rsidR="00C149D1" w:rsidRPr="001E4ECD" w:rsidRDefault="00C149D1">
      <w:pPr>
        <w:pStyle w:val="CommentText"/>
        <w:rPr>
          <w:lang w:val="en-US"/>
        </w:rPr>
      </w:pPr>
      <w:r>
        <w:rPr>
          <w:rStyle w:val="CommentReference"/>
        </w:rPr>
        <w:annotationRef/>
      </w:r>
      <w:r w:rsidRPr="001E4ECD">
        <w:rPr>
          <w:lang w:val="en-US"/>
        </w:rPr>
        <w:t>Ok, I see your point</w:t>
      </w:r>
    </w:p>
  </w:comment>
  <w:comment w:id="52" w:author="Jelte Wicherts" w:date="2014-01-02T13:25:00Z" w:initials="JW">
    <w:p w14:paraId="619AC7E8" w14:textId="77777777" w:rsidR="00C149D1" w:rsidRPr="00EE5060" w:rsidRDefault="00C149D1">
      <w:pPr>
        <w:pStyle w:val="CommentText"/>
        <w:rPr>
          <w:lang w:val="en-US"/>
        </w:rPr>
      </w:pPr>
      <w:r>
        <w:rPr>
          <w:rStyle w:val="CommentReference"/>
        </w:rPr>
        <w:annotationRef/>
      </w:r>
      <w:r w:rsidRPr="00EE5060">
        <w:rPr>
          <w:lang w:val="en-US"/>
        </w:rPr>
        <w:t>Again, a substantive example here would not hurt!</w:t>
      </w:r>
    </w:p>
  </w:comment>
  <w:comment w:id="53" w:author="Chris Hartgerink" w:date="2014-01-04T22:10:00Z" w:initials="CH">
    <w:p w14:paraId="1CE1CEF0" w14:textId="21451D86" w:rsidR="00C149D1" w:rsidRPr="001E4ECD" w:rsidRDefault="00C149D1">
      <w:pPr>
        <w:pStyle w:val="CommentText"/>
        <w:rPr>
          <w:lang w:val="en-US"/>
        </w:rPr>
      </w:pPr>
      <w:r>
        <w:rPr>
          <w:rStyle w:val="CommentReference"/>
        </w:rPr>
        <w:annotationRef/>
      </w:r>
      <w:r w:rsidRPr="001E4ECD">
        <w:rPr>
          <w:lang w:val="en-US"/>
        </w:rPr>
        <w:t xml:space="preserve">I incorporated it </w:t>
      </w:r>
      <w:r>
        <w:sym w:font="Wingdings" w:char="F04A"/>
      </w:r>
    </w:p>
  </w:comment>
  <w:comment w:id="57" w:author="Chris Hartgerink" w:date="2014-01-04T22:30:00Z" w:initials="CH">
    <w:p w14:paraId="572AFA5E" w14:textId="268084AB" w:rsidR="00C149D1" w:rsidRPr="001E4ECD" w:rsidRDefault="00C149D1">
      <w:pPr>
        <w:pStyle w:val="CommentText"/>
        <w:rPr>
          <w:lang w:val="en-US"/>
        </w:rPr>
      </w:pPr>
      <w:r>
        <w:rPr>
          <w:rStyle w:val="CommentReference"/>
        </w:rPr>
        <w:annotationRef/>
      </w:r>
      <w:r w:rsidRPr="001E4ECD">
        <w:rPr>
          <w:lang w:val="en-US"/>
        </w:rPr>
        <w:t>Added this</w:t>
      </w:r>
    </w:p>
  </w:comment>
  <w:comment w:id="55" w:author="Jelte Wicherts" w:date="2014-01-02T13:25:00Z" w:initials="JW">
    <w:p w14:paraId="09F4049F" w14:textId="77777777" w:rsidR="00C149D1" w:rsidRPr="00EE5060" w:rsidRDefault="00C149D1">
      <w:pPr>
        <w:pStyle w:val="CommentText"/>
        <w:rPr>
          <w:lang w:val="en-US"/>
        </w:rPr>
      </w:pPr>
      <w:r>
        <w:rPr>
          <w:rStyle w:val="CommentReference"/>
        </w:rPr>
        <w:annotationRef/>
      </w:r>
      <w:r w:rsidRPr="00EE5060">
        <w:rPr>
          <w:lang w:val="en-US"/>
        </w:rPr>
        <w:t>Here again, we need substantive examples to explain what this means. The current phrasing is too abstract for most readers.</w:t>
      </w:r>
    </w:p>
  </w:comment>
  <w:comment w:id="56" w:author="Chris Hartgerink" w:date="2014-01-04T22:29:00Z" w:initials="CH">
    <w:p w14:paraId="4D2D8A2E" w14:textId="06A731B7" w:rsidR="00C149D1" w:rsidRPr="000B02FA" w:rsidRDefault="00C149D1">
      <w:pPr>
        <w:pStyle w:val="CommentText"/>
        <w:rPr>
          <w:lang w:val="en-US"/>
        </w:rPr>
      </w:pPr>
      <w:r>
        <w:rPr>
          <w:rStyle w:val="CommentReference"/>
        </w:rPr>
        <w:annotationRef/>
      </w:r>
      <w:r w:rsidRPr="000B02FA">
        <w:rPr>
          <w:lang w:val="en-US"/>
        </w:rPr>
        <w:t>I don’t provide substantive examples now, but try to make it more readily comprehensible. I think it is abstract t</w:t>
      </w:r>
      <w:r>
        <w:rPr>
          <w:lang w:val="en-US"/>
        </w:rPr>
        <w:t>o begin with, and I find it hard to trickle it down into concrete elements that go further than the current description I added.</w:t>
      </w:r>
    </w:p>
  </w:comment>
  <w:comment w:id="58" w:author="Jelte Wicherts" w:date="2014-01-02T13:25:00Z" w:initials="JW">
    <w:p w14:paraId="71620C78" w14:textId="77777777" w:rsidR="00C149D1" w:rsidRPr="00EE5060" w:rsidRDefault="00C149D1">
      <w:pPr>
        <w:pStyle w:val="CommentText"/>
        <w:rPr>
          <w:lang w:val="en-US"/>
        </w:rPr>
      </w:pPr>
      <w:r>
        <w:rPr>
          <w:rStyle w:val="CommentReference"/>
        </w:rPr>
        <w:annotationRef/>
      </w:r>
      <w:r w:rsidRPr="00EE5060">
        <w:rPr>
          <w:lang w:val="en-US"/>
        </w:rPr>
        <w:t>Last sentence is a good example of how we should present Figure 1.</w:t>
      </w:r>
    </w:p>
  </w:comment>
  <w:comment w:id="59" w:author="Chris Hartgerink" w:date="2014-01-04T22:30:00Z" w:initials="CH">
    <w:p w14:paraId="2B6E58AF" w14:textId="349AFA23" w:rsidR="00C149D1" w:rsidRPr="001E4ECD" w:rsidRDefault="00C149D1">
      <w:pPr>
        <w:pStyle w:val="CommentText"/>
        <w:rPr>
          <w:lang w:val="en-US"/>
        </w:rPr>
      </w:pPr>
      <w:r>
        <w:rPr>
          <w:rStyle w:val="CommentReference"/>
        </w:rPr>
        <w:annotationRef/>
      </w:r>
      <w:r w:rsidRPr="001E4ECD">
        <w:rPr>
          <w:lang w:val="en-US"/>
        </w:rPr>
        <w:t>Incorporated something similar for the first and second panel reasoning.</w:t>
      </w:r>
    </w:p>
  </w:comment>
  <w:comment w:id="60" w:author="Jelte Wicherts" w:date="2014-01-02T13:25:00Z" w:initials="JW">
    <w:p w14:paraId="59854716" w14:textId="77777777" w:rsidR="00C149D1" w:rsidRPr="00EE5060" w:rsidRDefault="00C149D1">
      <w:pPr>
        <w:pStyle w:val="CommentText"/>
        <w:rPr>
          <w:lang w:val="en-US"/>
        </w:rPr>
      </w:pPr>
      <w:r>
        <w:rPr>
          <w:rStyle w:val="CommentReference"/>
        </w:rPr>
        <w:annotationRef/>
      </w:r>
      <w:r w:rsidRPr="00EE5060">
        <w:rPr>
          <w:lang w:val="en-US"/>
        </w:rPr>
        <w:t>How is this one coded?</w:t>
      </w:r>
    </w:p>
  </w:comment>
  <w:comment w:id="61" w:author="Chris Hartgerink" w:date="2014-01-04T20:01:00Z" w:initials="CH">
    <w:p w14:paraId="4F537E4C" w14:textId="79A82ECB" w:rsidR="00C149D1" w:rsidRPr="001E4ECD" w:rsidRDefault="00C149D1">
      <w:pPr>
        <w:pStyle w:val="CommentText"/>
        <w:rPr>
          <w:lang w:val="en-US"/>
        </w:rPr>
      </w:pPr>
      <w:r>
        <w:rPr>
          <w:rStyle w:val="CommentReference"/>
        </w:rPr>
        <w:annotationRef/>
      </w:r>
      <w:r w:rsidRPr="001E4ECD">
        <w:rPr>
          <w:lang w:val="en-US"/>
        </w:rPr>
        <w:t>Done.</w:t>
      </w:r>
    </w:p>
  </w:comment>
  <w:comment w:id="62" w:author="Jelte Wicherts" w:date="2014-01-02T13:25:00Z" w:initials="JW">
    <w:p w14:paraId="6904FB9E" w14:textId="77777777" w:rsidR="00C149D1" w:rsidRPr="00EE5060" w:rsidRDefault="00C149D1">
      <w:pPr>
        <w:pStyle w:val="CommentText"/>
        <w:rPr>
          <w:lang w:val="en-US"/>
        </w:rPr>
      </w:pPr>
      <w:r>
        <w:rPr>
          <w:rStyle w:val="CommentReference"/>
        </w:rPr>
        <w:annotationRef/>
      </w:r>
      <w:r w:rsidRPr="00EE5060">
        <w:rPr>
          <w:lang w:val="en-US"/>
        </w:rPr>
        <w:t>?</w:t>
      </w:r>
    </w:p>
  </w:comment>
  <w:comment w:id="63" w:author="Chris Hartgerink" w:date="2014-01-04T20:01:00Z" w:initials="CH">
    <w:p w14:paraId="3BFD90C7" w14:textId="0E01A4B2" w:rsidR="00C149D1" w:rsidRPr="0074166C" w:rsidRDefault="00C149D1">
      <w:pPr>
        <w:pStyle w:val="CommentText"/>
        <w:rPr>
          <w:lang w:val="en-US"/>
        </w:rPr>
      </w:pPr>
      <w:r>
        <w:rPr>
          <w:rStyle w:val="CommentReference"/>
        </w:rPr>
        <w:annotationRef/>
      </w:r>
      <w:r w:rsidRPr="0074166C">
        <w:rPr>
          <w:lang w:val="en-US"/>
        </w:rPr>
        <w:t>Done</w:t>
      </w:r>
    </w:p>
  </w:comment>
  <w:comment w:id="64" w:author="Jelte Wicherts" w:date="2014-01-02T13:25:00Z" w:initials="JW">
    <w:p w14:paraId="7F35DA6D" w14:textId="77777777" w:rsidR="00C149D1" w:rsidRPr="00EE5060" w:rsidRDefault="00C149D1">
      <w:pPr>
        <w:pStyle w:val="CommentText"/>
        <w:rPr>
          <w:lang w:val="en-US"/>
        </w:rPr>
      </w:pPr>
      <w:r>
        <w:rPr>
          <w:rStyle w:val="CommentReference"/>
        </w:rPr>
        <w:annotationRef/>
      </w:r>
      <w:r w:rsidRPr="00EE5060">
        <w:rPr>
          <w:lang w:val="en-US"/>
        </w:rPr>
        <w:t>how was that coded?</w:t>
      </w:r>
    </w:p>
  </w:comment>
  <w:comment w:id="65" w:author="Chris Hartgerink" w:date="2014-01-04T20:02:00Z" w:initials="CH">
    <w:p w14:paraId="41502262" w14:textId="2C31E301" w:rsidR="00C149D1" w:rsidRPr="0074166C" w:rsidRDefault="00C149D1">
      <w:pPr>
        <w:pStyle w:val="CommentText"/>
        <w:rPr>
          <w:lang w:val="en-US"/>
        </w:rPr>
      </w:pPr>
      <w:r>
        <w:rPr>
          <w:rStyle w:val="CommentReference"/>
        </w:rPr>
        <w:annotationRef/>
      </w:r>
      <w:r w:rsidRPr="0074166C">
        <w:rPr>
          <w:lang w:val="en-US"/>
        </w:rPr>
        <w:t>I list the system no</w:t>
      </w:r>
      <w:r>
        <w:rPr>
          <w:lang w:val="en-US"/>
        </w:rPr>
        <w:t>t the exact list, because it has 7 possible values (is also in the codebook)</w:t>
      </w:r>
    </w:p>
  </w:comment>
  <w:comment w:id="66" w:author="Ilja van Beest" w:date="2014-01-02T13:25:00Z" w:initials="Iv">
    <w:p w14:paraId="5009755E" w14:textId="77777777" w:rsidR="00C149D1" w:rsidRPr="00EE5060" w:rsidRDefault="00C149D1">
      <w:pPr>
        <w:pStyle w:val="CommentText"/>
        <w:rPr>
          <w:lang w:val="en-US"/>
        </w:rPr>
      </w:pPr>
      <w:r>
        <w:rPr>
          <w:rStyle w:val="CommentReference"/>
        </w:rPr>
        <w:annotationRef/>
      </w:r>
      <w:r w:rsidRPr="00EE5060">
        <w:rPr>
          <w:lang w:val="en-US"/>
        </w:rPr>
        <w:t xml:space="preserve">I still think that I am not that impressed why this should be focussed on? Why is this noteworthy? The scales are the same (more or less). One could as easily state that the language of the questions used apparently does not matter. </w:t>
      </w:r>
    </w:p>
  </w:comment>
  <w:comment w:id="67" w:author="Chris Hartgerink" w:date="2014-01-04T20:07:00Z" w:initials="CH">
    <w:p w14:paraId="6C7AFD4A" w14:textId="4C7481B5" w:rsidR="00C149D1" w:rsidRPr="0074166C" w:rsidRDefault="00C149D1">
      <w:pPr>
        <w:pStyle w:val="CommentText"/>
        <w:rPr>
          <w:lang w:val="en-US"/>
        </w:rPr>
      </w:pPr>
      <w:r>
        <w:rPr>
          <w:rStyle w:val="CommentReference"/>
        </w:rPr>
        <w:annotationRef/>
      </w:r>
      <w:r w:rsidRPr="0074166C">
        <w:rPr>
          <w:lang w:val="en-US"/>
        </w:rPr>
        <w:t xml:space="preserve">I made it a bit less </w:t>
      </w:r>
      <w:r>
        <w:rPr>
          <w:lang w:val="en-US"/>
        </w:rPr>
        <w:t>conspicuous now. This serves more as a check indeed.</w:t>
      </w:r>
    </w:p>
  </w:comment>
  <w:comment w:id="68" w:author="Chris Hartgerink" w:date="2014-01-04T20:08:00Z" w:initials="CH">
    <w:p w14:paraId="47C9A04C" w14:textId="177AA0A9" w:rsidR="00C149D1" w:rsidRPr="00DE704D" w:rsidRDefault="00C149D1">
      <w:pPr>
        <w:pStyle w:val="CommentText"/>
        <w:rPr>
          <w:lang w:val="en-US"/>
        </w:rPr>
      </w:pPr>
      <w:r>
        <w:rPr>
          <w:rStyle w:val="CommentReference"/>
        </w:rPr>
        <w:annotationRef/>
      </w:r>
      <w:r w:rsidRPr="00DE704D">
        <w:rPr>
          <w:lang w:val="en-US"/>
        </w:rPr>
        <w:t xml:space="preserve">I keep this in to remind readers </w:t>
      </w:r>
      <w:r>
        <w:rPr>
          <w:lang w:val="en-US"/>
        </w:rPr>
        <w:t>that reliability does not equal validity, just as a safeguard</w:t>
      </w:r>
    </w:p>
  </w:comment>
  <w:comment w:id="69" w:author="Ilja van Beest" w:date="2014-01-02T13:25:00Z" w:initials="Iv">
    <w:p w14:paraId="255D629E" w14:textId="77777777" w:rsidR="00C149D1" w:rsidRPr="00EE5060" w:rsidRDefault="00C149D1">
      <w:pPr>
        <w:pStyle w:val="CommentText"/>
        <w:rPr>
          <w:lang w:val="en-US"/>
        </w:rPr>
      </w:pPr>
      <w:r>
        <w:rPr>
          <w:rStyle w:val="CommentReference"/>
        </w:rPr>
        <w:annotationRef/>
      </w:r>
      <w:r w:rsidRPr="00EE5060">
        <w:rPr>
          <w:lang w:val="en-US"/>
        </w:rPr>
        <w:t xml:space="preserve">Well, there is a change between frist and last, but we are not able to explaint this difference with our estimation of time passed.  Would this not be a better way of putting our results? </w:t>
      </w:r>
    </w:p>
  </w:comment>
  <w:comment w:id="70" w:author="Chris Hartgerink" w:date="2014-01-05T14:17:00Z" w:initials="CH">
    <w:p w14:paraId="5614D94E" w14:textId="18A04D1E" w:rsidR="00C149D1" w:rsidRPr="0089224F" w:rsidRDefault="00C149D1">
      <w:pPr>
        <w:pStyle w:val="CommentText"/>
        <w:rPr>
          <w:lang w:val="en-US"/>
        </w:rPr>
      </w:pPr>
      <w:r>
        <w:rPr>
          <w:rStyle w:val="CommentReference"/>
        </w:rPr>
        <w:annotationRef/>
      </w:r>
      <w:r w:rsidRPr="0089224F">
        <w:rPr>
          <w:lang w:val="en-US"/>
        </w:rPr>
        <w:t xml:space="preserve">With your addition this becomes clear, I think </w:t>
      </w:r>
      <w:r>
        <w:sym w:font="Wingdings" w:char="F04A"/>
      </w:r>
      <w:r w:rsidRPr="0089224F">
        <w:rPr>
          <w:lang w:val="en-US"/>
        </w:rPr>
        <w:t xml:space="preserve"> </w:t>
      </w:r>
    </w:p>
  </w:comment>
  <w:comment w:id="71" w:author="Ilja van Beest" w:date="2014-01-02T13:25:00Z" w:initials="Iv">
    <w:p w14:paraId="0A9D037F" w14:textId="77777777" w:rsidR="00C149D1" w:rsidRPr="00EE5060" w:rsidRDefault="00C149D1">
      <w:pPr>
        <w:pStyle w:val="CommentText"/>
        <w:rPr>
          <w:lang w:val="en-US"/>
        </w:rPr>
      </w:pPr>
      <w:r>
        <w:rPr>
          <w:rStyle w:val="CommentReference"/>
        </w:rPr>
        <w:annotationRef/>
      </w:r>
      <w:r w:rsidRPr="00EE5060">
        <w:rPr>
          <w:lang w:val="en-US"/>
        </w:rPr>
        <w:t>What is standard effect? Is this the overall mean of ostracism compared to the overall mean of inclusion? i.e, across all our studies? Thus, regardless of whether or not a moderator was present?</w:t>
      </w:r>
    </w:p>
  </w:comment>
  <w:comment w:id="72" w:author="Chris Hartgerink" w:date="2014-01-05T14:18:00Z" w:initials="CH">
    <w:p w14:paraId="07F1A729" w14:textId="64DA9DB8" w:rsidR="00C149D1" w:rsidRPr="0089224F" w:rsidRDefault="00C149D1">
      <w:pPr>
        <w:pStyle w:val="CommentText"/>
        <w:rPr>
          <w:lang w:val="en-US"/>
        </w:rPr>
      </w:pPr>
      <w:r>
        <w:rPr>
          <w:rStyle w:val="CommentReference"/>
        </w:rPr>
        <w:annotationRef/>
      </w:r>
      <w:r w:rsidRPr="0089224F">
        <w:rPr>
          <w:lang w:val="en-US"/>
        </w:rPr>
        <w:t>I made it say simple ostracism effect to show that we are talking about the ostracism eff</w:t>
      </w:r>
      <w:r>
        <w:rPr>
          <w:lang w:val="en-US"/>
        </w:rPr>
        <w:t>ect in the non-moderated level (</w:t>
      </w:r>
      <w:r>
        <w:rPr>
          <w:i/>
          <w:lang w:val="en-US"/>
        </w:rPr>
        <w:t xml:space="preserve">not </w:t>
      </w:r>
      <w:r>
        <w:rPr>
          <w:lang w:val="en-US"/>
        </w:rPr>
        <w:t>collapsed!)</w:t>
      </w:r>
    </w:p>
  </w:comment>
  <w:comment w:id="73" w:author="Ilja van Beest" w:date="2014-01-02T13:25:00Z" w:initials="Iv">
    <w:p w14:paraId="449BC62D" w14:textId="77777777" w:rsidR="00C149D1" w:rsidRPr="00EE5060" w:rsidRDefault="00C149D1">
      <w:pPr>
        <w:pStyle w:val="CommentText"/>
        <w:rPr>
          <w:lang w:val="en-US"/>
        </w:rPr>
      </w:pPr>
      <w:r>
        <w:rPr>
          <w:rStyle w:val="CommentReference"/>
        </w:rPr>
        <w:annotationRef/>
      </w:r>
      <w:r w:rsidRPr="00EE5060">
        <w:rPr>
          <w:lang w:val="en-US"/>
        </w:rPr>
        <w:t xml:space="preserve">I still do not get why we can draw this conclusion Should we not explain our assmption here then? Is our assumption thus that reflexes cannot vary? </w:t>
      </w:r>
    </w:p>
  </w:comment>
  <w:comment w:id="74" w:author="Chris Hartgerink" w:date="2014-01-05T14:19:00Z" w:initials="CH">
    <w:p w14:paraId="31E17D8D" w14:textId="1862E0EC" w:rsidR="00C149D1" w:rsidRPr="0089224F" w:rsidRDefault="00C149D1">
      <w:pPr>
        <w:pStyle w:val="CommentText"/>
        <w:rPr>
          <w:lang w:val="en-US"/>
        </w:rPr>
      </w:pPr>
      <w:r>
        <w:rPr>
          <w:rStyle w:val="CommentReference"/>
        </w:rPr>
        <w:annotationRef/>
      </w:r>
      <w:r w:rsidRPr="0089224F">
        <w:rPr>
          <w:lang w:val="en-US"/>
        </w:rPr>
        <w:t xml:space="preserve">We made no restrictive assumptions here so we cannot explain it. </w:t>
      </w:r>
      <w:r>
        <w:rPr>
          <w:lang w:val="en-US"/>
        </w:rPr>
        <w:t>What we modeled was a random effects model, and this came out, which is noteworthy. It says that the distribution of effects is more variable at time point 1 than at time point 2.</w:t>
      </w:r>
    </w:p>
  </w:comment>
  <w:comment w:id="75" w:author="Ilja van Beest" w:date="2014-01-02T13:25:00Z" w:initials="Iv">
    <w:p w14:paraId="270E782D" w14:textId="77777777" w:rsidR="00C149D1" w:rsidRPr="00EE5060" w:rsidRDefault="00C149D1">
      <w:pPr>
        <w:pStyle w:val="CommentText"/>
        <w:rPr>
          <w:lang w:val="en-US"/>
        </w:rPr>
      </w:pPr>
      <w:r>
        <w:rPr>
          <w:rStyle w:val="CommentReference"/>
        </w:rPr>
        <w:annotationRef/>
      </w:r>
      <w:r w:rsidRPr="00EE5060">
        <w:rPr>
          <w:lang w:val="en-US"/>
        </w:rPr>
        <w:t>But not present when outliers when included??</w:t>
      </w:r>
    </w:p>
  </w:comment>
  <w:comment w:id="76" w:author="Chris Hartgerink" w:date="2014-01-05T14:27:00Z" w:initials="CH">
    <w:p w14:paraId="7D9C978D" w14:textId="0EB1A41D" w:rsidR="00C149D1" w:rsidRPr="009E406E" w:rsidRDefault="00C149D1">
      <w:pPr>
        <w:pStyle w:val="CommentText"/>
        <w:rPr>
          <w:lang w:val="en-US"/>
        </w:rPr>
      </w:pPr>
      <w:r>
        <w:rPr>
          <w:rStyle w:val="CommentReference"/>
        </w:rPr>
        <w:annotationRef/>
      </w:r>
      <w:r w:rsidRPr="009E406E">
        <w:rPr>
          <w:lang w:val="en-US"/>
        </w:rPr>
        <w:t>Correct. Do you think this is not clear now?</w:t>
      </w:r>
    </w:p>
  </w:comment>
  <w:comment w:id="77" w:author="Jelte Wicherts" w:date="2014-01-02T13:25:00Z" w:initials="JW">
    <w:p w14:paraId="7125294A" w14:textId="77777777" w:rsidR="00C149D1" w:rsidRPr="00EE5060" w:rsidRDefault="00C149D1">
      <w:pPr>
        <w:pStyle w:val="CommentText"/>
        <w:rPr>
          <w:lang w:val="en-US"/>
        </w:rPr>
      </w:pPr>
      <w:r>
        <w:rPr>
          <w:rStyle w:val="CommentReference"/>
        </w:rPr>
        <w:annotationRef/>
      </w:r>
      <w:r w:rsidRPr="00EE5060">
        <w:rPr>
          <w:lang w:val="en-US"/>
        </w:rPr>
        <w:t>ADD EXAMPLE!</w:t>
      </w:r>
    </w:p>
  </w:comment>
  <w:comment w:id="78" w:author="Chris Hartgerink" w:date="2014-01-05T15:21:00Z" w:initials="CH">
    <w:p w14:paraId="295B9935" w14:textId="2A24D995" w:rsidR="00FB237B" w:rsidRDefault="00FB237B">
      <w:pPr>
        <w:pStyle w:val="CommentText"/>
      </w:pPr>
      <w:r>
        <w:rPr>
          <w:rStyle w:val="CommentReference"/>
        </w:rPr>
        <w:annotationRef/>
      </w:r>
      <w:r>
        <w:t>Done.</w:t>
      </w:r>
    </w:p>
  </w:comment>
  <w:comment w:id="79" w:author="Ilja van Beest" w:date="2014-01-02T13:25:00Z" w:initials="Iv">
    <w:p w14:paraId="39ADFF02" w14:textId="77777777" w:rsidR="00C149D1" w:rsidRPr="00EE5060" w:rsidRDefault="00C149D1">
      <w:pPr>
        <w:pStyle w:val="CommentText"/>
        <w:rPr>
          <w:lang w:val="en-US"/>
        </w:rPr>
      </w:pPr>
      <w:r>
        <w:rPr>
          <w:rStyle w:val="CommentReference"/>
        </w:rPr>
        <w:annotationRef/>
      </w:r>
      <w:r w:rsidRPr="00EE5060">
        <w:rPr>
          <w:lang w:val="en-US"/>
        </w:rPr>
        <w:t>The first time point is the first measure?</w:t>
      </w:r>
    </w:p>
    <w:p w14:paraId="631CC4C5" w14:textId="77777777" w:rsidR="00C149D1" w:rsidRPr="00EE5060" w:rsidRDefault="00C149D1">
      <w:pPr>
        <w:pStyle w:val="CommentText"/>
        <w:rPr>
          <w:lang w:val="en-US"/>
        </w:rPr>
      </w:pPr>
    </w:p>
    <w:p w14:paraId="61B5999F" w14:textId="77777777" w:rsidR="00C149D1" w:rsidRPr="00EE5060" w:rsidRDefault="00C149D1">
      <w:pPr>
        <w:pStyle w:val="CommentText"/>
        <w:rPr>
          <w:lang w:val="en-US"/>
        </w:rPr>
      </w:pPr>
      <w:r w:rsidRPr="00EE5060">
        <w:rPr>
          <w:lang w:val="en-US"/>
        </w:rPr>
        <w:t xml:space="preserve">Also, note that this qualification that it only holds for first measure and not last is a statement in itself that does not follow from the preceding sentences. Thus, this should be deleted here. And explained seperately and in full. </w:t>
      </w:r>
    </w:p>
  </w:comment>
  <w:comment w:id="80" w:author="Chris Hartgerink" w:date="2014-01-05T14:29:00Z" w:initials="CH">
    <w:p w14:paraId="7C8A0D8E" w14:textId="6342E108" w:rsidR="00C149D1" w:rsidRPr="009E406E" w:rsidRDefault="00C149D1">
      <w:pPr>
        <w:pStyle w:val="CommentText"/>
        <w:rPr>
          <w:lang w:val="en-US"/>
        </w:rPr>
      </w:pPr>
      <w:r>
        <w:rPr>
          <w:rStyle w:val="CommentReference"/>
        </w:rPr>
        <w:annotationRef/>
      </w:r>
      <w:r w:rsidRPr="009E406E">
        <w:rPr>
          <w:lang w:val="en-US"/>
        </w:rPr>
        <w:t xml:space="preserve">This follows from the results and </w:t>
      </w:r>
      <w:r>
        <w:rPr>
          <w:lang w:val="en-US"/>
        </w:rPr>
        <w:t>is hard to qualify in any other way, I would think. How would you suggest doing this?</w:t>
      </w:r>
    </w:p>
  </w:comment>
  <w:comment w:id="83" w:author="Ilja van Beest" w:date="2014-01-02T13:25:00Z" w:initials="Iv">
    <w:p w14:paraId="0ED363B9" w14:textId="77777777" w:rsidR="00C149D1" w:rsidRPr="00EE5060" w:rsidRDefault="00C149D1">
      <w:pPr>
        <w:pStyle w:val="CommentText"/>
        <w:rPr>
          <w:lang w:val="en-US"/>
        </w:rPr>
      </w:pPr>
      <w:r>
        <w:rPr>
          <w:rStyle w:val="CommentReference"/>
        </w:rPr>
        <w:annotationRef/>
      </w:r>
      <w:r w:rsidRPr="00EE5060">
        <w:rPr>
          <w:lang w:val="en-US"/>
        </w:rPr>
        <w:t xml:space="preserve">Hi chris, </w:t>
      </w:r>
    </w:p>
    <w:p w14:paraId="5EA56674" w14:textId="77777777" w:rsidR="00C149D1" w:rsidRPr="00EE5060" w:rsidRDefault="00C149D1">
      <w:pPr>
        <w:pStyle w:val="CommentText"/>
        <w:rPr>
          <w:lang w:val="en-US"/>
        </w:rPr>
      </w:pPr>
    </w:p>
    <w:p w14:paraId="0A585D77" w14:textId="77777777" w:rsidR="00C149D1" w:rsidRPr="00EE5060" w:rsidRDefault="00C149D1">
      <w:pPr>
        <w:pStyle w:val="CommentText"/>
        <w:rPr>
          <w:lang w:val="en-US"/>
        </w:rPr>
      </w:pPr>
      <w:r w:rsidRPr="00EE5060">
        <w:rPr>
          <w:lang w:val="en-US"/>
        </w:rPr>
        <w:t>I think you got it spot on. Our meta analysi shows that moderators make ostracism less bad, and inlcusion less good.  See also my coment 33. Altough, I am thinking here whether this is not also an artefact of they way we code everthing. So this is actually a question that I have for Chris and Jelte.  B</w:t>
      </w:r>
    </w:p>
    <w:p w14:paraId="7B06523A" w14:textId="77777777" w:rsidR="00C149D1" w:rsidRPr="00EE5060" w:rsidRDefault="00C149D1">
      <w:pPr>
        <w:pStyle w:val="CommentText"/>
        <w:rPr>
          <w:lang w:val="en-US"/>
        </w:rPr>
      </w:pPr>
    </w:p>
    <w:p w14:paraId="3C8D7D85" w14:textId="77777777" w:rsidR="00C149D1" w:rsidRPr="00EE5060" w:rsidRDefault="00C149D1">
      <w:pPr>
        <w:pStyle w:val="CommentText"/>
        <w:rPr>
          <w:lang w:val="en-US"/>
        </w:rPr>
      </w:pPr>
      <w:r w:rsidRPr="00EE5060">
        <w:rPr>
          <w:lang w:val="en-US"/>
        </w:rPr>
        <w:t>I also thought that this could be perhaps an intriguing issue that could be used to suggest further research. Am I right in assumping that a suggestion for further research would thus be to look of moderators that could make inclusion better and ostracism worse?</w:t>
      </w:r>
    </w:p>
    <w:p w14:paraId="1B153A4D" w14:textId="77777777" w:rsidR="00C149D1" w:rsidRPr="00EE5060" w:rsidRDefault="00C149D1">
      <w:pPr>
        <w:pStyle w:val="CommentText"/>
        <w:rPr>
          <w:lang w:val="en-US"/>
        </w:rPr>
      </w:pPr>
    </w:p>
    <w:p w14:paraId="186A4D6E" w14:textId="77777777" w:rsidR="00C149D1" w:rsidRPr="00EE5060" w:rsidRDefault="00C149D1">
      <w:pPr>
        <w:pStyle w:val="CommentText"/>
        <w:rPr>
          <w:lang w:val="en-US"/>
        </w:rPr>
      </w:pPr>
    </w:p>
  </w:comment>
  <w:comment w:id="84" w:author="Chris Hartgerink" w:date="2014-01-05T14:31:00Z" w:initials="CH">
    <w:p w14:paraId="17BFEC4A" w14:textId="2959629C" w:rsidR="00C149D1" w:rsidRDefault="00C149D1">
      <w:pPr>
        <w:pStyle w:val="CommentText"/>
        <w:rPr>
          <w:lang w:val="en-US"/>
        </w:rPr>
      </w:pPr>
      <w:r>
        <w:rPr>
          <w:rStyle w:val="CommentReference"/>
        </w:rPr>
        <w:annotationRef/>
      </w:r>
      <w:r w:rsidRPr="009E406E">
        <w:rPr>
          <w:lang w:val="en-US"/>
        </w:rPr>
        <w:t xml:space="preserve">I don’t fully understand why </w:t>
      </w:r>
      <w:r>
        <w:rPr>
          <w:lang w:val="en-US"/>
        </w:rPr>
        <w:t>this specifically would be an artefact? If this were an artefact due to coding, I would figure all results are subject (the good old relative coding debate once again? ;-))</w:t>
      </w:r>
    </w:p>
    <w:p w14:paraId="65487FBD" w14:textId="77777777" w:rsidR="00C149D1" w:rsidRDefault="00C149D1">
      <w:pPr>
        <w:pStyle w:val="CommentText"/>
        <w:rPr>
          <w:lang w:val="en-US"/>
        </w:rPr>
      </w:pPr>
    </w:p>
    <w:p w14:paraId="6528B231" w14:textId="5F2B84BE" w:rsidR="00C149D1" w:rsidRPr="009E406E" w:rsidRDefault="00C149D1">
      <w:pPr>
        <w:pStyle w:val="CommentText"/>
        <w:rPr>
          <w:lang w:val="en-US"/>
        </w:rPr>
      </w:pPr>
      <w:r>
        <w:rPr>
          <w:lang w:val="en-US"/>
        </w:rPr>
        <w:t>With respect to the further research, I think we can definitely incorporate that if that is interesting to content researchers. I find it difficult to make any statements on this, write ups on this are welcome (because I get the feeling these substantive things are what the discussion lacks right now)</w:t>
      </w:r>
    </w:p>
  </w:comment>
  <w:comment w:id="82" w:author="Chris Hartgerink" w:date="2014-01-02T13:25:00Z" w:initials="CH">
    <w:p w14:paraId="412923F1" w14:textId="77777777" w:rsidR="00C149D1" w:rsidRPr="00134C8B" w:rsidRDefault="00C149D1">
      <w:pPr>
        <w:pStyle w:val="CommentText"/>
        <w:rPr>
          <w:lang w:val="en-US"/>
        </w:rPr>
      </w:pPr>
      <w:r>
        <w:rPr>
          <w:rStyle w:val="CommentReference"/>
        </w:rPr>
        <w:annotationRef/>
      </w:r>
      <w:r w:rsidRPr="00134C8B">
        <w:rPr>
          <w:lang w:val="en-US"/>
        </w:rPr>
        <w:t xml:space="preserve">This is a hard thing to wrap my head around, but this is the best I could do for now. </w:t>
      </w:r>
      <w:r>
        <w:rPr>
          <w:lang w:val="en-US"/>
        </w:rPr>
        <w:t>Please review this carefully.</w:t>
      </w:r>
    </w:p>
  </w:comment>
  <w:comment w:id="81" w:author="Jelte Wicherts" w:date="2014-01-02T13:25:00Z" w:initials="JW">
    <w:p w14:paraId="6254AA1E" w14:textId="77777777" w:rsidR="00C149D1" w:rsidRPr="00EE5060" w:rsidRDefault="00C149D1">
      <w:pPr>
        <w:pStyle w:val="CommentText"/>
        <w:rPr>
          <w:lang w:val="en-US"/>
        </w:rPr>
      </w:pPr>
      <w:r>
        <w:rPr>
          <w:rStyle w:val="CommentReference"/>
        </w:rPr>
        <w:annotationRef/>
      </w:r>
      <w:r w:rsidRPr="00EE5060">
        <w:rPr>
          <w:lang w:val="en-US"/>
        </w:rPr>
        <w:t xml:space="preserve">Me too. Perhaps Kip and Ilja should have a closer look. </w:t>
      </w:r>
    </w:p>
  </w:comment>
  <w:comment w:id="86" w:author="Ilja van Beest" w:date="2014-01-02T13:25:00Z" w:initials="Iv">
    <w:p w14:paraId="7633F1BB" w14:textId="77777777" w:rsidR="00C149D1" w:rsidRPr="00EE5060" w:rsidRDefault="00C149D1" w:rsidP="00E57305">
      <w:pPr>
        <w:pStyle w:val="CommentText"/>
        <w:rPr>
          <w:lang w:val="en-US"/>
        </w:rPr>
      </w:pPr>
      <w:r>
        <w:rPr>
          <w:rStyle w:val="CommentReference"/>
        </w:rPr>
        <w:annotationRef/>
      </w:r>
      <w:r w:rsidRPr="00EE5060">
        <w:rPr>
          <w:lang w:val="en-US"/>
        </w:rPr>
        <w:t>Hmm. Thus, would this ad hoc suggest that females because of their network and extensive use of social punishments are more used to the effects? That is, if you ostracism females they have experienced it more often and thus are less impressed if if happens to them in cyberball? This would speak to the idea that threat contains also an expectency violation and this expectency is more violated among men than among women?</w:t>
      </w:r>
    </w:p>
    <w:p w14:paraId="41CD7C6F" w14:textId="77777777" w:rsidR="00C149D1" w:rsidRPr="00EE5060" w:rsidRDefault="00C149D1" w:rsidP="00E57305">
      <w:pPr>
        <w:pStyle w:val="CommentText"/>
        <w:rPr>
          <w:lang w:val="en-US"/>
        </w:rPr>
      </w:pPr>
    </w:p>
    <w:p w14:paraId="032B7E94" w14:textId="77777777" w:rsidR="00C149D1" w:rsidRPr="00EE5060" w:rsidRDefault="00C149D1" w:rsidP="00E57305">
      <w:pPr>
        <w:pStyle w:val="CommentText"/>
        <w:rPr>
          <w:lang w:val="en-US"/>
        </w:rPr>
      </w:pPr>
      <w:r w:rsidRPr="00EE5060">
        <w:rPr>
          <w:lang w:val="en-US"/>
        </w:rPr>
        <w:t xml:space="preserve">Would such a paragrahp be interesting to include? </w:t>
      </w:r>
    </w:p>
  </w:comment>
  <w:comment w:id="87" w:author="Chris Hartgerink" w:date="2014-01-05T14:37:00Z" w:initials="CH">
    <w:p w14:paraId="2CF73771" w14:textId="48485791" w:rsidR="00C149D1" w:rsidRPr="00E57305" w:rsidRDefault="00C149D1">
      <w:pPr>
        <w:pStyle w:val="CommentText"/>
        <w:rPr>
          <w:lang w:val="en-US"/>
        </w:rPr>
      </w:pPr>
      <w:r>
        <w:rPr>
          <w:rStyle w:val="CommentReference"/>
        </w:rPr>
        <w:annotationRef/>
      </w:r>
      <w:r w:rsidRPr="00E57305">
        <w:rPr>
          <w:lang w:val="en-US"/>
        </w:rPr>
        <w:t xml:space="preserve">As I mentioned in the email, this </w:t>
      </w:r>
      <w:r>
        <w:rPr>
          <w:lang w:val="en-US"/>
        </w:rPr>
        <w:t xml:space="preserve">gender effect </w:t>
      </w:r>
      <w:r w:rsidRPr="00E57305">
        <w:rPr>
          <w:lang w:val="en-US"/>
        </w:rPr>
        <w:t>was an artefact by an error from my analyses (forgot to</w:t>
      </w:r>
      <w:r>
        <w:rPr>
          <w:lang w:val="en-US"/>
        </w:rPr>
        <w:t xml:space="preserve"> dummify categorical variables), so this has become redundant</w:t>
      </w:r>
    </w:p>
  </w:comment>
  <w:comment w:id="89" w:author="Jelte Wicherts" w:date="2014-01-02T13:25:00Z" w:initials="JW">
    <w:p w14:paraId="5E50F64E" w14:textId="77777777" w:rsidR="00C149D1" w:rsidRPr="00EE5060" w:rsidRDefault="00C149D1">
      <w:pPr>
        <w:pStyle w:val="CommentText"/>
        <w:rPr>
          <w:lang w:val="en-US"/>
        </w:rPr>
      </w:pPr>
      <w:r>
        <w:rPr>
          <w:rStyle w:val="CommentReference"/>
        </w:rPr>
        <w:annotationRef/>
      </w:r>
      <w:r w:rsidRPr="00EE5060">
        <w:rPr>
          <w:lang w:val="en-US"/>
        </w:rPr>
        <w:t>REFS</w:t>
      </w:r>
    </w:p>
  </w:comment>
  <w:comment w:id="90" w:author="Chris Hartgerink" w:date="2014-01-05T14:43:00Z" w:initials="CH">
    <w:p w14:paraId="6CECA977" w14:textId="00366C7E" w:rsidR="00C149D1" w:rsidRDefault="00C149D1">
      <w:pPr>
        <w:pStyle w:val="CommentText"/>
      </w:pPr>
      <w:r>
        <w:rPr>
          <w:rStyle w:val="CommentReference"/>
        </w:rPr>
        <w:annotationRef/>
      </w:r>
      <w:r>
        <w:t>Done</w:t>
      </w:r>
    </w:p>
  </w:comment>
  <w:comment w:id="91" w:author="Ilja van Beest" w:date="2014-01-02T13:25:00Z" w:initials="Iv">
    <w:p w14:paraId="6305F1EA" w14:textId="77777777" w:rsidR="00C149D1" w:rsidRPr="00EE5060" w:rsidRDefault="00C149D1">
      <w:pPr>
        <w:pStyle w:val="CommentText"/>
        <w:rPr>
          <w:lang w:val="en-US"/>
        </w:rPr>
      </w:pPr>
      <w:r>
        <w:rPr>
          <w:rStyle w:val="CommentReference"/>
        </w:rPr>
        <w:annotationRef/>
      </w:r>
      <w:r w:rsidRPr="00EE5060">
        <w:rPr>
          <w:lang w:val="en-US"/>
        </w:rPr>
        <w:t>OK, i get this, but what about this.</w:t>
      </w:r>
    </w:p>
    <w:p w14:paraId="761E8734" w14:textId="77777777" w:rsidR="00C149D1" w:rsidRPr="00EE5060" w:rsidRDefault="00C149D1">
      <w:pPr>
        <w:pStyle w:val="CommentText"/>
        <w:rPr>
          <w:lang w:val="en-US"/>
        </w:rPr>
      </w:pPr>
    </w:p>
    <w:p w14:paraId="0C35D6FF" w14:textId="77777777" w:rsidR="00C149D1" w:rsidRPr="00EE5060" w:rsidRDefault="00C149D1">
      <w:pPr>
        <w:pStyle w:val="CommentText"/>
        <w:rPr>
          <w:lang w:val="en-US"/>
        </w:rPr>
      </w:pPr>
      <w:r w:rsidRPr="00EE5060">
        <w:rPr>
          <w:lang w:val="en-US"/>
        </w:rPr>
        <w:t>Is there a subtantive difference in the type of measures used when moving from first to last measure? E.g, the proportion of interperonal measure increases from first to last, and this qualitative shift is perhpas driving the difference in the findings of our analyses?</w:t>
      </w:r>
    </w:p>
    <w:p w14:paraId="0885A6EB" w14:textId="77777777" w:rsidR="00C149D1" w:rsidRPr="00EE5060" w:rsidRDefault="00C149D1">
      <w:pPr>
        <w:pStyle w:val="CommentText"/>
        <w:rPr>
          <w:lang w:val="en-US"/>
        </w:rPr>
      </w:pPr>
    </w:p>
    <w:p w14:paraId="0A613448" w14:textId="77777777" w:rsidR="00C149D1" w:rsidRPr="00EE5060" w:rsidRDefault="00C149D1">
      <w:pPr>
        <w:pStyle w:val="CommentText"/>
        <w:rPr>
          <w:lang w:val="en-US"/>
        </w:rPr>
      </w:pPr>
    </w:p>
  </w:comment>
  <w:comment w:id="92" w:author="Chris Hartgerink" w:date="2014-01-05T15:03:00Z" w:initials="CH">
    <w:p w14:paraId="506C06F8" w14:textId="46578327" w:rsidR="00C149D1" w:rsidRDefault="00C149D1">
      <w:pPr>
        <w:pStyle w:val="CommentText"/>
      </w:pPr>
      <w:r>
        <w:rPr>
          <w:rStyle w:val="CommentReference"/>
        </w:rPr>
        <w:annotationRef/>
      </w:r>
      <w:r>
        <w:t>Incorporated this.</w:t>
      </w:r>
    </w:p>
  </w:comment>
  <w:comment w:id="94" w:author="Ilja van Beest" w:date="2014-01-02T13:25:00Z" w:initials="Iv">
    <w:p w14:paraId="4E1F5664" w14:textId="103C72ED" w:rsidR="00C149D1" w:rsidRPr="00EE5060" w:rsidRDefault="00C149D1">
      <w:pPr>
        <w:pStyle w:val="CommentText"/>
        <w:rPr>
          <w:lang w:val="en-US"/>
        </w:rPr>
      </w:pPr>
      <w:r>
        <w:rPr>
          <w:rStyle w:val="CommentReference"/>
        </w:rPr>
        <w:annotationRef/>
      </w:r>
      <w:r w:rsidRPr="00EE5060">
        <w:rPr>
          <w:lang w:val="en-US"/>
        </w:rPr>
        <w:t xml:space="preserve">Please do explain why we need to say this. Is this not true for all dependent measures ?  And what would a proper validation then be?  How is need satisfaction less or more validated than mood? Or more or less validated than prosocial behavior? </w:t>
      </w:r>
    </w:p>
    <w:p w14:paraId="234228ED" w14:textId="77777777" w:rsidR="00C149D1" w:rsidRPr="00EE5060" w:rsidRDefault="00C149D1">
      <w:pPr>
        <w:pStyle w:val="CommentText"/>
        <w:rPr>
          <w:lang w:val="en-US"/>
        </w:rPr>
      </w:pPr>
    </w:p>
    <w:p w14:paraId="3C28C378" w14:textId="77777777" w:rsidR="00C149D1" w:rsidRPr="00EE5060" w:rsidRDefault="00C149D1">
      <w:pPr>
        <w:pStyle w:val="CommentText"/>
        <w:rPr>
          <w:lang w:val="en-US"/>
        </w:rPr>
      </w:pPr>
      <w:r w:rsidRPr="00EE5060">
        <w:rPr>
          <w:lang w:val="en-US"/>
        </w:rPr>
        <w:t xml:space="preserve">It seems that we are now suggesting this and this is where I think I would disagree. </w:t>
      </w:r>
    </w:p>
  </w:comment>
  <w:comment w:id="95" w:author="Chris Hartgerink" w:date="2014-01-05T14:55:00Z" w:initials="CH">
    <w:p w14:paraId="0ACDA1D3" w14:textId="7A7492B5" w:rsidR="00C149D1" w:rsidRPr="009B54BE" w:rsidRDefault="00C149D1">
      <w:pPr>
        <w:pStyle w:val="CommentText"/>
        <w:rPr>
          <w:lang w:val="en-US"/>
        </w:rPr>
      </w:pPr>
      <w:r>
        <w:rPr>
          <w:rStyle w:val="CommentReference"/>
        </w:rPr>
        <w:annotationRef/>
      </w:r>
      <w:r w:rsidRPr="009B54BE">
        <w:rPr>
          <w:lang w:val="en-US"/>
        </w:rPr>
        <w:t xml:space="preserve">A valid point. I made the focus less on fundamental needs per se, </w:t>
      </w:r>
      <w:r>
        <w:rPr>
          <w:lang w:val="en-US"/>
        </w:rPr>
        <w:t xml:space="preserve">and more the connotation that meta-analysis is not </w:t>
      </w:r>
      <w:r>
        <w:rPr>
          <w:i/>
          <w:lang w:val="en-US"/>
        </w:rPr>
        <w:t xml:space="preserve">the </w:t>
      </w:r>
      <w:r>
        <w:rPr>
          <w:lang w:val="en-US"/>
        </w:rPr>
        <w:t xml:space="preserve">answer, but still reliant on the validity of the measures etc. I think it is important to note this so readers don’t walk away with a misguided idea of the findings. </w:t>
      </w:r>
    </w:p>
  </w:comment>
  <w:comment w:id="97" w:author="Ilja van Beest" w:date="2014-01-02T13:25:00Z" w:initials="Iv">
    <w:p w14:paraId="02DFB55A" w14:textId="77777777" w:rsidR="00C149D1" w:rsidRPr="00EE5060" w:rsidRDefault="00C149D1">
      <w:pPr>
        <w:pStyle w:val="CommentText"/>
        <w:rPr>
          <w:lang w:val="en-US"/>
        </w:rPr>
      </w:pPr>
      <w:r>
        <w:rPr>
          <w:rStyle w:val="CommentReference"/>
        </w:rPr>
        <w:annotationRef/>
      </w:r>
      <w:r w:rsidRPr="00EE5060">
        <w:rPr>
          <w:lang w:val="en-US"/>
        </w:rPr>
        <w:t xml:space="preserve">Can we not give more advice? </w:t>
      </w:r>
    </w:p>
    <w:p w14:paraId="5B3D009B" w14:textId="77777777" w:rsidR="00C149D1" w:rsidRPr="00EE5060" w:rsidRDefault="00C149D1">
      <w:pPr>
        <w:pStyle w:val="CommentText"/>
        <w:rPr>
          <w:lang w:val="en-US"/>
        </w:rPr>
      </w:pPr>
      <w:r w:rsidRPr="00EE5060">
        <w:rPr>
          <w:lang w:val="en-US"/>
        </w:rPr>
        <w:t xml:space="preserve">The conclusion now not realy exciting. </w:t>
      </w:r>
    </w:p>
    <w:p w14:paraId="4E4D1C04" w14:textId="77777777" w:rsidR="00C149D1" w:rsidRPr="00EE5060" w:rsidRDefault="00C149D1">
      <w:pPr>
        <w:pStyle w:val="CommentText"/>
        <w:rPr>
          <w:lang w:val="en-US"/>
        </w:rPr>
      </w:pPr>
    </w:p>
    <w:p w14:paraId="7F38B0E6" w14:textId="77777777" w:rsidR="00C149D1" w:rsidRPr="00EE5060" w:rsidRDefault="00C149D1">
      <w:pPr>
        <w:pStyle w:val="CommentText"/>
        <w:rPr>
          <w:lang w:val="en-US"/>
        </w:rPr>
      </w:pPr>
      <w:r w:rsidRPr="00EE5060">
        <w:rPr>
          <w:lang w:val="en-US"/>
        </w:rPr>
        <w:t xml:space="preserve">What is exiting to me is that ostracism is more negative than inclusion despite numerous attempt to mitigate the experience. </w:t>
      </w:r>
    </w:p>
    <w:p w14:paraId="3CE75387" w14:textId="77777777" w:rsidR="00C149D1" w:rsidRPr="00EE5060" w:rsidRDefault="00C149D1">
      <w:pPr>
        <w:pStyle w:val="CommentText"/>
        <w:rPr>
          <w:lang w:val="en-US"/>
        </w:rPr>
      </w:pPr>
    </w:p>
    <w:p w14:paraId="117C3225" w14:textId="77777777" w:rsidR="00C149D1" w:rsidRPr="00EE5060" w:rsidRDefault="00C149D1">
      <w:pPr>
        <w:pStyle w:val="CommentText"/>
        <w:rPr>
          <w:lang w:val="en-US"/>
        </w:rPr>
      </w:pPr>
      <w:r w:rsidRPr="00EE5060">
        <w:rPr>
          <w:lang w:val="en-US"/>
        </w:rPr>
        <w:t xml:space="preserve">Another exciting finding is that moderators do not get more power over time. This again shows that ostracism is apparently very powerfull. </w:t>
      </w:r>
    </w:p>
    <w:p w14:paraId="649C6F95" w14:textId="77777777" w:rsidR="00C149D1" w:rsidRPr="00EE5060" w:rsidRDefault="00C149D1">
      <w:pPr>
        <w:pStyle w:val="CommentText"/>
        <w:rPr>
          <w:lang w:val="en-US"/>
        </w:rPr>
      </w:pPr>
    </w:p>
    <w:p w14:paraId="6071A588" w14:textId="77777777" w:rsidR="00C149D1" w:rsidRPr="00EE5060" w:rsidRDefault="00C149D1">
      <w:pPr>
        <w:pStyle w:val="CommentText"/>
        <w:rPr>
          <w:lang w:val="en-US"/>
        </w:rPr>
      </w:pPr>
      <w:r w:rsidRPr="00EE5060">
        <w:rPr>
          <w:lang w:val="en-US"/>
        </w:rPr>
        <w:t xml:space="preserve">My conlcusion would thus be that furrther research should focus on moderators that have more impact and think more carefully about timing. </w:t>
      </w:r>
    </w:p>
    <w:p w14:paraId="02E83CA9" w14:textId="77777777" w:rsidR="00C149D1" w:rsidRPr="00EE5060" w:rsidRDefault="00C149D1">
      <w:pPr>
        <w:pStyle w:val="CommentText"/>
        <w:rPr>
          <w:lang w:val="en-US"/>
        </w:rPr>
      </w:pPr>
    </w:p>
    <w:p w14:paraId="226BC23D" w14:textId="77777777" w:rsidR="00C149D1" w:rsidRPr="00EE5060" w:rsidRDefault="00C149D1">
      <w:pPr>
        <w:pStyle w:val="CommentText"/>
        <w:rPr>
          <w:lang w:val="en-US"/>
        </w:rPr>
      </w:pPr>
      <w:r w:rsidRPr="00EE5060">
        <w:rPr>
          <w:lang w:val="en-US"/>
        </w:rPr>
        <w:t xml:space="preserve">We have now observed that ostracsim can be less negative, the search goes on to find settings in which it becomes actually more positive than inclusion.  </w:t>
      </w:r>
    </w:p>
    <w:p w14:paraId="1B076366" w14:textId="77777777" w:rsidR="00C149D1" w:rsidRPr="00EE5060" w:rsidRDefault="00C149D1">
      <w:pPr>
        <w:pStyle w:val="CommentText"/>
        <w:rPr>
          <w:lang w:val="en-US"/>
        </w:rPr>
      </w:pPr>
    </w:p>
    <w:p w14:paraId="057D043E" w14:textId="77777777" w:rsidR="00C149D1" w:rsidRPr="00EE5060" w:rsidRDefault="00C149D1">
      <w:pPr>
        <w:pStyle w:val="CommentText"/>
        <w:rPr>
          <w:lang w:val="en-US"/>
        </w:rPr>
      </w:pPr>
    </w:p>
    <w:p w14:paraId="28187D3D" w14:textId="77777777" w:rsidR="00C149D1" w:rsidRPr="00EE5060" w:rsidRDefault="00C149D1">
      <w:pPr>
        <w:pStyle w:val="CommentText"/>
        <w:rPr>
          <w:lang w:val="en-US"/>
        </w:rPr>
      </w:pPr>
      <w:r w:rsidRPr="00EE5060">
        <w:rPr>
          <w:lang w:val="en-US"/>
        </w:rPr>
        <w:t xml:space="preserve">In other words, for me , the exciitng finding of this analysies is that there is apparently no evidence that being included can be worse than being ostracised, And that this findings holds for different dependent variables and across different time points. </w:t>
      </w:r>
    </w:p>
    <w:p w14:paraId="4E896846" w14:textId="77777777" w:rsidR="00C149D1" w:rsidRPr="00EE5060" w:rsidRDefault="00C149D1">
      <w:pPr>
        <w:pStyle w:val="CommentText"/>
        <w:rPr>
          <w:lang w:val="en-US"/>
        </w:rPr>
      </w:pPr>
    </w:p>
    <w:p w14:paraId="08721A7A" w14:textId="77777777" w:rsidR="00C149D1" w:rsidRPr="00EE5060" w:rsidRDefault="00C149D1">
      <w:pPr>
        <w:pStyle w:val="CommentText"/>
        <w:rPr>
          <w:lang w:val="en-US"/>
        </w:rPr>
      </w:pPr>
    </w:p>
    <w:p w14:paraId="1C6E7405" w14:textId="77777777" w:rsidR="00C149D1" w:rsidRPr="00EE5060" w:rsidRDefault="00C149D1">
      <w:pPr>
        <w:pStyle w:val="CommentText"/>
        <w:rPr>
          <w:lang w:val="en-US"/>
        </w:rPr>
      </w:pPr>
    </w:p>
    <w:p w14:paraId="5465920C" w14:textId="77777777" w:rsidR="00C149D1" w:rsidRPr="00EE5060" w:rsidRDefault="00C149D1">
      <w:pPr>
        <w:pStyle w:val="CommentText"/>
        <w:rPr>
          <w:lang w:val="en-US"/>
        </w:rPr>
      </w:pPr>
    </w:p>
  </w:comment>
  <w:comment w:id="98" w:author="Chris Hartgerink" w:date="2014-01-05T15:06:00Z" w:initials="CH">
    <w:p w14:paraId="1D0CD38B" w14:textId="2B14047C" w:rsidR="00C149D1" w:rsidRPr="00F96CAC" w:rsidRDefault="00C149D1">
      <w:pPr>
        <w:pStyle w:val="CommentText"/>
        <w:rPr>
          <w:lang w:val="en-US"/>
        </w:rPr>
      </w:pPr>
      <w:r>
        <w:rPr>
          <w:rStyle w:val="CommentReference"/>
        </w:rPr>
        <w:annotationRef/>
      </w:r>
      <w:r w:rsidRPr="00F96CAC">
        <w:rPr>
          <w:lang w:val="en-US"/>
        </w:rPr>
        <w:t xml:space="preserve">Could you write this Ilja? </w:t>
      </w:r>
      <w:r>
        <w:rPr>
          <w:lang w:val="en-US"/>
        </w:rPr>
        <w:t>(or Kip) I think your enthousiasm will trickle down into the writing, and I feel not up to the task to advise content researchers, as I myself am not deep enough in the material.</w:t>
      </w:r>
    </w:p>
  </w:comment>
  <w:comment w:id="100" w:author="Chris Hartgerink" w:date="2014-01-02T13:25:00Z" w:initials="CH">
    <w:p w14:paraId="57A0B2F8" w14:textId="4D41E87C" w:rsidR="00C149D1" w:rsidRPr="00FB237B" w:rsidRDefault="00C149D1">
      <w:pPr>
        <w:pStyle w:val="CommentText"/>
        <w:rPr>
          <w:lang w:val="en-US"/>
        </w:rPr>
      </w:pPr>
      <w:r>
        <w:rPr>
          <w:rStyle w:val="CommentReference"/>
        </w:rPr>
        <w:annotationRef/>
      </w:r>
      <w:r w:rsidRPr="00FB237B">
        <w:rPr>
          <w:lang w:val="en-US"/>
        </w:rPr>
        <w:t>Double check for asterisks</w:t>
      </w:r>
      <w:r w:rsidR="00AD2DBE" w:rsidRPr="00FB237B">
        <w:rPr>
          <w:lang w:val="en-US"/>
        </w:rPr>
        <w:t xml:space="preserve"> and if it includes all (mendeley keeps kicking out refs.........)</w:t>
      </w:r>
    </w:p>
  </w:comment>
  <w:comment w:id="101" w:author="Jelte Wicherts" w:date="2014-01-02T13:25:00Z" w:initials="JW">
    <w:p w14:paraId="2A4ED9DF" w14:textId="77777777" w:rsidR="00C149D1" w:rsidRPr="00EE5060" w:rsidRDefault="00C149D1">
      <w:pPr>
        <w:pStyle w:val="CommentText"/>
        <w:rPr>
          <w:lang w:val="en-US"/>
        </w:rPr>
      </w:pPr>
      <w:r>
        <w:rPr>
          <w:rStyle w:val="CommentReference"/>
        </w:rPr>
        <w:annotationRef/>
      </w:r>
      <w:r w:rsidRPr="00EE5060">
        <w:rPr>
          <w:lang w:val="en-US"/>
        </w:rPr>
        <w:t>???</w:t>
      </w:r>
    </w:p>
  </w:comment>
  <w:comment w:id="102" w:author="Chris Hartgerink" w:date="2014-01-05T13:27:00Z" w:initials="CH">
    <w:p w14:paraId="0CF5065A" w14:textId="049F5F55" w:rsidR="00C149D1" w:rsidRPr="00DB066D" w:rsidRDefault="00C149D1">
      <w:pPr>
        <w:pStyle w:val="CommentText"/>
        <w:rPr>
          <w:lang w:val="en-US"/>
        </w:rPr>
      </w:pPr>
      <w:r>
        <w:rPr>
          <w:rStyle w:val="CommentReference"/>
        </w:rPr>
        <w:annotationRef/>
      </w:r>
      <w:r w:rsidRPr="00DB066D">
        <w:rPr>
          <w:lang w:val="en-US"/>
        </w:rPr>
        <w:t xml:space="preserve">Woops. I forgot to factorize the variable and R did not make dummies. </w:t>
      </w:r>
      <w:r>
        <w:rPr>
          <w:lang w:val="en-US"/>
        </w:rPr>
        <w:t>What a dummy mistake!</w:t>
      </w:r>
    </w:p>
  </w:comment>
  <w:comment w:id="103" w:author="Jelte Wicherts" w:date="2014-01-02T13:25:00Z" w:initials="JW">
    <w:p w14:paraId="2E091C1A" w14:textId="77777777" w:rsidR="00C149D1" w:rsidRPr="00EE5060" w:rsidRDefault="00C149D1">
      <w:pPr>
        <w:pStyle w:val="CommentText"/>
        <w:rPr>
          <w:lang w:val="en-US"/>
        </w:rPr>
      </w:pPr>
      <w:r>
        <w:rPr>
          <w:rStyle w:val="CommentReference"/>
        </w:rPr>
        <w:annotationRef/>
      </w:r>
      <w:r w:rsidRPr="00EE5060">
        <w:rPr>
          <w:lang w:val="en-US"/>
        </w:rPr>
        <w:t>add Effect size scale values</w:t>
      </w:r>
    </w:p>
  </w:comment>
  <w:comment w:id="104" w:author="Chris Hartgerink" w:date="2014-01-05T15:14:00Z" w:initials="CH">
    <w:p w14:paraId="414EC7C2" w14:textId="186B0605" w:rsidR="00AD2DBE" w:rsidRPr="00AD2DBE" w:rsidRDefault="00AD2DBE">
      <w:pPr>
        <w:pStyle w:val="CommentText"/>
        <w:rPr>
          <w:lang w:val="en-US"/>
        </w:rPr>
      </w:pPr>
      <w:r>
        <w:rPr>
          <w:rStyle w:val="CommentReference"/>
        </w:rPr>
        <w:annotationRef/>
      </w:r>
      <w:r w:rsidRPr="00AD2DBE">
        <w:rPr>
          <w:lang w:val="en-US"/>
        </w:rPr>
        <w:t>Done. Don’t know why they disappeared before.</w:t>
      </w:r>
    </w:p>
  </w:comment>
  <w:comment w:id="105" w:author="Jelte Wicherts" w:date="2014-01-02T13:25:00Z" w:initials="JW">
    <w:p w14:paraId="2E87CDFD" w14:textId="77777777" w:rsidR="00C149D1" w:rsidRPr="00F35C01" w:rsidRDefault="00C149D1">
      <w:pPr>
        <w:pStyle w:val="CommentText"/>
        <w:rPr>
          <w:lang w:val="en-US"/>
        </w:rPr>
      </w:pPr>
      <w:r>
        <w:rPr>
          <w:rStyle w:val="CommentReference"/>
        </w:rPr>
        <w:annotationRef/>
      </w:r>
      <w:r w:rsidRPr="00F35C01">
        <w:rPr>
          <w:lang w:val="en-US"/>
        </w:rPr>
        <w:t>Describe each term shortly</w:t>
      </w:r>
    </w:p>
  </w:comment>
  <w:comment w:id="106" w:author="Chris Hartgerink" w:date="2014-01-05T13:40:00Z" w:initials="CH">
    <w:p w14:paraId="7AB3FACF" w14:textId="3FD05B21" w:rsidR="00C149D1" w:rsidRDefault="00C149D1">
      <w:pPr>
        <w:pStyle w:val="CommentText"/>
      </w:pPr>
      <w:r>
        <w:rPr>
          <w:rStyle w:val="CommentReference"/>
        </w:rPr>
        <w:annotationRef/>
      </w:r>
      <w:r>
        <w:t>Done.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153D95C" w15:done="0"/>
  <w15:commentEx w15:paraId="203102C2" w15:done="0"/>
  <w15:commentEx w15:paraId="3F122E25" w15:done="0"/>
  <w15:commentEx w15:paraId="786F110E" w15:done="0"/>
  <w15:commentEx w15:paraId="357EB4C3" w15:done="0"/>
  <w15:commentEx w15:paraId="0C7B456B" w15:done="0"/>
  <w15:commentEx w15:paraId="7022C0AE" w15:done="0"/>
  <w15:commentEx w15:paraId="0046D6DD" w15:done="0"/>
  <w15:commentEx w15:paraId="598734FE" w15:paraIdParent="0046D6DD" w15:done="0"/>
  <w15:commentEx w15:paraId="38AD954E" w15:done="0"/>
  <w15:commentEx w15:paraId="7645B3F1" w15:done="0"/>
  <w15:commentEx w15:paraId="7A16B69B" w15:paraIdParent="7645B3F1" w15:done="0"/>
  <w15:commentEx w15:paraId="6B150E46" w15:done="0"/>
  <w15:commentEx w15:paraId="7EBF9530" w15:paraIdParent="6B150E46" w15:done="0"/>
  <w15:commentEx w15:paraId="21D178A9" w15:done="0"/>
  <w15:commentEx w15:paraId="7C0EAE27" w15:done="0"/>
  <w15:commentEx w15:paraId="66B256B2" w15:paraIdParent="7C0EAE27" w15:done="0"/>
  <w15:commentEx w15:paraId="5A3C084D" w15:done="0"/>
  <w15:commentEx w15:paraId="564E7073" w15:paraIdParent="5A3C084D" w15:done="0"/>
  <w15:commentEx w15:paraId="4C174ECF" w15:done="0"/>
  <w15:commentEx w15:paraId="7B84BD35" w15:paraIdParent="4C174ECF" w15:done="0"/>
  <w15:commentEx w15:paraId="660075BC" w15:done="0"/>
  <w15:commentEx w15:paraId="5040F148" w15:paraIdParent="660075BC" w15:done="0"/>
  <w15:commentEx w15:paraId="3AB19A65" w15:done="0"/>
  <w15:commentEx w15:paraId="052BFC1B" w15:paraIdParent="3AB19A65" w15:done="0"/>
  <w15:commentEx w15:paraId="03615F82" w15:done="0"/>
  <w15:commentEx w15:paraId="41D2EF82" w15:paraIdParent="03615F82" w15:done="0"/>
  <w15:commentEx w15:paraId="4999A0C5" w15:done="0"/>
  <w15:commentEx w15:paraId="51EC1B42" w15:paraIdParent="4999A0C5" w15:done="0"/>
  <w15:commentEx w15:paraId="4A7CDA26" w15:done="0"/>
  <w15:commentEx w15:paraId="0C6D844D" w15:paraIdParent="4A7CDA26" w15:done="0"/>
  <w15:commentEx w15:paraId="7E66EF5C" w15:done="0"/>
  <w15:commentEx w15:paraId="4D22DC86" w15:paraIdParent="7E66EF5C" w15:done="0"/>
  <w15:commentEx w15:paraId="7DE321E2" w15:done="0"/>
  <w15:commentEx w15:paraId="7CB06D8A" w15:paraIdParent="7DE321E2" w15:done="0"/>
  <w15:commentEx w15:paraId="0D97D7C9" w15:done="0"/>
  <w15:commentEx w15:paraId="28E9761A" w15:paraIdParent="0D97D7C9" w15:done="0"/>
  <w15:commentEx w15:paraId="153DF717" w15:done="0"/>
  <w15:commentEx w15:paraId="02127C40" w15:paraIdParent="153DF717" w15:done="0"/>
  <w15:commentEx w15:paraId="40EBB9DF" w15:done="0"/>
  <w15:commentEx w15:paraId="2E467F9F" w15:done="0"/>
  <w15:commentEx w15:paraId="75319B04" w15:paraIdParent="2E467F9F" w15:done="0"/>
  <w15:commentEx w15:paraId="619AC7E8" w15:done="0"/>
  <w15:commentEx w15:paraId="1CE1CEF0" w15:paraIdParent="619AC7E8" w15:done="0"/>
  <w15:commentEx w15:paraId="572AFA5E" w15:done="0"/>
  <w15:commentEx w15:paraId="09F4049F" w15:done="0"/>
  <w15:commentEx w15:paraId="4D2D8A2E" w15:paraIdParent="09F4049F" w15:done="0"/>
  <w15:commentEx w15:paraId="71620C78" w15:done="0"/>
  <w15:commentEx w15:paraId="2B6E58AF" w15:paraIdParent="71620C78" w15:done="0"/>
  <w15:commentEx w15:paraId="59854716" w15:done="0"/>
  <w15:commentEx w15:paraId="4F537E4C" w15:paraIdParent="59854716" w15:done="0"/>
  <w15:commentEx w15:paraId="6904FB9E" w15:done="0"/>
  <w15:commentEx w15:paraId="3BFD90C7" w15:paraIdParent="6904FB9E" w15:done="0"/>
  <w15:commentEx w15:paraId="7F35DA6D" w15:done="0"/>
  <w15:commentEx w15:paraId="41502262" w15:paraIdParent="7F35DA6D" w15:done="0"/>
  <w15:commentEx w15:paraId="5009755E" w15:done="0"/>
  <w15:commentEx w15:paraId="6C7AFD4A" w15:paraIdParent="5009755E" w15:done="0"/>
  <w15:commentEx w15:paraId="47C9A04C" w15:done="0"/>
  <w15:commentEx w15:paraId="255D629E" w15:done="0"/>
  <w15:commentEx w15:paraId="5614D94E" w15:paraIdParent="255D629E" w15:done="0"/>
  <w15:commentEx w15:paraId="0A9D037F" w15:done="0"/>
  <w15:commentEx w15:paraId="07F1A729" w15:paraIdParent="0A9D037F" w15:done="0"/>
  <w15:commentEx w15:paraId="449BC62D" w15:done="0"/>
  <w15:commentEx w15:paraId="31E17D8D" w15:paraIdParent="449BC62D" w15:done="0"/>
  <w15:commentEx w15:paraId="270E782D" w15:done="0"/>
  <w15:commentEx w15:paraId="7D9C978D" w15:paraIdParent="270E782D" w15:done="0"/>
  <w15:commentEx w15:paraId="7125294A" w15:done="0"/>
  <w15:commentEx w15:paraId="295B9935" w15:paraIdParent="7125294A" w15:done="0"/>
  <w15:commentEx w15:paraId="61B5999F" w15:done="0"/>
  <w15:commentEx w15:paraId="7C8A0D8E" w15:paraIdParent="61B5999F" w15:done="0"/>
  <w15:commentEx w15:paraId="186A4D6E" w15:done="0"/>
  <w15:commentEx w15:paraId="6528B231" w15:paraIdParent="186A4D6E" w15:done="0"/>
  <w15:commentEx w15:paraId="412923F1" w15:done="0"/>
  <w15:commentEx w15:paraId="6254AA1E" w15:done="0"/>
  <w15:commentEx w15:paraId="032B7E94" w15:done="0"/>
  <w15:commentEx w15:paraId="2CF73771" w15:paraIdParent="032B7E94" w15:done="0"/>
  <w15:commentEx w15:paraId="5E50F64E" w15:done="0"/>
  <w15:commentEx w15:paraId="6CECA977" w15:paraIdParent="5E50F64E" w15:done="0"/>
  <w15:commentEx w15:paraId="0A613448" w15:done="0"/>
  <w15:commentEx w15:paraId="506C06F8" w15:paraIdParent="0A613448" w15:done="0"/>
  <w15:commentEx w15:paraId="3C28C378" w15:done="0"/>
  <w15:commentEx w15:paraId="0ACDA1D3" w15:paraIdParent="3C28C378" w15:done="0"/>
  <w15:commentEx w15:paraId="5465920C" w15:done="0"/>
  <w15:commentEx w15:paraId="1D0CD38B" w15:paraIdParent="5465920C" w15:done="0"/>
  <w15:commentEx w15:paraId="57A0B2F8" w15:done="0"/>
  <w15:commentEx w15:paraId="2A4ED9DF" w15:done="0"/>
  <w15:commentEx w15:paraId="0CF5065A" w15:paraIdParent="2A4ED9DF" w15:done="0"/>
  <w15:commentEx w15:paraId="2E091C1A" w15:done="0"/>
  <w15:commentEx w15:paraId="414EC7C2" w15:paraIdParent="2E091C1A" w15:done="0"/>
  <w15:commentEx w15:paraId="2E87CDFD" w15:done="0"/>
  <w15:commentEx w15:paraId="7AB3FACF" w15:paraIdParent="2E87CDF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8E5EB6" w14:textId="77777777" w:rsidR="00F03342" w:rsidRDefault="00F03342" w:rsidP="00E87791">
      <w:pPr>
        <w:spacing w:after="0" w:line="240" w:lineRule="auto"/>
      </w:pPr>
      <w:r>
        <w:separator/>
      </w:r>
    </w:p>
  </w:endnote>
  <w:endnote w:type="continuationSeparator" w:id="0">
    <w:p w14:paraId="20E83E85" w14:textId="77777777" w:rsidR="00F03342" w:rsidRDefault="00F03342" w:rsidP="00E877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dvBdi">
    <w:panose1 w:val="00000000000000000000"/>
    <w:charset w:val="00"/>
    <w:family w:val="auto"/>
    <w:notTrueType/>
    <w:pitch w:val="default"/>
    <w:sig w:usb0="00000003" w:usb1="00000000" w:usb2="00000000" w:usb3="00000000" w:csb0="00000001" w:csb1="00000000"/>
  </w:font>
  <w:font w:name="AdvBd">
    <w:panose1 w:val="00000000000000000000"/>
    <w:charset w:val="00"/>
    <w:family w:val="auto"/>
    <w:notTrueType/>
    <w:pitch w:val="default"/>
    <w:sig w:usb0="00000003" w:usb1="00000000" w:usb2="00000000" w:usb3="00000000" w:csb0="00000001" w:csb1="00000000"/>
  </w:font>
  <w:font w:name="AdvMPi-One">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57116"/>
      <w:docPartObj>
        <w:docPartGallery w:val="Page Numbers (Bottom of Page)"/>
        <w:docPartUnique/>
      </w:docPartObj>
    </w:sdtPr>
    <w:sdtContent>
      <w:p w14:paraId="4D6BBD1A" w14:textId="77777777" w:rsidR="00C149D1" w:rsidRDefault="00C149D1">
        <w:pPr>
          <w:pStyle w:val="Footer"/>
          <w:jc w:val="right"/>
        </w:pPr>
      </w:p>
    </w:sdtContent>
  </w:sdt>
  <w:p w14:paraId="39427A58" w14:textId="77777777" w:rsidR="00C149D1" w:rsidRDefault="00C149D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FE910E" w14:textId="77777777" w:rsidR="00F03342" w:rsidRDefault="00F03342" w:rsidP="00E87791">
      <w:pPr>
        <w:spacing w:after="0" w:line="240" w:lineRule="auto"/>
      </w:pPr>
      <w:r>
        <w:separator/>
      </w:r>
    </w:p>
  </w:footnote>
  <w:footnote w:type="continuationSeparator" w:id="0">
    <w:p w14:paraId="1A8E9A44" w14:textId="77777777" w:rsidR="00F03342" w:rsidRDefault="00F03342" w:rsidP="00E877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42560" w14:textId="77777777" w:rsidR="00C149D1" w:rsidRPr="00F0642F" w:rsidRDefault="00C149D1" w:rsidP="00174722">
    <w:pPr>
      <w:pStyle w:val="Header"/>
      <w:tabs>
        <w:tab w:val="clear" w:pos="4536"/>
        <w:tab w:val="clear" w:pos="9072"/>
        <w:tab w:val="right" w:pos="9084"/>
      </w:tabs>
      <w:rPr>
        <w:rFonts w:ascii="Times New Roman" w:hAnsi="Times New Roman" w:cs="Times New Roman"/>
        <w:lang w:val="en-US"/>
      </w:rPr>
    </w:pPr>
    <w:r>
      <w:rPr>
        <w:rFonts w:ascii="Times New Roman" w:hAnsi="Times New Roman" w:cs="Times New Roman"/>
        <w:lang w:val="en-US"/>
      </w:rPr>
      <w:t>TEMPORAL EFFECTS OF OSTRACISM</w:t>
    </w:r>
    <w:r>
      <w:rPr>
        <w:rFonts w:ascii="Times New Roman" w:hAnsi="Times New Roman" w:cs="Times New Roman"/>
        <w:lang w:val="en-US"/>
      </w:rPr>
      <w:tab/>
    </w:r>
    <w:r>
      <w:rPr>
        <w:rFonts w:ascii="Times New Roman" w:hAnsi="Times New Roman" w:cs="Times New Roman"/>
        <w:lang w:val="en-US"/>
      </w:rPr>
      <w:fldChar w:fldCharType="begin"/>
    </w:r>
    <w:r>
      <w:rPr>
        <w:rFonts w:ascii="Times New Roman" w:hAnsi="Times New Roman" w:cs="Times New Roman"/>
        <w:lang w:val="en-US"/>
      </w:rPr>
      <w:instrText xml:space="preserve"> PAGE  \* Arabic  \* MERGEFORMAT </w:instrText>
    </w:r>
    <w:r>
      <w:rPr>
        <w:rFonts w:ascii="Times New Roman" w:hAnsi="Times New Roman" w:cs="Times New Roman"/>
        <w:lang w:val="en-US"/>
      </w:rPr>
      <w:fldChar w:fldCharType="separate"/>
    </w:r>
    <w:r w:rsidR="00B153D6">
      <w:rPr>
        <w:rFonts w:ascii="Times New Roman" w:hAnsi="Times New Roman" w:cs="Times New Roman"/>
        <w:noProof/>
        <w:lang w:val="en-US"/>
      </w:rPr>
      <w:t>48</w:t>
    </w:r>
    <w:r>
      <w:rPr>
        <w:rFonts w:ascii="Times New Roman" w:hAnsi="Times New Roman" w:cs="Times New Roman"/>
        <w:lang w:val="en-US"/>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FD3D98"/>
    <w:multiLevelType w:val="hybridMultilevel"/>
    <w:tmpl w:val="608C4F04"/>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nsid w:val="5BB60D07"/>
    <w:multiLevelType w:val="hybridMultilevel"/>
    <w:tmpl w:val="ED0CA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F996836"/>
    <w:multiLevelType w:val="hybridMultilevel"/>
    <w:tmpl w:val="12C2FE38"/>
    <w:lvl w:ilvl="0" w:tplc="789697A6">
      <w:start w:val="1"/>
      <w:numFmt w:val="decimal"/>
      <w:lvlText w:val="%1."/>
      <w:lvlJc w:val="left"/>
      <w:pPr>
        <w:ind w:left="720" w:hanging="360"/>
      </w:pPr>
      <w:rPr>
        <w:rFonts w:ascii="Times New Roman" w:eastAsiaTheme="minorHAnsi" w:hAnsi="Times New Roman" w:cs="Times New Roman"/>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ris Hartgerink">
    <w15:presenceInfo w15:providerId="Windows Live" w15:userId="ae70ba85620893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7791"/>
    <w:rsid w:val="00004F28"/>
    <w:rsid w:val="000073B5"/>
    <w:rsid w:val="0001316B"/>
    <w:rsid w:val="000138B8"/>
    <w:rsid w:val="0001626A"/>
    <w:rsid w:val="00021138"/>
    <w:rsid w:val="00035B90"/>
    <w:rsid w:val="00041662"/>
    <w:rsid w:val="0004217A"/>
    <w:rsid w:val="0004634D"/>
    <w:rsid w:val="000522A2"/>
    <w:rsid w:val="0006039A"/>
    <w:rsid w:val="00061F3B"/>
    <w:rsid w:val="00063027"/>
    <w:rsid w:val="00065019"/>
    <w:rsid w:val="0007620A"/>
    <w:rsid w:val="0008327B"/>
    <w:rsid w:val="000855C0"/>
    <w:rsid w:val="000A7802"/>
    <w:rsid w:val="000B02FA"/>
    <w:rsid w:val="000B0FFB"/>
    <w:rsid w:val="000B1401"/>
    <w:rsid w:val="000B48A1"/>
    <w:rsid w:val="000B73FB"/>
    <w:rsid w:val="000D3458"/>
    <w:rsid w:val="000E0198"/>
    <w:rsid w:val="000E524A"/>
    <w:rsid w:val="00111F5F"/>
    <w:rsid w:val="00114AA5"/>
    <w:rsid w:val="00130F58"/>
    <w:rsid w:val="00132DA6"/>
    <w:rsid w:val="00134C8B"/>
    <w:rsid w:val="00136C95"/>
    <w:rsid w:val="0014060B"/>
    <w:rsid w:val="00146A41"/>
    <w:rsid w:val="00153A5A"/>
    <w:rsid w:val="0016126F"/>
    <w:rsid w:val="001618D7"/>
    <w:rsid w:val="00162414"/>
    <w:rsid w:val="001724F0"/>
    <w:rsid w:val="00174722"/>
    <w:rsid w:val="00184824"/>
    <w:rsid w:val="001A07B0"/>
    <w:rsid w:val="001A726D"/>
    <w:rsid w:val="001B6421"/>
    <w:rsid w:val="001C5687"/>
    <w:rsid w:val="001D140B"/>
    <w:rsid w:val="001E02D7"/>
    <w:rsid w:val="001E4ECD"/>
    <w:rsid w:val="001E7A9D"/>
    <w:rsid w:val="001F0E11"/>
    <w:rsid w:val="001F2305"/>
    <w:rsid w:val="001F7AEF"/>
    <w:rsid w:val="0020115E"/>
    <w:rsid w:val="00204DDD"/>
    <w:rsid w:val="00215DA4"/>
    <w:rsid w:val="00230F31"/>
    <w:rsid w:val="002315A3"/>
    <w:rsid w:val="00234196"/>
    <w:rsid w:val="002455C9"/>
    <w:rsid w:val="00246DBD"/>
    <w:rsid w:val="00256F12"/>
    <w:rsid w:val="0025753D"/>
    <w:rsid w:val="00263D89"/>
    <w:rsid w:val="0026749D"/>
    <w:rsid w:val="00270A66"/>
    <w:rsid w:val="002728E3"/>
    <w:rsid w:val="002778FB"/>
    <w:rsid w:val="00293B58"/>
    <w:rsid w:val="002A10EF"/>
    <w:rsid w:val="002D3BCF"/>
    <w:rsid w:val="002D4692"/>
    <w:rsid w:val="002E1DA7"/>
    <w:rsid w:val="002E2CBB"/>
    <w:rsid w:val="002E69D3"/>
    <w:rsid w:val="002F101B"/>
    <w:rsid w:val="00324702"/>
    <w:rsid w:val="003375A0"/>
    <w:rsid w:val="0035059B"/>
    <w:rsid w:val="00350896"/>
    <w:rsid w:val="0035369A"/>
    <w:rsid w:val="003545D7"/>
    <w:rsid w:val="00356A51"/>
    <w:rsid w:val="003620A6"/>
    <w:rsid w:val="003744A8"/>
    <w:rsid w:val="003800A3"/>
    <w:rsid w:val="00381745"/>
    <w:rsid w:val="00384DBB"/>
    <w:rsid w:val="003A0811"/>
    <w:rsid w:val="003A194D"/>
    <w:rsid w:val="003B196F"/>
    <w:rsid w:val="003C2481"/>
    <w:rsid w:val="003D22CC"/>
    <w:rsid w:val="003D74C3"/>
    <w:rsid w:val="003E0E89"/>
    <w:rsid w:val="00405ED2"/>
    <w:rsid w:val="00421DF3"/>
    <w:rsid w:val="00423B73"/>
    <w:rsid w:val="00443A07"/>
    <w:rsid w:val="00444A89"/>
    <w:rsid w:val="00447A01"/>
    <w:rsid w:val="004626E4"/>
    <w:rsid w:val="00462C12"/>
    <w:rsid w:val="00465378"/>
    <w:rsid w:val="00473E31"/>
    <w:rsid w:val="004803B1"/>
    <w:rsid w:val="00480E89"/>
    <w:rsid w:val="004A7912"/>
    <w:rsid w:val="004A7CA5"/>
    <w:rsid w:val="004B2301"/>
    <w:rsid w:val="004B7C46"/>
    <w:rsid w:val="004C0E3C"/>
    <w:rsid w:val="004C1FCA"/>
    <w:rsid w:val="004C2069"/>
    <w:rsid w:val="004C2568"/>
    <w:rsid w:val="004C5F22"/>
    <w:rsid w:val="004E1996"/>
    <w:rsid w:val="005040FC"/>
    <w:rsid w:val="00511854"/>
    <w:rsid w:val="005141F0"/>
    <w:rsid w:val="00520722"/>
    <w:rsid w:val="00536231"/>
    <w:rsid w:val="005576E8"/>
    <w:rsid w:val="00563327"/>
    <w:rsid w:val="00571E31"/>
    <w:rsid w:val="005737DD"/>
    <w:rsid w:val="005751E9"/>
    <w:rsid w:val="0058166E"/>
    <w:rsid w:val="00584FE4"/>
    <w:rsid w:val="00593A23"/>
    <w:rsid w:val="005A3837"/>
    <w:rsid w:val="005A55EE"/>
    <w:rsid w:val="005C127B"/>
    <w:rsid w:val="005C1571"/>
    <w:rsid w:val="005D08D9"/>
    <w:rsid w:val="005D756B"/>
    <w:rsid w:val="005E1901"/>
    <w:rsid w:val="005E1E88"/>
    <w:rsid w:val="005E1EE7"/>
    <w:rsid w:val="005E5FFD"/>
    <w:rsid w:val="005F2763"/>
    <w:rsid w:val="005F4B78"/>
    <w:rsid w:val="00604171"/>
    <w:rsid w:val="0060498C"/>
    <w:rsid w:val="00606C3D"/>
    <w:rsid w:val="00607659"/>
    <w:rsid w:val="0061101C"/>
    <w:rsid w:val="0062361D"/>
    <w:rsid w:val="00623D68"/>
    <w:rsid w:val="00631BF6"/>
    <w:rsid w:val="00632A9D"/>
    <w:rsid w:val="006334A3"/>
    <w:rsid w:val="006416AA"/>
    <w:rsid w:val="0064326E"/>
    <w:rsid w:val="006623EF"/>
    <w:rsid w:val="00662D2B"/>
    <w:rsid w:val="0066375E"/>
    <w:rsid w:val="006740D0"/>
    <w:rsid w:val="00692953"/>
    <w:rsid w:val="006950DD"/>
    <w:rsid w:val="006A1BD6"/>
    <w:rsid w:val="006C1200"/>
    <w:rsid w:val="006C5588"/>
    <w:rsid w:val="006D04E4"/>
    <w:rsid w:val="006D3CB4"/>
    <w:rsid w:val="006D537C"/>
    <w:rsid w:val="006E07E5"/>
    <w:rsid w:val="006E3B7B"/>
    <w:rsid w:val="006E6C6A"/>
    <w:rsid w:val="006F2F75"/>
    <w:rsid w:val="006F359D"/>
    <w:rsid w:val="0070515C"/>
    <w:rsid w:val="00712DE8"/>
    <w:rsid w:val="0072322F"/>
    <w:rsid w:val="00727B5D"/>
    <w:rsid w:val="0073067A"/>
    <w:rsid w:val="00731737"/>
    <w:rsid w:val="0073492C"/>
    <w:rsid w:val="007370EF"/>
    <w:rsid w:val="00740DBE"/>
    <w:rsid w:val="0074166C"/>
    <w:rsid w:val="007425DF"/>
    <w:rsid w:val="00744736"/>
    <w:rsid w:val="00744811"/>
    <w:rsid w:val="00751B51"/>
    <w:rsid w:val="0076527D"/>
    <w:rsid w:val="00772345"/>
    <w:rsid w:val="00785922"/>
    <w:rsid w:val="007907DC"/>
    <w:rsid w:val="00792D66"/>
    <w:rsid w:val="00795E7E"/>
    <w:rsid w:val="007A087B"/>
    <w:rsid w:val="007A0C80"/>
    <w:rsid w:val="007B08D9"/>
    <w:rsid w:val="007B0F0C"/>
    <w:rsid w:val="007B5EE4"/>
    <w:rsid w:val="007B79EA"/>
    <w:rsid w:val="007D26AC"/>
    <w:rsid w:val="007D5A2F"/>
    <w:rsid w:val="007E5030"/>
    <w:rsid w:val="007F7FC7"/>
    <w:rsid w:val="008048F7"/>
    <w:rsid w:val="00822478"/>
    <w:rsid w:val="00831180"/>
    <w:rsid w:val="0084114C"/>
    <w:rsid w:val="00845204"/>
    <w:rsid w:val="0086030D"/>
    <w:rsid w:val="008634A5"/>
    <w:rsid w:val="00871BEA"/>
    <w:rsid w:val="0089224F"/>
    <w:rsid w:val="00892BAA"/>
    <w:rsid w:val="008C572D"/>
    <w:rsid w:val="008D0ED0"/>
    <w:rsid w:val="008D1067"/>
    <w:rsid w:val="008D5B38"/>
    <w:rsid w:val="008D683E"/>
    <w:rsid w:val="008E78E3"/>
    <w:rsid w:val="008E7C11"/>
    <w:rsid w:val="008F6491"/>
    <w:rsid w:val="00901224"/>
    <w:rsid w:val="00905FC8"/>
    <w:rsid w:val="00911603"/>
    <w:rsid w:val="009153CA"/>
    <w:rsid w:val="0091637F"/>
    <w:rsid w:val="00922531"/>
    <w:rsid w:val="0094417D"/>
    <w:rsid w:val="009514DA"/>
    <w:rsid w:val="00955B28"/>
    <w:rsid w:val="00960EE6"/>
    <w:rsid w:val="009618D3"/>
    <w:rsid w:val="009638AE"/>
    <w:rsid w:val="009657C1"/>
    <w:rsid w:val="00966977"/>
    <w:rsid w:val="009743EF"/>
    <w:rsid w:val="00990E83"/>
    <w:rsid w:val="00991FBE"/>
    <w:rsid w:val="009933D4"/>
    <w:rsid w:val="0099599A"/>
    <w:rsid w:val="009A24B1"/>
    <w:rsid w:val="009A3B12"/>
    <w:rsid w:val="009A7687"/>
    <w:rsid w:val="009B54BE"/>
    <w:rsid w:val="009C1A66"/>
    <w:rsid w:val="009C3583"/>
    <w:rsid w:val="009C467D"/>
    <w:rsid w:val="009E406E"/>
    <w:rsid w:val="009E759C"/>
    <w:rsid w:val="009F6162"/>
    <w:rsid w:val="009F7D49"/>
    <w:rsid w:val="00A075B4"/>
    <w:rsid w:val="00A13277"/>
    <w:rsid w:val="00A15DA2"/>
    <w:rsid w:val="00A162B4"/>
    <w:rsid w:val="00A211E4"/>
    <w:rsid w:val="00A22D2C"/>
    <w:rsid w:val="00A303A1"/>
    <w:rsid w:val="00A37527"/>
    <w:rsid w:val="00A51103"/>
    <w:rsid w:val="00A55BFA"/>
    <w:rsid w:val="00A56777"/>
    <w:rsid w:val="00A57D26"/>
    <w:rsid w:val="00A62BCA"/>
    <w:rsid w:val="00A66A9A"/>
    <w:rsid w:val="00A7686E"/>
    <w:rsid w:val="00A85439"/>
    <w:rsid w:val="00A908A0"/>
    <w:rsid w:val="00A93CDF"/>
    <w:rsid w:val="00A95997"/>
    <w:rsid w:val="00A9628A"/>
    <w:rsid w:val="00AA103C"/>
    <w:rsid w:val="00AA61E5"/>
    <w:rsid w:val="00AA7236"/>
    <w:rsid w:val="00AD2DBE"/>
    <w:rsid w:val="00AD3D33"/>
    <w:rsid w:val="00AE1195"/>
    <w:rsid w:val="00AF2757"/>
    <w:rsid w:val="00AF4F59"/>
    <w:rsid w:val="00B0101C"/>
    <w:rsid w:val="00B153D6"/>
    <w:rsid w:val="00B23802"/>
    <w:rsid w:val="00B244B9"/>
    <w:rsid w:val="00B30886"/>
    <w:rsid w:val="00B35841"/>
    <w:rsid w:val="00B37953"/>
    <w:rsid w:val="00B40354"/>
    <w:rsid w:val="00B42601"/>
    <w:rsid w:val="00B5508E"/>
    <w:rsid w:val="00B61469"/>
    <w:rsid w:val="00B73337"/>
    <w:rsid w:val="00B830F2"/>
    <w:rsid w:val="00B84A1F"/>
    <w:rsid w:val="00B85BEF"/>
    <w:rsid w:val="00B87D3D"/>
    <w:rsid w:val="00B970E9"/>
    <w:rsid w:val="00BA008B"/>
    <w:rsid w:val="00BA130B"/>
    <w:rsid w:val="00BB049C"/>
    <w:rsid w:val="00BB2C66"/>
    <w:rsid w:val="00BD5138"/>
    <w:rsid w:val="00BD5CC7"/>
    <w:rsid w:val="00BE1AD1"/>
    <w:rsid w:val="00BE4844"/>
    <w:rsid w:val="00C010BB"/>
    <w:rsid w:val="00C012C6"/>
    <w:rsid w:val="00C05D90"/>
    <w:rsid w:val="00C105FC"/>
    <w:rsid w:val="00C149D1"/>
    <w:rsid w:val="00C16279"/>
    <w:rsid w:val="00C16978"/>
    <w:rsid w:val="00C170B6"/>
    <w:rsid w:val="00C204A0"/>
    <w:rsid w:val="00C2192A"/>
    <w:rsid w:val="00C30555"/>
    <w:rsid w:val="00C36012"/>
    <w:rsid w:val="00C41997"/>
    <w:rsid w:val="00C54AA4"/>
    <w:rsid w:val="00C60B25"/>
    <w:rsid w:val="00C660EC"/>
    <w:rsid w:val="00C87E8F"/>
    <w:rsid w:val="00C95474"/>
    <w:rsid w:val="00CB08B8"/>
    <w:rsid w:val="00CB22AC"/>
    <w:rsid w:val="00CB3E6B"/>
    <w:rsid w:val="00CC551D"/>
    <w:rsid w:val="00CD43F4"/>
    <w:rsid w:val="00CD4A64"/>
    <w:rsid w:val="00CD678E"/>
    <w:rsid w:val="00CE5252"/>
    <w:rsid w:val="00CF0E0F"/>
    <w:rsid w:val="00CF7CA3"/>
    <w:rsid w:val="00D0126A"/>
    <w:rsid w:val="00D060BE"/>
    <w:rsid w:val="00D2013A"/>
    <w:rsid w:val="00D3005D"/>
    <w:rsid w:val="00D52F7B"/>
    <w:rsid w:val="00D643EA"/>
    <w:rsid w:val="00D7758A"/>
    <w:rsid w:val="00D86BF9"/>
    <w:rsid w:val="00DA0EC7"/>
    <w:rsid w:val="00DB066D"/>
    <w:rsid w:val="00DB2DCC"/>
    <w:rsid w:val="00DB5826"/>
    <w:rsid w:val="00DB7523"/>
    <w:rsid w:val="00DC4FBB"/>
    <w:rsid w:val="00DC5D21"/>
    <w:rsid w:val="00DD13D0"/>
    <w:rsid w:val="00DE20D1"/>
    <w:rsid w:val="00DE3DCD"/>
    <w:rsid w:val="00DE704D"/>
    <w:rsid w:val="00DF78D0"/>
    <w:rsid w:val="00E057F3"/>
    <w:rsid w:val="00E06E83"/>
    <w:rsid w:val="00E10B15"/>
    <w:rsid w:val="00E1191A"/>
    <w:rsid w:val="00E134D3"/>
    <w:rsid w:val="00E15699"/>
    <w:rsid w:val="00E160B5"/>
    <w:rsid w:val="00E447B4"/>
    <w:rsid w:val="00E476A0"/>
    <w:rsid w:val="00E51543"/>
    <w:rsid w:val="00E5214A"/>
    <w:rsid w:val="00E57305"/>
    <w:rsid w:val="00E661C6"/>
    <w:rsid w:val="00E66E16"/>
    <w:rsid w:val="00E72809"/>
    <w:rsid w:val="00E76445"/>
    <w:rsid w:val="00E76D2C"/>
    <w:rsid w:val="00E846CF"/>
    <w:rsid w:val="00E87791"/>
    <w:rsid w:val="00E91FED"/>
    <w:rsid w:val="00EA1F8D"/>
    <w:rsid w:val="00EB5472"/>
    <w:rsid w:val="00EC31F3"/>
    <w:rsid w:val="00EC3A5F"/>
    <w:rsid w:val="00EC58F2"/>
    <w:rsid w:val="00EE3741"/>
    <w:rsid w:val="00EE5060"/>
    <w:rsid w:val="00EE5EA4"/>
    <w:rsid w:val="00EF022B"/>
    <w:rsid w:val="00F0304B"/>
    <w:rsid w:val="00F03342"/>
    <w:rsid w:val="00F04790"/>
    <w:rsid w:val="00F15DFE"/>
    <w:rsid w:val="00F2747E"/>
    <w:rsid w:val="00F30481"/>
    <w:rsid w:val="00F35C01"/>
    <w:rsid w:val="00F366BA"/>
    <w:rsid w:val="00F41F85"/>
    <w:rsid w:val="00F47019"/>
    <w:rsid w:val="00F5059F"/>
    <w:rsid w:val="00F610B3"/>
    <w:rsid w:val="00F644AB"/>
    <w:rsid w:val="00F65837"/>
    <w:rsid w:val="00F70F9F"/>
    <w:rsid w:val="00F7317E"/>
    <w:rsid w:val="00F77280"/>
    <w:rsid w:val="00F827F0"/>
    <w:rsid w:val="00F848CA"/>
    <w:rsid w:val="00F85F5D"/>
    <w:rsid w:val="00F961BE"/>
    <w:rsid w:val="00F96AEC"/>
    <w:rsid w:val="00F96CAC"/>
    <w:rsid w:val="00FA40F1"/>
    <w:rsid w:val="00FA4AE7"/>
    <w:rsid w:val="00FB237B"/>
    <w:rsid w:val="00FB4F83"/>
    <w:rsid w:val="00FD2A88"/>
    <w:rsid w:val="00FD2BCC"/>
    <w:rsid w:val="00FD7E72"/>
    <w:rsid w:val="00FE7235"/>
    <w:rsid w:val="00FF4A04"/>
    <w:rsid w:val="00FF7607"/>
  </w:rsids>
  <m:mathPr>
    <m:mathFont m:val="Cambria Math"/>
    <m:brkBin m:val="before"/>
    <m:brkBinSub m:val="--"/>
    <m:smallFrac/>
    <m:dispDef/>
    <m:lMargin m:val="0"/>
    <m:rMargin m:val="0"/>
    <m:defJc m:val="centerGroup"/>
    <m:wrapIndent m:val="1440"/>
    <m:intLim m:val="subSup"/>
    <m:naryLim m:val="undOvr"/>
  </m:mathPr>
  <w:themeFontLang w:val="nl-NL"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A8B9139"/>
  <w15:docId w15:val="{061BE60D-541F-4F85-A57E-2F8977410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32BA"/>
  </w:style>
  <w:style w:type="paragraph" w:styleId="Heading1">
    <w:name w:val="heading 1"/>
    <w:basedOn w:val="Normal"/>
    <w:next w:val="Normal"/>
    <w:link w:val="Heading1Char"/>
    <w:uiPriority w:val="9"/>
    <w:qFormat/>
    <w:rsid w:val="00E8779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8779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779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87791"/>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E87791"/>
    <w:pPr>
      <w:tabs>
        <w:tab w:val="center" w:pos="4536"/>
        <w:tab w:val="right" w:pos="9072"/>
      </w:tabs>
      <w:spacing w:after="0" w:line="240" w:lineRule="auto"/>
    </w:pPr>
  </w:style>
  <w:style w:type="character" w:customStyle="1" w:styleId="HeaderChar">
    <w:name w:val="Header Char"/>
    <w:basedOn w:val="DefaultParagraphFont"/>
    <w:link w:val="Header"/>
    <w:uiPriority w:val="99"/>
    <w:rsid w:val="00E87791"/>
  </w:style>
  <w:style w:type="paragraph" w:styleId="Footer">
    <w:name w:val="footer"/>
    <w:basedOn w:val="Normal"/>
    <w:link w:val="FooterChar"/>
    <w:uiPriority w:val="99"/>
    <w:unhideWhenUsed/>
    <w:rsid w:val="00E877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E87791"/>
  </w:style>
  <w:style w:type="paragraph" w:styleId="ListParagraph">
    <w:name w:val="List Paragraph"/>
    <w:basedOn w:val="Normal"/>
    <w:uiPriority w:val="34"/>
    <w:qFormat/>
    <w:rsid w:val="007C4162"/>
    <w:pPr>
      <w:ind w:left="720"/>
      <w:contextualSpacing/>
    </w:pPr>
  </w:style>
  <w:style w:type="character" w:styleId="Hyperlink">
    <w:name w:val="Hyperlink"/>
    <w:basedOn w:val="DefaultParagraphFont"/>
    <w:uiPriority w:val="99"/>
    <w:unhideWhenUsed/>
    <w:rsid w:val="006E25B8"/>
    <w:rPr>
      <w:color w:val="0000FF" w:themeColor="hyperlink"/>
      <w:u w:val="single"/>
    </w:rPr>
  </w:style>
  <w:style w:type="character" w:styleId="FollowedHyperlink">
    <w:name w:val="FollowedHyperlink"/>
    <w:basedOn w:val="DefaultParagraphFont"/>
    <w:uiPriority w:val="99"/>
    <w:semiHidden/>
    <w:unhideWhenUsed/>
    <w:rsid w:val="003E00F9"/>
    <w:rPr>
      <w:color w:val="800080" w:themeColor="followedHyperlink"/>
      <w:u w:val="single"/>
    </w:rPr>
  </w:style>
  <w:style w:type="character" w:styleId="PlaceholderText">
    <w:name w:val="Placeholder Text"/>
    <w:basedOn w:val="DefaultParagraphFont"/>
    <w:uiPriority w:val="99"/>
    <w:semiHidden/>
    <w:rsid w:val="007C0EDE"/>
    <w:rPr>
      <w:color w:val="808080"/>
    </w:rPr>
  </w:style>
  <w:style w:type="paragraph" w:styleId="BalloonText">
    <w:name w:val="Balloon Text"/>
    <w:basedOn w:val="Normal"/>
    <w:link w:val="BalloonTextChar"/>
    <w:uiPriority w:val="99"/>
    <w:semiHidden/>
    <w:unhideWhenUsed/>
    <w:rsid w:val="007C0E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0EDE"/>
    <w:rPr>
      <w:rFonts w:ascii="Tahoma" w:hAnsi="Tahoma" w:cs="Tahoma"/>
      <w:sz w:val="16"/>
      <w:szCs w:val="16"/>
    </w:rPr>
  </w:style>
  <w:style w:type="paragraph" w:styleId="FootnoteText">
    <w:name w:val="footnote text"/>
    <w:basedOn w:val="Normal"/>
    <w:link w:val="FootnoteTextChar"/>
    <w:uiPriority w:val="99"/>
    <w:semiHidden/>
    <w:unhideWhenUsed/>
    <w:rsid w:val="00490A6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90A62"/>
    <w:rPr>
      <w:sz w:val="20"/>
      <w:szCs w:val="20"/>
    </w:rPr>
  </w:style>
  <w:style w:type="character" w:styleId="FootnoteReference">
    <w:name w:val="footnote reference"/>
    <w:basedOn w:val="DefaultParagraphFont"/>
    <w:uiPriority w:val="99"/>
    <w:semiHidden/>
    <w:unhideWhenUsed/>
    <w:rsid w:val="00490A62"/>
    <w:rPr>
      <w:vertAlign w:val="superscript"/>
    </w:rPr>
  </w:style>
  <w:style w:type="table" w:styleId="TableGrid">
    <w:name w:val="Table Grid"/>
    <w:basedOn w:val="TableNormal"/>
    <w:uiPriority w:val="59"/>
    <w:rsid w:val="00A018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xl63">
    <w:name w:val="xl63"/>
    <w:basedOn w:val="Normal"/>
    <w:rsid w:val="00C86029"/>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4">
    <w:name w:val="xl64"/>
    <w:basedOn w:val="Normal"/>
    <w:rsid w:val="00C86029"/>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5">
    <w:name w:val="xl65"/>
    <w:basedOn w:val="Normal"/>
    <w:rsid w:val="00C86029"/>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styleId="NormalWeb">
    <w:name w:val="Normal (Web)"/>
    <w:basedOn w:val="Normal"/>
    <w:uiPriority w:val="99"/>
    <w:unhideWhenUsed/>
    <w:rsid w:val="00083D9E"/>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xl66">
    <w:name w:val="xl66"/>
    <w:basedOn w:val="Normal"/>
    <w:rsid w:val="00403245"/>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7">
    <w:name w:val="xl67"/>
    <w:basedOn w:val="Normal"/>
    <w:rsid w:val="00403245"/>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8">
    <w:name w:val="xl68"/>
    <w:basedOn w:val="Normal"/>
    <w:rsid w:val="00403245"/>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9">
    <w:name w:val="xl69"/>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0">
    <w:name w:val="xl70"/>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1">
    <w:name w:val="xl71"/>
    <w:basedOn w:val="Norm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2">
    <w:name w:val="xl72"/>
    <w:basedOn w:val="Norm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3">
    <w:name w:val="xl73"/>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4">
    <w:name w:val="xl74"/>
    <w:basedOn w:val="Norm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5">
    <w:name w:val="xl75"/>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character" w:styleId="CommentReference">
    <w:name w:val="annotation reference"/>
    <w:basedOn w:val="DefaultParagraphFont"/>
    <w:uiPriority w:val="99"/>
    <w:semiHidden/>
    <w:unhideWhenUsed/>
    <w:rsid w:val="00BF7834"/>
    <w:rPr>
      <w:sz w:val="18"/>
      <w:szCs w:val="18"/>
    </w:rPr>
  </w:style>
  <w:style w:type="paragraph" w:styleId="CommentText">
    <w:name w:val="annotation text"/>
    <w:basedOn w:val="Normal"/>
    <w:link w:val="CommentTextChar"/>
    <w:uiPriority w:val="99"/>
    <w:unhideWhenUsed/>
    <w:rsid w:val="00BF7834"/>
    <w:pPr>
      <w:spacing w:line="240" w:lineRule="auto"/>
    </w:pPr>
    <w:rPr>
      <w:sz w:val="24"/>
      <w:szCs w:val="24"/>
    </w:rPr>
  </w:style>
  <w:style w:type="character" w:customStyle="1" w:styleId="CommentTextChar">
    <w:name w:val="Comment Text Char"/>
    <w:basedOn w:val="DefaultParagraphFont"/>
    <w:link w:val="CommentText"/>
    <w:uiPriority w:val="99"/>
    <w:rsid w:val="00BF7834"/>
    <w:rPr>
      <w:sz w:val="24"/>
      <w:szCs w:val="24"/>
    </w:rPr>
  </w:style>
  <w:style w:type="paragraph" w:styleId="CommentSubject">
    <w:name w:val="annotation subject"/>
    <w:basedOn w:val="CommentText"/>
    <w:next w:val="CommentText"/>
    <w:link w:val="CommentSubjectChar"/>
    <w:uiPriority w:val="99"/>
    <w:semiHidden/>
    <w:unhideWhenUsed/>
    <w:rsid w:val="00BF7834"/>
    <w:rPr>
      <w:b/>
      <w:bCs/>
      <w:sz w:val="20"/>
      <w:szCs w:val="20"/>
    </w:rPr>
  </w:style>
  <w:style w:type="character" w:customStyle="1" w:styleId="CommentSubjectChar">
    <w:name w:val="Comment Subject Char"/>
    <w:basedOn w:val="CommentTextChar"/>
    <w:link w:val="CommentSubject"/>
    <w:uiPriority w:val="99"/>
    <w:semiHidden/>
    <w:rsid w:val="00BF7834"/>
    <w:rPr>
      <w:b/>
      <w:bCs/>
      <w:sz w:val="20"/>
      <w:szCs w:val="20"/>
    </w:rPr>
  </w:style>
  <w:style w:type="paragraph" w:styleId="Revision">
    <w:name w:val="Revision"/>
    <w:hidden/>
    <w:uiPriority w:val="99"/>
    <w:semiHidden/>
    <w:rsid w:val="00C22D66"/>
    <w:pPr>
      <w:spacing w:after="0" w:line="240" w:lineRule="auto"/>
    </w:pPr>
  </w:style>
  <w:style w:type="paragraph" w:customStyle="1" w:styleId="font5">
    <w:name w:val="font5"/>
    <w:basedOn w:val="Normal"/>
    <w:rsid w:val="00D31F69"/>
    <w:pPr>
      <w:spacing w:before="100" w:beforeAutospacing="1" w:after="100" w:afterAutospacing="1" w:line="240" w:lineRule="auto"/>
    </w:pPr>
    <w:rPr>
      <w:rFonts w:ascii="Tahoma" w:eastAsia="Times New Roman" w:hAnsi="Tahoma" w:cs="Tahoma"/>
      <w:b/>
      <w:bCs/>
      <w:color w:val="000000"/>
      <w:sz w:val="18"/>
      <w:szCs w:val="18"/>
      <w:lang w:eastAsia="nl-NL"/>
    </w:rPr>
  </w:style>
  <w:style w:type="paragraph" w:customStyle="1" w:styleId="font6">
    <w:name w:val="font6"/>
    <w:basedOn w:val="Normal"/>
    <w:rsid w:val="00D31F69"/>
    <w:pPr>
      <w:spacing w:before="100" w:beforeAutospacing="1" w:after="100" w:afterAutospacing="1" w:line="240" w:lineRule="auto"/>
    </w:pPr>
    <w:rPr>
      <w:rFonts w:ascii="Tahoma" w:eastAsia="Times New Roman" w:hAnsi="Tahoma" w:cs="Tahoma"/>
      <w:color w:val="000000"/>
      <w:sz w:val="18"/>
      <w:szCs w:val="18"/>
      <w:lang w:eastAsia="nl-NL"/>
    </w:rPr>
  </w:style>
  <w:style w:type="paragraph" w:customStyle="1" w:styleId="font7">
    <w:name w:val="font7"/>
    <w:basedOn w:val="Normal"/>
    <w:rsid w:val="00D31F69"/>
    <w:pPr>
      <w:spacing w:before="100" w:beforeAutospacing="1" w:after="100" w:afterAutospacing="1" w:line="240" w:lineRule="auto"/>
    </w:pPr>
    <w:rPr>
      <w:rFonts w:ascii="Tahoma" w:eastAsia="Times New Roman" w:hAnsi="Tahoma" w:cs="Tahoma"/>
      <w:b/>
      <w:bCs/>
      <w:color w:val="000000"/>
      <w:sz w:val="16"/>
      <w:szCs w:val="16"/>
      <w:lang w:eastAsia="nl-NL"/>
    </w:rPr>
  </w:style>
  <w:style w:type="paragraph" w:customStyle="1" w:styleId="font8">
    <w:name w:val="font8"/>
    <w:basedOn w:val="Normal"/>
    <w:rsid w:val="00D31F69"/>
    <w:pPr>
      <w:spacing w:before="100" w:beforeAutospacing="1" w:after="100" w:afterAutospacing="1" w:line="240" w:lineRule="auto"/>
    </w:pPr>
    <w:rPr>
      <w:rFonts w:ascii="Tahoma" w:eastAsia="Times New Roman" w:hAnsi="Tahoma" w:cs="Tahoma"/>
      <w:color w:val="000000"/>
      <w:sz w:val="16"/>
      <w:szCs w:val="16"/>
      <w:lang w:eastAsia="nl-NL"/>
    </w:rPr>
  </w:style>
  <w:style w:type="paragraph" w:customStyle="1" w:styleId="font9">
    <w:name w:val="font9"/>
    <w:basedOn w:val="Normal"/>
    <w:rsid w:val="00D31F69"/>
    <w:pPr>
      <w:spacing w:before="100" w:beforeAutospacing="1" w:after="100" w:afterAutospacing="1" w:line="240" w:lineRule="auto"/>
    </w:pPr>
    <w:rPr>
      <w:rFonts w:ascii="Calibri" w:eastAsia="Times New Roman" w:hAnsi="Calibri" w:cs="Times New Roman"/>
      <w:b/>
      <w:bCs/>
      <w:color w:val="000000"/>
      <w:sz w:val="18"/>
      <w:szCs w:val="18"/>
      <w:lang w:eastAsia="nl-NL"/>
    </w:rPr>
  </w:style>
  <w:style w:type="paragraph" w:customStyle="1" w:styleId="font10">
    <w:name w:val="font10"/>
    <w:basedOn w:val="Normal"/>
    <w:rsid w:val="00D31F69"/>
    <w:pPr>
      <w:spacing w:before="100" w:beforeAutospacing="1" w:after="100" w:afterAutospacing="1" w:line="240" w:lineRule="auto"/>
    </w:pPr>
    <w:rPr>
      <w:rFonts w:ascii="Calibri" w:eastAsia="Times New Roman" w:hAnsi="Calibri" w:cs="Times New Roman"/>
      <w:color w:val="000000"/>
      <w:sz w:val="18"/>
      <w:szCs w:val="18"/>
      <w:lang w:eastAsia="nl-NL"/>
    </w:rPr>
  </w:style>
  <w:style w:type="character" w:customStyle="1" w:styleId="apple-converted-space">
    <w:name w:val="apple-converted-space"/>
    <w:basedOn w:val="DefaultParagraphFont"/>
    <w:rsid w:val="00A375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27729">
      <w:bodyDiv w:val="1"/>
      <w:marLeft w:val="0"/>
      <w:marRight w:val="0"/>
      <w:marTop w:val="0"/>
      <w:marBottom w:val="0"/>
      <w:divBdr>
        <w:top w:val="none" w:sz="0" w:space="0" w:color="auto"/>
        <w:left w:val="none" w:sz="0" w:space="0" w:color="auto"/>
        <w:bottom w:val="none" w:sz="0" w:space="0" w:color="auto"/>
        <w:right w:val="none" w:sz="0" w:space="0" w:color="auto"/>
      </w:divBdr>
    </w:div>
    <w:div w:id="24213425">
      <w:bodyDiv w:val="1"/>
      <w:marLeft w:val="0"/>
      <w:marRight w:val="0"/>
      <w:marTop w:val="0"/>
      <w:marBottom w:val="0"/>
      <w:divBdr>
        <w:top w:val="none" w:sz="0" w:space="0" w:color="auto"/>
        <w:left w:val="none" w:sz="0" w:space="0" w:color="auto"/>
        <w:bottom w:val="none" w:sz="0" w:space="0" w:color="auto"/>
        <w:right w:val="none" w:sz="0" w:space="0" w:color="auto"/>
      </w:divBdr>
    </w:div>
    <w:div w:id="56707262">
      <w:bodyDiv w:val="1"/>
      <w:marLeft w:val="0"/>
      <w:marRight w:val="0"/>
      <w:marTop w:val="0"/>
      <w:marBottom w:val="0"/>
      <w:divBdr>
        <w:top w:val="none" w:sz="0" w:space="0" w:color="auto"/>
        <w:left w:val="none" w:sz="0" w:space="0" w:color="auto"/>
        <w:bottom w:val="none" w:sz="0" w:space="0" w:color="auto"/>
        <w:right w:val="none" w:sz="0" w:space="0" w:color="auto"/>
      </w:divBdr>
    </w:div>
    <w:div w:id="153686848">
      <w:bodyDiv w:val="1"/>
      <w:marLeft w:val="0"/>
      <w:marRight w:val="0"/>
      <w:marTop w:val="0"/>
      <w:marBottom w:val="0"/>
      <w:divBdr>
        <w:top w:val="none" w:sz="0" w:space="0" w:color="auto"/>
        <w:left w:val="none" w:sz="0" w:space="0" w:color="auto"/>
        <w:bottom w:val="none" w:sz="0" w:space="0" w:color="auto"/>
        <w:right w:val="none" w:sz="0" w:space="0" w:color="auto"/>
      </w:divBdr>
    </w:div>
    <w:div w:id="176121342">
      <w:bodyDiv w:val="1"/>
      <w:marLeft w:val="0"/>
      <w:marRight w:val="0"/>
      <w:marTop w:val="0"/>
      <w:marBottom w:val="0"/>
      <w:divBdr>
        <w:top w:val="none" w:sz="0" w:space="0" w:color="auto"/>
        <w:left w:val="none" w:sz="0" w:space="0" w:color="auto"/>
        <w:bottom w:val="none" w:sz="0" w:space="0" w:color="auto"/>
        <w:right w:val="none" w:sz="0" w:space="0" w:color="auto"/>
      </w:divBdr>
    </w:div>
    <w:div w:id="388696815">
      <w:bodyDiv w:val="1"/>
      <w:marLeft w:val="0"/>
      <w:marRight w:val="0"/>
      <w:marTop w:val="0"/>
      <w:marBottom w:val="0"/>
      <w:divBdr>
        <w:top w:val="none" w:sz="0" w:space="0" w:color="auto"/>
        <w:left w:val="none" w:sz="0" w:space="0" w:color="auto"/>
        <w:bottom w:val="none" w:sz="0" w:space="0" w:color="auto"/>
        <w:right w:val="none" w:sz="0" w:space="0" w:color="auto"/>
      </w:divBdr>
    </w:div>
    <w:div w:id="425467173">
      <w:bodyDiv w:val="1"/>
      <w:marLeft w:val="0"/>
      <w:marRight w:val="0"/>
      <w:marTop w:val="0"/>
      <w:marBottom w:val="0"/>
      <w:divBdr>
        <w:top w:val="none" w:sz="0" w:space="0" w:color="auto"/>
        <w:left w:val="none" w:sz="0" w:space="0" w:color="auto"/>
        <w:bottom w:val="none" w:sz="0" w:space="0" w:color="auto"/>
        <w:right w:val="none" w:sz="0" w:space="0" w:color="auto"/>
      </w:divBdr>
    </w:div>
    <w:div w:id="520439703">
      <w:bodyDiv w:val="1"/>
      <w:marLeft w:val="0"/>
      <w:marRight w:val="0"/>
      <w:marTop w:val="0"/>
      <w:marBottom w:val="0"/>
      <w:divBdr>
        <w:top w:val="none" w:sz="0" w:space="0" w:color="auto"/>
        <w:left w:val="none" w:sz="0" w:space="0" w:color="auto"/>
        <w:bottom w:val="none" w:sz="0" w:space="0" w:color="auto"/>
        <w:right w:val="none" w:sz="0" w:space="0" w:color="auto"/>
      </w:divBdr>
    </w:div>
    <w:div w:id="557400670">
      <w:bodyDiv w:val="1"/>
      <w:marLeft w:val="0"/>
      <w:marRight w:val="0"/>
      <w:marTop w:val="0"/>
      <w:marBottom w:val="0"/>
      <w:divBdr>
        <w:top w:val="none" w:sz="0" w:space="0" w:color="auto"/>
        <w:left w:val="none" w:sz="0" w:space="0" w:color="auto"/>
        <w:bottom w:val="none" w:sz="0" w:space="0" w:color="auto"/>
        <w:right w:val="none" w:sz="0" w:space="0" w:color="auto"/>
      </w:divBdr>
    </w:div>
    <w:div w:id="574825155">
      <w:bodyDiv w:val="1"/>
      <w:marLeft w:val="0"/>
      <w:marRight w:val="0"/>
      <w:marTop w:val="0"/>
      <w:marBottom w:val="0"/>
      <w:divBdr>
        <w:top w:val="none" w:sz="0" w:space="0" w:color="auto"/>
        <w:left w:val="none" w:sz="0" w:space="0" w:color="auto"/>
        <w:bottom w:val="none" w:sz="0" w:space="0" w:color="auto"/>
        <w:right w:val="none" w:sz="0" w:space="0" w:color="auto"/>
      </w:divBdr>
    </w:div>
    <w:div w:id="583997763">
      <w:bodyDiv w:val="1"/>
      <w:marLeft w:val="0"/>
      <w:marRight w:val="0"/>
      <w:marTop w:val="0"/>
      <w:marBottom w:val="0"/>
      <w:divBdr>
        <w:top w:val="none" w:sz="0" w:space="0" w:color="auto"/>
        <w:left w:val="none" w:sz="0" w:space="0" w:color="auto"/>
        <w:bottom w:val="none" w:sz="0" w:space="0" w:color="auto"/>
        <w:right w:val="none" w:sz="0" w:space="0" w:color="auto"/>
      </w:divBdr>
    </w:div>
    <w:div w:id="644819505">
      <w:bodyDiv w:val="1"/>
      <w:marLeft w:val="0"/>
      <w:marRight w:val="0"/>
      <w:marTop w:val="0"/>
      <w:marBottom w:val="0"/>
      <w:divBdr>
        <w:top w:val="none" w:sz="0" w:space="0" w:color="auto"/>
        <w:left w:val="none" w:sz="0" w:space="0" w:color="auto"/>
        <w:bottom w:val="none" w:sz="0" w:space="0" w:color="auto"/>
        <w:right w:val="none" w:sz="0" w:space="0" w:color="auto"/>
      </w:divBdr>
    </w:div>
    <w:div w:id="681398314">
      <w:bodyDiv w:val="1"/>
      <w:marLeft w:val="0"/>
      <w:marRight w:val="0"/>
      <w:marTop w:val="0"/>
      <w:marBottom w:val="0"/>
      <w:divBdr>
        <w:top w:val="none" w:sz="0" w:space="0" w:color="auto"/>
        <w:left w:val="none" w:sz="0" w:space="0" w:color="auto"/>
        <w:bottom w:val="none" w:sz="0" w:space="0" w:color="auto"/>
        <w:right w:val="none" w:sz="0" w:space="0" w:color="auto"/>
      </w:divBdr>
    </w:div>
    <w:div w:id="691733887">
      <w:bodyDiv w:val="1"/>
      <w:marLeft w:val="0"/>
      <w:marRight w:val="0"/>
      <w:marTop w:val="0"/>
      <w:marBottom w:val="0"/>
      <w:divBdr>
        <w:top w:val="none" w:sz="0" w:space="0" w:color="auto"/>
        <w:left w:val="none" w:sz="0" w:space="0" w:color="auto"/>
        <w:bottom w:val="none" w:sz="0" w:space="0" w:color="auto"/>
        <w:right w:val="none" w:sz="0" w:space="0" w:color="auto"/>
      </w:divBdr>
    </w:div>
    <w:div w:id="716396589">
      <w:bodyDiv w:val="1"/>
      <w:marLeft w:val="0"/>
      <w:marRight w:val="0"/>
      <w:marTop w:val="0"/>
      <w:marBottom w:val="0"/>
      <w:divBdr>
        <w:top w:val="none" w:sz="0" w:space="0" w:color="auto"/>
        <w:left w:val="none" w:sz="0" w:space="0" w:color="auto"/>
        <w:bottom w:val="none" w:sz="0" w:space="0" w:color="auto"/>
        <w:right w:val="none" w:sz="0" w:space="0" w:color="auto"/>
      </w:divBdr>
    </w:div>
    <w:div w:id="716584630">
      <w:bodyDiv w:val="1"/>
      <w:marLeft w:val="0"/>
      <w:marRight w:val="0"/>
      <w:marTop w:val="0"/>
      <w:marBottom w:val="0"/>
      <w:divBdr>
        <w:top w:val="none" w:sz="0" w:space="0" w:color="auto"/>
        <w:left w:val="none" w:sz="0" w:space="0" w:color="auto"/>
        <w:bottom w:val="none" w:sz="0" w:space="0" w:color="auto"/>
        <w:right w:val="none" w:sz="0" w:space="0" w:color="auto"/>
      </w:divBdr>
    </w:div>
    <w:div w:id="789083239">
      <w:bodyDiv w:val="1"/>
      <w:marLeft w:val="0"/>
      <w:marRight w:val="0"/>
      <w:marTop w:val="0"/>
      <w:marBottom w:val="0"/>
      <w:divBdr>
        <w:top w:val="none" w:sz="0" w:space="0" w:color="auto"/>
        <w:left w:val="none" w:sz="0" w:space="0" w:color="auto"/>
        <w:bottom w:val="none" w:sz="0" w:space="0" w:color="auto"/>
        <w:right w:val="none" w:sz="0" w:space="0" w:color="auto"/>
      </w:divBdr>
    </w:div>
    <w:div w:id="809053582">
      <w:bodyDiv w:val="1"/>
      <w:marLeft w:val="0"/>
      <w:marRight w:val="0"/>
      <w:marTop w:val="0"/>
      <w:marBottom w:val="0"/>
      <w:divBdr>
        <w:top w:val="none" w:sz="0" w:space="0" w:color="auto"/>
        <w:left w:val="none" w:sz="0" w:space="0" w:color="auto"/>
        <w:bottom w:val="none" w:sz="0" w:space="0" w:color="auto"/>
        <w:right w:val="none" w:sz="0" w:space="0" w:color="auto"/>
      </w:divBdr>
    </w:div>
    <w:div w:id="813066090">
      <w:bodyDiv w:val="1"/>
      <w:marLeft w:val="0"/>
      <w:marRight w:val="0"/>
      <w:marTop w:val="0"/>
      <w:marBottom w:val="0"/>
      <w:divBdr>
        <w:top w:val="none" w:sz="0" w:space="0" w:color="auto"/>
        <w:left w:val="none" w:sz="0" w:space="0" w:color="auto"/>
        <w:bottom w:val="none" w:sz="0" w:space="0" w:color="auto"/>
        <w:right w:val="none" w:sz="0" w:space="0" w:color="auto"/>
      </w:divBdr>
    </w:div>
    <w:div w:id="1058473091">
      <w:bodyDiv w:val="1"/>
      <w:marLeft w:val="0"/>
      <w:marRight w:val="0"/>
      <w:marTop w:val="0"/>
      <w:marBottom w:val="0"/>
      <w:divBdr>
        <w:top w:val="none" w:sz="0" w:space="0" w:color="auto"/>
        <w:left w:val="none" w:sz="0" w:space="0" w:color="auto"/>
        <w:bottom w:val="none" w:sz="0" w:space="0" w:color="auto"/>
        <w:right w:val="none" w:sz="0" w:space="0" w:color="auto"/>
      </w:divBdr>
    </w:div>
    <w:div w:id="1069157672">
      <w:bodyDiv w:val="1"/>
      <w:marLeft w:val="0"/>
      <w:marRight w:val="0"/>
      <w:marTop w:val="0"/>
      <w:marBottom w:val="0"/>
      <w:divBdr>
        <w:top w:val="none" w:sz="0" w:space="0" w:color="auto"/>
        <w:left w:val="none" w:sz="0" w:space="0" w:color="auto"/>
        <w:bottom w:val="none" w:sz="0" w:space="0" w:color="auto"/>
        <w:right w:val="none" w:sz="0" w:space="0" w:color="auto"/>
      </w:divBdr>
    </w:div>
    <w:div w:id="1071004578">
      <w:bodyDiv w:val="1"/>
      <w:marLeft w:val="0"/>
      <w:marRight w:val="0"/>
      <w:marTop w:val="0"/>
      <w:marBottom w:val="0"/>
      <w:divBdr>
        <w:top w:val="none" w:sz="0" w:space="0" w:color="auto"/>
        <w:left w:val="none" w:sz="0" w:space="0" w:color="auto"/>
        <w:bottom w:val="none" w:sz="0" w:space="0" w:color="auto"/>
        <w:right w:val="none" w:sz="0" w:space="0" w:color="auto"/>
      </w:divBdr>
    </w:div>
    <w:div w:id="1171023420">
      <w:bodyDiv w:val="1"/>
      <w:marLeft w:val="0"/>
      <w:marRight w:val="0"/>
      <w:marTop w:val="0"/>
      <w:marBottom w:val="0"/>
      <w:divBdr>
        <w:top w:val="none" w:sz="0" w:space="0" w:color="auto"/>
        <w:left w:val="none" w:sz="0" w:space="0" w:color="auto"/>
        <w:bottom w:val="none" w:sz="0" w:space="0" w:color="auto"/>
        <w:right w:val="none" w:sz="0" w:space="0" w:color="auto"/>
      </w:divBdr>
    </w:div>
    <w:div w:id="1263302498">
      <w:bodyDiv w:val="1"/>
      <w:marLeft w:val="0"/>
      <w:marRight w:val="0"/>
      <w:marTop w:val="0"/>
      <w:marBottom w:val="0"/>
      <w:divBdr>
        <w:top w:val="none" w:sz="0" w:space="0" w:color="auto"/>
        <w:left w:val="none" w:sz="0" w:space="0" w:color="auto"/>
        <w:bottom w:val="none" w:sz="0" w:space="0" w:color="auto"/>
        <w:right w:val="none" w:sz="0" w:space="0" w:color="auto"/>
      </w:divBdr>
      <w:divsChild>
        <w:div w:id="334042287">
          <w:marLeft w:val="0"/>
          <w:marRight w:val="0"/>
          <w:marTop w:val="0"/>
          <w:marBottom w:val="0"/>
          <w:divBdr>
            <w:top w:val="none" w:sz="0" w:space="0" w:color="auto"/>
            <w:left w:val="none" w:sz="0" w:space="0" w:color="auto"/>
            <w:bottom w:val="none" w:sz="0" w:space="0" w:color="auto"/>
            <w:right w:val="none" w:sz="0" w:space="0" w:color="auto"/>
          </w:divBdr>
          <w:divsChild>
            <w:div w:id="628054972">
              <w:marLeft w:val="0"/>
              <w:marRight w:val="0"/>
              <w:marTop w:val="0"/>
              <w:marBottom w:val="0"/>
              <w:divBdr>
                <w:top w:val="none" w:sz="0" w:space="0" w:color="auto"/>
                <w:left w:val="none" w:sz="0" w:space="0" w:color="auto"/>
                <w:bottom w:val="none" w:sz="0" w:space="0" w:color="auto"/>
                <w:right w:val="none" w:sz="0" w:space="0" w:color="auto"/>
              </w:divBdr>
              <w:divsChild>
                <w:div w:id="421805830">
                  <w:marLeft w:val="0"/>
                  <w:marRight w:val="0"/>
                  <w:marTop w:val="0"/>
                  <w:marBottom w:val="0"/>
                  <w:divBdr>
                    <w:top w:val="none" w:sz="0" w:space="0" w:color="auto"/>
                    <w:left w:val="none" w:sz="0" w:space="0" w:color="auto"/>
                    <w:bottom w:val="none" w:sz="0" w:space="0" w:color="auto"/>
                    <w:right w:val="none" w:sz="0" w:space="0" w:color="auto"/>
                  </w:divBdr>
                  <w:divsChild>
                    <w:div w:id="2079933541">
                      <w:marLeft w:val="0"/>
                      <w:marRight w:val="0"/>
                      <w:marTop w:val="0"/>
                      <w:marBottom w:val="0"/>
                      <w:divBdr>
                        <w:top w:val="none" w:sz="0" w:space="0" w:color="auto"/>
                        <w:left w:val="none" w:sz="0" w:space="0" w:color="auto"/>
                        <w:bottom w:val="none" w:sz="0" w:space="0" w:color="auto"/>
                        <w:right w:val="none" w:sz="0" w:space="0" w:color="auto"/>
                      </w:divBdr>
                      <w:divsChild>
                        <w:div w:id="21786582">
                          <w:marLeft w:val="0"/>
                          <w:marRight w:val="0"/>
                          <w:marTop w:val="0"/>
                          <w:marBottom w:val="0"/>
                          <w:divBdr>
                            <w:top w:val="none" w:sz="0" w:space="0" w:color="auto"/>
                            <w:left w:val="none" w:sz="0" w:space="0" w:color="auto"/>
                            <w:bottom w:val="none" w:sz="0" w:space="0" w:color="auto"/>
                            <w:right w:val="none" w:sz="0" w:space="0" w:color="auto"/>
                          </w:divBdr>
                          <w:divsChild>
                            <w:div w:id="886113398">
                              <w:marLeft w:val="0"/>
                              <w:marRight w:val="0"/>
                              <w:marTop w:val="0"/>
                              <w:marBottom w:val="0"/>
                              <w:divBdr>
                                <w:top w:val="none" w:sz="0" w:space="0" w:color="auto"/>
                                <w:left w:val="none" w:sz="0" w:space="0" w:color="auto"/>
                                <w:bottom w:val="none" w:sz="0" w:space="0" w:color="auto"/>
                                <w:right w:val="none" w:sz="0" w:space="0" w:color="auto"/>
                              </w:divBdr>
                              <w:divsChild>
                                <w:div w:id="134223574">
                                  <w:marLeft w:val="0"/>
                                  <w:marRight w:val="0"/>
                                  <w:marTop w:val="0"/>
                                  <w:marBottom w:val="0"/>
                                  <w:divBdr>
                                    <w:top w:val="none" w:sz="0" w:space="0" w:color="auto"/>
                                    <w:left w:val="none" w:sz="0" w:space="0" w:color="auto"/>
                                    <w:bottom w:val="none" w:sz="0" w:space="0" w:color="auto"/>
                                    <w:right w:val="none" w:sz="0" w:space="0" w:color="auto"/>
                                  </w:divBdr>
                                  <w:divsChild>
                                    <w:div w:id="1369600910">
                                      <w:marLeft w:val="0"/>
                                      <w:marRight w:val="0"/>
                                      <w:marTop w:val="0"/>
                                      <w:marBottom w:val="0"/>
                                      <w:divBdr>
                                        <w:top w:val="none" w:sz="0" w:space="0" w:color="auto"/>
                                        <w:left w:val="none" w:sz="0" w:space="0" w:color="auto"/>
                                        <w:bottom w:val="none" w:sz="0" w:space="0" w:color="auto"/>
                                        <w:right w:val="none" w:sz="0" w:space="0" w:color="auto"/>
                                      </w:divBdr>
                                      <w:divsChild>
                                        <w:div w:id="520051462">
                                          <w:marLeft w:val="0"/>
                                          <w:marRight w:val="0"/>
                                          <w:marTop w:val="0"/>
                                          <w:marBottom w:val="0"/>
                                          <w:divBdr>
                                            <w:top w:val="none" w:sz="0" w:space="0" w:color="auto"/>
                                            <w:left w:val="none" w:sz="0" w:space="0" w:color="auto"/>
                                            <w:bottom w:val="none" w:sz="0" w:space="0" w:color="auto"/>
                                            <w:right w:val="none" w:sz="0" w:space="0" w:color="auto"/>
                                          </w:divBdr>
                                          <w:divsChild>
                                            <w:div w:id="1147088165">
                                              <w:marLeft w:val="0"/>
                                              <w:marRight w:val="0"/>
                                              <w:marTop w:val="0"/>
                                              <w:marBottom w:val="0"/>
                                              <w:divBdr>
                                                <w:top w:val="none" w:sz="0" w:space="0" w:color="auto"/>
                                                <w:left w:val="none" w:sz="0" w:space="0" w:color="auto"/>
                                                <w:bottom w:val="none" w:sz="0" w:space="0" w:color="auto"/>
                                                <w:right w:val="none" w:sz="0" w:space="0" w:color="auto"/>
                                              </w:divBdr>
                                              <w:divsChild>
                                                <w:div w:id="909579395">
                                                  <w:marLeft w:val="0"/>
                                                  <w:marRight w:val="0"/>
                                                  <w:marTop w:val="0"/>
                                                  <w:marBottom w:val="0"/>
                                                  <w:divBdr>
                                                    <w:top w:val="none" w:sz="0" w:space="0" w:color="auto"/>
                                                    <w:left w:val="none" w:sz="0" w:space="0" w:color="auto"/>
                                                    <w:bottom w:val="none" w:sz="0" w:space="0" w:color="auto"/>
                                                    <w:right w:val="none" w:sz="0" w:space="0" w:color="auto"/>
                                                  </w:divBdr>
                                                  <w:divsChild>
                                                    <w:div w:id="1724138733">
                                                      <w:marLeft w:val="0"/>
                                                      <w:marRight w:val="0"/>
                                                      <w:marTop w:val="0"/>
                                                      <w:marBottom w:val="0"/>
                                                      <w:divBdr>
                                                        <w:top w:val="none" w:sz="0" w:space="0" w:color="auto"/>
                                                        <w:left w:val="none" w:sz="0" w:space="0" w:color="auto"/>
                                                        <w:bottom w:val="none" w:sz="0" w:space="0" w:color="auto"/>
                                                        <w:right w:val="none" w:sz="0" w:space="0" w:color="auto"/>
                                                      </w:divBdr>
                                                      <w:divsChild>
                                                        <w:div w:id="852183217">
                                                          <w:marLeft w:val="0"/>
                                                          <w:marRight w:val="0"/>
                                                          <w:marTop w:val="0"/>
                                                          <w:marBottom w:val="0"/>
                                                          <w:divBdr>
                                                            <w:top w:val="none" w:sz="0" w:space="0" w:color="auto"/>
                                                            <w:left w:val="none" w:sz="0" w:space="0" w:color="auto"/>
                                                            <w:bottom w:val="none" w:sz="0" w:space="0" w:color="auto"/>
                                                            <w:right w:val="none" w:sz="0" w:space="0" w:color="auto"/>
                                                          </w:divBdr>
                                                          <w:divsChild>
                                                            <w:div w:id="241258838">
                                                              <w:marLeft w:val="0"/>
                                                              <w:marRight w:val="0"/>
                                                              <w:marTop w:val="0"/>
                                                              <w:marBottom w:val="0"/>
                                                              <w:divBdr>
                                                                <w:top w:val="none" w:sz="0" w:space="0" w:color="auto"/>
                                                                <w:left w:val="none" w:sz="0" w:space="0" w:color="auto"/>
                                                                <w:bottom w:val="none" w:sz="0" w:space="0" w:color="auto"/>
                                                                <w:right w:val="none" w:sz="0" w:space="0" w:color="auto"/>
                                                              </w:divBdr>
                                                              <w:divsChild>
                                                                <w:div w:id="1778864296">
                                                                  <w:marLeft w:val="0"/>
                                                                  <w:marRight w:val="0"/>
                                                                  <w:marTop w:val="0"/>
                                                                  <w:marBottom w:val="0"/>
                                                                  <w:divBdr>
                                                                    <w:top w:val="none" w:sz="0" w:space="0" w:color="auto"/>
                                                                    <w:left w:val="none" w:sz="0" w:space="0" w:color="auto"/>
                                                                    <w:bottom w:val="none" w:sz="0" w:space="0" w:color="auto"/>
                                                                    <w:right w:val="none" w:sz="0" w:space="0" w:color="auto"/>
                                                                  </w:divBdr>
                                                                  <w:divsChild>
                                                                    <w:div w:id="756561273">
                                                                      <w:marLeft w:val="0"/>
                                                                      <w:marRight w:val="0"/>
                                                                      <w:marTop w:val="0"/>
                                                                      <w:marBottom w:val="0"/>
                                                                      <w:divBdr>
                                                                        <w:top w:val="none" w:sz="0" w:space="0" w:color="auto"/>
                                                                        <w:left w:val="none" w:sz="0" w:space="0" w:color="auto"/>
                                                                        <w:bottom w:val="none" w:sz="0" w:space="0" w:color="auto"/>
                                                                        <w:right w:val="none" w:sz="0" w:space="0" w:color="auto"/>
                                                                      </w:divBdr>
                                                                    </w:div>
                                                                    <w:div w:id="1927374721">
                                                                      <w:marLeft w:val="0"/>
                                                                      <w:marRight w:val="0"/>
                                                                      <w:marTop w:val="0"/>
                                                                      <w:marBottom w:val="0"/>
                                                                      <w:divBdr>
                                                                        <w:top w:val="none" w:sz="0" w:space="0" w:color="auto"/>
                                                                        <w:left w:val="none" w:sz="0" w:space="0" w:color="auto"/>
                                                                        <w:bottom w:val="none" w:sz="0" w:space="0" w:color="auto"/>
                                                                        <w:right w:val="none" w:sz="0" w:space="0" w:color="auto"/>
                                                                      </w:divBdr>
                                                                    </w:div>
                                                                    <w:div w:id="785346477">
                                                                      <w:marLeft w:val="0"/>
                                                                      <w:marRight w:val="0"/>
                                                                      <w:marTop w:val="0"/>
                                                                      <w:marBottom w:val="0"/>
                                                                      <w:divBdr>
                                                                        <w:top w:val="none" w:sz="0" w:space="0" w:color="auto"/>
                                                                        <w:left w:val="none" w:sz="0" w:space="0" w:color="auto"/>
                                                                        <w:bottom w:val="none" w:sz="0" w:space="0" w:color="auto"/>
                                                                        <w:right w:val="none" w:sz="0" w:space="0" w:color="auto"/>
                                                                      </w:divBdr>
                                                                      <w:divsChild>
                                                                        <w:div w:id="467623956">
                                                                          <w:marLeft w:val="0"/>
                                                                          <w:marRight w:val="0"/>
                                                                          <w:marTop w:val="0"/>
                                                                          <w:marBottom w:val="0"/>
                                                                          <w:divBdr>
                                                                            <w:top w:val="none" w:sz="0" w:space="0" w:color="auto"/>
                                                                            <w:left w:val="none" w:sz="0" w:space="0" w:color="auto"/>
                                                                            <w:bottom w:val="none" w:sz="0" w:space="0" w:color="auto"/>
                                                                            <w:right w:val="none" w:sz="0" w:space="0" w:color="auto"/>
                                                                          </w:divBdr>
                                                                        </w:div>
                                                                        <w:div w:id="121596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18192286">
      <w:bodyDiv w:val="1"/>
      <w:marLeft w:val="0"/>
      <w:marRight w:val="0"/>
      <w:marTop w:val="0"/>
      <w:marBottom w:val="0"/>
      <w:divBdr>
        <w:top w:val="none" w:sz="0" w:space="0" w:color="auto"/>
        <w:left w:val="none" w:sz="0" w:space="0" w:color="auto"/>
        <w:bottom w:val="none" w:sz="0" w:space="0" w:color="auto"/>
        <w:right w:val="none" w:sz="0" w:space="0" w:color="auto"/>
      </w:divBdr>
    </w:div>
    <w:div w:id="1326586997">
      <w:bodyDiv w:val="1"/>
      <w:marLeft w:val="0"/>
      <w:marRight w:val="0"/>
      <w:marTop w:val="0"/>
      <w:marBottom w:val="0"/>
      <w:divBdr>
        <w:top w:val="none" w:sz="0" w:space="0" w:color="auto"/>
        <w:left w:val="none" w:sz="0" w:space="0" w:color="auto"/>
        <w:bottom w:val="none" w:sz="0" w:space="0" w:color="auto"/>
        <w:right w:val="none" w:sz="0" w:space="0" w:color="auto"/>
      </w:divBdr>
    </w:div>
    <w:div w:id="1531841039">
      <w:bodyDiv w:val="1"/>
      <w:marLeft w:val="0"/>
      <w:marRight w:val="0"/>
      <w:marTop w:val="0"/>
      <w:marBottom w:val="0"/>
      <w:divBdr>
        <w:top w:val="none" w:sz="0" w:space="0" w:color="auto"/>
        <w:left w:val="none" w:sz="0" w:space="0" w:color="auto"/>
        <w:bottom w:val="none" w:sz="0" w:space="0" w:color="auto"/>
        <w:right w:val="none" w:sz="0" w:space="0" w:color="auto"/>
      </w:divBdr>
    </w:div>
    <w:div w:id="1559826323">
      <w:bodyDiv w:val="1"/>
      <w:marLeft w:val="0"/>
      <w:marRight w:val="0"/>
      <w:marTop w:val="0"/>
      <w:marBottom w:val="0"/>
      <w:divBdr>
        <w:top w:val="none" w:sz="0" w:space="0" w:color="auto"/>
        <w:left w:val="none" w:sz="0" w:space="0" w:color="auto"/>
        <w:bottom w:val="none" w:sz="0" w:space="0" w:color="auto"/>
        <w:right w:val="none" w:sz="0" w:space="0" w:color="auto"/>
      </w:divBdr>
    </w:div>
    <w:div w:id="1570387214">
      <w:bodyDiv w:val="1"/>
      <w:marLeft w:val="0"/>
      <w:marRight w:val="0"/>
      <w:marTop w:val="0"/>
      <w:marBottom w:val="0"/>
      <w:divBdr>
        <w:top w:val="none" w:sz="0" w:space="0" w:color="auto"/>
        <w:left w:val="none" w:sz="0" w:space="0" w:color="auto"/>
        <w:bottom w:val="none" w:sz="0" w:space="0" w:color="auto"/>
        <w:right w:val="none" w:sz="0" w:space="0" w:color="auto"/>
      </w:divBdr>
    </w:div>
    <w:div w:id="1629699193">
      <w:bodyDiv w:val="1"/>
      <w:marLeft w:val="0"/>
      <w:marRight w:val="0"/>
      <w:marTop w:val="0"/>
      <w:marBottom w:val="0"/>
      <w:divBdr>
        <w:top w:val="none" w:sz="0" w:space="0" w:color="auto"/>
        <w:left w:val="none" w:sz="0" w:space="0" w:color="auto"/>
        <w:bottom w:val="none" w:sz="0" w:space="0" w:color="auto"/>
        <w:right w:val="none" w:sz="0" w:space="0" w:color="auto"/>
      </w:divBdr>
    </w:div>
    <w:div w:id="1690370612">
      <w:bodyDiv w:val="1"/>
      <w:marLeft w:val="0"/>
      <w:marRight w:val="0"/>
      <w:marTop w:val="0"/>
      <w:marBottom w:val="0"/>
      <w:divBdr>
        <w:top w:val="none" w:sz="0" w:space="0" w:color="auto"/>
        <w:left w:val="none" w:sz="0" w:space="0" w:color="auto"/>
        <w:bottom w:val="none" w:sz="0" w:space="0" w:color="auto"/>
        <w:right w:val="none" w:sz="0" w:space="0" w:color="auto"/>
      </w:divBdr>
    </w:div>
    <w:div w:id="1706717171">
      <w:bodyDiv w:val="1"/>
      <w:marLeft w:val="0"/>
      <w:marRight w:val="0"/>
      <w:marTop w:val="0"/>
      <w:marBottom w:val="0"/>
      <w:divBdr>
        <w:top w:val="none" w:sz="0" w:space="0" w:color="auto"/>
        <w:left w:val="none" w:sz="0" w:space="0" w:color="auto"/>
        <w:bottom w:val="none" w:sz="0" w:space="0" w:color="auto"/>
        <w:right w:val="none" w:sz="0" w:space="0" w:color="auto"/>
      </w:divBdr>
    </w:div>
    <w:div w:id="1836067783">
      <w:bodyDiv w:val="1"/>
      <w:marLeft w:val="0"/>
      <w:marRight w:val="0"/>
      <w:marTop w:val="0"/>
      <w:marBottom w:val="0"/>
      <w:divBdr>
        <w:top w:val="none" w:sz="0" w:space="0" w:color="auto"/>
        <w:left w:val="none" w:sz="0" w:space="0" w:color="auto"/>
        <w:bottom w:val="none" w:sz="0" w:space="0" w:color="auto"/>
        <w:right w:val="none" w:sz="0" w:space="0" w:color="auto"/>
      </w:divBdr>
    </w:div>
    <w:div w:id="1968857382">
      <w:bodyDiv w:val="1"/>
      <w:marLeft w:val="0"/>
      <w:marRight w:val="0"/>
      <w:marTop w:val="0"/>
      <w:marBottom w:val="0"/>
      <w:divBdr>
        <w:top w:val="none" w:sz="0" w:space="0" w:color="auto"/>
        <w:left w:val="none" w:sz="0" w:space="0" w:color="auto"/>
        <w:bottom w:val="none" w:sz="0" w:space="0" w:color="auto"/>
        <w:right w:val="none" w:sz="0" w:space="0" w:color="auto"/>
      </w:divBdr>
    </w:div>
    <w:div w:id="2000422074">
      <w:bodyDiv w:val="1"/>
      <w:marLeft w:val="0"/>
      <w:marRight w:val="0"/>
      <w:marTop w:val="0"/>
      <w:marBottom w:val="0"/>
      <w:divBdr>
        <w:top w:val="none" w:sz="0" w:space="0" w:color="auto"/>
        <w:left w:val="none" w:sz="0" w:space="0" w:color="auto"/>
        <w:bottom w:val="none" w:sz="0" w:space="0" w:color="auto"/>
        <w:right w:val="none" w:sz="0" w:space="0" w:color="auto"/>
      </w:divBdr>
      <w:divsChild>
        <w:div w:id="1792820886">
          <w:marLeft w:val="0"/>
          <w:marRight w:val="0"/>
          <w:marTop w:val="0"/>
          <w:marBottom w:val="0"/>
          <w:divBdr>
            <w:top w:val="none" w:sz="0" w:space="0" w:color="auto"/>
            <w:left w:val="none" w:sz="0" w:space="0" w:color="auto"/>
            <w:bottom w:val="none" w:sz="0" w:space="0" w:color="auto"/>
            <w:right w:val="none" w:sz="0" w:space="0" w:color="auto"/>
          </w:divBdr>
          <w:divsChild>
            <w:div w:id="2108887506">
              <w:marLeft w:val="0"/>
              <w:marRight w:val="0"/>
              <w:marTop w:val="0"/>
              <w:marBottom w:val="0"/>
              <w:divBdr>
                <w:top w:val="none" w:sz="0" w:space="0" w:color="auto"/>
                <w:left w:val="none" w:sz="0" w:space="0" w:color="auto"/>
                <w:bottom w:val="none" w:sz="0" w:space="0" w:color="auto"/>
                <w:right w:val="none" w:sz="0" w:space="0" w:color="auto"/>
              </w:divBdr>
              <w:divsChild>
                <w:div w:id="495069638">
                  <w:marLeft w:val="0"/>
                  <w:marRight w:val="0"/>
                  <w:marTop w:val="0"/>
                  <w:marBottom w:val="0"/>
                  <w:divBdr>
                    <w:top w:val="none" w:sz="0" w:space="0" w:color="auto"/>
                    <w:left w:val="none" w:sz="0" w:space="0" w:color="auto"/>
                    <w:bottom w:val="none" w:sz="0" w:space="0" w:color="auto"/>
                    <w:right w:val="none" w:sz="0" w:space="0" w:color="auto"/>
                  </w:divBdr>
                  <w:divsChild>
                    <w:div w:id="4330820">
                      <w:marLeft w:val="0"/>
                      <w:marRight w:val="0"/>
                      <w:marTop w:val="0"/>
                      <w:marBottom w:val="0"/>
                      <w:divBdr>
                        <w:top w:val="none" w:sz="0" w:space="0" w:color="auto"/>
                        <w:left w:val="none" w:sz="0" w:space="0" w:color="auto"/>
                        <w:bottom w:val="none" w:sz="0" w:space="0" w:color="auto"/>
                        <w:right w:val="none" w:sz="0" w:space="0" w:color="auto"/>
                      </w:divBdr>
                      <w:divsChild>
                        <w:div w:id="1675113027">
                          <w:marLeft w:val="0"/>
                          <w:marRight w:val="0"/>
                          <w:marTop w:val="0"/>
                          <w:marBottom w:val="0"/>
                          <w:divBdr>
                            <w:top w:val="none" w:sz="0" w:space="0" w:color="auto"/>
                            <w:left w:val="none" w:sz="0" w:space="0" w:color="auto"/>
                            <w:bottom w:val="none" w:sz="0" w:space="0" w:color="auto"/>
                            <w:right w:val="none" w:sz="0" w:space="0" w:color="auto"/>
                          </w:divBdr>
                          <w:divsChild>
                            <w:div w:id="1760978605">
                              <w:marLeft w:val="0"/>
                              <w:marRight w:val="0"/>
                              <w:marTop w:val="0"/>
                              <w:marBottom w:val="0"/>
                              <w:divBdr>
                                <w:top w:val="none" w:sz="0" w:space="0" w:color="auto"/>
                                <w:left w:val="none" w:sz="0" w:space="0" w:color="auto"/>
                                <w:bottom w:val="none" w:sz="0" w:space="0" w:color="auto"/>
                                <w:right w:val="none" w:sz="0" w:space="0" w:color="auto"/>
                              </w:divBdr>
                            </w:div>
                            <w:div w:id="1315643802">
                              <w:marLeft w:val="0"/>
                              <w:marRight w:val="0"/>
                              <w:marTop w:val="0"/>
                              <w:marBottom w:val="0"/>
                              <w:divBdr>
                                <w:top w:val="none" w:sz="0" w:space="0" w:color="auto"/>
                                <w:left w:val="none" w:sz="0" w:space="0" w:color="auto"/>
                                <w:bottom w:val="none" w:sz="0" w:space="0" w:color="auto"/>
                                <w:right w:val="none" w:sz="0" w:space="0" w:color="auto"/>
                              </w:divBdr>
                            </w:div>
                            <w:div w:id="336546129">
                              <w:marLeft w:val="0"/>
                              <w:marRight w:val="0"/>
                              <w:marTop w:val="0"/>
                              <w:marBottom w:val="0"/>
                              <w:divBdr>
                                <w:top w:val="none" w:sz="0" w:space="0" w:color="auto"/>
                                <w:left w:val="none" w:sz="0" w:space="0" w:color="auto"/>
                                <w:bottom w:val="none" w:sz="0" w:space="0" w:color="auto"/>
                                <w:right w:val="none" w:sz="0" w:space="0" w:color="auto"/>
                              </w:divBdr>
                            </w:div>
                            <w:div w:id="1403866630">
                              <w:marLeft w:val="0"/>
                              <w:marRight w:val="0"/>
                              <w:marTop w:val="0"/>
                              <w:marBottom w:val="0"/>
                              <w:divBdr>
                                <w:top w:val="none" w:sz="0" w:space="0" w:color="auto"/>
                                <w:left w:val="none" w:sz="0" w:space="0" w:color="auto"/>
                                <w:bottom w:val="none" w:sz="0" w:space="0" w:color="auto"/>
                                <w:right w:val="none" w:sz="0" w:space="0" w:color="auto"/>
                              </w:divBdr>
                            </w:div>
                            <w:div w:id="2007780759">
                              <w:marLeft w:val="0"/>
                              <w:marRight w:val="0"/>
                              <w:marTop w:val="0"/>
                              <w:marBottom w:val="0"/>
                              <w:divBdr>
                                <w:top w:val="none" w:sz="0" w:space="0" w:color="auto"/>
                                <w:left w:val="none" w:sz="0" w:space="0" w:color="auto"/>
                                <w:bottom w:val="none" w:sz="0" w:space="0" w:color="auto"/>
                                <w:right w:val="none" w:sz="0" w:space="0" w:color="auto"/>
                              </w:divBdr>
                            </w:div>
                            <w:div w:id="335306974">
                              <w:marLeft w:val="0"/>
                              <w:marRight w:val="0"/>
                              <w:marTop w:val="0"/>
                              <w:marBottom w:val="0"/>
                              <w:divBdr>
                                <w:top w:val="none" w:sz="0" w:space="0" w:color="auto"/>
                                <w:left w:val="none" w:sz="0" w:space="0" w:color="auto"/>
                                <w:bottom w:val="none" w:sz="0" w:space="0" w:color="auto"/>
                                <w:right w:val="none" w:sz="0" w:space="0" w:color="auto"/>
                              </w:divBdr>
                            </w:div>
                            <w:div w:id="1862740877">
                              <w:marLeft w:val="0"/>
                              <w:marRight w:val="0"/>
                              <w:marTop w:val="0"/>
                              <w:marBottom w:val="0"/>
                              <w:divBdr>
                                <w:top w:val="none" w:sz="0" w:space="0" w:color="auto"/>
                                <w:left w:val="none" w:sz="0" w:space="0" w:color="auto"/>
                                <w:bottom w:val="none" w:sz="0" w:space="0" w:color="auto"/>
                                <w:right w:val="none" w:sz="0" w:space="0" w:color="auto"/>
                              </w:divBdr>
                            </w:div>
                            <w:div w:id="524249591">
                              <w:marLeft w:val="0"/>
                              <w:marRight w:val="0"/>
                              <w:marTop w:val="0"/>
                              <w:marBottom w:val="0"/>
                              <w:divBdr>
                                <w:top w:val="none" w:sz="0" w:space="0" w:color="auto"/>
                                <w:left w:val="none" w:sz="0" w:space="0" w:color="auto"/>
                                <w:bottom w:val="none" w:sz="0" w:space="0" w:color="auto"/>
                                <w:right w:val="none" w:sz="0" w:space="0" w:color="auto"/>
                              </w:divBdr>
                            </w:div>
                            <w:div w:id="2121296238">
                              <w:marLeft w:val="0"/>
                              <w:marRight w:val="0"/>
                              <w:marTop w:val="0"/>
                              <w:marBottom w:val="0"/>
                              <w:divBdr>
                                <w:top w:val="none" w:sz="0" w:space="0" w:color="auto"/>
                                <w:left w:val="none" w:sz="0" w:space="0" w:color="auto"/>
                                <w:bottom w:val="none" w:sz="0" w:space="0" w:color="auto"/>
                                <w:right w:val="none" w:sz="0" w:space="0" w:color="auto"/>
                              </w:divBdr>
                            </w:div>
                            <w:div w:id="358360277">
                              <w:marLeft w:val="0"/>
                              <w:marRight w:val="0"/>
                              <w:marTop w:val="0"/>
                              <w:marBottom w:val="0"/>
                              <w:divBdr>
                                <w:top w:val="none" w:sz="0" w:space="0" w:color="auto"/>
                                <w:left w:val="none" w:sz="0" w:space="0" w:color="auto"/>
                                <w:bottom w:val="none" w:sz="0" w:space="0" w:color="auto"/>
                                <w:right w:val="none" w:sz="0" w:space="0" w:color="auto"/>
                              </w:divBdr>
                            </w:div>
                            <w:div w:id="1773939011">
                              <w:marLeft w:val="0"/>
                              <w:marRight w:val="0"/>
                              <w:marTop w:val="0"/>
                              <w:marBottom w:val="0"/>
                              <w:divBdr>
                                <w:top w:val="none" w:sz="0" w:space="0" w:color="auto"/>
                                <w:left w:val="none" w:sz="0" w:space="0" w:color="auto"/>
                                <w:bottom w:val="none" w:sz="0" w:space="0" w:color="auto"/>
                                <w:right w:val="none" w:sz="0" w:space="0" w:color="auto"/>
                              </w:divBdr>
                            </w:div>
                            <w:div w:id="159278425">
                              <w:marLeft w:val="0"/>
                              <w:marRight w:val="0"/>
                              <w:marTop w:val="0"/>
                              <w:marBottom w:val="0"/>
                              <w:divBdr>
                                <w:top w:val="none" w:sz="0" w:space="0" w:color="auto"/>
                                <w:left w:val="none" w:sz="0" w:space="0" w:color="auto"/>
                                <w:bottom w:val="none" w:sz="0" w:space="0" w:color="auto"/>
                                <w:right w:val="none" w:sz="0" w:space="0" w:color="auto"/>
                              </w:divBdr>
                            </w:div>
                            <w:div w:id="1978417149">
                              <w:marLeft w:val="0"/>
                              <w:marRight w:val="0"/>
                              <w:marTop w:val="0"/>
                              <w:marBottom w:val="0"/>
                              <w:divBdr>
                                <w:top w:val="none" w:sz="0" w:space="0" w:color="auto"/>
                                <w:left w:val="none" w:sz="0" w:space="0" w:color="auto"/>
                                <w:bottom w:val="none" w:sz="0" w:space="0" w:color="auto"/>
                                <w:right w:val="none" w:sz="0" w:space="0" w:color="auto"/>
                              </w:divBdr>
                            </w:div>
                            <w:div w:id="910313667">
                              <w:marLeft w:val="0"/>
                              <w:marRight w:val="0"/>
                              <w:marTop w:val="0"/>
                              <w:marBottom w:val="0"/>
                              <w:divBdr>
                                <w:top w:val="none" w:sz="0" w:space="0" w:color="auto"/>
                                <w:left w:val="none" w:sz="0" w:space="0" w:color="auto"/>
                                <w:bottom w:val="none" w:sz="0" w:space="0" w:color="auto"/>
                                <w:right w:val="none" w:sz="0" w:space="0" w:color="auto"/>
                              </w:divBdr>
                              <w:divsChild>
                                <w:div w:id="1711685162">
                                  <w:marLeft w:val="0"/>
                                  <w:marRight w:val="0"/>
                                  <w:marTop w:val="0"/>
                                  <w:marBottom w:val="0"/>
                                  <w:divBdr>
                                    <w:top w:val="none" w:sz="0" w:space="0" w:color="auto"/>
                                    <w:left w:val="none" w:sz="0" w:space="0" w:color="auto"/>
                                    <w:bottom w:val="none" w:sz="0" w:space="0" w:color="auto"/>
                                    <w:right w:val="none" w:sz="0" w:space="0" w:color="auto"/>
                                  </w:divBdr>
                                  <w:divsChild>
                                    <w:div w:id="1472553653">
                                      <w:marLeft w:val="0"/>
                                      <w:marRight w:val="0"/>
                                      <w:marTop w:val="0"/>
                                      <w:marBottom w:val="0"/>
                                      <w:divBdr>
                                        <w:top w:val="none" w:sz="0" w:space="0" w:color="auto"/>
                                        <w:left w:val="none" w:sz="0" w:space="0" w:color="auto"/>
                                        <w:bottom w:val="none" w:sz="0" w:space="0" w:color="auto"/>
                                        <w:right w:val="none" w:sz="0" w:space="0" w:color="auto"/>
                                      </w:divBdr>
                                      <w:divsChild>
                                        <w:div w:id="142510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2469782">
      <w:bodyDiv w:val="1"/>
      <w:marLeft w:val="0"/>
      <w:marRight w:val="0"/>
      <w:marTop w:val="0"/>
      <w:marBottom w:val="0"/>
      <w:divBdr>
        <w:top w:val="none" w:sz="0" w:space="0" w:color="auto"/>
        <w:left w:val="none" w:sz="0" w:space="0" w:color="auto"/>
        <w:bottom w:val="none" w:sz="0" w:space="0" w:color="auto"/>
        <w:right w:val="none" w:sz="0" w:space="0" w:color="auto"/>
      </w:divBdr>
    </w:div>
    <w:div w:id="2041852921">
      <w:bodyDiv w:val="1"/>
      <w:marLeft w:val="0"/>
      <w:marRight w:val="0"/>
      <w:marTop w:val="0"/>
      <w:marBottom w:val="0"/>
      <w:divBdr>
        <w:top w:val="none" w:sz="0" w:space="0" w:color="auto"/>
        <w:left w:val="none" w:sz="0" w:space="0" w:color="auto"/>
        <w:bottom w:val="none" w:sz="0" w:space="0" w:color="auto"/>
        <w:right w:val="none" w:sz="0" w:space="0" w:color="auto"/>
      </w:divBdr>
    </w:div>
    <w:div w:id="2112042598">
      <w:bodyDiv w:val="1"/>
      <w:marLeft w:val="0"/>
      <w:marRight w:val="0"/>
      <w:marTop w:val="0"/>
      <w:marBottom w:val="0"/>
      <w:divBdr>
        <w:top w:val="none" w:sz="0" w:space="0" w:color="auto"/>
        <w:left w:val="none" w:sz="0" w:space="0" w:color="auto"/>
        <w:bottom w:val="none" w:sz="0" w:space="0" w:color="auto"/>
        <w:right w:val="none" w:sz="0" w:space="0" w:color="auto"/>
      </w:divBdr>
    </w:div>
    <w:div w:id="2146042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openscienceframework.org/project/HT25n/"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932C31-C15F-476C-A889-2E0B4FFCEE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23125</Words>
  <Characters>127189</Characters>
  <Application>Microsoft Office Word</Application>
  <DocSecurity>0</DocSecurity>
  <Lines>1059</Lines>
  <Paragraphs>300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150014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 Hartgerink</dc:creator>
  <cp:lastModifiedBy>Chris Hartgerink</cp:lastModifiedBy>
  <cp:revision>2</cp:revision>
  <cp:lastPrinted>2013-06-10T18:08:00Z</cp:lastPrinted>
  <dcterms:created xsi:type="dcterms:W3CDTF">2014-01-05T14:23:00Z</dcterms:created>
  <dcterms:modified xsi:type="dcterms:W3CDTF">2014-01-05T14:23:00Z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c.hartgerink@gmail.com@www.mendeley.com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(AMA)</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