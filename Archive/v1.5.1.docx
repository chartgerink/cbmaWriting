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18AFD4" w14:textId="77777777" w:rsidR="00E76D2C" w:rsidRPr="00E76D2C" w:rsidRDefault="00E76D2C" w:rsidP="00444A89">
      <w:pPr>
        <w:spacing w:after="0"/>
        <w:rPr>
          <w:rFonts w:ascii="Times New Roman" w:hAnsi="Times New Roman" w:cs="Times New Roman"/>
          <w:sz w:val="24"/>
          <w:szCs w:val="24"/>
        </w:rPr>
      </w:pPr>
    </w:p>
    <w:p w14:paraId="5E1E2890" w14:textId="77777777" w:rsidR="00E76D2C" w:rsidRDefault="00E76D2C" w:rsidP="00444A89">
      <w:pPr>
        <w:spacing w:after="0"/>
        <w:jc w:val="center"/>
        <w:rPr>
          <w:rFonts w:ascii="Times New Roman" w:hAnsi="Times New Roman" w:cs="Times New Roman"/>
          <w:sz w:val="24"/>
          <w:szCs w:val="24"/>
          <w:lang w:val="en-US"/>
        </w:rPr>
      </w:pPr>
    </w:p>
    <w:p w14:paraId="46070044"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15A21662"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A meta-analysis of Cyberball studies.</w:t>
      </w:r>
    </w:p>
    <w:p w14:paraId="064173BD" w14:textId="77777777" w:rsidR="00C30555" w:rsidRPr="00444A89" w:rsidRDefault="00C30555" w:rsidP="00444A89">
      <w:pPr>
        <w:spacing w:after="0"/>
        <w:jc w:val="center"/>
        <w:rPr>
          <w:rFonts w:ascii="Times New Roman" w:hAnsi="Times New Roman" w:cs="Times New Roman"/>
          <w:sz w:val="24"/>
          <w:szCs w:val="24"/>
          <w:lang w:val="en-US"/>
        </w:rPr>
      </w:pPr>
    </w:p>
    <w:p w14:paraId="1801CDBD" w14:textId="77777777" w:rsidR="00C30555" w:rsidRPr="00444A89" w:rsidRDefault="00C30555" w:rsidP="00444A89">
      <w:pPr>
        <w:spacing w:after="0"/>
        <w:jc w:val="center"/>
        <w:rPr>
          <w:rFonts w:ascii="Times New Roman" w:hAnsi="Times New Roman" w:cs="Times New Roman"/>
          <w:sz w:val="24"/>
          <w:szCs w:val="24"/>
          <w:lang w:val="en-US"/>
        </w:rPr>
      </w:pPr>
    </w:p>
    <w:p w14:paraId="183E885B"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3201C37B"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08B516E9" w14:textId="77777777" w:rsidR="00E76D2C" w:rsidRPr="00E50C70" w:rsidRDefault="00731737" w:rsidP="00444A89">
      <w:pPr>
        <w:spacing w:after="0"/>
        <w:jc w:val="center"/>
        <w:rPr>
          <w:rFonts w:ascii="Times New Roman" w:hAnsi="Times New Roman" w:cs="Times New Roman"/>
          <w:sz w:val="24"/>
          <w:szCs w:val="24"/>
          <w:vertAlign w:val="superscript"/>
          <w:lang w:val="en-US"/>
        </w:rPr>
      </w:pPr>
      <w:r w:rsidRPr="00E50C70">
        <w:rPr>
          <w:rFonts w:ascii="Times New Roman" w:hAnsi="Times New Roman" w:cs="Times New Roman"/>
          <w:sz w:val="24"/>
          <w:szCs w:val="24"/>
          <w:lang w:val="en-US"/>
        </w:rPr>
        <w:t>Wicherts, Jelte</w:t>
      </w:r>
      <w:r w:rsidR="00E76D2C" w:rsidRPr="00E50C70">
        <w:rPr>
          <w:rFonts w:ascii="Times New Roman" w:hAnsi="Times New Roman" w:cs="Times New Roman"/>
          <w:sz w:val="24"/>
          <w:szCs w:val="24"/>
          <w:lang w:val="en-US"/>
        </w:rPr>
        <w:t xml:space="preserve"> </w:t>
      </w:r>
      <w:r w:rsidRPr="00E50C70">
        <w:rPr>
          <w:rFonts w:ascii="Times New Roman" w:hAnsi="Times New Roman" w:cs="Times New Roman"/>
          <w:sz w:val="24"/>
          <w:szCs w:val="24"/>
          <w:lang w:val="en-US"/>
        </w:rPr>
        <w:t>M.</w:t>
      </w:r>
      <w:r w:rsidRPr="00E50C70">
        <w:rPr>
          <w:rFonts w:ascii="Times New Roman" w:hAnsi="Times New Roman" w:cs="Times New Roman"/>
          <w:sz w:val="24"/>
          <w:szCs w:val="24"/>
          <w:vertAlign w:val="superscript"/>
          <w:lang w:val="en-US"/>
        </w:rPr>
        <w:t>1</w:t>
      </w:r>
    </w:p>
    <w:p w14:paraId="263C983A"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7DA8A9A8" w14:textId="77777777" w:rsidR="00E76D2C" w:rsidRPr="00F70F0A" w:rsidRDefault="00E76D2C" w:rsidP="00444A89">
      <w:pPr>
        <w:spacing w:after="0"/>
        <w:jc w:val="center"/>
        <w:rPr>
          <w:rFonts w:ascii="Times New Roman" w:hAnsi="Times New Roman" w:cs="Times New Roman"/>
          <w:sz w:val="24"/>
          <w:szCs w:val="24"/>
          <w:lang w:val="en-US"/>
        </w:rPr>
      </w:pPr>
    </w:p>
    <w:p w14:paraId="4A8181E6"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656135BC"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5D575DB0" w14:textId="77777777" w:rsidR="00C30555" w:rsidRDefault="00C30555" w:rsidP="00444A89">
      <w:pPr>
        <w:spacing w:after="0"/>
        <w:jc w:val="center"/>
        <w:rPr>
          <w:rFonts w:ascii="Times New Roman" w:hAnsi="Times New Roman" w:cs="Times New Roman"/>
          <w:sz w:val="24"/>
          <w:szCs w:val="24"/>
          <w:lang w:val="en-US"/>
        </w:rPr>
      </w:pPr>
    </w:p>
    <w:p w14:paraId="7BB21475" w14:textId="77777777" w:rsidR="00C30555" w:rsidRPr="00F70F0A" w:rsidRDefault="00C30555" w:rsidP="00444A89">
      <w:pPr>
        <w:spacing w:after="0"/>
        <w:jc w:val="center"/>
        <w:rPr>
          <w:rFonts w:ascii="Times New Roman" w:hAnsi="Times New Roman" w:cs="Times New Roman"/>
          <w:sz w:val="24"/>
          <w:szCs w:val="24"/>
          <w:lang w:val="en-US"/>
        </w:rPr>
      </w:pPr>
    </w:p>
    <w:p w14:paraId="79C7BF71" w14:textId="3AD731FF" w:rsidR="008D1067" w:rsidRDefault="008D1067" w:rsidP="00444A89">
      <w:pPr>
        <w:spacing w:after="0"/>
        <w:rPr>
          <w:rFonts w:ascii="Times New Roman" w:hAnsi="Times New Roman" w:cs="Times New Roman"/>
          <w:b/>
          <w:sz w:val="24"/>
          <w:szCs w:val="24"/>
          <w:lang w:val="en-US"/>
        </w:rPr>
      </w:pPr>
      <w:commentRangeStart w:id="0"/>
      <w:r>
        <w:rPr>
          <w:rFonts w:ascii="Times New Roman" w:hAnsi="Times New Roman" w:cs="Times New Roman"/>
          <w:b/>
          <w:sz w:val="24"/>
          <w:szCs w:val="24"/>
          <w:lang w:val="en-US"/>
        </w:rPr>
        <w:t xml:space="preserve">Word count (main text): </w:t>
      </w:r>
      <w:del w:id="1" w:author="Chris Hartgerink" w:date="2014-02-03T21:20:00Z">
        <w:r w:rsidR="00021138" w:rsidDel="005D2B50">
          <w:rPr>
            <w:rFonts w:ascii="Times New Roman" w:hAnsi="Times New Roman" w:cs="Times New Roman"/>
            <w:b/>
            <w:sz w:val="24"/>
            <w:szCs w:val="24"/>
            <w:lang w:val="en-US"/>
          </w:rPr>
          <w:delText>8290</w:delText>
        </w:r>
        <w:r w:rsidDel="005D2B50">
          <w:rPr>
            <w:rFonts w:ascii="Times New Roman" w:hAnsi="Times New Roman" w:cs="Times New Roman"/>
            <w:b/>
            <w:sz w:val="24"/>
            <w:szCs w:val="24"/>
            <w:lang w:val="en-US"/>
          </w:rPr>
          <w:delText xml:space="preserve"> </w:delText>
        </w:r>
      </w:del>
      <w:ins w:id="2" w:author="Chris Hartgerink" w:date="2014-02-03T21:20:00Z">
        <w:r w:rsidR="005D2B50">
          <w:rPr>
            <w:rFonts w:ascii="Times New Roman" w:hAnsi="Times New Roman" w:cs="Times New Roman"/>
            <w:b/>
            <w:sz w:val="24"/>
            <w:szCs w:val="24"/>
            <w:lang w:val="en-US"/>
          </w:rPr>
          <w:t xml:space="preserve">8909 </w:t>
        </w:r>
      </w:ins>
      <w:r>
        <w:rPr>
          <w:rFonts w:ascii="Times New Roman" w:hAnsi="Times New Roman" w:cs="Times New Roman"/>
          <w:b/>
          <w:sz w:val="24"/>
          <w:szCs w:val="24"/>
          <w:lang w:val="en-US"/>
        </w:rPr>
        <w:t>words</w:t>
      </w:r>
    </w:p>
    <w:p w14:paraId="7F084476" w14:textId="1BCA35D2"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del w:id="3" w:author="Chris Hartgerink" w:date="2014-02-03T21:20:00Z">
        <w:r w:rsidR="00021138" w:rsidDel="005D2B50">
          <w:rPr>
            <w:rFonts w:ascii="Times New Roman" w:hAnsi="Times New Roman" w:cs="Times New Roman"/>
            <w:b/>
            <w:sz w:val="24"/>
            <w:szCs w:val="24"/>
            <w:lang w:val="en-US"/>
          </w:rPr>
          <w:delText>249</w:delText>
        </w:r>
        <w:r w:rsidDel="005D2B50">
          <w:rPr>
            <w:rFonts w:ascii="Times New Roman" w:hAnsi="Times New Roman" w:cs="Times New Roman"/>
            <w:b/>
            <w:sz w:val="24"/>
            <w:szCs w:val="24"/>
            <w:lang w:val="en-US"/>
          </w:rPr>
          <w:delText xml:space="preserve"> </w:delText>
        </w:r>
      </w:del>
      <w:ins w:id="4" w:author="Chris Hartgerink" w:date="2014-02-03T21:20:00Z">
        <w:r w:rsidR="005D2B50">
          <w:rPr>
            <w:rFonts w:ascii="Times New Roman" w:hAnsi="Times New Roman" w:cs="Times New Roman"/>
            <w:b/>
            <w:sz w:val="24"/>
            <w:szCs w:val="24"/>
            <w:lang w:val="en-US"/>
          </w:rPr>
          <w:t xml:space="preserve">236 </w:t>
        </w:r>
      </w:ins>
      <w:r>
        <w:rPr>
          <w:rFonts w:ascii="Times New Roman" w:hAnsi="Times New Roman" w:cs="Times New Roman"/>
          <w:b/>
          <w:sz w:val="24"/>
          <w:szCs w:val="24"/>
          <w:lang w:val="en-US"/>
        </w:rPr>
        <w:t>words</w:t>
      </w:r>
    </w:p>
    <w:p w14:paraId="2E8F2909" w14:textId="68FE685D" w:rsidR="00B4115B"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del w:id="5" w:author="Chris Hartgerink" w:date="2014-02-03T21:21:00Z">
        <w:r w:rsidR="00021138" w:rsidDel="005D2B50">
          <w:rPr>
            <w:rFonts w:ascii="Times New Roman" w:hAnsi="Times New Roman" w:cs="Times New Roman"/>
            <w:b/>
            <w:sz w:val="24"/>
            <w:szCs w:val="24"/>
            <w:lang w:val="en-US"/>
          </w:rPr>
          <w:delText>5761</w:delText>
        </w:r>
        <w:r w:rsidDel="005D2B50">
          <w:rPr>
            <w:rFonts w:ascii="Times New Roman" w:hAnsi="Times New Roman" w:cs="Times New Roman"/>
            <w:b/>
            <w:sz w:val="24"/>
            <w:szCs w:val="24"/>
            <w:lang w:val="en-US"/>
          </w:rPr>
          <w:delText xml:space="preserve"> </w:delText>
        </w:r>
      </w:del>
      <w:ins w:id="6" w:author="Chris Hartgerink" w:date="2014-02-03T21:21:00Z">
        <w:r w:rsidR="005D2B50">
          <w:rPr>
            <w:rFonts w:ascii="Times New Roman" w:hAnsi="Times New Roman" w:cs="Times New Roman"/>
            <w:b/>
            <w:sz w:val="24"/>
            <w:szCs w:val="24"/>
            <w:lang w:val="en-US"/>
          </w:rPr>
          <w:t xml:space="preserve">6222 </w:t>
        </w:r>
      </w:ins>
      <w:r>
        <w:rPr>
          <w:rFonts w:ascii="Times New Roman" w:hAnsi="Times New Roman" w:cs="Times New Roman"/>
          <w:b/>
          <w:sz w:val="24"/>
          <w:szCs w:val="24"/>
          <w:lang w:val="en-US"/>
        </w:rPr>
        <w:t>words</w:t>
      </w:r>
    </w:p>
    <w:commentRangeEnd w:id="0"/>
    <w:p w14:paraId="54E82CE4" w14:textId="77777777" w:rsidR="005D2B50" w:rsidRDefault="00655B7F" w:rsidP="00444A89">
      <w:pPr>
        <w:spacing w:after="0"/>
        <w:rPr>
          <w:ins w:id="7" w:author="Chris Hartgerink" w:date="2014-02-03T21:18:00Z"/>
          <w:rFonts w:ascii="Times New Roman" w:hAnsi="Times New Roman" w:cs="Times New Roman"/>
          <w:b/>
          <w:sz w:val="24"/>
          <w:szCs w:val="24"/>
          <w:lang w:val="en-US"/>
        </w:rPr>
      </w:pPr>
      <w:r>
        <w:rPr>
          <w:rStyle w:val="CommentReference"/>
        </w:rPr>
        <w:commentReference w:id="0"/>
      </w:r>
    </w:p>
    <w:p w14:paraId="0C66F4E6" w14:textId="77777777" w:rsidR="005D2B50" w:rsidRDefault="005D2B50" w:rsidP="00444A89">
      <w:pPr>
        <w:spacing w:after="0"/>
        <w:rPr>
          <w:rFonts w:ascii="Times New Roman" w:hAnsi="Times New Roman" w:cs="Times New Roman"/>
          <w:i/>
          <w:sz w:val="24"/>
          <w:szCs w:val="24"/>
          <w:lang w:val="en-US"/>
        </w:rPr>
      </w:pPr>
      <w:r>
        <w:rPr>
          <w:rFonts w:ascii="Times New Roman" w:hAnsi="Times New Roman" w:cs="Times New Roman"/>
          <w:i/>
          <w:sz w:val="24"/>
          <w:szCs w:val="24"/>
          <w:lang w:val="en-US"/>
        </w:rPr>
        <w:t>Acknowledgements:</w:t>
      </w:r>
    </w:p>
    <w:p w14:paraId="7EBEA1D3" w14:textId="24AE106C" w:rsidR="00F36305" w:rsidRPr="00F36305" w:rsidRDefault="005D2B50" w:rsidP="00F36305">
      <w:pPr>
        <w:spacing w:after="0"/>
        <w:rPr>
          <w:rFonts w:ascii="Times New Roman" w:hAnsi="Times New Roman" w:cs="Times New Roman"/>
          <w:sz w:val="24"/>
          <w:szCs w:val="24"/>
          <w:lang w:val="en-US"/>
        </w:rPr>
      </w:pPr>
      <w:r>
        <w:rPr>
          <w:rFonts w:ascii="Times New Roman" w:hAnsi="Times New Roman" w:cs="Times New Roman"/>
          <w:sz w:val="24"/>
          <w:szCs w:val="24"/>
          <w:lang w:val="en-US"/>
        </w:rPr>
        <w:t>We would like to kindly thank all researchers who sent in their unpublished studies and helped us collect all the data we needed. We sent too many emails to you, and thank you for being patient with us. We would also like to thank Andrew Hales for his constructive comments on the piece.</w:t>
      </w:r>
      <w:r w:rsidR="00D5347C">
        <w:rPr>
          <w:rFonts w:ascii="Times New Roman" w:hAnsi="Times New Roman" w:cs="Times New Roman"/>
          <w:sz w:val="24"/>
          <w:szCs w:val="24"/>
          <w:lang w:val="en-US"/>
        </w:rPr>
        <w:t xml:space="preserve"> </w:t>
      </w:r>
      <w:r w:rsidR="00F36305" w:rsidRPr="00F36305">
        <w:rPr>
          <w:rFonts w:ascii="Times New Roman" w:hAnsi="Times New Roman" w:cs="Times New Roman"/>
          <w:sz w:val="24"/>
          <w:szCs w:val="24"/>
          <w:lang w:val="en-US"/>
        </w:rPr>
        <w:t>The preparation of this articl</w:t>
      </w:r>
      <w:r w:rsidR="00F36305">
        <w:rPr>
          <w:rFonts w:ascii="Times New Roman" w:hAnsi="Times New Roman" w:cs="Times New Roman"/>
          <w:sz w:val="24"/>
          <w:szCs w:val="24"/>
          <w:lang w:val="en-US"/>
        </w:rPr>
        <w:t>e was supported by grant number</w:t>
      </w:r>
      <w:r w:rsidR="00F36305" w:rsidRPr="00F36305">
        <w:rPr>
          <w:rFonts w:ascii="Times New Roman" w:hAnsi="Times New Roman" w:cs="Times New Roman"/>
          <w:sz w:val="24"/>
          <w:szCs w:val="24"/>
          <w:lang w:val="en-US"/>
        </w:rPr>
        <w:t xml:space="preserve"> 016-125-385 from the Netherlands Organization for Scientific Research (NWO).</w:t>
      </w:r>
    </w:p>
    <w:p w14:paraId="7B377127" w14:textId="62BCBC19" w:rsidR="00E76D2C" w:rsidRPr="00F70F0A" w:rsidRDefault="00731737" w:rsidP="00444A89">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18FCE2FA"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389C4366" w14:textId="7BFD49BA"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that involved the use of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DE620F">
        <w:rPr>
          <w:rFonts w:ascii="Times New Roman" w:hAnsi="Times New Roman" w:cs="Times New Roman"/>
          <w:sz w:val="24"/>
          <w:szCs w:val="24"/>
          <w:lang w:val="en-US"/>
        </w:rPr>
        <w:t>First, th</w:t>
      </w:r>
      <w:r w:rsidR="009153CA">
        <w:rPr>
          <w:rFonts w:ascii="Times New Roman" w:hAnsi="Times New Roman" w:cs="Times New Roman"/>
          <w:sz w:val="24"/>
          <w:szCs w:val="24"/>
          <w:lang w:val="en-US"/>
        </w:rPr>
        <w:t>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02415B">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average ostracism effect is large</w:t>
      </w:r>
      <w:r w:rsidR="00807731">
        <w:rPr>
          <w:rFonts w:ascii="Times New Roman" w:hAnsi="Times New Roman" w:cs="Times New Roman"/>
          <w:sz w:val="24"/>
          <w:szCs w:val="24"/>
          <w:lang w:val="en-US"/>
        </w:rPr>
        <w:t xml:space="preserve"> </w:t>
      </w:r>
      <w:r w:rsidR="00C04F48" w:rsidRPr="00F70F0A">
        <w:rPr>
          <w:rFonts w:ascii="Times New Roman" w:hAnsi="Times New Roman" w:cs="Times New Roman"/>
          <w:sz w:val="24"/>
          <w:szCs w:val="24"/>
          <w:lang w:val="en-US"/>
        </w:rPr>
        <w:t xml:space="preserve">(d </w:t>
      </w:r>
      <w:r w:rsidR="00C04F48">
        <w:rPr>
          <w:rFonts w:ascii="Times New Roman" w:hAnsi="Times New Roman" w:cs="Times New Roman"/>
          <w:sz w:val="24"/>
          <w:szCs w:val="24"/>
          <w:lang w:val="en-US"/>
        </w:rPr>
        <w:t>&gt; |</w:t>
      </w:r>
      <w:r w:rsidR="00C04F48" w:rsidRPr="00F70F0A">
        <w:rPr>
          <w:rFonts w:ascii="Times New Roman" w:hAnsi="Times New Roman" w:cs="Times New Roman"/>
          <w:sz w:val="24"/>
          <w:szCs w:val="24"/>
          <w:lang w:val="en-US"/>
        </w:rPr>
        <w:t>1</w:t>
      </w:r>
      <w:r w:rsidR="00C04F48">
        <w:rPr>
          <w:rFonts w:ascii="Times New Roman" w:hAnsi="Times New Roman" w:cs="Times New Roman"/>
          <w:sz w:val="24"/>
          <w:szCs w:val="24"/>
          <w:lang w:val="en-US"/>
        </w:rPr>
        <w:t>|</w:t>
      </w:r>
      <w:r w:rsidR="00C04F48" w:rsidRPr="00F70F0A">
        <w:rPr>
          <w:rFonts w:ascii="Times New Roman" w:hAnsi="Times New Roman" w:cs="Times New Roman"/>
          <w:sz w:val="24"/>
          <w:szCs w:val="24"/>
          <w:lang w:val="en-US"/>
        </w:rPr>
        <w:t>)</w:t>
      </w:r>
      <w:r w:rsidR="00C04F48">
        <w:rPr>
          <w:rFonts w:ascii="Times New Roman" w:hAnsi="Times New Roman" w:cs="Times New Roman"/>
          <w:sz w:val="24"/>
          <w:szCs w:val="24"/>
          <w:lang w:val="en-US"/>
        </w:rPr>
        <w:t xml:space="preserve"> </w:t>
      </w:r>
      <w:r w:rsidR="00807731">
        <w:rPr>
          <w:rFonts w:ascii="Times New Roman" w:hAnsi="Times New Roman" w:cs="Times New Roman"/>
          <w:sz w:val="24"/>
          <w:szCs w:val="24"/>
          <w:lang w:val="en-US"/>
        </w:rPr>
        <w:t>and heterogeneous</w:t>
      </w:r>
      <w:r w:rsidR="00C04F4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807731">
        <w:rPr>
          <w:rFonts w:ascii="Times New Roman" w:hAnsi="Times New Roman" w:cs="Times New Roman"/>
          <w:sz w:val="24"/>
          <w:szCs w:val="24"/>
          <w:lang w:val="en-US"/>
        </w:rPr>
        <w:t xml:space="preserve">and heterogeneity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0002415B">
        <w:rPr>
          <w:rFonts w:ascii="Times New Roman" w:hAnsi="Times New Roman" w:cs="Times New Roman"/>
          <w:sz w:val="24"/>
          <w:szCs w:val="24"/>
          <w:lang w:val="en-US"/>
        </w:rPr>
        <w:t>both the first and last measure are moderated by a medium interaction effect</w:t>
      </w:r>
      <w:r w:rsidR="00807731">
        <w:rPr>
          <w:rFonts w:ascii="Times New Roman" w:hAnsi="Times New Roman" w:cs="Times New Roman"/>
          <w:sz w:val="24"/>
          <w:szCs w:val="24"/>
          <w:lang w:val="en-US"/>
        </w:rPr>
        <w:t>, and (4)</w:t>
      </w:r>
      <w:r w:rsidR="00B14343">
        <w:rPr>
          <w:rFonts w:ascii="Times New Roman" w:hAnsi="Times New Roman" w:cs="Times New Roman"/>
          <w:sz w:val="24"/>
          <w:szCs w:val="24"/>
          <w:lang w:val="en-US"/>
        </w:rPr>
        <w:t xml:space="preserve"> </w:t>
      </w:r>
      <w:r w:rsidR="00807731" w:rsidRPr="00F70F0A">
        <w:rPr>
          <w:rFonts w:ascii="Times New Roman" w:hAnsi="Times New Roman" w:cs="Times New Roman"/>
          <w:sz w:val="24"/>
          <w:szCs w:val="24"/>
          <w:lang w:val="en-US"/>
        </w:rPr>
        <w:t xml:space="preserve">time </w:t>
      </w:r>
      <w:r w:rsidR="00807731">
        <w:rPr>
          <w:rFonts w:ascii="Times New Roman" w:hAnsi="Times New Roman" w:cs="Times New Roman"/>
          <w:sz w:val="24"/>
          <w:szCs w:val="24"/>
          <w:lang w:val="en-US"/>
        </w:rPr>
        <w:t>passed since being ostracized does not</w:t>
      </w:r>
      <w:r w:rsidR="00807731" w:rsidRPr="00F70F0A">
        <w:rPr>
          <w:rFonts w:ascii="Times New Roman" w:hAnsi="Times New Roman" w:cs="Times New Roman"/>
          <w:sz w:val="24"/>
          <w:szCs w:val="24"/>
          <w:lang w:val="en-US"/>
        </w:rPr>
        <w:t xml:space="preserve"> predict the effect size</w:t>
      </w:r>
      <w:r w:rsidR="00B14343">
        <w:rPr>
          <w:rFonts w:ascii="Times New Roman" w:hAnsi="Times New Roman" w:cs="Times New Roman"/>
          <w:sz w:val="24"/>
          <w:szCs w:val="24"/>
          <w:lang w:val="en-US"/>
        </w:rPr>
        <w:t>s</w:t>
      </w:r>
      <w:r w:rsidR="0002415B">
        <w:rPr>
          <w:rFonts w:ascii="Times New Roman" w:hAnsi="Times New Roman" w:cs="Times New Roman"/>
          <w:sz w:val="24"/>
          <w:szCs w:val="24"/>
          <w:lang w:val="en-US"/>
        </w:rPr>
        <w:t xml:space="preserve"> of</w:t>
      </w:r>
      <w:r w:rsidR="00807731" w:rsidRPr="00F70F0A">
        <w:rPr>
          <w:rFonts w:ascii="Times New Roman" w:hAnsi="Times New Roman" w:cs="Times New Roman"/>
          <w:sz w:val="24"/>
          <w:szCs w:val="24"/>
          <w:lang w:val="en-US"/>
        </w:rPr>
        <w:t xml:space="preserve"> the last measure</w:t>
      </w:r>
      <w:r w:rsidR="0002415B">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DE620F">
        <w:rPr>
          <w:rFonts w:ascii="Times New Roman" w:hAnsi="Times New Roman" w:cs="Times New Roman"/>
          <w:sz w:val="24"/>
          <w:szCs w:val="24"/>
          <w:lang w:val="en-US"/>
        </w:rPr>
        <w:t xml:space="preserve">Second, the </w:t>
      </w:r>
      <w:r w:rsidR="00DE620F">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 xml:space="preserve">tructural aspects of the </w:t>
      </w:r>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 game (</w:t>
      </w:r>
      <w:r w:rsidR="0032721D">
        <w:rPr>
          <w:rStyle w:val="CommentReference"/>
          <w:rFonts w:ascii="Times New Roman" w:hAnsi="Times New Roman" w:cs="Times New Roman"/>
          <w:sz w:val="24"/>
          <w:szCs w:val="24"/>
          <w:lang w:val="en-US"/>
        </w:rPr>
        <w:t>i.e.</w:t>
      </w:r>
      <w:r w:rsidR="00263D89">
        <w:rPr>
          <w:rStyle w:val="CommentReference"/>
          <w:rFonts w:ascii="Times New Roman" w:hAnsi="Times New Roman" w:cs="Times New Roman"/>
          <w:sz w:val="24"/>
          <w:szCs w:val="24"/>
          <w:lang w:val="en-US"/>
        </w:rPr>
        <w:t>, number of players</w:t>
      </w:r>
      <w:r w:rsidR="00405018">
        <w:rPr>
          <w:rStyle w:val="CommentReference"/>
          <w:rFonts w:ascii="Times New Roman" w:hAnsi="Times New Roman" w:cs="Times New Roman"/>
          <w:sz w:val="24"/>
          <w:szCs w:val="24"/>
          <w:lang w:val="en-US"/>
        </w:rPr>
        <w:t>, gender composition of sample</w:t>
      </w:r>
      <w:r w:rsidR="0032721D">
        <w:rPr>
          <w:rStyle w:val="CommentReference"/>
          <w:rFonts w:ascii="Times New Roman" w:hAnsi="Times New Roman" w:cs="Times New Roman"/>
          <w:sz w:val="24"/>
          <w:szCs w:val="24"/>
          <w:lang w:val="en-US"/>
        </w:rPr>
        <w:t>, origin of study, sample age, duration of ostracism</w:t>
      </w:r>
      <w:r w:rsidR="00F53751">
        <w:rPr>
          <w:rStyle w:val="CommentReference"/>
          <w:rFonts w:ascii="Times New Roman" w:hAnsi="Times New Roman" w:cs="Times New Roman"/>
          <w:sz w:val="24"/>
          <w:szCs w:val="24"/>
          <w:lang w:val="en-US"/>
        </w:rPr>
        <w:t>, type of needs scale</w:t>
      </w:r>
      <w:r w:rsidR="00263D89">
        <w:rPr>
          <w:rStyle w:val="CommentReference"/>
          <w:rFonts w:ascii="Times New Roman" w:hAnsi="Times New Roman" w:cs="Times New Roman"/>
          <w:sz w:val="24"/>
          <w:szCs w:val="24"/>
          <w:lang w:val="en-US"/>
        </w:rPr>
        <w:t>)</w:t>
      </w:r>
      <w:r w:rsidR="00E66E16">
        <w:rPr>
          <w:rStyle w:val="CommentReference"/>
          <w:rFonts w:ascii="Times New Roman" w:hAnsi="Times New Roman" w:cs="Times New Roman"/>
          <w:sz w:val="24"/>
          <w:szCs w:val="24"/>
          <w:lang w:val="en-US"/>
        </w:rPr>
        <w:t xml:space="preserve"> did not </w:t>
      </w:r>
      <w:r w:rsidR="0002415B">
        <w:rPr>
          <w:rStyle w:val="CommentReference"/>
          <w:rFonts w:ascii="Times New Roman" w:hAnsi="Times New Roman" w:cs="Times New Roman"/>
          <w:sz w:val="24"/>
          <w:szCs w:val="24"/>
          <w:lang w:val="en-US"/>
        </w:rPr>
        <w:t>predict</w:t>
      </w:r>
      <w:r w:rsidR="00F53751">
        <w:rPr>
          <w:rStyle w:val="CommentReference"/>
          <w:rFonts w:ascii="Times New Roman" w:hAnsi="Times New Roman" w:cs="Times New Roman"/>
          <w:sz w:val="24"/>
          <w:szCs w:val="24"/>
          <w:lang w:val="en-US"/>
        </w:rPr>
        <w:t xml:space="preserve"> the average ostracism effect</w:t>
      </w:r>
      <w:r w:rsidR="00263D89">
        <w:rPr>
          <w:rStyle w:val="CommentReference"/>
          <w:rFonts w:ascii="Times New Roman" w:hAnsi="Times New Roman" w:cs="Times New Roman"/>
          <w:sz w:val="24"/>
          <w:szCs w:val="24"/>
          <w:lang w:val="en-US"/>
        </w:rPr>
        <w:t xml:space="preserve">. </w:t>
      </w:r>
      <w:r w:rsidR="00DE620F">
        <w:rPr>
          <w:rStyle w:val="CommentReference"/>
          <w:rFonts w:ascii="Times New Roman" w:hAnsi="Times New Roman" w:cs="Times New Roman"/>
          <w:sz w:val="24"/>
          <w:szCs w:val="24"/>
          <w:lang w:val="en-US"/>
        </w:rPr>
        <w:t xml:space="preserve">Third, sensitivity analyses using different dependent variables revealed that the average effect was most pronounced for immediate fundamental needs and least pronounced for interpersonal measures. </w:t>
      </w:r>
      <w:r w:rsidR="00DA390D">
        <w:rPr>
          <w:rStyle w:val="CommentReference"/>
          <w:rFonts w:ascii="Times New Roman" w:hAnsi="Times New Roman" w:cs="Times New Roman"/>
          <w:sz w:val="24"/>
          <w:szCs w:val="24"/>
          <w:lang w:val="en-US"/>
        </w:rPr>
        <w:t>Results corroborate</w:t>
      </w:r>
      <w:r w:rsidR="00C30555">
        <w:rPr>
          <w:rStyle w:val="CommentReference"/>
          <w:rFonts w:ascii="Times New Roman" w:hAnsi="Times New Roman" w:cs="Times New Roman"/>
          <w:sz w:val="24"/>
          <w:szCs w:val="24"/>
          <w:lang w:val="en-US"/>
        </w:rPr>
        <w:t xml:space="preserve"> theorizing that ostracism has a </w:t>
      </w:r>
      <w:r w:rsidR="00DA390D">
        <w:rPr>
          <w:rStyle w:val="CommentReference"/>
          <w:rFonts w:ascii="Times New Roman" w:hAnsi="Times New Roman" w:cs="Times New Roman"/>
          <w:sz w:val="24"/>
          <w:szCs w:val="24"/>
          <w:lang w:val="en-US"/>
        </w:rPr>
        <w:t xml:space="preserve">large psychological </w:t>
      </w:r>
      <w:r w:rsidR="00C30555">
        <w:rPr>
          <w:rStyle w:val="CommentReference"/>
          <w:rFonts w:ascii="Times New Roman" w:hAnsi="Times New Roman" w:cs="Times New Roman"/>
          <w:sz w:val="24"/>
          <w:szCs w:val="24"/>
          <w:lang w:val="en-US"/>
        </w:rPr>
        <w:t>impact</w:t>
      </w:r>
      <w:r w:rsidR="00070978">
        <w:rPr>
          <w:rStyle w:val="CommentReference"/>
          <w:rFonts w:ascii="Times New Roman" w:hAnsi="Times New Roman" w:cs="Times New Roman"/>
          <w:sz w:val="24"/>
          <w:szCs w:val="24"/>
          <w:lang w:val="en-US"/>
        </w:rPr>
        <w:t xml:space="preserve">. However, the fact that first measures can be moderated and that the effect </w:t>
      </w:r>
      <w:r w:rsidR="00B562F7">
        <w:rPr>
          <w:rStyle w:val="CommentReference"/>
          <w:rFonts w:ascii="Times New Roman" w:hAnsi="Times New Roman" w:cs="Times New Roman"/>
          <w:sz w:val="24"/>
          <w:szCs w:val="24"/>
          <w:lang w:val="en-US"/>
        </w:rPr>
        <w:t>is quite</w:t>
      </w:r>
      <w:r w:rsidR="00070978">
        <w:rPr>
          <w:rStyle w:val="CommentReference"/>
          <w:rFonts w:ascii="Times New Roman" w:hAnsi="Times New Roman" w:cs="Times New Roman"/>
          <w:sz w:val="24"/>
          <w:szCs w:val="24"/>
          <w:lang w:val="en-US"/>
        </w:rPr>
        <w:t xml:space="preserve"> heterogene</w:t>
      </w:r>
      <w:r w:rsidR="004402B4">
        <w:rPr>
          <w:rStyle w:val="CommentReference"/>
          <w:rFonts w:ascii="Times New Roman" w:hAnsi="Times New Roman" w:cs="Times New Roman"/>
          <w:sz w:val="24"/>
          <w:szCs w:val="24"/>
          <w:lang w:val="en-US"/>
        </w:rPr>
        <w:t>ous</w:t>
      </w:r>
      <w:r w:rsidR="00070978">
        <w:rPr>
          <w:rStyle w:val="CommentReference"/>
          <w:rFonts w:ascii="Times New Roman" w:hAnsi="Times New Roman" w:cs="Times New Roman"/>
          <w:sz w:val="24"/>
          <w:szCs w:val="24"/>
          <w:lang w:val="en-US"/>
        </w:rPr>
        <w:t xml:space="preserve"> add</w:t>
      </w:r>
      <w:r w:rsidR="00C30555">
        <w:rPr>
          <w:rStyle w:val="CommentReference"/>
          <w:rFonts w:ascii="Times New Roman" w:hAnsi="Times New Roman" w:cs="Times New Roman"/>
          <w:sz w:val="24"/>
          <w:szCs w:val="24"/>
          <w:lang w:val="en-US"/>
        </w:rPr>
        <w:t xml:space="preserve">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w:t>
      </w:r>
      <w:r w:rsidR="00070978">
        <w:rPr>
          <w:rStyle w:val="CommentReference"/>
          <w:rFonts w:ascii="Times New Roman" w:hAnsi="Times New Roman" w:cs="Times New Roman"/>
          <w:sz w:val="24"/>
          <w:szCs w:val="24"/>
          <w:lang w:val="en-US"/>
        </w:rPr>
        <w:t xml:space="preserve">perhaps </w:t>
      </w:r>
      <w:r w:rsidR="002F101B">
        <w:rPr>
          <w:rStyle w:val="CommentReference"/>
          <w:rFonts w:ascii="Times New Roman" w:hAnsi="Times New Roman" w:cs="Times New Roman"/>
          <w:sz w:val="24"/>
          <w:szCs w:val="24"/>
          <w:lang w:val="en-US"/>
        </w:rPr>
        <w:t xml:space="preserve">less reflexive </w:t>
      </w:r>
      <w:r w:rsidR="00C30555">
        <w:rPr>
          <w:rStyle w:val="CommentReference"/>
          <w:rFonts w:ascii="Times New Roman" w:hAnsi="Times New Roman" w:cs="Times New Roman"/>
          <w:sz w:val="24"/>
          <w:szCs w:val="24"/>
          <w:lang w:val="en-US"/>
        </w:rPr>
        <w:t xml:space="preserve">than previously assumed. </w:t>
      </w:r>
    </w:p>
    <w:p w14:paraId="5DD26AD5"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Keywords: Cyberball, meta-analysis, temporal, ostracism</w:t>
      </w:r>
      <w:r w:rsidRPr="00F70F0A">
        <w:rPr>
          <w:rFonts w:ascii="Times New Roman" w:hAnsi="Times New Roman" w:cs="Times New Roman"/>
          <w:sz w:val="24"/>
          <w:szCs w:val="24"/>
          <w:lang w:val="en-US"/>
        </w:rPr>
        <w:br w:type="page"/>
      </w:r>
    </w:p>
    <w:p w14:paraId="6C5951DB"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Meta-Analysis of Cyberball S</w:t>
      </w:r>
      <w:r w:rsidRPr="00F70F0A">
        <w:rPr>
          <w:rFonts w:ascii="Times New Roman" w:hAnsi="Times New Roman" w:cs="Times New Roman"/>
          <w:sz w:val="24"/>
          <w:szCs w:val="24"/>
          <w:lang w:val="en-US"/>
        </w:rPr>
        <w:t>tudies.</w:t>
      </w:r>
    </w:p>
    <w:p w14:paraId="39A62EA7" w14:textId="77777777" w:rsidR="00C30555" w:rsidRDefault="00C30555" w:rsidP="00444A89">
      <w:pPr>
        <w:spacing w:after="0"/>
        <w:jc w:val="center"/>
        <w:rPr>
          <w:rFonts w:ascii="Times New Roman" w:hAnsi="Times New Roman" w:cs="Times New Roman"/>
          <w:sz w:val="24"/>
          <w:szCs w:val="24"/>
          <w:lang w:val="en-US"/>
        </w:rPr>
      </w:pPr>
    </w:p>
    <w:p w14:paraId="37588C51" w14:textId="416B5EEF"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Cyberball </w:t>
      </w:r>
      <w:r w:rsidR="000B48A1">
        <w:rPr>
          <w:rFonts w:ascii="Times New Roman" w:hAnsi="Times New Roman" w:cs="Times New Roman"/>
          <w:sz w:val="24"/>
          <w:szCs w:val="24"/>
          <w:lang w:val="en-US"/>
        </w:rPr>
        <w:t>(</w:t>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0B48A1">
        <w:rPr>
          <w:rFonts w:ascii="Times New Roman" w:hAnsi="Times New Roman" w:cs="Times New Roman"/>
          <w:sz w:val="24"/>
          <w:szCs w:val="24"/>
          <w:lang w:val="en-US"/>
        </w:rPr>
        <w:t>, 2000</w:t>
      </w:r>
      <w:r w:rsidR="00E50C70">
        <w:rPr>
          <w:rFonts w:ascii="Times New Roman" w:hAnsi="Times New Roman" w:cs="Times New Roman"/>
          <w:sz w:val="24"/>
          <w:szCs w:val="24"/>
          <w:lang w:val="en-US"/>
        </w:rPr>
        <w:t>; Williams &amp; Jarvis, 2006</w:t>
      </w:r>
      <w:r w:rsidR="000B48A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w:t>
      </w:r>
      <w:r w:rsidR="00E50C70">
        <w:rPr>
          <w:rFonts w:ascii="Times New Roman" w:hAnsi="Times New Roman" w:cs="Times New Roman"/>
          <w:sz w:val="24"/>
          <w:szCs w:val="24"/>
          <w:lang w:val="en-US"/>
        </w:rPr>
        <w:t xml:space="preserve">(or three) </w:t>
      </w:r>
      <w:r w:rsidR="002F101B">
        <w:rPr>
          <w:rFonts w:ascii="Times New Roman" w:hAnsi="Times New Roman" w:cs="Times New Roman"/>
          <w:sz w:val="24"/>
          <w:szCs w:val="24"/>
          <w:lang w:val="en-US"/>
        </w:rPr>
        <w:t xml:space="preserve">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xml:space="preserve">. The program varies the degree to which </w:t>
      </w:r>
      <w:r w:rsidR="000E37AA">
        <w:rPr>
          <w:rFonts w:ascii="Times New Roman" w:hAnsi="Times New Roman" w:cs="Times New Roman"/>
          <w:sz w:val="24"/>
          <w:szCs w:val="24"/>
          <w:lang w:val="en-US"/>
        </w:rPr>
        <w:t>the other players are passing participants the ball</w:t>
      </w:r>
      <w:r w:rsidR="000B48A1">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participants are not passed the ball</w:t>
      </w:r>
      <w:r w:rsidR="000E37AA">
        <w:rPr>
          <w:rFonts w:ascii="Times New Roman" w:hAnsi="Times New Roman" w:cs="Times New Roman"/>
          <w:sz w:val="24"/>
          <w:szCs w:val="24"/>
          <w:lang w:val="en-US"/>
        </w:rPr>
        <w:t xml:space="preserve"> after two initial tosses</w:t>
      </w:r>
      <w:r w:rsidR="002F101B">
        <w:rPr>
          <w:rFonts w:ascii="Times New Roman" w:hAnsi="Times New Roman" w:cs="Times New Roman"/>
          <w:sz w:val="24"/>
          <w:szCs w:val="24"/>
          <w:lang w:val="en-US"/>
        </w:rPr>
        <w:t xml:space="preserve">, </w:t>
      </w:r>
      <w:r w:rsidR="000E37AA">
        <w:rPr>
          <w:rFonts w:ascii="Times New Roman" w:hAnsi="Times New Roman" w:cs="Times New Roman"/>
          <w:sz w:val="24"/>
          <w:szCs w:val="24"/>
          <w:lang w:val="en-US"/>
        </w:rPr>
        <w:t xml:space="preserve">whereas </w:t>
      </w:r>
      <w:r w:rsidR="002F101B">
        <w:rPr>
          <w:rFonts w:ascii="Times New Roman" w:hAnsi="Times New Roman" w:cs="Times New Roman"/>
          <w:sz w:val="24"/>
          <w:szCs w:val="24"/>
          <w:lang w:val="en-US"/>
        </w:rPr>
        <w:t>included participants are passed the ball</w:t>
      </w:r>
      <w:r w:rsidR="000E37AA">
        <w:rPr>
          <w:rFonts w:ascii="Times New Roman" w:hAnsi="Times New Roman" w:cs="Times New Roman"/>
          <w:sz w:val="24"/>
          <w:szCs w:val="24"/>
          <w:lang w:val="en-US"/>
        </w:rPr>
        <w:t xml:space="preserve"> repeatedly</w:t>
      </w:r>
      <w:r w:rsidR="002F101B">
        <w:rPr>
          <w:rFonts w:ascii="Times New Roman" w:hAnsi="Times New Roman" w:cs="Times New Roman"/>
          <w:sz w:val="24"/>
          <w:szCs w:val="24"/>
          <w:lang w:val="en-US"/>
        </w:rPr>
        <w:t xml:space="preserve">.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w:t>
      </w:r>
      <w:r w:rsidR="000E37AA">
        <w:rPr>
          <w:rFonts w:ascii="Times New Roman" w:hAnsi="Times New Roman" w:cs="Times New Roman"/>
          <w:sz w:val="24"/>
          <w:szCs w:val="24"/>
          <w:lang w:val="en-US"/>
        </w:rPr>
        <w:t xml:space="preserve">methodological </w:t>
      </w:r>
      <w:r w:rsidRPr="00F70F0A">
        <w:rPr>
          <w:rFonts w:ascii="Times New Roman" w:hAnsi="Times New Roman" w:cs="Times New Roman"/>
          <w:sz w:val="24"/>
          <w:szCs w:val="24"/>
          <w:lang w:val="en-US"/>
        </w:rPr>
        <w:t>paradigm has been widely used</w:t>
      </w:r>
      <w:r w:rsidR="000E37AA">
        <w:rPr>
          <w:rFonts w:ascii="Times New Roman" w:hAnsi="Times New Roman" w:cs="Times New Roman"/>
          <w:sz w:val="24"/>
          <w:szCs w:val="24"/>
          <w:lang w:val="en-US"/>
        </w:rPr>
        <w:t xml:space="preserve"> in parallel with other paradigms</w:t>
      </w:r>
      <w:r w:rsidRPr="00F70F0A">
        <w:rPr>
          <w:rFonts w:ascii="Times New Roman" w:hAnsi="Times New Roman" w:cs="Times New Roman"/>
          <w:sz w:val="24"/>
          <w:szCs w:val="24"/>
          <w:lang w:val="en-US"/>
        </w:rPr>
        <w:t xml:space="preserve">, such as the future life rejection </w:t>
      </w:r>
      <w:r w:rsidRPr="00F70F0A">
        <w:rPr>
          <w:rFonts w:ascii="Times New Roman" w:hAnsi="Times New Roman" w:cs="Times New Roman"/>
          <w:noProof/>
          <w:sz w:val="24"/>
          <w:szCs w:val="24"/>
          <w:lang w:val="en-US"/>
        </w:rPr>
        <w:t>(see Baumeister, Twenge, &amp; Nuss, 2002)</w:t>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(Nezlek, Kowalski, Leary, Blevings,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Cyberball paradigm has received much traction in experimental </w:t>
      </w:r>
      <w:r w:rsidR="00BB67C9">
        <w:rPr>
          <w:rFonts w:ascii="Times New Roman" w:hAnsi="Times New Roman" w:cs="Times New Roman"/>
          <w:sz w:val="24"/>
          <w:szCs w:val="24"/>
          <w:lang w:val="en-US"/>
        </w:rPr>
        <w:t xml:space="preserve">studies on </w:t>
      </w:r>
      <w:r w:rsidR="006A1BD6">
        <w:rPr>
          <w:rFonts w:ascii="Times New Roman" w:hAnsi="Times New Roman" w:cs="Times New Roman"/>
          <w:sz w:val="24"/>
          <w:szCs w:val="24"/>
          <w:lang w:val="en-US"/>
        </w:rPr>
        <w:t>ostracism</w:t>
      </w:r>
      <w:r w:rsidRPr="00F70F0A">
        <w:rPr>
          <w:rFonts w:ascii="Times New Roman" w:hAnsi="Times New Roman" w:cs="Times New Roman"/>
          <w:sz w:val="24"/>
          <w:szCs w:val="24"/>
          <w:lang w:val="en-US"/>
        </w:rPr>
        <w:t>.</w:t>
      </w:r>
    </w:p>
    <w:p w14:paraId="5B0BDC7C"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711671D0" w14:textId="2D110293"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Cyberball,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731737" w:rsidRPr="00F70F0A">
        <w:rPr>
          <w:rFonts w:ascii="Times New Roman" w:hAnsi="Times New Roman" w:cs="Times New Roman"/>
          <w:noProof/>
          <w:sz w:val="24"/>
          <w:szCs w:val="24"/>
          <w:lang w:val="en-US"/>
        </w:rPr>
        <w:t>(</w:t>
      </w:r>
      <w:r w:rsidR="000E37AA">
        <w:rPr>
          <w:rFonts w:ascii="Times New Roman" w:hAnsi="Times New Roman" w:cs="Times New Roman"/>
          <w:noProof/>
          <w:sz w:val="24"/>
          <w:szCs w:val="24"/>
          <w:lang w:val="en-US"/>
        </w:rPr>
        <w:t>e.g.</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has been </w:t>
      </w:r>
      <w:r w:rsidR="000E37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731737" w:rsidRPr="00F70F0A">
        <w:rPr>
          <w:rFonts w:ascii="Times New Roman" w:hAnsi="Times New Roman" w:cs="Times New Roman"/>
          <w:noProof/>
          <w:sz w:val="24"/>
          <w:szCs w:val="24"/>
          <w:lang w:val="en-US"/>
        </w:rPr>
        <w:t>(Williams &amp; Jarvis, 2006)</w:t>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s</w:t>
      </w:r>
      <w:r w:rsidR="000E37AA">
        <w:rPr>
          <w:rFonts w:ascii="Times New Roman" w:hAnsi="Times New Roman" w:cs="Times New Roman"/>
          <w:sz w:val="24"/>
          <w:szCs w:val="24"/>
          <w:lang w:val="en-US"/>
        </w:rPr>
        <w:t xml:space="preserve"> (approximately once a day according to Nezlek et al., 1997)</w:t>
      </w:r>
      <w:r>
        <w:rPr>
          <w:rFonts w:ascii="Times New Roman" w:hAnsi="Times New Roman" w:cs="Times New Roman"/>
          <w:sz w:val="24"/>
          <w:szCs w:val="24"/>
          <w:lang w:val="en-US"/>
        </w:rPr>
        <w:t xml:space="preserve">,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731737" w:rsidRPr="00F70F0A">
        <w:rPr>
          <w:rFonts w:ascii="Times New Roman" w:hAnsi="Times New Roman" w:cs="Times New Roman"/>
          <w:noProof/>
          <w:sz w:val="24"/>
          <w:szCs w:val="24"/>
          <w:lang w:val="en-US"/>
        </w:rPr>
        <w:t>Leary, Kowalski, Smith, &amp; Phillips, 2003)</w:t>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w:t>
      </w:r>
      <w:r w:rsidR="000E37AA">
        <w:rPr>
          <w:rFonts w:ascii="Times New Roman" w:hAnsi="Times New Roman" w:cs="Times New Roman"/>
          <w:sz w:val="24"/>
          <w:szCs w:val="24"/>
          <w:lang w:val="en-US"/>
        </w:rPr>
        <w:t xml:space="preserve">positive </w:t>
      </w:r>
      <w:r w:rsidR="00731737" w:rsidRPr="00F70F0A">
        <w:rPr>
          <w:rFonts w:ascii="Times New Roman" w:hAnsi="Times New Roman" w:cs="Times New Roman"/>
          <w:sz w:val="24"/>
          <w:szCs w:val="24"/>
          <w:lang w:val="en-US"/>
        </w:rPr>
        <w:t xml:space="preserve">mood; </w:t>
      </w:r>
      <w:r w:rsidR="00731737" w:rsidRPr="00F70F0A">
        <w:rPr>
          <w:rFonts w:ascii="Times New Roman" w:hAnsi="Times New Roman" w:cs="Times New Roman"/>
          <w:noProof/>
          <w:sz w:val="24"/>
          <w:szCs w:val="24"/>
          <w:lang w:val="en-US"/>
        </w:rPr>
        <w:t>Lustenberger &amp; Jagacinski, 2010</w:t>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731737" w:rsidRPr="00F70F0A">
        <w:rPr>
          <w:rFonts w:ascii="Times New Roman" w:hAnsi="Times New Roman" w:cs="Times New Roman"/>
          <w:noProof/>
          <w:sz w:val="24"/>
          <w:szCs w:val="24"/>
          <w:lang w:val="en-US"/>
        </w:rPr>
        <w:t xml:space="preserve">Van </w:t>
      </w:r>
      <w:r w:rsidR="00731737" w:rsidRPr="00F70F0A">
        <w:rPr>
          <w:rFonts w:ascii="Times New Roman" w:hAnsi="Times New Roman" w:cs="Times New Roman"/>
          <w:noProof/>
          <w:sz w:val="24"/>
          <w:szCs w:val="24"/>
          <w:lang w:val="en-US"/>
        </w:rPr>
        <w:lastRenderedPageBreak/>
        <w:t>Beest, Carter-Sowell, Van Dijk, &amp; Williams, 2012</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These experiments have highlighted the (mostly negative) impact of ostracism on</w:t>
      </w:r>
      <w:r w:rsidR="00822478">
        <w:rPr>
          <w:rFonts w:ascii="Times New Roman" w:hAnsi="Times New Roman" w:cs="Times New Roman"/>
          <w:sz w:val="24"/>
          <w:szCs w:val="24"/>
          <w:lang w:val="en-US"/>
        </w:rPr>
        <w:t xml:space="preserve"> fundamental needs (e.g., belonging; Baumeister, &amp; Leary, 1995), mood</w:t>
      </w:r>
      <w:r w:rsidR="00E06E83">
        <w:rPr>
          <w:rFonts w:ascii="Times New Roman" w:hAnsi="Times New Roman" w:cs="Times New Roman"/>
          <w:sz w:val="24"/>
          <w:szCs w:val="24"/>
          <w:lang w:val="en-US"/>
        </w:rPr>
        <w:t>, physiology (e.g., body temperature; Ijzerman, Galucci, Pouw, Wei</w:t>
      </w:r>
      <w:r w:rsidR="00E06E83" w:rsidRPr="00F70F0A">
        <w:rPr>
          <w:rFonts w:ascii="Times New Roman" w:eastAsia="Times New Roman" w:hAnsi="Times New Roman" w:cs="Times New Roman"/>
          <w:sz w:val="24"/>
          <w:szCs w:val="24"/>
          <w:lang w:val="en-US"/>
        </w:rPr>
        <w:t>βgerber</w:t>
      </w:r>
      <w:r w:rsidR="00E06E83">
        <w:rPr>
          <w:rFonts w:ascii="Times New Roman" w:eastAsia="Times New Roman" w:hAnsi="Times New Roman" w:cs="Times New Roman"/>
          <w:sz w:val="24"/>
          <w:szCs w:val="24"/>
          <w:lang w:val="en-US"/>
        </w:rPr>
        <w:t>, Van Doesum,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w:t>
      </w:r>
      <w:r w:rsidR="00EC5428">
        <w:rPr>
          <w:rFonts w:ascii="Times New Roman" w:hAnsi="Times New Roman" w:cs="Times New Roman"/>
          <w:sz w:val="24"/>
          <w:szCs w:val="24"/>
          <w:lang w:val="en-US"/>
        </w:rPr>
        <w:t xml:space="preserve">compared to being included in Cyberball </w:t>
      </w:r>
      <w:r w:rsidR="00731737" w:rsidRPr="00F70F0A">
        <w:rPr>
          <w:rFonts w:ascii="Times New Roman" w:hAnsi="Times New Roman" w:cs="Times New Roman"/>
          <w:sz w:val="24"/>
          <w:szCs w:val="24"/>
          <w:lang w:val="en-US"/>
        </w:rPr>
        <w:t xml:space="preserve">as the </w:t>
      </w:r>
      <w:r w:rsidR="00731737" w:rsidRPr="007D467F">
        <w:rPr>
          <w:rFonts w:ascii="Times New Roman" w:hAnsi="Times New Roman" w:cs="Times New Roman"/>
          <w:i/>
          <w:sz w:val="24"/>
          <w:szCs w:val="24"/>
          <w:lang w:val="en-US"/>
        </w:rPr>
        <w:t>ostracism effect</w:t>
      </w:r>
      <w:r w:rsidR="00731737" w:rsidRPr="00F70F0A">
        <w:rPr>
          <w:rFonts w:ascii="Times New Roman" w:hAnsi="Times New Roman" w:cs="Times New Roman"/>
          <w:sz w:val="24"/>
          <w:szCs w:val="24"/>
          <w:lang w:val="en-US"/>
        </w:rPr>
        <w:t xml:space="preserve">. </w:t>
      </w:r>
    </w:p>
    <w:p w14:paraId="05192091" w14:textId="0D80F235" w:rsidR="00E76D2C" w:rsidRPr="00F70F0A"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proposed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 temporal model of ostracism, in which he suggested three stages in the ostracism effect, namely: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 a </w:t>
      </w:r>
      <w:r w:rsidRPr="007D467F">
        <w:rPr>
          <w:rFonts w:ascii="Times New Roman" w:hAnsi="Times New Roman" w:cs="Times New Roman"/>
          <w:i/>
          <w:sz w:val="24"/>
          <w:szCs w:val="24"/>
          <w:lang w:val="en-US"/>
        </w:rPr>
        <w:t>reflexive</w:t>
      </w:r>
      <w:r w:rsidRPr="00F70F0A">
        <w:rPr>
          <w:rFonts w:ascii="Times New Roman" w:hAnsi="Times New Roman" w:cs="Times New Roman"/>
          <w:sz w:val="24"/>
          <w:szCs w:val="24"/>
          <w:lang w:val="en-US"/>
        </w:rPr>
        <w:t xml:space="preserve"> stage, (2) a </w:t>
      </w:r>
      <w:r w:rsidRPr="007D467F">
        <w:rPr>
          <w:rFonts w:ascii="Times New Roman" w:hAnsi="Times New Roman" w:cs="Times New Roman"/>
          <w:i/>
          <w:sz w:val="24"/>
          <w:szCs w:val="24"/>
          <w:lang w:val="en-US"/>
        </w:rPr>
        <w:t>reflective</w:t>
      </w:r>
      <w:r w:rsidRPr="00F70F0A">
        <w:rPr>
          <w:rFonts w:ascii="Times New Roman" w:hAnsi="Times New Roman" w:cs="Times New Roman"/>
          <w:sz w:val="24"/>
          <w:szCs w:val="24"/>
          <w:lang w:val="en-US"/>
        </w:rPr>
        <w:t xml:space="preserve"> stage</w:t>
      </w:r>
      <w:r w:rsidR="007723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(3) a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w:t>
      </w:r>
      <w:r>
        <w:rPr>
          <w:rFonts w:ascii="Times New Roman" w:hAnsi="Times New Roman" w:cs="Times New Roman"/>
          <w:sz w:val="24"/>
          <w:szCs w:val="24"/>
          <w:lang w:val="en-US"/>
        </w:rPr>
        <w:t>. In the</w:t>
      </w:r>
      <w:r w:rsidRPr="00F70F0A">
        <w:rPr>
          <w:rFonts w:ascii="Times New Roman" w:hAnsi="Times New Roman" w:cs="Times New Roman"/>
          <w:sz w:val="24"/>
          <w:szCs w:val="24"/>
          <w:lang w:val="en-US"/>
        </w:rPr>
        <w:t xml:space="preserve"> reflexive stage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(Baumeister &amp; Leary, 1995)</w:t>
      </w:r>
      <w:r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(Haselton, &amp; Buss, 2000)</w:t>
      </w:r>
      <w:r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Pr="00F70F0A">
        <w:rPr>
          <w:rFonts w:ascii="Times New Roman" w:hAnsi="Times New Roman" w:cs="Times New Roman"/>
          <w:sz w:val="24"/>
          <w:szCs w:val="24"/>
          <w:lang w:val="en-US"/>
        </w:rPr>
        <w:t xml:space="preserve"> not take into account situational specifics, and provides little room for coping</w:t>
      </w:r>
      <w:r w:rsidR="000E37AA">
        <w:rPr>
          <w:rFonts w:ascii="Times New Roman" w:hAnsi="Times New Roman" w:cs="Times New Roman"/>
          <w:sz w:val="24"/>
          <w:szCs w:val="24"/>
          <w:lang w:val="en-US"/>
        </w:rPr>
        <w:t>. T</w:t>
      </w:r>
      <w:r w:rsidR="00692953">
        <w:rPr>
          <w:rFonts w:ascii="Times New Roman" w:hAnsi="Times New Roman" w:cs="Times New Roman"/>
          <w:sz w:val="24"/>
          <w:szCs w:val="24"/>
          <w:lang w:val="en-US"/>
        </w:rPr>
        <w:t>he reflex is proposed to affect primarily pain</w:t>
      </w:r>
      <w:r w:rsidR="000E37AA">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fundamental needs</w:t>
      </w:r>
      <w:r w:rsidR="000E37AA">
        <w:rPr>
          <w:rFonts w:ascii="Times New Roman" w:hAnsi="Times New Roman" w:cs="Times New Roman"/>
          <w:sz w:val="24"/>
          <w:szCs w:val="24"/>
          <w:lang w:val="en-US"/>
        </w:rPr>
        <w:t>, and emotional reactions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Pr>
          <w:rFonts w:ascii="Times New Roman" w:hAnsi="Times New Roman" w:cs="Times New Roman"/>
          <w:sz w:val="24"/>
          <w:szCs w:val="24"/>
          <w:lang w:val="en-US"/>
        </w:rPr>
        <w:t xml:space="preserve"> </w:t>
      </w:r>
      <w:r w:rsidR="000E37AA" w:rsidRPr="007D467F">
        <w:rPr>
          <w:rFonts w:ascii="Times New Roman" w:hAnsi="Times New Roman" w:cs="Times New Roman"/>
          <w:sz w:val="24"/>
          <w:szCs w:val="24"/>
          <w:lang w:val="en-US"/>
        </w:rPr>
        <w:t xml:space="preserve">According to Williams, measures of reflexive responses must occur during, or in the case of self-report measures, immediately following Cyberball (with the wording of the questions referring to how participants felt </w:t>
      </w:r>
      <w:r w:rsidR="000E37AA" w:rsidRPr="007D467F">
        <w:rPr>
          <w:rFonts w:ascii="Times New Roman" w:hAnsi="Times New Roman" w:cs="Times New Roman"/>
          <w:i/>
          <w:sz w:val="24"/>
          <w:szCs w:val="24"/>
          <w:lang w:val="en-US"/>
        </w:rPr>
        <w:t>during the game</w:t>
      </w:r>
      <w:r w:rsidR="000E37AA" w:rsidRPr="007D467F">
        <w:rPr>
          <w:rFonts w:ascii="Times New Roman" w:hAnsi="Times New Roman" w:cs="Times New Roman"/>
          <w:sz w:val="24"/>
          <w:szCs w:val="24"/>
          <w:lang w:val="en-US"/>
        </w:rPr>
        <w:t>)</w:t>
      </w:r>
      <w:r w:rsidR="000E37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reflective</w:t>
      </w:r>
      <w:r w:rsidR="00270A66">
        <w:rPr>
          <w:rFonts w:ascii="Times New Roman" w:hAnsi="Times New Roman" w:cs="Times New Roman"/>
          <w:sz w:val="24"/>
          <w:szCs w:val="24"/>
          <w:lang w:val="en-US"/>
        </w:rPr>
        <w:t xml:space="preserve"> (or delayed)</w:t>
      </w:r>
      <w:r w:rsidRPr="00F70F0A">
        <w:rPr>
          <w:rFonts w:ascii="Times New Roman" w:hAnsi="Times New Roman" w:cs="Times New Roman"/>
          <w:sz w:val="24"/>
          <w:szCs w:val="24"/>
          <w:lang w:val="en-US"/>
        </w:rPr>
        <w:t xml:space="preserve"> stage, which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w:t>
      </w:r>
      <w:r w:rsidR="00B4115B">
        <w:rPr>
          <w:rFonts w:ascii="Times New Roman" w:hAnsi="Times New Roman" w:cs="Times New Roman"/>
          <w:sz w:val="24"/>
          <w:szCs w:val="24"/>
          <w:lang w:val="en-US"/>
        </w:rPr>
        <w:t xml:space="preserve">threatened </w:t>
      </w:r>
      <w:r w:rsidR="00692953">
        <w:rPr>
          <w:rFonts w:ascii="Times New Roman" w:hAnsi="Times New Roman" w:cs="Times New Roman"/>
          <w:sz w:val="24"/>
          <w:szCs w:val="24"/>
          <w:lang w:val="en-US"/>
        </w:rPr>
        <w:t xml:space="preserve">fundamental needs. </w:t>
      </w:r>
      <w:r w:rsidR="00B4115B" w:rsidRPr="007D467F">
        <w:rPr>
          <w:rFonts w:ascii="Times New Roman" w:hAnsi="Times New Roman" w:cs="Times New Roman"/>
          <w:sz w:val="24"/>
          <w:szCs w:val="24"/>
          <w:lang w:val="en-US"/>
        </w:rPr>
        <w:t xml:space="preserve">Coping can be measured both in terms of speed of recovery (higher levels of need satisfaction approaching the levels of included participants), and emotional, cognitive, and behavioral choices.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Pr="00F70F0A">
        <w:rPr>
          <w:rFonts w:ascii="Times New Roman" w:hAnsi="Times New Roman" w:cs="Times New Roman"/>
          <w:sz w:val="24"/>
          <w:szCs w:val="24"/>
          <w:lang w:val="en-US"/>
        </w:rPr>
        <w:t>threat.</w:t>
      </w:r>
      <w:r>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 xml:space="preserve">alienation, depression, and </w:t>
      </w:r>
      <w:r w:rsidR="00692953">
        <w:rPr>
          <w:rFonts w:ascii="Times New Roman" w:hAnsi="Times New Roman" w:cs="Times New Roman"/>
          <w:sz w:val="24"/>
          <w:szCs w:val="24"/>
          <w:lang w:val="en-US"/>
        </w:rPr>
        <w:lastRenderedPageBreak/>
        <w:t xml:space="preserve">unworthiness. </w:t>
      </w:r>
      <w:r w:rsidR="00B4115B" w:rsidRPr="007D467F">
        <w:rPr>
          <w:rFonts w:ascii="Times New Roman" w:hAnsi="Times New Roman" w:cs="Times New Roman"/>
          <w:sz w:val="24"/>
          <w:szCs w:val="24"/>
          <w:lang w:val="en-US"/>
        </w:rPr>
        <w:t>Because the resignation stage is hypothesized to occur only after prolonged and repeated exposure to ostracism (as in months</w:t>
      </w:r>
      <w:r w:rsidR="001470ED">
        <w:rPr>
          <w:rFonts w:ascii="Times New Roman" w:hAnsi="Times New Roman" w:cs="Times New Roman"/>
          <w:sz w:val="24"/>
          <w:szCs w:val="24"/>
          <w:lang w:val="en-US"/>
        </w:rPr>
        <w:t xml:space="preserve"> or </w:t>
      </w:r>
      <w:r w:rsidR="00B4115B" w:rsidRPr="007D467F">
        <w:rPr>
          <w:rFonts w:ascii="Times New Roman" w:hAnsi="Times New Roman" w:cs="Times New Roman"/>
          <w:sz w:val="24"/>
          <w:szCs w:val="24"/>
          <w:lang w:val="en-US"/>
        </w:rPr>
        <w:t xml:space="preserve">years), it is </w:t>
      </w:r>
      <w:r w:rsidR="005B6147">
        <w:rPr>
          <w:rFonts w:ascii="Times New Roman" w:hAnsi="Times New Roman" w:cs="Times New Roman"/>
          <w:sz w:val="24"/>
          <w:szCs w:val="24"/>
          <w:lang w:val="en-US"/>
        </w:rPr>
        <w:t>not feasible</w:t>
      </w:r>
      <w:r w:rsidR="00B4115B" w:rsidRPr="007D467F">
        <w:rPr>
          <w:rFonts w:ascii="Times New Roman" w:hAnsi="Times New Roman" w:cs="Times New Roman"/>
          <w:sz w:val="24"/>
          <w:szCs w:val="24"/>
          <w:lang w:val="en-US"/>
        </w:rPr>
        <w:t xml:space="preserve"> </w:t>
      </w:r>
      <w:r w:rsidR="005B6147">
        <w:rPr>
          <w:rFonts w:ascii="Times New Roman" w:hAnsi="Times New Roman" w:cs="Times New Roman"/>
          <w:sz w:val="24"/>
          <w:szCs w:val="24"/>
          <w:lang w:val="en-US"/>
        </w:rPr>
        <w:t xml:space="preserve">(and even unethical) to study </w:t>
      </w:r>
      <w:r w:rsidR="00B4115B" w:rsidRPr="007D467F">
        <w:rPr>
          <w:rFonts w:ascii="Times New Roman" w:hAnsi="Times New Roman" w:cs="Times New Roman"/>
          <w:sz w:val="24"/>
          <w:szCs w:val="24"/>
          <w:lang w:val="en-US"/>
        </w:rPr>
        <w:t>resignation responses</w:t>
      </w:r>
      <w:r w:rsidR="005B6147">
        <w:rPr>
          <w:rFonts w:ascii="Times New Roman" w:hAnsi="Times New Roman" w:cs="Times New Roman"/>
          <w:sz w:val="24"/>
          <w:szCs w:val="24"/>
          <w:lang w:val="en-US"/>
        </w:rPr>
        <w:t xml:space="preserve"> in </w:t>
      </w:r>
      <w:r w:rsidR="005B6147" w:rsidRPr="0003604E">
        <w:rPr>
          <w:rFonts w:ascii="Times New Roman" w:hAnsi="Times New Roman" w:cs="Times New Roman"/>
          <w:sz w:val="24"/>
          <w:szCs w:val="24"/>
          <w:lang w:val="en-US"/>
        </w:rPr>
        <w:t>laboratory experimen</w:t>
      </w:r>
      <w:r w:rsidR="005B6147">
        <w:rPr>
          <w:rFonts w:ascii="Times New Roman" w:hAnsi="Times New Roman" w:cs="Times New Roman"/>
          <w:sz w:val="24"/>
          <w:szCs w:val="24"/>
          <w:lang w:val="en-US"/>
        </w:rPr>
        <w:t>ts</w:t>
      </w:r>
      <w:r w:rsidR="00B4115B" w:rsidRPr="007D467F">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Hence, i</w:t>
      </w:r>
      <w:r w:rsidR="00692953">
        <w:rPr>
          <w:rFonts w:ascii="Times New Roman" w:hAnsi="Times New Roman" w:cs="Times New Roman"/>
          <w:sz w:val="24"/>
          <w:szCs w:val="24"/>
          <w:lang w:val="en-US"/>
        </w:rPr>
        <w:t xml:space="preserve">n this paper we </w:t>
      </w:r>
      <w:r w:rsidR="005B6147">
        <w:rPr>
          <w:rFonts w:ascii="Times New Roman" w:hAnsi="Times New Roman" w:cs="Times New Roman"/>
          <w:sz w:val="24"/>
          <w:szCs w:val="24"/>
          <w:lang w:val="en-US"/>
        </w:rPr>
        <w:t xml:space="preserve">limit </w:t>
      </w:r>
      <w:r w:rsidR="00692953">
        <w:rPr>
          <w:rFonts w:ascii="Times New Roman" w:hAnsi="Times New Roman" w:cs="Times New Roman"/>
          <w:sz w:val="24"/>
          <w:szCs w:val="24"/>
          <w:lang w:val="en-US"/>
        </w:rPr>
        <w:t xml:space="preserve">ourselves </w:t>
      </w:r>
      <w:r w:rsidR="005B6147">
        <w:rPr>
          <w:rFonts w:ascii="Times New Roman" w:hAnsi="Times New Roman" w:cs="Times New Roman"/>
          <w:sz w:val="24"/>
          <w:szCs w:val="24"/>
          <w:lang w:val="en-US"/>
        </w:rPr>
        <w:t xml:space="preserve">to studying </w:t>
      </w:r>
      <w:r w:rsidR="00692953">
        <w:rPr>
          <w:rFonts w:ascii="Times New Roman" w:hAnsi="Times New Roman" w:cs="Times New Roman"/>
          <w:sz w:val="24"/>
          <w:szCs w:val="24"/>
          <w:lang w:val="en-US"/>
        </w:rPr>
        <w:t>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Pr>
          <w:rFonts w:ascii="Times New Roman" w:hAnsi="Times New Roman" w:cs="Times New Roman"/>
          <w:sz w:val="24"/>
          <w:szCs w:val="24"/>
          <w:lang w:val="en-US"/>
        </w:rPr>
        <w:t xml:space="preserve">Williams’ </w:t>
      </w:r>
      <w:r w:rsidRPr="00F70F0A">
        <w:rPr>
          <w:rFonts w:ascii="Times New Roman" w:hAnsi="Times New Roman" w:cs="Times New Roman"/>
          <w:sz w:val="24"/>
          <w:szCs w:val="24"/>
          <w:lang w:val="en-US"/>
        </w:rPr>
        <w:t>temporal model implies</w:t>
      </w:r>
      <w:r>
        <w:rPr>
          <w:rFonts w:ascii="Times New Roman" w:hAnsi="Times New Roman" w:cs="Times New Roman"/>
          <w:sz w:val="24"/>
          <w:szCs w:val="24"/>
          <w:lang w:val="en-US"/>
        </w:rPr>
        <w:t xml:space="preserve"> (but</w:t>
      </w:r>
      <w:r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the effects of a </w:t>
      </w:r>
      <w:r w:rsidRPr="00E51543">
        <w:rPr>
          <w:rFonts w:ascii="Times New Roman" w:hAnsi="Times New Roman" w:cs="Times New Roman"/>
          <w:i/>
          <w:sz w:val="24"/>
          <w:szCs w:val="24"/>
          <w:lang w:val="en-US"/>
        </w:rPr>
        <w:t>singular</w:t>
      </w:r>
      <w:r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Pr="00F70F0A">
        <w:rPr>
          <w:rFonts w:ascii="Times New Roman" w:hAnsi="Times New Roman" w:cs="Times New Roman"/>
          <w:sz w:val="24"/>
          <w:szCs w:val="24"/>
          <w:lang w:val="en-US"/>
        </w:rPr>
        <w:t xml:space="preserve">moderation of such effects </w:t>
      </w:r>
      <w:r>
        <w:rPr>
          <w:rFonts w:ascii="Times New Roman" w:hAnsi="Times New Roman" w:cs="Times New Roman"/>
          <w:sz w:val="24"/>
          <w:szCs w:val="24"/>
          <w:lang w:val="en-US"/>
        </w:rPr>
        <w:t>by</w:t>
      </w:r>
      <w:r w:rsidR="00B4115B">
        <w:rPr>
          <w:rFonts w:ascii="Times New Roman" w:hAnsi="Times New Roman" w:cs="Times New Roman"/>
          <w:sz w:val="24"/>
          <w:szCs w:val="24"/>
          <w:lang w:val="en-US"/>
        </w:rPr>
        <w:t xml:space="preserve"> individual differences and </w:t>
      </w:r>
      <w:r>
        <w:rPr>
          <w:rFonts w:ascii="Times New Roman" w:hAnsi="Times New Roman" w:cs="Times New Roman"/>
          <w:sz w:val="24"/>
          <w:szCs w:val="24"/>
          <w:lang w:val="en-US"/>
        </w:rPr>
        <w:t xml:space="preserve">socially relevant factors (e.g., type of group from which one is excluded) </w:t>
      </w:r>
      <w:r w:rsidRPr="00F70F0A">
        <w:rPr>
          <w:rFonts w:ascii="Times New Roman" w:hAnsi="Times New Roman" w:cs="Times New Roman"/>
          <w:sz w:val="24"/>
          <w:szCs w:val="24"/>
          <w:lang w:val="en-US"/>
        </w:rPr>
        <w:t xml:space="preserve">will </w:t>
      </w:r>
      <w:r w:rsidR="00B4115B" w:rsidRPr="007D467F">
        <w:rPr>
          <w:rFonts w:ascii="Times New Roman" w:hAnsi="Times New Roman" w:cs="Times New Roman"/>
          <w:sz w:val="24"/>
          <w:szCs w:val="24"/>
          <w:lang w:val="en-US"/>
        </w:rPr>
        <w:t>be less likely to occur for reflexive measures than for reflective measures.</w:t>
      </w:r>
    </w:p>
    <w:p w14:paraId="300312A6" w14:textId="386B75BD"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 xml:space="preserve">neurophysiological effects in </w:t>
      </w:r>
      <w:r w:rsidR="00586A06" w:rsidRPr="00F70F0A">
        <w:rPr>
          <w:rFonts w:ascii="Times New Roman" w:hAnsi="Times New Roman" w:cs="Times New Roman"/>
          <w:sz w:val="24"/>
          <w:szCs w:val="24"/>
          <w:lang w:val="en-US"/>
        </w:rPr>
        <w:t>fMRI studies (Cacioppo, et. al, 2013)</w:t>
      </w:r>
      <w:r w:rsidR="00586A06">
        <w:rPr>
          <w:rFonts w:ascii="Times New Roman" w:hAnsi="Times New Roman" w:cs="Times New Roman"/>
          <w:sz w:val="24"/>
          <w:szCs w:val="24"/>
          <w:lang w:val="en-US"/>
        </w:rPr>
        <w:t xml:space="preserve">, impact on affective responses </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 xml:space="preserve">moderation of </w:t>
      </w:r>
      <w:r w:rsidR="00B4115B">
        <w:rPr>
          <w:rFonts w:ascii="Times New Roman" w:hAnsi="Times New Roman" w:cs="Times New Roman"/>
          <w:sz w:val="24"/>
          <w:szCs w:val="24"/>
          <w:lang w:val="en-US"/>
        </w:rPr>
        <w:t xml:space="preserve">(non-Cyberball) </w:t>
      </w:r>
      <w:r w:rsidRPr="00F70F0A">
        <w:rPr>
          <w:rFonts w:ascii="Times New Roman" w:hAnsi="Times New Roman" w:cs="Times New Roman"/>
          <w:sz w:val="24"/>
          <w:szCs w:val="24"/>
          <w:lang w:val="en-US"/>
        </w:rPr>
        <w:t>effects by types of manipulation</w:t>
      </w:r>
      <w:r w:rsidR="00B4115B">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r w:rsidRPr="00F70F0A">
        <w:rPr>
          <w:rFonts w:ascii="Times New Roman" w:hAnsi="Times New Roman" w:cs="Times New Roman"/>
          <w:sz w:val="24"/>
          <w:szCs w:val="24"/>
          <w:lang w:val="en-US"/>
        </w:rPr>
        <w:t>Blackhart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Cacioppo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482DA8">
        <w:rPr>
          <w:rFonts w:ascii="Times New Roman" w:hAnsi="Times New Roman" w:cs="Times New Roman"/>
          <w:sz w:val="24"/>
          <w:szCs w:val="24"/>
          <w:lang w:val="en-US"/>
        </w:rPr>
        <w:t>provided a more nuanced account of pain overlap theory (for reviews see Eisenberger &amp; Lieberman, 2004; Iannetti, Salomons, Moayedi, Mouraux, &amp; Davis, 2013; MacDonald &amp; Leary, 2005)</w:t>
      </w:r>
      <w:r w:rsidR="00482DA8" w:rsidDel="0068432A">
        <w:rPr>
          <w:rFonts w:ascii="Times New Roman" w:hAnsi="Times New Roman" w:cs="Times New Roman"/>
          <w:sz w:val="24"/>
          <w:szCs w:val="24"/>
          <w:lang w:val="en-US"/>
        </w:rPr>
        <w:t xml:space="preserve"> </w:t>
      </w:r>
      <w:r w:rsidR="00482DA8">
        <w:rPr>
          <w:rFonts w:ascii="Times New Roman" w:hAnsi="Times New Roman" w:cs="Times New Roman"/>
          <w:sz w:val="24"/>
          <w:szCs w:val="24"/>
          <w:lang w:val="en-US"/>
        </w:rPr>
        <w:t>by showing that social and physical pain activate similar but also distinct brain areas.</w:t>
      </w:r>
      <w:r w:rsidR="00482DA8" w:rsidDel="00482DA8">
        <w:rPr>
          <w:rFonts w:ascii="Times New Roman" w:hAnsi="Times New Roman" w:cs="Times New Roman"/>
          <w:sz w:val="24"/>
          <w:szCs w:val="24"/>
          <w:lang w:val="en-US"/>
        </w:rPr>
        <w:t xml:space="preserve"> </w:t>
      </w:r>
    </w:p>
    <w:p w14:paraId="00EF3816" w14:textId="00EED719"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different constructs</w:t>
      </w:r>
      <w:r w:rsidR="00B4115B">
        <w:rPr>
          <w:rFonts w:ascii="Times New Roman" w:hAnsi="Times New Roman" w:cs="Times New Roman"/>
          <w:sz w:val="24"/>
          <w:szCs w:val="24"/>
          <w:lang w:val="en-US"/>
        </w:rPr>
        <w:t xml:space="preserve"> (e.g., fundamental needs)</w:t>
      </w:r>
      <w:r w:rsidRPr="00F70F0A">
        <w:rPr>
          <w:rFonts w:ascii="Times New Roman" w:hAnsi="Times New Roman" w:cs="Times New Roman"/>
          <w:sz w:val="24"/>
          <w:szCs w:val="24"/>
          <w:lang w:val="en-US"/>
        </w:rPr>
        <w:t xml:space="preserve">,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r w:rsidR="00B4115B">
        <w:rPr>
          <w:rFonts w:ascii="Times New Roman" w:hAnsi="Times New Roman" w:cs="Times New Roman"/>
          <w:sz w:val="24"/>
          <w:szCs w:val="24"/>
          <w:lang w:val="en-US"/>
        </w:rPr>
        <w:t xml:space="preserve">between-subjects experiments using </w:t>
      </w:r>
      <w:r w:rsidRPr="00F70F0A">
        <w:rPr>
          <w:rFonts w:ascii="Times New Roman" w:hAnsi="Times New Roman" w:cs="Times New Roman"/>
          <w:sz w:val="24"/>
          <w:szCs w:val="24"/>
          <w:lang w:val="en-US"/>
        </w:rPr>
        <w:lastRenderedPageBreak/>
        <w:t>Cyberball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We included only randomized experiments with between-subjects designs that involved the use of the Cyberball paradigm. The main reasons for these inclusion criteria are (1) to encompass the typical Cyberball experiment, (2) to assure study quality, and (3) to remove the need for within-subjects correction of effect sizes. These criteria were also used to ensure broad enough criteria to include as many studies as possible to test our hypotheses</w:t>
      </w:r>
      <w:r w:rsidR="000522A2" w:rsidRPr="00F70F0A">
        <w:rPr>
          <w:rFonts w:ascii="Times New Roman" w:hAnsi="Times New Roman" w:cs="Times New Roman"/>
          <w:sz w:val="24"/>
          <w:szCs w:val="24"/>
          <w:lang w:val="en-US"/>
        </w:rPr>
        <w:t xml:space="preserve">. </w:t>
      </w:r>
    </w:p>
    <w:p w14:paraId="744745EF"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6D52C687" w14:textId="72E5FD46"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Cyberball manipulation affect the average 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Given that Cyberball is a popular experimental paradigm, it is worthwhile to examine whether specific changes in procedure matter in the resulting effect.</w:t>
      </w:r>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00523159">
        <w:rPr>
          <w:rFonts w:ascii="Times New Roman" w:hAnsi="Times New Roman" w:cs="Times New Roman"/>
          <w:sz w:val="24"/>
          <w:szCs w:val="24"/>
          <w:lang w:val="en-US"/>
        </w:rPr>
        <w:t xml:space="preserve"> (OSF)</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2</w:t>
      </w:r>
    </w:p>
    <w:p w14:paraId="1B971338" w14:textId="5B380478"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007A74DA">
        <w:rPr>
          <w:rFonts w:ascii="Times New Roman" w:hAnsi="Times New Roman" w:cs="Times New Roman"/>
          <w:sz w:val="24"/>
          <w:szCs w:val="24"/>
          <w:lang w:val="en-US"/>
        </w:rPr>
        <w:t>Our</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w:t>
      </w:r>
      <w:r w:rsidR="007A74DA">
        <w:rPr>
          <w:rFonts w:ascii="Times New Roman" w:hAnsi="Times New Roman" w:cs="Times New Roman"/>
          <w:sz w:val="24"/>
          <w:szCs w:val="24"/>
          <w:lang w:val="en-US"/>
        </w:rPr>
        <w:t>wa</w:t>
      </w:r>
      <w:r w:rsidR="007A74DA" w:rsidRPr="00F70F0A">
        <w:rPr>
          <w:rFonts w:ascii="Times New Roman" w:hAnsi="Times New Roman" w:cs="Times New Roman"/>
          <w:sz w:val="24"/>
          <w:szCs w:val="24"/>
          <w:lang w:val="en-US"/>
        </w:rPr>
        <w:t>s</w:t>
      </w:r>
      <w:r w:rsidR="007A74DA">
        <w:rPr>
          <w:rFonts w:ascii="Times New Roman" w:hAnsi="Times New Roman" w:cs="Times New Roman"/>
          <w:sz w:val="24"/>
          <w:szCs w:val="24"/>
          <w:lang w:val="en-US"/>
        </w:rPr>
        <w:t xml:space="preserve"> whether </w:t>
      </w:r>
      <w:r w:rsidRPr="00F70F0A">
        <w:rPr>
          <w:rFonts w:ascii="Times New Roman" w:hAnsi="Times New Roman" w:cs="Times New Roman"/>
          <w:sz w:val="24"/>
          <w:szCs w:val="24"/>
          <w:lang w:val="en-US"/>
        </w:rPr>
        <w:t>the effect size of ostracism decrease</w:t>
      </w:r>
      <w:r w:rsidR="007A74D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w:t>
      </w:r>
      <w:r w:rsidR="007A74DA">
        <w:rPr>
          <w:rFonts w:ascii="Times New Roman" w:hAnsi="Times New Roman" w:cs="Times New Roman"/>
          <w:sz w:val="24"/>
          <w:szCs w:val="24"/>
          <w:lang w:val="en-US"/>
        </w:rPr>
        <w:t>.</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0DC90DA9" w14:textId="01EBD5D3"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t>
      </w:r>
      <w:r w:rsidR="007A74DA">
        <w:rPr>
          <w:rFonts w:ascii="Times New Roman" w:hAnsi="Times New Roman" w:cs="Times New Roman"/>
          <w:sz w:val="24"/>
          <w:szCs w:val="24"/>
          <w:lang w:val="en-US"/>
        </w:rPr>
        <w:t xml:space="preserve">aimed to </w:t>
      </w:r>
      <w:r>
        <w:rPr>
          <w:rFonts w:ascii="Times New Roman" w:hAnsi="Times New Roman" w:cs="Times New Roman"/>
          <w:sz w:val="24"/>
          <w:szCs w:val="24"/>
          <w:lang w:val="en-US"/>
        </w:rPr>
        <w:t xml:space="preserve">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w:t>
      </w:r>
      <w:r w:rsidR="00B562F7">
        <w:rPr>
          <w:rFonts w:ascii="Times New Roman" w:hAnsi="Times New Roman" w:cs="Times New Roman"/>
          <w:sz w:val="24"/>
          <w:szCs w:val="24"/>
          <w:lang w:val="en-US"/>
        </w:rPr>
        <w:t xml:space="preserve">and that </w:t>
      </w:r>
      <w:r w:rsidR="00B562F7">
        <w:rPr>
          <w:rFonts w:ascii="Times New Roman" w:hAnsi="Times New Roman" w:cs="Times New Roman"/>
          <w:sz w:val="24"/>
          <w:szCs w:val="24"/>
          <w:lang w:val="en-US"/>
        </w:rPr>
        <w:lastRenderedPageBreak/>
        <w:t xml:space="preserve">after a while </w:t>
      </w:r>
      <w:r w:rsidRPr="00F70F0A">
        <w:rPr>
          <w:rFonts w:ascii="Times New Roman" w:hAnsi="Times New Roman" w:cs="Times New Roman"/>
          <w:sz w:val="24"/>
          <w:szCs w:val="24"/>
          <w:lang w:val="en-US"/>
        </w:rPr>
        <w:t xml:space="preserve">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0E4A4DEE" w14:textId="57044107" w:rsidR="0066375E" w:rsidRDefault="00731737" w:rsidP="00DB08CE">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3B0002">
        <w:rPr>
          <w:rFonts w:ascii="Times New Roman" w:hAnsi="Times New Roman" w:cs="Times New Roman"/>
          <w:sz w:val="24"/>
          <w:szCs w:val="24"/>
          <w:lang w:val="en-US"/>
        </w:rPr>
        <w:t xml:space="preserve">In addition, </w:t>
      </w:r>
      <w:r w:rsidR="00257047">
        <w:rPr>
          <w:rFonts w:ascii="Times New Roman" w:hAnsi="Times New Roman" w:cs="Times New Roman"/>
          <w:sz w:val="24"/>
          <w:szCs w:val="24"/>
          <w:lang w:val="en-US"/>
        </w:rPr>
        <w:t xml:space="preserve">to shed light on the generalizability of the ostracism effect, </w:t>
      </w:r>
      <w:r w:rsidR="003B0002">
        <w:rPr>
          <w:rFonts w:ascii="Times New Roman" w:hAnsi="Times New Roman" w:cs="Times New Roman"/>
          <w:sz w:val="24"/>
          <w:szCs w:val="24"/>
          <w:lang w:val="en-US"/>
        </w:rPr>
        <w:t xml:space="preserve">we assessed how structural aspects of Cyberball studies affect first and last measures. We </w:t>
      </w:r>
      <w:r w:rsidR="00E653AB">
        <w:rPr>
          <w:rFonts w:ascii="Times New Roman" w:hAnsi="Times New Roman" w:cs="Times New Roman"/>
          <w:sz w:val="24"/>
          <w:szCs w:val="24"/>
          <w:lang w:val="en-US"/>
        </w:rPr>
        <w:t xml:space="preserve">inspected whether (1) </w:t>
      </w:r>
      <w:r w:rsidR="00E653AB">
        <w:rPr>
          <w:rStyle w:val="CommentReference"/>
          <w:rFonts w:ascii="Times New Roman" w:hAnsi="Times New Roman" w:cs="Times New Roman"/>
          <w:sz w:val="24"/>
          <w:szCs w:val="24"/>
          <w:lang w:val="en-US"/>
        </w:rPr>
        <w:t xml:space="preserve">number of players in the game, (2) gender composition of </w:t>
      </w:r>
      <w:r w:rsidR="00AE233D">
        <w:rPr>
          <w:rStyle w:val="CommentReference"/>
          <w:rFonts w:ascii="Times New Roman" w:hAnsi="Times New Roman" w:cs="Times New Roman"/>
          <w:sz w:val="24"/>
          <w:szCs w:val="24"/>
          <w:lang w:val="en-US"/>
        </w:rPr>
        <w:t xml:space="preserve">the </w:t>
      </w:r>
      <w:r w:rsidR="00E653AB">
        <w:rPr>
          <w:rStyle w:val="CommentReference"/>
          <w:rFonts w:ascii="Times New Roman" w:hAnsi="Times New Roman" w:cs="Times New Roman"/>
          <w:sz w:val="24"/>
          <w:szCs w:val="24"/>
          <w:lang w:val="en-US"/>
        </w:rPr>
        <w:t>sample, (3) origin of study, (4) a</w:t>
      </w:r>
      <w:r w:rsidR="00AE233D">
        <w:rPr>
          <w:rStyle w:val="CommentReference"/>
          <w:rFonts w:ascii="Times New Roman" w:hAnsi="Times New Roman" w:cs="Times New Roman"/>
          <w:sz w:val="24"/>
          <w:szCs w:val="24"/>
          <w:lang w:val="en-US"/>
        </w:rPr>
        <w:t>verage a</w:t>
      </w:r>
      <w:r w:rsidR="00E653AB">
        <w:rPr>
          <w:rStyle w:val="CommentReference"/>
          <w:rFonts w:ascii="Times New Roman" w:hAnsi="Times New Roman" w:cs="Times New Roman"/>
          <w:sz w:val="24"/>
          <w:szCs w:val="24"/>
          <w:lang w:val="en-US"/>
        </w:rPr>
        <w:t>ge</w:t>
      </w:r>
      <w:r w:rsidR="00AE233D">
        <w:rPr>
          <w:rStyle w:val="CommentReference"/>
          <w:rFonts w:ascii="Times New Roman" w:hAnsi="Times New Roman" w:cs="Times New Roman"/>
          <w:sz w:val="24"/>
          <w:szCs w:val="24"/>
          <w:lang w:val="en-US"/>
        </w:rPr>
        <w:t xml:space="preserve"> of the sample</w:t>
      </w:r>
      <w:r w:rsidR="00E653AB">
        <w:rPr>
          <w:rStyle w:val="CommentReference"/>
          <w:rFonts w:ascii="Times New Roman" w:hAnsi="Times New Roman" w:cs="Times New Roman"/>
          <w:sz w:val="24"/>
          <w:szCs w:val="24"/>
          <w:lang w:val="en-US"/>
        </w:rPr>
        <w:t xml:space="preserve">, (5) duration of ostracism, and (6) type of needs scale affected the found effect size. We inspected this for both timepoints. </w:t>
      </w:r>
      <w:r w:rsidR="00AE233D">
        <w:rPr>
          <w:rStyle w:val="CommentReference"/>
          <w:rFonts w:ascii="Times New Roman" w:hAnsi="Times New Roman" w:cs="Times New Roman"/>
          <w:sz w:val="24"/>
          <w:szCs w:val="24"/>
          <w:lang w:val="en-US"/>
        </w:rPr>
        <w:t>Such moderation</w:t>
      </w:r>
      <w:r w:rsidR="00E653AB">
        <w:rPr>
          <w:rStyle w:val="CommentReference"/>
          <w:rFonts w:ascii="Times New Roman" w:hAnsi="Times New Roman" w:cs="Times New Roman"/>
          <w:sz w:val="24"/>
          <w:szCs w:val="24"/>
          <w:lang w:val="en-US"/>
        </w:rPr>
        <w:t xml:space="preserve"> is worthwhile to investigate, as researchers can learn if procedural changes affect the effect size in their study, which can be taken into account when making power calculations.</w:t>
      </w:r>
      <w:r w:rsidR="00E653AB" w:rsidDel="00E653A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539C4913" w14:textId="22F76E60"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xml:space="preserve">, we </w:t>
      </w:r>
      <w:r w:rsidR="002402C4">
        <w:rPr>
          <w:rFonts w:ascii="Times New Roman" w:hAnsi="Times New Roman" w:cs="Times New Roman"/>
          <w:sz w:val="24"/>
          <w:szCs w:val="24"/>
          <w:lang w:val="en-US"/>
        </w:rPr>
        <w:t>used a</w:t>
      </w:r>
      <w:r w:rsidR="0001626A">
        <w:rPr>
          <w:rFonts w:ascii="Times New Roman" w:hAnsi="Times New Roman" w:cs="Times New Roman"/>
          <w:sz w:val="24"/>
          <w:szCs w:val="24"/>
          <w:lang w:val="en-US"/>
        </w:rPr>
        <w:t xml:space="preserve">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t>
      </w:r>
      <w:r w:rsidR="00AA61E5">
        <w:rPr>
          <w:rFonts w:ascii="Times New Roman" w:hAnsi="Times New Roman" w:cs="Times New Roman"/>
          <w:sz w:val="24"/>
          <w:szCs w:val="24"/>
          <w:lang w:val="en-US"/>
        </w:rPr>
        <w:lastRenderedPageBreak/>
        <w:t xml:space="preserve">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excluded,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2DAC3EC9" w14:textId="4306FFBB"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w:t>
      </w:r>
      <w:r w:rsidR="00E67035">
        <w:rPr>
          <w:rFonts w:ascii="Times New Roman" w:hAnsi="Times New Roman" w:cs="Times New Roman"/>
          <w:sz w:val="24"/>
          <w:szCs w:val="24"/>
          <w:lang w:val="en-US"/>
        </w:rPr>
        <w:t xml:space="preserve">expected to be </w:t>
      </w:r>
      <w:r w:rsidRPr="00F70F0A">
        <w:rPr>
          <w:rFonts w:ascii="Times New Roman" w:hAnsi="Times New Roman" w:cs="Times New Roman"/>
          <w:sz w:val="24"/>
          <w:szCs w:val="24"/>
          <w:lang w:val="en-US"/>
        </w:rPr>
        <w:t xml:space="preserve">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w:t>
      </w:r>
      <w:r w:rsidR="00E67035">
        <w:rPr>
          <w:rFonts w:ascii="Times New Roman" w:hAnsi="Times New Roman" w:cs="Times New Roman"/>
          <w:sz w:val="24"/>
          <w:szCs w:val="24"/>
          <w:lang w:val="en-US"/>
        </w:rPr>
        <w:t xml:space="preserve">We considered measures that speak to both how the participant interacts with others (i.e., interpersonal) and how they experience the situation themselves (i.e., intrapersonal). We define interpersonal measures as measures relating to others, </w:t>
      </w:r>
      <w:r w:rsidR="00470BD2">
        <w:rPr>
          <w:rFonts w:ascii="Times New Roman" w:hAnsi="Times New Roman" w:cs="Times New Roman"/>
          <w:sz w:val="24"/>
          <w:szCs w:val="24"/>
          <w:lang w:val="en-US"/>
        </w:rPr>
        <w:t>and</w:t>
      </w:r>
      <w:r w:rsidR="00E67035">
        <w:rPr>
          <w:rFonts w:ascii="Times New Roman" w:hAnsi="Times New Roman" w:cs="Times New Roman"/>
          <w:sz w:val="24"/>
          <w:szCs w:val="24"/>
          <w:lang w:val="en-US"/>
        </w:rPr>
        <w:t xml:space="preserve"> intrapersonal measures as measures relating only to the self. Examples are donation behavior and self-reported anger, respectively. </w:t>
      </w:r>
      <w:r w:rsidR="00470BD2">
        <w:rPr>
          <w:rFonts w:ascii="Times New Roman" w:hAnsi="Times New Roman" w:cs="Times New Roman"/>
          <w:sz w:val="24"/>
          <w:szCs w:val="24"/>
          <w:lang w:val="en-US"/>
        </w:rPr>
        <w:t xml:space="preserve">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Cyberball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w:t>
      </w:r>
      <w:r w:rsidR="00470BD2">
        <w:rPr>
          <w:rFonts w:ascii="Times New Roman" w:hAnsi="Times New Roman" w:cs="Times New Roman"/>
          <w:sz w:val="24"/>
          <w:szCs w:val="24"/>
          <w:lang w:val="en-US"/>
        </w:rPr>
        <w:t>. These common intrapersonal measures</w:t>
      </w:r>
      <w:r w:rsidRPr="00F70F0A">
        <w:rPr>
          <w:rFonts w:ascii="Times New Roman" w:hAnsi="Times New Roman" w:cs="Times New Roman"/>
          <w:sz w:val="24"/>
          <w:szCs w:val="24"/>
          <w:lang w:val="en-US"/>
        </w:rPr>
        <w:t xml:space="preserve"> were developed within the Cyberball paradigm (see </w:t>
      </w:r>
      <w:r w:rsidRPr="00F70F0A">
        <w:rPr>
          <w:rFonts w:ascii="Times New Roman" w:hAnsi="Times New Roman" w:cs="Times New Roman"/>
          <w:noProof/>
          <w:sz w:val="24"/>
          <w:szCs w:val="24"/>
          <w:lang w:val="en-US"/>
        </w:rPr>
        <w:t>Van Beest &amp; Williams, 2006; Williams et al., 2000; Zadro, Williams, &amp; Richardson, 2004)</w:t>
      </w:r>
      <w:r w:rsidRPr="00F70F0A">
        <w:rPr>
          <w:rFonts w:ascii="Times New Roman" w:hAnsi="Times New Roman" w:cs="Times New Roman"/>
          <w:sz w:val="24"/>
          <w:szCs w:val="24"/>
          <w:lang w:val="en-US"/>
        </w:rPr>
        <w:t>.</w:t>
      </w:r>
      <w:r w:rsidR="00E67035">
        <w:rPr>
          <w:rFonts w:ascii="Times New Roman" w:hAnsi="Times New Roman" w:cs="Times New Roman"/>
          <w:sz w:val="24"/>
          <w:szCs w:val="24"/>
          <w:lang w:val="en-US"/>
        </w:rPr>
        <w:t xml:space="preserve"> </w:t>
      </w:r>
      <w:r w:rsidR="00480E89">
        <w:rPr>
          <w:rFonts w:ascii="Times New Roman" w:hAnsi="Times New Roman" w:cs="Times New Roman"/>
          <w:sz w:val="24"/>
          <w:szCs w:val="24"/>
          <w:lang w:val="en-US"/>
        </w:rPr>
        <w:t>So</w:t>
      </w:r>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 xml:space="preserve">ubdivided into </w:t>
      </w:r>
      <w:r>
        <w:rPr>
          <w:rFonts w:ascii="Times New Roman" w:hAnsi="Times New Roman" w:cs="Times New Roman"/>
          <w:sz w:val="24"/>
          <w:szCs w:val="24"/>
          <w:lang w:val="en-US"/>
        </w:rPr>
        <w:t>interpersonal</w:t>
      </w:r>
      <w:r w:rsidR="00E67035">
        <w:rPr>
          <w:rFonts w:ascii="Times New Roman" w:hAnsi="Times New Roman" w:cs="Times New Roman"/>
          <w:sz w:val="24"/>
          <w:szCs w:val="24"/>
          <w:lang w:val="en-US"/>
        </w:rPr>
        <w:t>, and intrapersonal</w:t>
      </w:r>
      <w:r>
        <w:rPr>
          <w:rFonts w:ascii="Times New Roman" w:hAnsi="Times New Roman" w:cs="Times New Roman"/>
          <w:sz w:val="24"/>
          <w:szCs w:val="24"/>
          <w:lang w:val="en-US"/>
        </w:rPr>
        <w:t xml:space="preserve"> measures</w:t>
      </w:r>
      <w:r w:rsidR="00E67035">
        <w:rPr>
          <w:rFonts w:ascii="Times New Roman" w:hAnsi="Times New Roman" w:cs="Times New Roman"/>
          <w:sz w:val="24"/>
          <w:szCs w:val="24"/>
          <w:lang w:val="en-US"/>
        </w:rPr>
        <w:t xml:space="preserve">, with a special subset of fundamental needs, which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43F1798A" w14:textId="55501538"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coded whether the first- and last measure included was immediate (i.e., questions relating to during the game) or delayed (i.e., questions relating to after the game).</w:t>
      </w:r>
      <w:r w:rsidR="00A162B4">
        <w:rPr>
          <w:rFonts w:ascii="Times New Roman" w:hAnsi="Times New Roman" w:cs="Times New Roman"/>
          <w:sz w:val="24"/>
          <w:szCs w:val="24"/>
          <w:lang w:val="en-US"/>
        </w:rPr>
        <w:t xml:space="preserve"> </w:t>
      </w:r>
      <w:r w:rsidR="0086165D">
        <w:rPr>
          <w:rFonts w:ascii="Times New Roman" w:hAnsi="Times New Roman" w:cs="Times New Roman"/>
          <w:sz w:val="24"/>
          <w:szCs w:val="24"/>
          <w:lang w:val="en-US"/>
        </w:rPr>
        <w:t xml:space="preserve">The reason was that not all </w:t>
      </w:r>
      <w:r w:rsidR="00A162B4">
        <w:rPr>
          <w:rFonts w:ascii="Times New Roman" w:hAnsi="Times New Roman" w:cs="Times New Roman"/>
          <w:sz w:val="24"/>
          <w:szCs w:val="24"/>
          <w:lang w:val="en-US"/>
        </w:rPr>
        <w:lastRenderedPageBreak/>
        <w:t xml:space="preserve">first measures </w:t>
      </w:r>
      <w:r w:rsidR="0086165D">
        <w:rPr>
          <w:rFonts w:ascii="Times New Roman" w:hAnsi="Times New Roman" w:cs="Times New Roman"/>
          <w:sz w:val="24"/>
          <w:szCs w:val="24"/>
          <w:lang w:val="en-US"/>
        </w:rPr>
        <w:t xml:space="preserve">in the studies were </w:t>
      </w:r>
      <w:r w:rsidR="00A162B4">
        <w:rPr>
          <w:rFonts w:ascii="Times New Roman" w:hAnsi="Times New Roman" w:cs="Times New Roman"/>
          <w:sz w:val="24"/>
          <w:szCs w:val="24"/>
          <w:lang w:val="en-US"/>
        </w:rPr>
        <w:t>immediate, and</w:t>
      </w:r>
      <w:r w:rsidR="0086165D">
        <w:rPr>
          <w:rFonts w:ascii="Times New Roman" w:hAnsi="Times New Roman" w:cs="Times New Roman"/>
          <w:sz w:val="24"/>
          <w:szCs w:val="24"/>
          <w:lang w:val="en-US"/>
        </w:rPr>
        <w:t xml:space="preserve"> not all</w:t>
      </w:r>
      <w:r w:rsidR="00A162B4">
        <w:rPr>
          <w:rFonts w:ascii="Times New Roman" w:hAnsi="Times New Roman" w:cs="Times New Roman"/>
          <w:sz w:val="24"/>
          <w:szCs w:val="24"/>
          <w:lang w:val="en-US"/>
        </w:rPr>
        <w:t xml:space="preserve"> last measures </w:t>
      </w:r>
      <w:r w:rsidR="0086165D">
        <w:rPr>
          <w:rFonts w:ascii="Times New Roman" w:hAnsi="Times New Roman" w:cs="Times New Roman"/>
          <w:sz w:val="24"/>
          <w:szCs w:val="24"/>
          <w:lang w:val="en-US"/>
        </w:rPr>
        <w:t>were</w:t>
      </w:r>
      <w:r w:rsidR="00A162B4">
        <w:rPr>
          <w:rFonts w:ascii="Times New Roman" w:hAnsi="Times New Roman" w:cs="Times New Roman"/>
          <w:sz w:val="24"/>
          <w:szCs w:val="24"/>
          <w:lang w:val="en-US"/>
        </w:rPr>
        <w:t xml:space="preserve"> delayed.</w:t>
      </w:r>
      <w:r w:rsidR="009E759C">
        <w:rPr>
          <w:rFonts w:ascii="Times New Roman" w:hAnsi="Times New Roman" w:cs="Times New Roman"/>
          <w:sz w:val="24"/>
          <w:szCs w:val="24"/>
          <w:lang w:val="en-US"/>
        </w:rPr>
        <w:t xml:space="preserve"> </w:t>
      </w:r>
      <w:r w:rsidR="0086165D">
        <w:rPr>
          <w:rFonts w:ascii="Times New Roman" w:hAnsi="Times New Roman" w:cs="Times New Roman"/>
          <w:sz w:val="24"/>
          <w:szCs w:val="24"/>
          <w:lang w:val="en-US"/>
        </w:rPr>
        <w:t xml:space="preserve">Hence, an analysis restricted to delayed and immediate measures could shed some light on this substantively important issue. </w:t>
      </w:r>
    </w:p>
    <w:p w14:paraId="21D078C7" w14:textId="426A11AD"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w:t>
      </w:r>
      <w:r w:rsidR="00AA5242">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w:t>
      </w:r>
      <w:r w:rsidR="00AA5242">
        <w:rPr>
          <w:rFonts w:ascii="Times New Roman" w:hAnsi="Times New Roman" w:cs="Times New Roman"/>
          <w:sz w:val="24"/>
          <w:szCs w:val="24"/>
          <w:lang w:val="en-US"/>
        </w:rPr>
        <w:t>Additional</w:t>
      </w:r>
      <w:r w:rsidR="00AA524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question</w:t>
      </w:r>
      <w:r w:rsidR="00AA5242">
        <w:rPr>
          <w:rFonts w:ascii="Times New Roman" w:hAnsi="Times New Roman" w:cs="Times New Roman"/>
          <w:sz w:val="24"/>
          <w:szCs w:val="24"/>
          <w:lang w:val="en-US"/>
        </w:rPr>
        <w:t>s were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55B6355F"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4A2A5780"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556BA91C" w14:textId="6805D8D0" w:rsidR="00F961BE" w:rsidRDefault="006D3CB4" w:rsidP="00AD176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AD1764">
        <w:rPr>
          <w:rFonts w:ascii="Times New Roman" w:hAnsi="Times New Roman" w:cs="Times New Roman"/>
          <w:sz w:val="24"/>
          <w:szCs w:val="24"/>
          <w:lang w:val="en-US"/>
        </w:rPr>
        <w:t xml:space="preserve">experiments were required to have a factor that manipulated number of virtual ball tosses obtained by the participants. For this ostracism factor we only considered the condition in which participants were ostracized by all other participants and the condition in which participants were equally included by all other players. </w:t>
      </w:r>
      <w:r w:rsidR="00AD1764" w:rsidRPr="00F70F0A">
        <w:rPr>
          <w:rFonts w:ascii="Times New Roman" w:hAnsi="Times New Roman" w:cs="Times New Roman"/>
          <w:sz w:val="24"/>
          <w:szCs w:val="24"/>
          <w:lang w:val="en-US"/>
        </w:rPr>
        <w:t>Studies that used other</w:t>
      </w:r>
      <w:r w:rsidR="00AD1764">
        <w:rPr>
          <w:rFonts w:ascii="Times New Roman" w:hAnsi="Times New Roman" w:cs="Times New Roman"/>
          <w:sz w:val="24"/>
          <w:szCs w:val="24"/>
          <w:lang w:val="en-US"/>
        </w:rPr>
        <w:t xml:space="preserve"> </w:t>
      </w:r>
      <w:r w:rsidR="00AD1764" w:rsidRPr="00F70F0A">
        <w:rPr>
          <w:rFonts w:ascii="Times New Roman" w:hAnsi="Times New Roman" w:cs="Times New Roman"/>
          <w:sz w:val="24"/>
          <w:szCs w:val="24"/>
          <w:lang w:val="en-US"/>
        </w:rPr>
        <w:t>(between-subjects) factors alongside the ostracism factor were included as wel</w:t>
      </w:r>
      <w:r w:rsidR="00AD1764">
        <w:rPr>
          <w:rFonts w:ascii="Times New Roman" w:hAnsi="Times New Roman" w:cs="Times New Roman"/>
          <w:sz w:val="24"/>
          <w:szCs w:val="24"/>
          <w:lang w:val="en-US"/>
        </w:rPr>
        <w:t xml:space="preserve">l. </w:t>
      </w:r>
      <w:r w:rsidR="00AD1764" w:rsidRPr="00F70F0A">
        <w:rPr>
          <w:rFonts w:ascii="Times New Roman" w:hAnsi="Times New Roman" w:cs="Times New Roman"/>
          <w:sz w:val="24"/>
          <w:szCs w:val="24"/>
          <w:lang w:val="en-US"/>
        </w:rPr>
        <w:t>Limiting the study designs included is presumed to decrease variability due to design</w:t>
      </w:r>
      <w:r w:rsidR="00AD1764">
        <w:rPr>
          <w:rFonts w:ascii="Times New Roman" w:hAnsi="Times New Roman" w:cs="Times New Roman"/>
          <w:sz w:val="24"/>
          <w:szCs w:val="24"/>
          <w:lang w:val="en-US"/>
        </w:rPr>
        <w:t xml:space="preserve"> characteristics, which </w:t>
      </w:r>
      <w:r w:rsidR="00AD1764" w:rsidRPr="00F70F0A">
        <w:rPr>
          <w:rFonts w:ascii="Times New Roman" w:hAnsi="Times New Roman" w:cs="Times New Roman"/>
          <w:sz w:val="24"/>
          <w:szCs w:val="24"/>
          <w:lang w:val="en-US"/>
        </w:rPr>
        <w:t>increases power for moderator analyses.</w:t>
      </w:r>
      <w:r w:rsidR="00AD1764">
        <w:rPr>
          <w:rFonts w:ascii="Times New Roman" w:hAnsi="Times New Roman" w:cs="Times New Roman"/>
          <w:sz w:val="24"/>
          <w:szCs w:val="24"/>
          <w:lang w:val="en-US"/>
        </w:rPr>
        <w:t xml:space="preserve"> Note that we </w:t>
      </w:r>
      <w:r w:rsidR="00AD1764" w:rsidRPr="00F70F0A">
        <w:rPr>
          <w:rFonts w:ascii="Times New Roman" w:hAnsi="Times New Roman" w:cs="Times New Roman"/>
          <w:sz w:val="24"/>
          <w:szCs w:val="24"/>
          <w:lang w:val="en-US"/>
        </w:rPr>
        <w:t xml:space="preserve">collapsed </w:t>
      </w:r>
      <w:r w:rsidR="00AD1764">
        <w:rPr>
          <w:rFonts w:ascii="Times New Roman" w:hAnsi="Times New Roman" w:cs="Times New Roman"/>
          <w:sz w:val="24"/>
          <w:szCs w:val="24"/>
          <w:lang w:val="en-US"/>
        </w:rPr>
        <w:t xml:space="preserve">effect sizes </w:t>
      </w:r>
      <w:r w:rsidR="00AD1764" w:rsidRPr="00F70F0A">
        <w:rPr>
          <w:rFonts w:ascii="Times New Roman" w:hAnsi="Times New Roman" w:cs="Times New Roman"/>
          <w:sz w:val="24"/>
          <w:szCs w:val="24"/>
          <w:lang w:val="en-US"/>
        </w:rPr>
        <w:t xml:space="preserve">across irrelevant factors if </w:t>
      </w:r>
      <w:r w:rsidR="00AD1764">
        <w:rPr>
          <w:rFonts w:ascii="Times New Roman" w:hAnsi="Times New Roman" w:cs="Times New Roman"/>
          <w:sz w:val="24"/>
          <w:szCs w:val="24"/>
          <w:lang w:val="en-US"/>
        </w:rPr>
        <w:t xml:space="preserve">primary authors expressed </w:t>
      </w:r>
      <w:r w:rsidR="00AD1764" w:rsidRPr="00F70F0A">
        <w:rPr>
          <w:rFonts w:ascii="Times New Roman" w:hAnsi="Times New Roman" w:cs="Times New Roman"/>
          <w:sz w:val="24"/>
          <w:szCs w:val="24"/>
          <w:lang w:val="en-US"/>
        </w:rPr>
        <w:t>no expect</w:t>
      </w:r>
      <w:r w:rsidR="00AD1764">
        <w:rPr>
          <w:rFonts w:ascii="Times New Roman" w:hAnsi="Times New Roman" w:cs="Times New Roman"/>
          <w:sz w:val="24"/>
          <w:szCs w:val="24"/>
          <w:lang w:val="en-US"/>
        </w:rPr>
        <w:t>ations concerning the potential moderating</w:t>
      </w:r>
      <w:r w:rsidR="00AD1764" w:rsidRPr="00F70F0A">
        <w:rPr>
          <w:rFonts w:ascii="Times New Roman" w:hAnsi="Times New Roman" w:cs="Times New Roman"/>
          <w:sz w:val="24"/>
          <w:szCs w:val="24"/>
          <w:lang w:val="en-US"/>
        </w:rPr>
        <w:t xml:space="preserve"> effect</w:t>
      </w:r>
      <w:r w:rsidR="00AD1764">
        <w:rPr>
          <w:rFonts w:ascii="Times New Roman" w:hAnsi="Times New Roman" w:cs="Times New Roman"/>
          <w:sz w:val="24"/>
          <w:szCs w:val="24"/>
          <w:lang w:val="en-US"/>
        </w:rPr>
        <w:t xml:space="preserve"> of that crossed factor </w:t>
      </w:r>
      <w:r w:rsidR="00AD1764" w:rsidRPr="00F70F0A">
        <w:rPr>
          <w:rFonts w:ascii="Times New Roman" w:hAnsi="Times New Roman" w:cs="Times New Roman"/>
          <w:sz w:val="24"/>
          <w:szCs w:val="24"/>
          <w:lang w:val="en-US"/>
        </w:rPr>
        <w:t>(i.e.</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non-moderating factors)</w:t>
      </w:r>
      <w:r w:rsidR="00AD1764">
        <w:rPr>
          <w:rFonts w:ascii="Times New Roman" w:hAnsi="Times New Roman" w:cs="Times New Roman"/>
          <w:sz w:val="24"/>
          <w:szCs w:val="24"/>
          <w:lang w:val="en-US"/>
        </w:rPr>
        <w:t>. Moreover, continuous variables that were d</w:t>
      </w:r>
      <w:r w:rsidR="00AD1764" w:rsidRPr="00F70F0A">
        <w:rPr>
          <w:rFonts w:ascii="Times New Roman" w:hAnsi="Times New Roman" w:cs="Times New Roman"/>
          <w:sz w:val="24"/>
          <w:szCs w:val="24"/>
          <w:lang w:val="en-US"/>
        </w:rPr>
        <w:t>ichotomized were</w:t>
      </w:r>
      <w:r w:rsidR="00AD1764">
        <w:rPr>
          <w:rFonts w:ascii="Times New Roman" w:hAnsi="Times New Roman" w:cs="Times New Roman"/>
          <w:sz w:val="24"/>
          <w:szCs w:val="24"/>
          <w:lang w:val="en-US"/>
        </w:rPr>
        <w:t xml:space="preserve"> also</w:t>
      </w:r>
      <w:r w:rsidR="00AD1764" w:rsidRPr="00F70F0A">
        <w:rPr>
          <w:rFonts w:ascii="Times New Roman" w:hAnsi="Times New Roman" w:cs="Times New Roman"/>
          <w:sz w:val="24"/>
          <w:szCs w:val="24"/>
          <w:lang w:val="en-US"/>
        </w:rPr>
        <w:t xml:space="preserve"> collapsed due to the many problems dichotomization can cause (e.g.</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underestimation of effect size, spurious effects; see</w:t>
      </w:r>
      <w:r w:rsidR="00AD1764" w:rsidRPr="00F70F0A">
        <w:rPr>
          <w:rFonts w:ascii="Times New Roman" w:hAnsi="Times New Roman" w:cs="Times New Roman"/>
          <w:noProof/>
          <w:sz w:val="24"/>
          <w:szCs w:val="24"/>
          <w:lang w:val="en-US"/>
        </w:rPr>
        <w:t xml:space="preserve"> Hunter &amp; Schmidt, 1990; MacCallum, Zhang, Preacher, &amp; Rucker, 2002)</w:t>
      </w:r>
      <w:r w:rsidR="00AD1764" w:rsidRPr="00F70F0A">
        <w:rPr>
          <w:rFonts w:ascii="Times New Roman" w:hAnsi="Times New Roman" w:cs="Times New Roman"/>
          <w:sz w:val="24"/>
          <w:szCs w:val="24"/>
          <w:lang w:val="en-US"/>
        </w:rPr>
        <w:t>.</w:t>
      </w:r>
      <w:r w:rsidR="00AD1764">
        <w:rPr>
          <w:rFonts w:ascii="Times New Roman" w:hAnsi="Times New Roman" w:cs="Times New Roman"/>
          <w:sz w:val="24"/>
          <w:szCs w:val="24"/>
          <w:lang w:val="en-US"/>
        </w:rPr>
        <w:t xml:space="preserve"> For </w:t>
      </w:r>
      <w:r w:rsidR="00AD1764" w:rsidRPr="00F70F0A">
        <w:rPr>
          <w:rFonts w:ascii="Times New Roman" w:hAnsi="Times New Roman" w:cs="Times New Roman"/>
          <w:sz w:val="24"/>
          <w:szCs w:val="24"/>
          <w:lang w:val="en-US"/>
        </w:rPr>
        <w:t>example</w:t>
      </w:r>
      <w:r w:rsidR="00AD1764">
        <w:rPr>
          <w:rFonts w:ascii="Times New Roman" w:hAnsi="Times New Roman" w:cs="Times New Roman"/>
          <w:sz w:val="24"/>
          <w:szCs w:val="24"/>
          <w:lang w:val="en-US"/>
        </w:rPr>
        <w:t xml:space="preserve">, when </w:t>
      </w:r>
      <w:r w:rsidR="00AD1764" w:rsidRPr="00F70F0A">
        <w:rPr>
          <w:rFonts w:ascii="Times New Roman" w:hAnsi="Times New Roman" w:cs="Times New Roman"/>
          <w:sz w:val="24"/>
          <w:szCs w:val="24"/>
          <w:lang w:val="en-US"/>
        </w:rPr>
        <w:t>participants</w:t>
      </w:r>
      <w:r w:rsidR="00AD1764">
        <w:rPr>
          <w:rFonts w:ascii="Times New Roman" w:hAnsi="Times New Roman" w:cs="Times New Roman"/>
          <w:sz w:val="24"/>
          <w:szCs w:val="24"/>
          <w:lang w:val="en-US"/>
        </w:rPr>
        <w:t xml:space="preserve"> were grouped</w:t>
      </w:r>
      <w:r w:rsidR="00AD1764" w:rsidRPr="00F70F0A">
        <w:rPr>
          <w:rFonts w:ascii="Times New Roman" w:hAnsi="Times New Roman" w:cs="Times New Roman"/>
          <w:sz w:val="24"/>
          <w:szCs w:val="24"/>
          <w:lang w:val="en-US"/>
        </w:rPr>
        <w:t xml:space="preserve"> into high- and low neuroticism groups based on a continuous measure of neuroticism </w:t>
      </w:r>
      <w:r w:rsidR="00AD1764" w:rsidRPr="00F70F0A">
        <w:rPr>
          <w:rFonts w:ascii="Times New Roman" w:hAnsi="Times New Roman" w:cs="Times New Roman"/>
          <w:noProof/>
          <w:sz w:val="24"/>
          <w:szCs w:val="24"/>
          <w:lang w:val="en-US"/>
        </w:rPr>
        <w:t>(Boyes</w:t>
      </w:r>
      <w:r w:rsidR="00AD1764">
        <w:rPr>
          <w:rFonts w:ascii="Times New Roman" w:hAnsi="Times New Roman" w:cs="Times New Roman"/>
          <w:noProof/>
          <w:sz w:val="24"/>
          <w:szCs w:val="24"/>
          <w:lang w:val="en-US"/>
        </w:rPr>
        <w:t>,</w:t>
      </w:r>
      <w:r w:rsidR="00AD1764" w:rsidRPr="00F70F0A">
        <w:rPr>
          <w:rFonts w:ascii="Times New Roman" w:hAnsi="Times New Roman" w:cs="Times New Roman"/>
          <w:noProof/>
          <w:sz w:val="24"/>
          <w:szCs w:val="24"/>
          <w:lang w:val="en-US"/>
        </w:rPr>
        <w:t xml:space="preserve"> </w:t>
      </w:r>
      <w:r w:rsidR="00AD1764" w:rsidRPr="00F70F0A">
        <w:rPr>
          <w:rFonts w:ascii="Times New Roman" w:hAnsi="Times New Roman" w:cs="Times New Roman"/>
          <w:noProof/>
          <w:sz w:val="24"/>
          <w:szCs w:val="24"/>
          <w:lang w:val="en-US"/>
        </w:rPr>
        <w:lastRenderedPageBreak/>
        <w:t>&amp; French, 2009)</w:t>
      </w:r>
      <w:r w:rsidR="00AD1764">
        <w:rPr>
          <w:rFonts w:ascii="Times New Roman" w:hAnsi="Times New Roman" w:cs="Times New Roman"/>
          <w:sz w:val="24"/>
          <w:szCs w:val="24"/>
          <w:lang w:val="en-US"/>
        </w:rPr>
        <w:t>, we used pooled means and standard deviations across these two groups, reducing the design to an ostracism/inclusion design.</w:t>
      </w:r>
    </w:p>
    <w:p w14:paraId="1E436852" w14:textId="0C82E359"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AD1764">
        <w:rPr>
          <w:rFonts w:ascii="Times New Roman" w:hAnsi="Times New Roman" w:cs="Times New Roman"/>
          <w:sz w:val="24"/>
          <w:szCs w:val="24"/>
          <w:lang w:val="en-US"/>
        </w:rPr>
        <w:t xml:space="preserve">we only considered experiments </w:t>
      </w:r>
      <w:r w:rsidR="00AD1764" w:rsidRPr="00F70F0A">
        <w:rPr>
          <w:rFonts w:ascii="Times New Roman" w:hAnsi="Times New Roman" w:cs="Times New Roman"/>
          <w:sz w:val="24"/>
          <w:szCs w:val="24"/>
          <w:lang w:val="en-US"/>
        </w:rPr>
        <w:t>that incorporated a between-subjects</w:t>
      </w:r>
      <w:r w:rsidR="00AD1764">
        <w:rPr>
          <w:rFonts w:ascii="Times New Roman" w:hAnsi="Times New Roman" w:cs="Times New Roman"/>
          <w:sz w:val="24"/>
          <w:szCs w:val="24"/>
          <w:lang w:val="en-US"/>
        </w:rPr>
        <w:t xml:space="preserve"> design with random assignment. </w:t>
      </w:r>
      <w:r w:rsidR="00AD1764" w:rsidRPr="00F70F0A">
        <w:rPr>
          <w:rFonts w:ascii="Times New Roman" w:hAnsi="Times New Roman" w:cs="Times New Roman"/>
          <w:sz w:val="24"/>
          <w:szCs w:val="24"/>
          <w:lang w:val="en-US"/>
        </w:rPr>
        <w:t xml:space="preserve">Within-subject designs were excluded, </w:t>
      </w:r>
      <w:r w:rsidR="00AD1764">
        <w:rPr>
          <w:rFonts w:ascii="Times New Roman" w:hAnsi="Times New Roman" w:cs="Times New Roman"/>
          <w:sz w:val="24"/>
          <w:szCs w:val="24"/>
          <w:lang w:val="en-US"/>
        </w:rPr>
        <w:t xml:space="preserve">because </w:t>
      </w:r>
      <w:r w:rsidR="00AD1764" w:rsidRPr="00F70F0A">
        <w:rPr>
          <w:rFonts w:ascii="Times New Roman" w:hAnsi="Times New Roman" w:cs="Times New Roman"/>
          <w:sz w:val="24"/>
          <w:szCs w:val="24"/>
          <w:lang w:val="en-US"/>
        </w:rPr>
        <w:t>most within-subjects designs regard</w:t>
      </w:r>
      <w:r w:rsidR="00AD1764">
        <w:rPr>
          <w:rFonts w:ascii="Times New Roman" w:hAnsi="Times New Roman" w:cs="Times New Roman"/>
          <w:sz w:val="24"/>
          <w:szCs w:val="24"/>
          <w:lang w:val="en-US"/>
        </w:rPr>
        <w:t xml:space="preserve"> high-dimensional</w:t>
      </w:r>
      <w:r w:rsidR="00AD1764" w:rsidRPr="00F70F0A">
        <w:rPr>
          <w:rFonts w:ascii="Times New Roman" w:hAnsi="Times New Roman" w:cs="Times New Roman"/>
          <w:sz w:val="24"/>
          <w:szCs w:val="24"/>
          <w:lang w:val="en-US"/>
        </w:rPr>
        <w:t xml:space="preserve"> </w:t>
      </w:r>
      <w:r w:rsidR="00AD1764">
        <w:rPr>
          <w:rFonts w:ascii="Times New Roman" w:hAnsi="Times New Roman" w:cs="Times New Roman"/>
          <w:sz w:val="24"/>
          <w:szCs w:val="24"/>
          <w:lang w:val="en-US"/>
        </w:rPr>
        <w:t>neuro</w:t>
      </w:r>
      <w:r w:rsidR="00AD1764" w:rsidRPr="00F70F0A">
        <w:rPr>
          <w:rFonts w:ascii="Times New Roman" w:hAnsi="Times New Roman" w:cs="Times New Roman"/>
          <w:sz w:val="24"/>
          <w:szCs w:val="24"/>
          <w:lang w:val="en-US"/>
        </w:rPr>
        <w:t>physiological measurements such as fMRI that</w:t>
      </w:r>
      <w:r w:rsidR="00AD1764">
        <w:rPr>
          <w:rFonts w:ascii="Times New Roman" w:hAnsi="Times New Roman" w:cs="Times New Roman"/>
          <w:sz w:val="24"/>
          <w:szCs w:val="24"/>
          <w:lang w:val="en-US"/>
        </w:rPr>
        <w:t xml:space="preserve"> are beyond the scope of this meta-analysis (see </w:t>
      </w:r>
      <w:r w:rsidR="00AD1764" w:rsidRPr="00F70F0A">
        <w:rPr>
          <w:rFonts w:ascii="Times New Roman" w:hAnsi="Times New Roman" w:cs="Times New Roman"/>
          <w:sz w:val="24"/>
          <w:szCs w:val="24"/>
          <w:lang w:val="en-US"/>
        </w:rPr>
        <w:t>Cacioppo et al</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2013)</w:t>
      </w:r>
      <w:r w:rsidR="00AD1764">
        <w:rPr>
          <w:rFonts w:ascii="Times New Roman" w:hAnsi="Times New Roman" w:cs="Times New Roman"/>
          <w:sz w:val="24"/>
          <w:szCs w:val="24"/>
          <w:lang w:val="en-US"/>
        </w:rPr>
        <w:t>. Also, meta-analyses of effects of within-subjects designs require t</w:t>
      </w:r>
      <w:r w:rsidR="00AD1764" w:rsidRPr="00F70F0A">
        <w:rPr>
          <w:rFonts w:ascii="Times New Roman" w:hAnsi="Times New Roman" w:cs="Times New Roman"/>
          <w:sz w:val="24"/>
          <w:szCs w:val="24"/>
          <w:lang w:val="en-US"/>
        </w:rPr>
        <w:t xml:space="preserve">he correlations between measures </w:t>
      </w:r>
      <w:r w:rsidR="00AD1764">
        <w:rPr>
          <w:rFonts w:ascii="Times New Roman" w:hAnsi="Times New Roman" w:cs="Times New Roman"/>
          <w:sz w:val="24"/>
          <w:szCs w:val="24"/>
          <w:lang w:val="en-US"/>
        </w:rPr>
        <w:t xml:space="preserve">in primary studies, and we did not expect these to </w:t>
      </w:r>
      <w:r w:rsidR="00AD1764" w:rsidRPr="00F70F0A">
        <w:rPr>
          <w:rFonts w:ascii="Times New Roman" w:hAnsi="Times New Roman" w:cs="Times New Roman"/>
          <w:sz w:val="24"/>
          <w:szCs w:val="24"/>
          <w:lang w:val="en-US"/>
        </w:rPr>
        <w:t xml:space="preserve">be reliably reported in the papers. </w:t>
      </w:r>
    </w:p>
    <w:p w14:paraId="1B05E0C4" w14:textId="77777777"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r w:rsidR="0004634D" w:rsidRPr="00F70F0A">
        <w:rPr>
          <w:rFonts w:ascii="Times New Roman" w:hAnsi="Times New Roman" w:cs="Times New Roman"/>
          <w:sz w:val="24"/>
          <w:szCs w:val="24"/>
          <w:lang w:val="en-US"/>
        </w:rPr>
        <w:t xml:space="preserve">Cyberball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4B8C83E9"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68AD7123" w14:textId="77777777"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meta-analysis of Cyberball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list of Cyberball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60DA3058" w14:textId="435B9321"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databases searched included Web of Knowledge, PubMed, ScienceDirect and Worldcat</w:t>
      </w:r>
      <w:r w:rsidR="009E05F5">
        <w:rPr>
          <w:rFonts w:ascii="Times New Roman" w:hAnsi="Times New Roman" w:cs="Times New Roman"/>
          <w:sz w:val="24"/>
          <w:szCs w:val="24"/>
          <w:lang w:val="en-US"/>
        </w:rPr>
        <w:t xml:space="preserve"> using the sources from Tilburg University</w:t>
      </w:r>
      <w:r w:rsidRPr="00F70F0A">
        <w:rPr>
          <w:rFonts w:ascii="Times New Roman" w:hAnsi="Times New Roman" w:cs="Times New Roman"/>
          <w:sz w:val="24"/>
          <w:szCs w:val="24"/>
          <w:lang w:val="en-US"/>
        </w:rPr>
        <w:t xml:space="preserve">. The first three cover only published </w:t>
      </w:r>
      <w:r w:rsidRPr="00F70F0A">
        <w:rPr>
          <w:rFonts w:ascii="Times New Roman" w:hAnsi="Times New Roman" w:cs="Times New Roman"/>
          <w:sz w:val="24"/>
          <w:szCs w:val="24"/>
          <w:lang w:val="en-US"/>
        </w:rPr>
        <w:lastRenderedPageBreak/>
        <w:t>articles, whereas Worldcat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PsycINFO database</w:t>
      </w:r>
      <w:r w:rsidRPr="00F70F0A">
        <w:rPr>
          <w:rFonts w:ascii="Times New Roman" w:hAnsi="Times New Roman" w:cs="Times New Roman"/>
          <w:sz w:val="24"/>
          <w:szCs w:val="24"/>
          <w:lang w:val="en-US"/>
        </w:rPr>
        <w:t>. All these databases were searched with the keywords “cyberball”, “ball-tossing” and “ball AND ostraci*”.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exclu*”)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Williams and colleagues (2000); Williams and Jarvis (2006)</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w:t>
      </w:r>
      <w:r w:rsidR="005152EF">
        <w:rPr>
          <w:rFonts w:ascii="Times New Roman" w:hAnsi="Times New Roman" w:cs="Times New Roman"/>
          <w:sz w:val="24"/>
          <w:szCs w:val="24"/>
          <w:lang w:val="en-US"/>
        </w:rPr>
        <w:t>The entire</w:t>
      </w:r>
      <w:r w:rsidR="005152E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2D7D77A3"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41636F9F" w14:textId="2B284496"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Kip Williams keeps a list of Cyberball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r w:rsidR="000A5278">
        <w:rPr>
          <w:rFonts w:ascii="Times New Roman" w:hAnsi="Times New Roman" w:cs="Times New Roman"/>
          <w:sz w:val="24"/>
          <w:szCs w:val="24"/>
          <w:lang w:val="en-US"/>
        </w:rPr>
        <w:t>2012</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1EBE0493"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“cyberball” and “ball-tossing”, which yielded 85 hits of which 25 were saved for coding. SPSP conference abstracts from 2006 through 2013 were searched for Cyberball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additional studies. Pooled, the personal communication and the conference abstracts yielded </w:t>
      </w:r>
      <w:r w:rsidRPr="00F70F0A">
        <w:rPr>
          <w:rFonts w:ascii="Times New Roman" w:hAnsi="Times New Roman" w:cs="Times New Roman"/>
          <w:sz w:val="24"/>
          <w:szCs w:val="24"/>
          <w:lang w:val="en-US"/>
        </w:rPr>
        <w:lastRenderedPageBreak/>
        <w:t>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7AC23EC2" w14:textId="77777777"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Cyberball)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r w:rsidRPr="00F70F0A">
        <w:rPr>
          <w:rFonts w:ascii="Times New Roman" w:hAnsi="Times New Roman" w:cs="Times New Roman"/>
          <w:sz w:val="24"/>
          <w:szCs w:val="24"/>
          <w:lang w:val="en-US"/>
        </w:rPr>
        <w:t>Cyberball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08EEA3F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46162981" w14:textId="7383AFC1"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r w:rsidR="009A1674">
        <w:rPr>
          <w:rFonts w:ascii="Times New Roman" w:hAnsi="Times New Roman" w:cs="Times New Roman"/>
          <w:sz w:val="24"/>
          <w:szCs w:val="24"/>
          <w:lang w:val="en-US"/>
        </w:rPr>
        <w:t xml:space="preserve"> and conducted all the analyes</w:t>
      </w:r>
      <w:r w:rsidR="009638AE">
        <w:rPr>
          <w:rFonts w:ascii="Times New Roman" w:hAnsi="Times New Roman" w:cs="Times New Roman"/>
          <w:sz w:val="24"/>
          <w:szCs w:val="24"/>
          <w:lang w:val="en-US"/>
        </w:rPr>
        <w:t xml:space="preserve">. </w:t>
      </w:r>
      <w:r w:rsidR="007B79EA">
        <w:rPr>
          <w:rFonts w:ascii="Times New Roman" w:hAnsi="Times New Roman" w:cs="Times New Roman"/>
          <w:sz w:val="24"/>
          <w:szCs w:val="24"/>
          <w:lang w:val="en-US"/>
        </w:rPr>
        <w:t xml:space="preserve">The </w:t>
      </w:r>
      <w:r w:rsidR="009A1674">
        <w:rPr>
          <w:rFonts w:ascii="Times New Roman" w:hAnsi="Times New Roman" w:cs="Times New Roman"/>
          <w:sz w:val="24"/>
          <w:szCs w:val="24"/>
          <w:lang w:val="en-US"/>
        </w:rPr>
        <w:t xml:space="preserve">third author double-checked a subset of </w:t>
      </w:r>
      <w:r w:rsidR="005152EF">
        <w:rPr>
          <w:rFonts w:ascii="Times New Roman" w:hAnsi="Times New Roman" w:cs="Times New Roman"/>
          <w:sz w:val="24"/>
          <w:szCs w:val="24"/>
          <w:lang w:val="en-US"/>
        </w:rPr>
        <w:t>the entire database</w:t>
      </w:r>
      <w:r w:rsidR="009A1674">
        <w:rPr>
          <w:rFonts w:ascii="Times New Roman" w:hAnsi="Times New Roman" w:cs="Times New Roman"/>
          <w:sz w:val="24"/>
          <w:szCs w:val="24"/>
          <w:lang w:val="en-US"/>
        </w:rPr>
        <w:t xml:space="preserve">, </w:t>
      </w:r>
      <w:r w:rsidR="005152EF">
        <w:rPr>
          <w:rFonts w:ascii="Times New Roman" w:hAnsi="Times New Roman" w:cs="Times New Roman"/>
          <w:sz w:val="24"/>
          <w:szCs w:val="24"/>
          <w:lang w:val="en-US"/>
        </w:rPr>
        <w:t>while</w:t>
      </w:r>
      <w:r w:rsidR="00381CD2">
        <w:rPr>
          <w:rFonts w:ascii="Times New Roman" w:hAnsi="Times New Roman" w:cs="Times New Roman"/>
          <w:sz w:val="24"/>
          <w:szCs w:val="24"/>
          <w:lang w:val="en-US"/>
        </w:rPr>
        <w:t xml:space="preserve"> </w:t>
      </w:r>
      <w:r w:rsidR="009A1674">
        <w:rPr>
          <w:rFonts w:ascii="Times New Roman" w:hAnsi="Times New Roman" w:cs="Times New Roman"/>
          <w:sz w:val="24"/>
          <w:szCs w:val="24"/>
          <w:lang w:val="en-US"/>
        </w:rPr>
        <w:t xml:space="preserve">the </w:t>
      </w:r>
      <w:r w:rsidR="007B79EA">
        <w:rPr>
          <w:rFonts w:ascii="Times New Roman" w:hAnsi="Times New Roman" w:cs="Times New Roman"/>
          <w:sz w:val="24"/>
          <w:szCs w:val="24"/>
          <w:lang w:val="en-US"/>
        </w:rPr>
        <w:t xml:space="preserve">second </w:t>
      </w:r>
      <w:r w:rsidR="00114AA5">
        <w:rPr>
          <w:rFonts w:ascii="Times New Roman" w:hAnsi="Times New Roman" w:cs="Times New Roman"/>
          <w:sz w:val="24"/>
          <w:szCs w:val="24"/>
          <w:lang w:val="en-US"/>
        </w:rPr>
        <w:t xml:space="preserve">author double-checked all 52 studies that entailed a full two-by-two design. </w:t>
      </w:r>
      <w:r w:rsidR="009A1674">
        <w:rPr>
          <w:rFonts w:ascii="Times New Roman" w:hAnsi="Times New Roman" w:cs="Times New Roman"/>
          <w:sz w:val="24"/>
          <w:szCs w:val="24"/>
          <w:lang w:val="en-US"/>
        </w:rPr>
        <w:t xml:space="preserve">The </w:t>
      </w:r>
      <w:r w:rsidR="009A1674" w:rsidRPr="00F70F0A">
        <w:rPr>
          <w:rFonts w:ascii="Times New Roman" w:hAnsi="Times New Roman" w:cs="Times New Roman"/>
          <w:sz w:val="24"/>
          <w:szCs w:val="24"/>
          <w:lang w:val="en-US"/>
        </w:rPr>
        <w:t xml:space="preserve">third author checked </w:t>
      </w:r>
      <w:r w:rsidR="009A1674">
        <w:rPr>
          <w:rFonts w:ascii="Times New Roman" w:hAnsi="Times New Roman" w:cs="Times New Roman"/>
          <w:sz w:val="24"/>
          <w:szCs w:val="24"/>
          <w:lang w:val="en-US"/>
        </w:rPr>
        <w:t>and reran the R-code of all analyses</w:t>
      </w:r>
      <w:r w:rsidR="009A1674" w:rsidRPr="00F70F0A">
        <w:rPr>
          <w:rFonts w:ascii="Times New Roman" w:hAnsi="Times New Roman" w:cs="Times New Roman"/>
          <w:sz w:val="24"/>
          <w:szCs w:val="24"/>
          <w:lang w:val="en-US"/>
        </w:rPr>
        <w:t>.</w:t>
      </w:r>
      <w:r w:rsidR="00F84C5C">
        <w:rPr>
          <w:rFonts w:ascii="Times New Roman" w:hAnsi="Times New Roman" w:cs="Times New Roman"/>
          <w:sz w:val="24"/>
          <w:szCs w:val="24"/>
          <w:lang w:val="en-US"/>
        </w:rPr>
        <w:t xml:space="preserve"> Finally</w:t>
      </w:r>
      <w:r w:rsidRPr="00F70F0A">
        <w:rPr>
          <w:rFonts w:ascii="Times New Roman" w:hAnsi="Times New Roman" w:cs="Times New Roman"/>
          <w:sz w:val="24"/>
          <w:szCs w:val="24"/>
          <w:lang w:val="en-US"/>
        </w:rPr>
        <w:t xml:space="preserve">, an extensive account </w:t>
      </w:r>
      <w:r w:rsidR="00F84C5C">
        <w:rPr>
          <w:rFonts w:ascii="Times New Roman" w:hAnsi="Times New Roman" w:cs="Times New Roman"/>
          <w:sz w:val="24"/>
          <w:szCs w:val="24"/>
          <w:lang w:val="en-US"/>
        </w:rPr>
        <w:t xml:space="preserve">of all coding decisions is </w:t>
      </w:r>
      <w:r w:rsidRPr="00F70F0A">
        <w:rPr>
          <w:rFonts w:ascii="Times New Roman" w:hAnsi="Times New Roman" w:cs="Times New Roman"/>
          <w:sz w:val="24"/>
          <w:szCs w:val="24"/>
          <w:lang w:val="en-US"/>
        </w:rPr>
        <w:t>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5B4318B9" w14:textId="77777777"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w:t>
      </w:r>
      <w:r w:rsidR="00731737" w:rsidRPr="00F70F0A">
        <w:rPr>
          <w:rFonts w:ascii="Times New Roman" w:hAnsi="Times New Roman" w:cs="Times New Roman"/>
          <w:sz w:val="24"/>
          <w:szCs w:val="24"/>
          <w:lang w:val="en-US"/>
        </w:rPr>
        <w:lastRenderedPageBreak/>
        <w:t xml:space="preserve">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Smits, Dolan, Horst, Wicherts,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38184966"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w:t>
      </w:r>
      <w:r w:rsidR="00A71977">
        <w:rPr>
          <w:rFonts w:ascii="Times New Roman" w:hAnsi="Times New Roman" w:cs="Times New Roman"/>
          <w:sz w:val="24"/>
          <w:szCs w:val="24"/>
          <w:lang w:val="en-US"/>
        </w:rPr>
        <w:t>, physiological measures, etc.</w:t>
      </w:r>
      <w:r w:rsidRPr="00F70F0A">
        <w:rPr>
          <w:rFonts w:ascii="Times New Roman" w:hAnsi="Times New Roman" w:cs="Times New Roman"/>
          <w:sz w:val="24"/>
          <w:szCs w:val="24"/>
          <w:lang w:val="en-US"/>
        </w:rPr>
        <w:t>).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sidR="00A71977">
        <w:rPr>
          <w:rFonts w:ascii="Times New Roman" w:hAnsi="Times New Roman" w:cs="Times New Roman"/>
          <w:sz w:val="24"/>
          <w:szCs w:val="24"/>
          <w:lang w:val="en-US"/>
        </w:rPr>
        <w:t>, donations to charity, etc.</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r w:rsidRPr="00F70F0A">
        <w:rPr>
          <w:rFonts w:ascii="Times New Roman" w:hAnsi="Times New Roman" w:cs="Times New Roman"/>
          <w:sz w:val="24"/>
          <w:szCs w:val="24"/>
          <w:lang w:val="en-US"/>
        </w:rPr>
        <w:t>Cyberball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16C49FE1" w14:textId="7F3CF1F6"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bidirectionality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 xml:space="preserve">coded for expected direction of that moderator. For example, in </w:t>
      </w:r>
      <w:r>
        <w:rPr>
          <w:rFonts w:ascii="Times New Roman" w:hAnsi="Times New Roman" w:cs="Times New Roman"/>
          <w:sz w:val="24"/>
          <w:szCs w:val="24"/>
          <w:lang w:val="en-US"/>
        </w:rPr>
        <w:lastRenderedPageBreak/>
        <w:t>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(as in Williams et al., 2000)</w:t>
      </w:r>
      <w:r w:rsidR="005E1E88">
        <w:rPr>
          <w:rStyle w:val="CommentReference"/>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Cyberb</w:t>
      </w:r>
      <w:r w:rsidR="008E78E3">
        <w:rPr>
          <w:rFonts w:ascii="Times New Roman" w:hAnsi="Times New Roman" w:cs="Times New Roman"/>
          <w:sz w:val="24"/>
          <w:szCs w:val="24"/>
          <w:lang w:val="en-US"/>
        </w:rPr>
        <w:t xml:space="preserve">all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8E78E3" w:rsidRPr="008E78E3">
        <w:rPr>
          <w:rFonts w:ascii="Times New Roman" w:hAnsi="Times New Roman" w:cs="Times New Roman"/>
          <w:noProof/>
          <w:sz w:val="24"/>
          <w:szCs w:val="24"/>
          <w:lang w:val="en-US"/>
        </w:rPr>
        <w:t>(Gonsalkorale &amp; Williams, 2007)</w:t>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10363BB4" w14:textId="1DFA7102"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was requested from the authors via e-mail. In case of non-response, </w:t>
      </w:r>
      <w:r w:rsidR="008D5A4A">
        <w:rPr>
          <w:rFonts w:ascii="Times New Roman" w:hAnsi="Times New Roman" w:cs="Times New Roman"/>
          <w:sz w:val="24"/>
          <w:szCs w:val="24"/>
          <w:lang w:val="en-US"/>
        </w:rPr>
        <w:t xml:space="preserve">we sent </w:t>
      </w:r>
      <w:r w:rsidRPr="00F70F0A">
        <w:rPr>
          <w:rFonts w:ascii="Times New Roman" w:hAnsi="Times New Roman" w:cs="Times New Roman"/>
          <w:sz w:val="24"/>
          <w:szCs w:val="24"/>
          <w:lang w:val="en-US"/>
        </w:rPr>
        <w:t>three follow-up e-mails.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w:t>
      </w:r>
      <w:r w:rsidRPr="00F70F0A">
        <w:rPr>
          <w:rFonts w:ascii="Times New Roman" w:hAnsi="Times New Roman" w:cs="Times New Roman"/>
          <w:sz w:val="24"/>
          <w:szCs w:val="24"/>
          <w:lang w:val="en-US"/>
        </w:rPr>
        <w:lastRenderedPageBreak/>
        <w:t xml:space="preserve">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r w:rsidRPr="00F70F0A">
        <w:rPr>
          <w:rFonts w:ascii="Times New Roman" w:hAnsi="Times New Roman" w:cs="Times New Roman"/>
          <w:sz w:val="24"/>
          <w:szCs w:val="24"/>
          <w:lang w:val="en-US"/>
        </w:rPr>
        <w:t>Cyberball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0B9D2E61"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2808E561" w14:textId="701A365F"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“metafor” package </w:t>
      </w:r>
      <w:r w:rsidRPr="00F70F0A">
        <w:rPr>
          <w:rFonts w:ascii="Times New Roman" w:hAnsi="Times New Roman" w:cs="Times New Roman"/>
          <w:noProof/>
          <w:sz w:val="24"/>
          <w:szCs w:val="24"/>
          <w:lang w:val="en-US"/>
        </w:rPr>
        <w:t>(Viechtbauer, 2010)</w:t>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(R Core Team, 2013)</w:t>
      </w:r>
      <w:r w:rsidRPr="00F70F0A">
        <w:rPr>
          <w:rFonts w:ascii="Times New Roman" w:hAnsi="Times New Roman" w:cs="Times New Roman"/>
          <w:sz w:val="24"/>
          <w:szCs w:val="24"/>
          <w:lang w:val="en-US"/>
        </w:rPr>
        <w:t xml:space="preserve">. </w:t>
      </w:r>
    </w:p>
    <w:p w14:paraId="78547F2B" w14:textId="6A441FEE"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Pr="00F70F0A">
        <w:rPr>
          <w:rFonts w:ascii="Times New Roman" w:hAnsi="Times New Roman" w:cs="Times New Roman"/>
          <w:noProof/>
          <w:sz w:val="24"/>
          <w:szCs w:val="24"/>
          <w:lang w:val="en-US"/>
        </w:rPr>
        <w:t>(Hedges, 1981)</w:t>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5C9F9905" w14:textId="3B276FEE"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(residual) variance), as recommended by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w:t>
      </w:r>
    </w:p>
    <w:p w14:paraId="71BE2D27"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studentized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27D7374B" w14:textId="0D6FC739"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Pillemer,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(Egger, Smith, Schneider, &amp; Minder, 1997)</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Pr="00F70F0A">
        <w:rPr>
          <w:rFonts w:ascii="Times New Roman" w:hAnsi="Times New Roman" w:cs="Times New Roman"/>
          <w:noProof/>
          <w:sz w:val="24"/>
          <w:szCs w:val="24"/>
          <w:lang w:val="en-US"/>
        </w:rPr>
        <w:t>(Sterne &amp; Egger, 2005)</w:t>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0670F11F"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35DEE091" w14:textId="1B674F5B"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our reporting of the effect sizes, d indicates a main effect and Δd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w:t>
      </w:r>
      <w:r w:rsidR="00300674">
        <w:rPr>
          <w:rFonts w:ascii="Times New Roman" w:hAnsi="Times New Roman" w:cs="Times New Roman"/>
          <w:sz w:val="24"/>
          <w:szCs w:val="24"/>
          <w:lang w:val="en-US"/>
        </w:rPr>
        <w:t xml:space="preserve"> found</w:t>
      </w:r>
      <w:r w:rsidRPr="00F70F0A">
        <w:rPr>
          <w:rFonts w:ascii="Times New Roman" w:hAnsi="Times New Roman" w:cs="Times New Roman"/>
          <w:sz w:val="24"/>
          <w:szCs w:val="24"/>
          <w:lang w:val="en-US"/>
        </w:rPr>
        <w:t xml:space="preserve"> on OSF).</w:t>
      </w:r>
    </w:p>
    <w:p w14:paraId="4259FE41" w14:textId="77777777"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w:t>
      </w:r>
      <w:r w:rsidR="00731737" w:rsidRPr="00F70F0A">
        <w:rPr>
          <w:rFonts w:ascii="Times New Roman" w:hAnsi="Times New Roman" w:cs="Times New Roman"/>
          <w:sz w:val="24"/>
          <w:szCs w:val="24"/>
          <w:lang w:val="en-US"/>
        </w:rPr>
        <w:lastRenderedPageBreak/>
        <w:t xml:space="preserve">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117BECD1" w14:textId="27D06171"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 xml:space="preserve">was significant, </w:t>
      </w:r>
      <w:r w:rsidRPr="00AD1764">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xml:space="preserve">, </w:t>
      </w:r>
      <w:r w:rsidRPr="00AD1764">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w:t>
      </w:r>
      <w:r w:rsidRPr="00AD1764">
        <w:rPr>
          <w:rFonts w:ascii="Times New Roman" w:hAnsi="Times New Roman" w:cs="Times New Roman"/>
          <w:i/>
          <w:sz w:val="24"/>
          <w:szCs w:val="24"/>
          <w:lang w:val="en-US"/>
        </w:rPr>
        <w:t>I</w:t>
      </w:r>
      <w:r w:rsidRPr="00AD1764">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xml:space="preserve">% and estimated </w:t>
      </w:r>
      <w:r w:rsidRPr="001F78B9">
        <w:rPr>
          <w:rFonts w:ascii="Times New Roman" w:hAnsi="Times New Roman" w:cs="Times New Roman"/>
          <w:sz w:val="24"/>
          <w:szCs w:val="24"/>
          <w:lang w:val="en-US"/>
        </w:rPr>
        <w:t>τ</w:t>
      </w:r>
      <w:r w:rsidRPr="00AD1764">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w:t>
      </w:r>
      <w:r w:rsidRPr="00AD1764">
        <w:rPr>
          <w:rFonts w:ascii="Times New Roman" w:hAnsi="Times New Roman" w:cs="Times New Roman"/>
          <w:i/>
          <w:sz w:val="24"/>
          <w:szCs w:val="24"/>
          <w:lang w:val="en-US"/>
        </w:rPr>
        <w:t>d</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Pr="00F70F0A">
        <w:rPr>
          <w:rFonts w:ascii="Times New Roman" w:hAnsi="Times New Roman" w:cs="Times New Roman"/>
          <w:noProof/>
          <w:sz w:val="24"/>
          <w:szCs w:val="24"/>
          <w:lang w:val="en-US"/>
        </w:rPr>
        <w:t>(Egger et al., 1997; Sterne &amp; Egger, 2005)</w:t>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w:t>
      </w:r>
      <w:r w:rsidR="008D5A4A">
        <w:rPr>
          <w:rFonts w:ascii="Times New Roman" w:hAnsi="Times New Roman" w:cs="Times New Roman"/>
          <w:i/>
          <w:sz w:val="24"/>
          <w:szCs w:val="24"/>
          <w:lang w:val="en-US"/>
        </w:rPr>
        <w:t>Z</w:t>
      </w:r>
      <w:r w:rsidR="008D5A4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-6.14</w:t>
      </w:r>
      <w:r w:rsidRPr="00F70F0A">
        <w:rPr>
          <w:rFonts w:ascii="Times New Roman" w:hAnsi="Times New Roman" w:cs="Times New Roman"/>
          <w:sz w:val="24"/>
          <w:szCs w:val="24"/>
          <w:lang w:val="en-US"/>
        </w:rPr>
        <w:t xml:space="preserve">, </w:t>
      </w:r>
      <w:r w:rsidRPr="009911FD">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8D5A4A">
        <w:rPr>
          <w:rFonts w:ascii="Times New Roman" w:hAnsi="Times New Roman" w:cs="Times New Roman"/>
          <w:sz w:val="24"/>
          <w:szCs w:val="24"/>
          <w:lang w:val="en-US"/>
        </w:rPr>
        <w:br/>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5A38C24D" w14:textId="68D6B0B5"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completing the Cyberball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predictor. Residual heterogeneity was significant, </w:t>
      </w:r>
      <w:r w:rsidRPr="001F78B9">
        <w:rPr>
          <w:rFonts w:ascii="Times New Roman" w:hAnsi="Times New Roman" w:cs="Times New Roman"/>
          <w:i/>
          <w:sz w:val="24"/>
          <w:szCs w:val="24"/>
          <w:lang w:val="en-US"/>
        </w:rPr>
        <w:t>Q</w:t>
      </w:r>
      <w:r w:rsidRPr="001F78B9">
        <w:rPr>
          <w:rFonts w:ascii="Times New Roman" w:hAnsi="Times New Roman" w:cs="Times New Roman"/>
          <w:i/>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r w:rsidRPr="001F78B9">
        <w:rPr>
          <w:rFonts w:ascii="Times New Roman" w:hAnsi="Times New Roman" w:cs="Times New Roman"/>
          <w:i/>
          <w:sz w:val="24"/>
          <w:szCs w:val="24"/>
          <w:lang w:val="en-US"/>
        </w:rPr>
        <w:t>d</w:t>
      </w:r>
      <w:r w:rsidRPr="001F78B9">
        <w:rPr>
          <w:rFonts w:ascii="Times New Roman" w:hAnsi="Times New Roman" w:cs="Times New Roman"/>
          <w:i/>
          <w:sz w:val="24"/>
          <w:szCs w:val="24"/>
          <w:vertAlign w:val="subscript"/>
          <w:lang w:val="en-US"/>
        </w:rPr>
        <w:t>intercept</w:t>
      </w:r>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w:t>
      </w:r>
      <w:r w:rsidRPr="001F78B9">
        <w:rPr>
          <w:rFonts w:ascii="Times New Roman" w:hAnsi="Times New Roman" w:cs="Times New Roman"/>
          <w:i/>
          <w:sz w:val="24"/>
          <w:szCs w:val="24"/>
          <w:lang w:val="en-US"/>
        </w:rPr>
        <w:t>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w:t>
      </w:r>
      <w:r w:rsidR="00D81F36" w:rsidRPr="001F78B9">
        <w:rPr>
          <w:rFonts w:ascii="Times New Roman" w:hAnsi="Times New Roman" w:cs="Times New Roman"/>
          <w:i/>
          <w:sz w:val="24"/>
          <w:szCs w:val="24"/>
          <w:lang w:val="en-US"/>
        </w:rPr>
        <w:t>Z</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(M</w:t>
      </w:r>
      <w:r w:rsidRPr="00F70F0A">
        <w:rPr>
          <w:rFonts w:ascii="Times New Roman" w:hAnsi="Times New Roman" w:cs="Times New Roman"/>
          <w:sz w:val="24"/>
          <w:szCs w:val="24"/>
          <w:vertAlign w:val="subscript"/>
          <w:lang w:val="en-US"/>
        </w:rPr>
        <w:t>time</w:t>
      </w:r>
      <w:r w:rsidRPr="00F70F0A">
        <w:rPr>
          <w:rFonts w:ascii="Times New Roman" w:hAnsi="Times New Roman" w:cs="Times New Roman"/>
          <w:sz w:val="24"/>
          <w:szCs w:val="24"/>
          <w:lang w:val="en-US"/>
        </w:rPr>
        <w:t xml:space="preserve"> = 291.</w:t>
      </w:r>
      <w:r w:rsidR="00D81F36">
        <w:rPr>
          <w:rFonts w:ascii="Times New Roman" w:hAnsi="Times New Roman" w:cs="Times New Roman"/>
          <w:sz w:val="24"/>
          <w:szCs w:val="24"/>
          <w:lang w:val="en-US"/>
        </w:rPr>
        <w:t>2</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4E82DC8A" w14:textId="1965470B"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w:t>
      </w:r>
      <w:r w:rsidR="00DB08CE">
        <w:rPr>
          <w:rFonts w:ascii="Times New Roman" w:hAnsi="Times New Roman" w:cs="Times New Roman"/>
          <w:sz w:val="24"/>
          <w:szCs w:val="24"/>
          <w:lang w:val="en-US"/>
        </w:rPr>
        <w:t xml:space="preserve">our operationalization of </w:t>
      </w:r>
      <w:r w:rsidR="00731737" w:rsidRPr="00F70F0A">
        <w:rPr>
          <w:rFonts w:ascii="Times New Roman" w:hAnsi="Times New Roman" w:cs="Times New Roman"/>
          <w:sz w:val="24"/>
          <w:szCs w:val="24"/>
          <w:lang w:val="en-US"/>
        </w:rPr>
        <w:t xml:space="preserve">time.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effects for first and last measures, the comparison of CIs is likely to be conservative (Schenker &amp; Gentleman, 2001), and hence we conclude that the average ostracism effects </w:t>
      </w:r>
      <w:r w:rsidR="00DB08CE">
        <w:rPr>
          <w:rFonts w:ascii="Times New Roman" w:hAnsi="Times New Roman" w:cs="Times New Roman"/>
          <w:sz w:val="24"/>
          <w:szCs w:val="24"/>
          <w:lang w:val="en-US"/>
        </w:rPr>
        <w:t>do decrease from</w:t>
      </w:r>
      <w:r w:rsidR="00A37527">
        <w:rPr>
          <w:rFonts w:ascii="Times New Roman" w:hAnsi="Times New Roman" w:cs="Times New Roman"/>
          <w:sz w:val="24"/>
          <w:szCs w:val="24"/>
          <w:lang w:val="en-US"/>
        </w:rPr>
        <w:t xml:space="preserve"> first </w:t>
      </w:r>
      <w:r w:rsidR="00DB08CE">
        <w:rPr>
          <w:rFonts w:ascii="Times New Roman" w:hAnsi="Times New Roman" w:cs="Times New Roman"/>
          <w:sz w:val="24"/>
          <w:szCs w:val="24"/>
          <w:lang w:val="en-US"/>
        </w:rPr>
        <w:t xml:space="preserve">to </w:t>
      </w:r>
      <w:r w:rsidR="00A37527">
        <w:rPr>
          <w:rFonts w:ascii="Times New Roman" w:hAnsi="Times New Roman" w:cs="Times New Roman"/>
          <w:sz w:val="24"/>
          <w:szCs w:val="24"/>
          <w:lang w:val="en-US"/>
        </w:rPr>
        <w:t>last measures.</w:t>
      </w:r>
    </w:p>
    <w:p w14:paraId="0D536870" w14:textId="1D6EE92A"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I</w:t>
      </w:r>
      <w:r w:rsidRPr="001F78B9">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Δ</w:t>
      </w:r>
      <w:r w:rsidRPr="001F78B9">
        <w:rPr>
          <w:rFonts w:ascii="Times New Roman" w:hAnsi="Times New Roman" w:cs="Times New Roman"/>
          <w:i/>
          <w:sz w:val="24"/>
          <w:szCs w:val="24"/>
          <w:lang w:val="en-US"/>
        </w:rPr>
        <w:t>d</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w:t>
      </w:r>
      <w:r w:rsidR="0069440F" w:rsidRPr="001F78B9">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53DA3D0B" w14:textId="0DBB0EE4"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 xml:space="preserve">showed residual heterogeneity, </w:t>
      </w:r>
      <w:r w:rsidRPr="004B71E1">
        <w:rPr>
          <w:rFonts w:ascii="Times New Roman" w:hAnsi="Times New Roman" w:cs="Times New Roman"/>
          <w:i/>
          <w:sz w:val="24"/>
          <w:szCs w:val="24"/>
          <w:lang w:val="en-US"/>
        </w:rPr>
        <w:t>Q</w:t>
      </w:r>
      <w:r w:rsidRPr="004B71E1">
        <w:rPr>
          <w:rFonts w:ascii="Times New Roman" w:hAnsi="Times New Roman" w:cs="Times New Roman"/>
          <w:i/>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w:t>
      </w:r>
      <w:r w:rsidRPr="00F70F0A">
        <w:rPr>
          <w:rFonts w:ascii="Times New Roman" w:hAnsi="Times New Roman" w:cs="Times New Roman"/>
          <w:sz w:val="24"/>
          <w:szCs w:val="24"/>
          <w:lang w:val="en-US"/>
        </w:rPr>
        <w:lastRenderedPageBreak/>
        <w:t xml:space="preserve">estimated at </w:t>
      </w:r>
      <w:r w:rsidRPr="00F70F0A">
        <w:rPr>
          <w:rFonts w:ascii="Times New Roman" w:hAnsi="Times New Roman" w:cs="Times New Roman"/>
          <w:sz w:val="24"/>
          <w:szCs w:val="24"/>
        </w:rPr>
        <w:t>Δ</w:t>
      </w:r>
      <w:r w:rsidRPr="004B71E1">
        <w:rPr>
          <w:rFonts w:ascii="Times New Roman" w:hAnsi="Times New Roman" w:cs="Times New Roman"/>
          <w:i/>
          <w:sz w:val="24"/>
          <w:szCs w:val="24"/>
          <w:lang w:val="en-US"/>
        </w:rPr>
        <w:t>d</w:t>
      </w:r>
      <w:r w:rsidRPr="004B71E1">
        <w:rPr>
          <w:rFonts w:ascii="Times New Roman" w:hAnsi="Times New Roman" w:cs="Times New Roman"/>
          <w:i/>
          <w:sz w:val="24"/>
          <w:szCs w:val="24"/>
          <w:vertAlign w:val="subscript"/>
          <w:lang w:val="en-US"/>
        </w:rPr>
        <w:t>intercept</w:t>
      </w:r>
      <w:r w:rsidRPr="004B71E1">
        <w:rPr>
          <w:rFonts w:ascii="Times New Roman" w:hAnsi="Times New Roman" w:cs="Times New Roman"/>
          <w:i/>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w:t>
      </w:r>
      <w:r w:rsidR="003645B6">
        <w:rPr>
          <w:rFonts w:ascii="Times New Roman" w:hAnsi="Times New Roman" w:cs="Times New Roman"/>
          <w:sz w:val="24"/>
          <w:szCs w:val="24"/>
          <w:lang w:val="en-US"/>
        </w:rPr>
        <w:t xml:space="preserve"> significant</w:t>
      </w:r>
      <w:r w:rsidRPr="00F70F0A">
        <w:rPr>
          <w:rFonts w:ascii="Times New Roman" w:hAnsi="Times New Roman" w:cs="Times New Roman"/>
          <w:sz w:val="24"/>
          <w:szCs w:val="24"/>
          <w:lang w:val="en-US"/>
        </w:rPr>
        <w:t xml:space="preserve"> moderation of time was found, </w:t>
      </w:r>
      <w:r w:rsidRPr="004B71E1">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w:t>
      </w:r>
      <w:r w:rsidR="0069440F" w:rsidRPr="004B71E1">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studentized residuals, </w:t>
      </w:r>
      <w:r w:rsidR="00A95997" w:rsidRPr="00F70F0A">
        <w:rPr>
          <w:rFonts w:ascii="Times New Roman" w:hAnsi="Times New Roman" w:cs="Times New Roman"/>
          <w:sz w:val="24"/>
          <w:szCs w:val="24"/>
        </w:rPr>
        <w:t>Δ</w:t>
      </w:r>
      <w:r w:rsidR="00A95997" w:rsidRPr="004B71E1">
        <w:rPr>
          <w:rFonts w:ascii="Times New Roman" w:hAnsi="Times New Roman" w:cs="Times New Roman"/>
          <w:i/>
          <w:sz w:val="24"/>
          <w:szCs w:val="24"/>
          <w:lang w:val="en-US"/>
        </w:rPr>
        <w:t>d</w:t>
      </w:r>
      <w:r w:rsidR="00A95997" w:rsidRPr="004B71E1">
        <w:rPr>
          <w:rFonts w:ascii="Times New Roman" w:hAnsi="Times New Roman" w:cs="Times New Roman"/>
          <w:i/>
          <w:sz w:val="24"/>
          <w:szCs w:val="24"/>
          <w:vertAlign w:val="subscript"/>
          <w:lang w:val="en-US"/>
        </w:rPr>
        <w:t>intercept</w:t>
      </w:r>
      <w:r w:rsidR="00A95997" w:rsidRPr="004B71E1">
        <w:rPr>
          <w:rFonts w:ascii="Times New Roman" w:hAnsi="Times New Roman" w:cs="Times New Roman"/>
          <w:i/>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4B71E1">
        <w:rPr>
          <w:rFonts w:ascii="Times New Roman" w:hAnsi="Times New Roman" w:cs="Times New Roman"/>
          <w:i/>
          <w:sz w:val="24"/>
          <w:szCs w:val="24"/>
          <w:lang w:val="en-US"/>
        </w:rPr>
        <w:t>b</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7664BD36" w14:textId="638EF483"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69440F">
        <w:rPr>
          <w:rFonts w:ascii="Times New Roman" w:hAnsi="Times New Roman" w:cs="Times New Roman"/>
          <w:sz w:val="24"/>
          <w:szCs w:val="24"/>
          <w:lang w:val="en-US"/>
        </w:rPr>
        <w:t>d</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11BBC83E" w14:textId="5C896286"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w:t>
      </w:r>
      <w:r w:rsidR="00AA7236" w:rsidRPr="00655B7F">
        <w:rPr>
          <w:rFonts w:ascii="Times New Roman" w:hAnsi="Times New Roman" w:cs="Times New Roman"/>
          <w:i/>
          <w:sz w:val="24"/>
          <w:szCs w:val="24"/>
          <w:lang w:val="en-US"/>
        </w:rPr>
        <w:t>d</w:t>
      </w:r>
      <w:r w:rsidR="00AA7236">
        <w:rPr>
          <w:rFonts w:ascii="Times New Roman" w:hAnsi="Times New Roman" w:cs="Times New Roman"/>
          <w:sz w:val="24"/>
          <w:szCs w:val="24"/>
          <w:lang w:val="en-US"/>
        </w:rPr>
        <w:t xml:space="preserve">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w:t>
      </w:r>
      <w:r w:rsidR="00AA7236" w:rsidRPr="00655B7F">
        <w:rPr>
          <w:rFonts w:ascii="Times New Roman" w:hAnsi="Times New Roman" w:cs="Times New Roman"/>
          <w:i/>
          <w:sz w:val="24"/>
          <w:szCs w:val="24"/>
          <w:lang w:val="en-US"/>
        </w:rPr>
        <w:t>d</w:t>
      </w:r>
      <w:r w:rsidR="00AA7236">
        <w:rPr>
          <w:rFonts w:ascii="Times New Roman" w:hAnsi="Times New Roman" w:cs="Times New Roman"/>
          <w:sz w:val="24"/>
          <w:szCs w:val="24"/>
          <w:lang w:val="en-US"/>
        </w:rPr>
        <w:t xml:space="preserve"> = -0.72, 95% CI [-0.86, -0.59])</w:t>
      </w:r>
      <w:r w:rsidR="00C012C6">
        <w:rPr>
          <w:rFonts w:ascii="Times New Roman" w:hAnsi="Times New Roman" w:cs="Times New Roman"/>
          <w:sz w:val="24"/>
          <w:szCs w:val="24"/>
          <w:lang w:val="en-US"/>
        </w:rPr>
        <w:t>. Estimating the</w:t>
      </w:r>
      <w:r w:rsidR="00457942">
        <w:rPr>
          <w:rFonts w:ascii="Times New Roman" w:hAnsi="Times New Roman" w:cs="Times New Roman"/>
          <w:sz w:val="24"/>
          <w:szCs w:val="24"/>
          <w:lang w:val="en-US"/>
        </w:rPr>
        <w:t xml:space="preserve"> mean</w:t>
      </w:r>
      <w:r w:rsidR="00C012C6">
        <w:rPr>
          <w:rFonts w:ascii="Times New Roman" w:hAnsi="Times New Roman" w:cs="Times New Roman"/>
          <w:sz w:val="24"/>
          <w:szCs w:val="24"/>
          <w:lang w:val="en-US"/>
        </w:rPr>
        <w:t xml:space="preserve"> simple effect of ostracism within the moderated level </w:t>
      </w:r>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t>
      </w:r>
      <w:r w:rsidR="00D26CD9">
        <w:rPr>
          <w:rFonts w:ascii="Times New Roman" w:hAnsi="Times New Roman" w:cs="Times New Roman"/>
          <w:sz w:val="24"/>
          <w:szCs w:val="24"/>
          <w:lang w:val="en-US"/>
        </w:rPr>
        <w:t>under a</w:t>
      </w:r>
      <w:r w:rsidR="000073B5">
        <w:rPr>
          <w:rFonts w:ascii="Times New Roman" w:hAnsi="Times New Roman" w:cs="Times New Roman"/>
          <w:sz w:val="24"/>
          <w:szCs w:val="24"/>
          <w:lang w:val="en-US"/>
        </w:rPr>
        <w:t xml:space="preserve"> physical pain manipulation; Riva et al., 2011</w:t>
      </w:r>
      <w:r w:rsidR="00B40354">
        <w:rPr>
          <w:rFonts w:ascii="Times New Roman" w:hAnsi="Times New Roman" w:cs="Times New Roman"/>
          <w:sz w:val="24"/>
          <w:szCs w:val="24"/>
          <w:lang w:val="en-US"/>
        </w:rPr>
        <w:t>)</w:t>
      </w:r>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show</w:t>
      </w:r>
      <w:r w:rsidR="00230F31">
        <w:rPr>
          <w:rFonts w:ascii="Times New Roman" w:hAnsi="Times New Roman" w:cs="Times New Roman"/>
          <w:sz w:val="24"/>
          <w:szCs w:val="24"/>
          <w:lang w:val="en-US"/>
        </w:rPr>
        <w:t xml:space="preserve">ed </w:t>
      </w:r>
      <w:r w:rsidR="00C012C6" w:rsidRPr="00655B7F">
        <w:rPr>
          <w:rFonts w:ascii="Times New Roman" w:hAnsi="Times New Roman" w:cs="Times New Roman"/>
          <w:i/>
          <w:sz w:val="24"/>
          <w:szCs w:val="24"/>
          <w:lang w:val="en-US"/>
        </w:rPr>
        <w:t>d</w:t>
      </w:r>
      <w:r w:rsidR="00C012C6">
        <w:rPr>
          <w:rFonts w:ascii="Times New Roman" w:hAnsi="Times New Roman" w:cs="Times New Roman"/>
          <w:sz w:val="24"/>
          <w:szCs w:val="24"/>
          <w:lang w:val="en-US"/>
        </w:rPr>
        <w:t xml:space="preserve">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w:t>
      </w:r>
      <w:r w:rsidR="00AA7236" w:rsidRPr="00655B7F">
        <w:rPr>
          <w:rFonts w:ascii="Times New Roman" w:hAnsi="Times New Roman" w:cs="Times New Roman"/>
          <w:i/>
          <w:sz w:val="24"/>
          <w:szCs w:val="24"/>
          <w:lang w:val="en-US"/>
        </w:rPr>
        <w:t>p</w:t>
      </w:r>
      <w:r w:rsidR="00AA7236">
        <w:rPr>
          <w:rFonts w:ascii="Times New Roman" w:hAnsi="Times New Roman" w:cs="Times New Roman"/>
          <w:sz w:val="24"/>
          <w:szCs w:val="24"/>
          <w:lang w:val="en-US"/>
        </w:rPr>
        <w:t xml:space="preserve"> &lt; .</w:t>
      </w:r>
      <w:r w:rsidR="00655B7F" w:rsidDel="00655B7F">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w:t>
      </w:r>
      <w:r w:rsidR="009D5863">
        <w:rPr>
          <w:rFonts w:ascii="Times New Roman" w:hAnsi="Times New Roman" w:cs="Times New Roman"/>
          <w:sz w:val="24"/>
          <w:szCs w:val="24"/>
          <w:lang w:val="en-US"/>
        </w:rPr>
        <w:t xml:space="preserve">average </w:t>
      </w:r>
      <w:r w:rsidR="00AA7236">
        <w:rPr>
          <w:rFonts w:ascii="Times New Roman" w:hAnsi="Times New Roman" w:cs="Times New Roman"/>
          <w:sz w:val="24"/>
          <w:szCs w:val="24"/>
          <w:lang w:val="en-US"/>
        </w:rPr>
        <w:t xml:space="preserve">effect of ostracism is similar within both levels of the moderator factor, and </w:t>
      </w:r>
      <w:r w:rsidR="00AA7236">
        <w:rPr>
          <w:rFonts w:ascii="Times New Roman" w:hAnsi="Times New Roman" w:cs="Times New Roman"/>
          <w:sz w:val="24"/>
          <w:szCs w:val="24"/>
          <w:lang w:val="en-US"/>
        </w:rPr>
        <w:lastRenderedPageBreak/>
        <w:t xml:space="preserve">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F5059F">
        <w:rPr>
          <w:rFonts w:ascii="Times New Roman" w:hAnsi="Times New Roman" w:cs="Times New Roman"/>
          <w:sz w:val="24"/>
          <w:szCs w:val="24"/>
          <w:lang w:val="en-US"/>
        </w:rPr>
        <w:t xml:space="preserve"> in the primary studies</w:t>
      </w:r>
      <w:r w:rsidR="00D26CD9">
        <w:rPr>
          <w:rFonts w:ascii="Times New Roman" w:hAnsi="Times New Roman" w:cs="Times New Roman"/>
          <w:sz w:val="24"/>
          <w:szCs w:val="24"/>
          <w:lang w:val="en-US"/>
        </w:rPr>
        <w:t xml:space="preserve">. That is, </w:t>
      </w:r>
      <w:r w:rsidR="00132DA6">
        <w:rPr>
          <w:rFonts w:ascii="Times New Roman" w:hAnsi="Times New Roman" w:cs="Times New Roman"/>
          <w:sz w:val="24"/>
          <w:szCs w:val="24"/>
          <w:lang w:val="en-US"/>
        </w:rPr>
        <w:t>they are not visible on the basis of comparisons of means across the studies</w:t>
      </w:r>
      <w:r w:rsidR="00D26CD9">
        <w:rPr>
          <w:rFonts w:ascii="Times New Roman" w:hAnsi="Times New Roman" w:cs="Times New Roman"/>
          <w:sz w:val="24"/>
          <w:szCs w:val="24"/>
          <w:lang w:val="en-US"/>
        </w:rPr>
        <w:t xml:space="preserve"> because of Simpson’s paradox (see Borenstein et al., 2009, Chapter 33</w:t>
      </w:r>
      <w:r w:rsidR="00132DA6">
        <w:rPr>
          <w:rFonts w:ascii="Times New Roman" w:hAnsi="Times New Roman" w:cs="Times New Roman"/>
          <w:sz w:val="24"/>
          <w:szCs w:val="24"/>
          <w:lang w:val="en-US"/>
        </w:rPr>
        <w:t>)</w:t>
      </w:r>
      <w:r w:rsidR="00AA7236">
        <w:rPr>
          <w:rFonts w:ascii="Times New Roman" w:hAnsi="Times New Roman" w:cs="Times New Roman"/>
          <w:sz w:val="24"/>
          <w:szCs w:val="24"/>
          <w:lang w:val="en-US"/>
        </w:rPr>
        <w:t>.</w:t>
      </w:r>
    </w:p>
    <w:p w14:paraId="6BFD9D4E" w14:textId="7F0FF036" w:rsidR="00AA7236" w:rsidRPr="00667843" w:rsidRDefault="005C127B" w:rsidP="000E524A">
      <w:pPr>
        <w:spacing w:after="0" w:line="480" w:lineRule="auto"/>
        <w:ind w:firstLine="708"/>
        <w:rPr>
          <w:rFonts w:ascii="Times New Roman" w:hAnsi="Times New Roman" w:cs="Times New Roman"/>
          <w:sz w:val="24"/>
          <w:szCs w:val="24"/>
          <w:lang w:val="en-US"/>
        </w:rPr>
      </w:pPr>
      <w:r w:rsidRPr="00667843">
        <w:rPr>
          <w:rFonts w:ascii="Times New Roman" w:hAnsi="Times New Roman" w:cs="Times New Roman"/>
          <w:sz w:val="24"/>
          <w:szCs w:val="24"/>
          <w:lang w:val="en-US"/>
        </w:rPr>
        <w:t xml:space="preserve">An inspection of </w:t>
      </w:r>
      <w:r w:rsidR="0076527D" w:rsidRPr="00667843">
        <w:rPr>
          <w:rFonts w:ascii="Times New Roman" w:hAnsi="Times New Roman" w:cs="Times New Roman"/>
          <w:sz w:val="24"/>
          <w:szCs w:val="24"/>
          <w:lang w:val="en-US"/>
        </w:rPr>
        <w:t xml:space="preserve">the moderator effect </w:t>
      </w:r>
      <w:r w:rsidR="0076527D" w:rsidRPr="00667843">
        <w:rPr>
          <w:rFonts w:ascii="Times New Roman" w:hAnsi="Times New Roman" w:cs="Times New Roman"/>
          <w:i/>
          <w:sz w:val="24"/>
          <w:szCs w:val="24"/>
          <w:lang w:val="en-US"/>
        </w:rPr>
        <w:t>within</w:t>
      </w:r>
      <w:r w:rsidR="0076527D" w:rsidRPr="00667843">
        <w:rPr>
          <w:rFonts w:ascii="Times New Roman" w:hAnsi="Times New Roman" w:cs="Times New Roman"/>
          <w:sz w:val="24"/>
          <w:szCs w:val="24"/>
          <w:lang w:val="en-US"/>
        </w:rPr>
        <w:t xml:space="preserve"> the levels of the ostracism factor</w:t>
      </w:r>
      <w:r w:rsidRPr="00667843">
        <w:rPr>
          <w:rFonts w:ascii="Times New Roman" w:hAnsi="Times New Roman" w:cs="Times New Roman"/>
          <w:sz w:val="24"/>
          <w:szCs w:val="24"/>
          <w:lang w:val="en-US"/>
        </w:rPr>
        <w:t xml:space="preserve"> showed </w:t>
      </w:r>
      <w:r w:rsidR="0068468E" w:rsidRPr="00667843">
        <w:rPr>
          <w:rFonts w:ascii="Times New Roman" w:hAnsi="Times New Roman" w:cs="Times New Roman"/>
          <w:sz w:val="24"/>
          <w:szCs w:val="24"/>
          <w:lang w:val="en-US"/>
        </w:rPr>
        <w:t>the following</w:t>
      </w:r>
      <w:r w:rsidR="0076527D" w:rsidRPr="00667843">
        <w:rPr>
          <w:rFonts w:ascii="Times New Roman" w:hAnsi="Times New Roman" w:cs="Times New Roman"/>
          <w:sz w:val="24"/>
          <w:szCs w:val="24"/>
          <w:lang w:val="en-US"/>
        </w:rPr>
        <w:t xml:space="preserve">. Within the ostracism level, the </w:t>
      </w:r>
      <w:r w:rsidR="009D5863" w:rsidRPr="00667843">
        <w:rPr>
          <w:rFonts w:ascii="Times New Roman" w:hAnsi="Times New Roman" w:cs="Times New Roman"/>
          <w:sz w:val="24"/>
          <w:szCs w:val="24"/>
          <w:lang w:val="en-US"/>
        </w:rPr>
        <w:t xml:space="preserve">mean </w:t>
      </w:r>
      <w:r w:rsidR="0076527D" w:rsidRPr="00667843">
        <w:rPr>
          <w:rFonts w:ascii="Times New Roman" w:hAnsi="Times New Roman" w:cs="Times New Roman"/>
          <w:sz w:val="24"/>
          <w:szCs w:val="24"/>
          <w:lang w:val="en-US"/>
        </w:rPr>
        <w:t xml:space="preserve">simple moderator effect was estimated at </w:t>
      </w:r>
      <w:r w:rsidR="0076527D" w:rsidRPr="00655B7F">
        <w:rPr>
          <w:rFonts w:ascii="Times New Roman" w:hAnsi="Times New Roman" w:cs="Times New Roman"/>
          <w:i/>
          <w:sz w:val="24"/>
          <w:szCs w:val="24"/>
          <w:lang w:val="en-US"/>
        </w:rPr>
        <w:t>d</w:t>
      </w:r>
      <w:r w:rsidR="0076527D" w:rsidRPr="00667843">
        <w:rPr>
          <w:rFonts w:ascii="Times New Roman" w:hAnsi="Times New Roman" w:cs="Times New Roman"/>
          <w:sz w:val="24"/>
          <w:szCs w:val="24"/>
          <w:lang w:val="en-US"/>
        </w:rPr>
        <w:t xml:space="preserve"> = 0.31 on the first measure (</w:t>
      </w:r>
      <w:r w:rsidR="00BD5138" w:rsidRPr="00667843">
        <w:rPr>
          <w:rFonts w:ascii="Times New Roman" w:hAnsi="Times New Roman" w:cs="Times New Roman"/>
          <w:i/>
          <w:sz w:val="24"/>
          <w:szCs w:val="24"/>
          <w:lang w:val="en-US"/>
        </w:rPr>
        <w:t xml:space="preserve">k = </w:t>
      </w:r>
      <w:r w:rsidR="00BD5138" w:rsidRPr="00667843">
        <w:rPr>
          <w:rFonts w:ascii="Times New Roman" w:hAnsi="Times New Roman" w:cs="Times New Roman"/>
          <w:sz w:val="24"/>
          <w:szCs w:val="24"/>
          <w:lang w:val="en-US"/>
        </w:rPr>
        <w:t xml:space="preserve">52, </w:t>
      </w:r>
      <w:r w:rsidR="00BD5138" w:rsidRPr="00655B7F">
        <w:rPr>
          <w:rFonts w:ascii="Times New Roman" w:hAnsi="Times New Roman" w:cs="Times New Roman"/>
          <w:i/>
          <w:sz w:val="24"/>
          <w:szCs w:val="24"/>
          <w:lang w:val="en-US"/>
        </w:rPr>
        <w:t>p</w:t>
      </w:r>
      <w:r w:rsidR="00BD5138" w:rsidRPr="00667843">
        <w:rPr>
          <w:rFonts w:ascii="Times New Roman" w:hAnsi="Times New Roman" w:cs="Times New Roman"/>
          <w:sz w:val="24"/>
          <w:szCs w:val="24"/>
          <w:lang w:val="en-US"/>
        </w:rPr>
        <w:t xml:space="preserve"> = .001, 95% CI [0.13, 0.48]</w:t>
      </w:r>
      <w:r w:rsidR="0076527D" w:rsidRPr="00667843">
        <w:rPr>
          <w:rFonts w:ascii="Times New Roman" w:hAnsi="Times New Roman" w:cs="Times New Roman"/>
          <w:sz w:val="24"/>
          <w:szCs w:val="24"/>
          <w:lang w:val="en-US"/>
        </w:rPr>
        <w:t xml:space="preserve">), and </w:t>
      </w:r>
      <w:r w:rsidR="0068468E" w:rsidRPr="00667843">
        <w:rPr>
          <w:rFonts w:ascii="Times New Roman" w:hAnsi="Times New Roman" w:cs="Times New Roman"/>
          <w:sz w:val="24"/>
          <w:szCs w:val="24"/>
          <w:lang w:val="en-US"/>
        </w:rPr>
        <w:t xml:space="preserve">at </w:t>
      </w:r>
      <w:r w:rsidR="0076527D" w:rsidRPr="00655B7F">
        <w:rPr>
          <w:rFonts w:ascii="Times New Roman" w:hAnsi="Times New Roman" w:cs="Times New Roman"/>
          <w:i/>
          <w:sz w:val="24"/>
          <w:szCs w:val="24"/>
          <w:lang w:val="en-US"/>
        </w:rPr>
        <w:t>d</w:t>
      </w:r>
      <w:r w:rsidR="0076527D" w:rsidRPr="00667843">
        <w:rPr>
          <w:rFonts w:ascii="Times New Roman" w:hAnsi="Times New Roman" w:cs="Times New Roman"/>
          <w:sz w:val="24"/>
          <w:szCs w:val="24"/>
          <w:lang w:val="en-US"/>
        </w:rPr>
        <w:t xml:space="preserve"> = 0.02 on the last measure (</w:t>
      </w:r>
      <w:r w:rsidR="00BD5138" w:rsidRPr="00667843">
        <w:rPr>
          <w:rFonts w:ascii="Times New Roman" w:hAnsi="Times New Roman" w:cs="Times New Roman"/>
          <w:i/>
          <w:sz w:val="24"/>
          <w:szCs w:val="24"/>
          <w:lang w:val="en-US"/>
        </w:rPr>
        <w:t xml:space="preserve">k </w:t>
      </w:r>
      <w:r w:rsidR="00BD5138" w:rsidRPr="00667843">
        <w:rPr>
          <w:rFonts w:ascii="Times New Roman" w:hAnsi="Times New Roman" w:cs="Times New Roman"/>
          <w:sz w:val="24"/>
          <w:szCs w:val="24"/>
          <w:lang w:val="en-US"/>
        </w:rPr>
        <w:t xml:space="preserve">= 46, </w:t>
      </w:r>
      <w:r w:rsidR="00BD5138" w:rsidRPr="00655B7F">
        <w:rPr>
          <w:rFonts w:ascii="Times New Roman" w:hAnsi="Times New Roman" w:cs="Times New Roman"/>
          <w:i/>
          <w:sz w:val="24"/>
          <w:szCs w:val="24"/>
          <w:lang w:val="en-US"/>
        </w:rPr>
        <w:t xml:space="preserve">p </w:t>
      </w:r>
      <w:r w:rsidR="00BD5138" w:rsidRPr="00667843">
        <w:rPr>
          <w:rFonts w:ascii="Times New Roman" w:hAnsi="Times New Roman" w:cs="Times New Roman"/>
          <w:sz w:val="24"/>
          <w:szCs w:val="24"/>
          <w:lang w:val="en-US"/>
        </w:rPr>
        <w:t>= .86, 95% CI [-0.17, 0.20]</w:t>
      </w:r>
      <w:r w:rsidR="0076527D" w:rsidRPr="00667843">
        <w:rPr>
          <w:rFonts w:ascii="Times New Roman" w:hAnsi="Times New Roman" w:cs="Times New Roman"/>
          <w:sz w:val="24"/>
          <w:szCs w:val="24"/>
          <w:lang w:val="en-US"/>
        </w:rPr>
        <w:t>). This indicates that there is an effect of the moderator on the first measure</w:t>
      </w:r>
      <w:r w:rsidR="00256F12" w:rsidRPr="00667843">
        <w:rPr>
          <w:rFonts w:ascii="Times New Roman" w:hAnsi="Times New Roman" w:cs="Times New Roman"/>
          <w:sz w:val="24"/>
          <w:szCs w:val="24"/>
          <w:lang w:val="en-US"/>
        </w:rPr>
        <w:t>,</w:t>
      </w:r>
      <w:r w:rsidR="0076527D" w:rsidRPr="00667843">
        <w:rPr>
          <w:rFonts w:ascii="Times New Roman" w:hAnsi="Times New Roman" w:cs="Times New Roman"/>
          <w:sz w:val="24"/>
          <w:szCs w:val="24"/>
          <w:lang w:val="en-US"/>
        </w:rPr>
        <w:t xml:space="preserve"> which can be qualified as the </w:t>
      </w:r>
      <w:r w:rsidR="0076527D" w:rsidRPr="004B71E1">
        <w:rPr>
          <w:rFonts w:ascii="Times New Roman" w:hAnsi="Times New Roman" w:cs="Times New Roman"/>
          <w:i/>
          <w:sz w:val="24"/>
          <w:szCs w:val="24"/>
          <w:lang w:val="en-US"/>
        </w:rPr>
        <w:t>moderated</w:t>
      </w:r>
      <w:r w:rsidR="0076527D" w:rsidRPr="00667843">
        <w:rPr>
          <w:rFonts w:ascii="Times New Roman" w:hAnsi="Times New Roman" w:cs="Times New Roman"/>
          <w:sz w:val="24"/>
          <w:szCs w:val="24"/>
          <w:lang w:val="en-US"/>
        </w:rPr>
        <w:t xml:space="preserve"> group scoring higher than the </w:t>
      </w:r>
      <w:r w:rsidR="0076527D" w:rsidRPr="004B71E1">
        <w:rPr>
          <w:rFonts w:ascii="Times New Roman" w:hAnsi="Times New Roman" w:cs="Times New Roman"/>
          <w:i/>
          <w:sz w:val="24"/>
          <w:szCs w:val="24"/>
          <w:lang w:val="en-US"/>
        </w:rPr>
        <w:t>non-moderated</w:t>
      </w:r>
      <w:r w:rsidR="0076527D" w:rsidRPr="00667843">
        <w:rPr>
          <w:rFonts w:ascii="Times New Roman" w:hAnsi="Times New Roman" w:cs="Times New Roman"/>
          <w:sz w:val="24"/>
          <w:szCs w:val="24"/>
          <w:lang w:val="en-US"/>
        </w:rPr>
        <w:t xml:space="preserve"> group</w:t>
      </w:r>
      <w:r w:rsidR="00132DA6" w:rsidRPr="00667843">
        <w:rPr>
          <w:rFonts w:ascii="Times New Roman" w:hAnsi="Times New Roman" w:cs="Times New Roman"/>
          <w:sz w:val="24"/>
          <w:szCs w:val="24"/>
          <w:lang w:val="en-US"/>
        </w:rPr>
        <w:t xml:space="preserve"> (e.g., </w:t>
      </w:r>
      <w:r w:rsidR="006C1200" w:rsidRPr="00667843">
        <w:rPr>
          <w:rFonts w:ascii="Times New Roman" w:hAnsi="Times New Roman" w:cs="Times New Roman"/>
          <w:sz w:val="24"/>
          <w:szCs w:val="24"/>
          <w:lang w:val="en-US"/>
        </w:rPr>
        <w:t>not mentally visualizing the Cyberball game versus visualizing it; Kassner, Dongning, Law, &amp; Williams, n.d.</w:t>
      </w:r>
      <w:r w:rsidR="00132DA6" w:rsidRPr="00667843">
        <w:rPr>
          <w:rFonts w:ascii="Times New Roman" w:hAnsi="Times New Roman" w:cs="Times New Roman"/>
          <w:sz w:val="24"/>
          <w:szCs w:val="24"/>
          <w:lang w:val="en-US"/>
        </w:rPr>
        <w:t>)</w:t>
      </w:r>
      <w:r w:rsidR="0076527D" w:rsidRPr="00667843">
        <w:rPr>
          <w:rFonts w:ascii="Times New Roman" w:hAnsi="Times New Roman" w:cs="Times New Roman"/>
          <w:sz w:val="24"/>
          <w:szCs w:val="24"/>
          <w:lang w:val="en-US"/>
        </w:rPr>
        <w:t>.</w:t>
      </w:r>
      <w:r w:rsidR="00911603" w:rsidRPr="00667843">
        <w:rPr>
          <w:rFonts w:ascii="Times New Roman" w:hAnsi="Times New Roman" w:cs="Times New Roman"/>
          <w:sz w:val="24"/>
          <w:szCs w:val="24"/>
          <w:lang w:val="en-US"/>
        </w:rPr>
        <w:t xml:space="preserve"> For the inclusion level, the simple moderator effect is estimated at </w:t>
      </w:r>
      <w:r w:rsidR="00911603" w:rsidRPr="00655B7F">
        <w:rPr>
          <w:rFonts w:ascii="Times New Roman" w:hAnsi="Times New Roman" w:cs="Times New Roman"/>
          <w:i/>
          <w:sz w:val="24"/>
          <w:szCs w:val="24"/>
          <w:lang w:val="en-US"/>
        </w:rPr>
        <w:t>d</w:t>
      </w:r>
      <w:r w:rsidR="00911603" w:rsidRPr="00667843">
        <w:rPr>
          <w:rFonts w:ascii="Times New Roman" w:hAnsi="Times New Roman" w:cs="Times New Roman"/>
          <w:sz w:val="24"/>
          <w:szCs w:val="24"/>
          <w:lang w:val="en-US"/>
        </w:rPr>
        <w:t xml:space="preserve"> = -0.16 on the first measure (</w:t>
      </w:r>
      <w:r w:rsidR="009C467D" w:rsidRPr="00667843">
        <w:rPr>
          <w:rFonts w:ascii="Times New Roman" w:hAnsi="Times New Roman" w:cs="Times New Roman"/>
          <w:i/>
          <w:sz w:val="24"/>
          <w:szCs w:val="24"/>
          <w:lang w:val="en-US"/>
        </w:rPr>
        <w:t xml:space="preserve">k </w:t>
      </w:r>
      <w:r w:rsidR="009C467D" w:rsidRPr="00667843">
        <w:rPr>
          <w:rFonts w:ascii="Times New Roman" w:hAnsi="Times New Roman" w:cs="Times New Roman"/>
          <w:sz w:val="24"/>
          <w:szCs w:val="24"/>
          <w:lang w:val="en-US"/>
        </w:rPr>
        <w:t xml:space="preserve">= 52, </w:t>
      </w:r>
      <w:r w:rsidR="009C467D" w:rsidRPr="00655B7F">
        <w:rPr>
          <w:rFonts w:ascii="Times New Roman" w:hAnsi="Times New Roman" w:cs="Times New Roman"/>
          <w:i/>
          <w:sz w:val="24"/>
          <w:szCs w:val="24"/>
          <w:lang w:val="en-US"/>
        </w:rPr>
        <w:t>p</w:t>
      </w:r>
      <w:r w:rsidR="009C467D" w:rsidRPr="00667843">
        <w:rPr>
          <w:rFonts w:ascii="Times New Roman" w:hAnsi="Times New Roman" w:cs="Times New Roman"/>
          <w:sz w:val="24"/>
          <w:szCs w:val="24"/>
          <w:lang w:val="en-US"/>
        </w:rPr>
        <w:t xml:space="preserve"> = .038, 95% CI [-0.32, -0.09]</w:t>
      </w:r>
      <w:r w:rsidR="00911603" w:rsidRPr="00667843">
        <w:rPr>
          <w:rFonts w:ascii="Times New Roman" w:hAnsi="Times New Roman" w:cs="Times New Roman"/>
          <w:sz w:val="24"/>
          <w:szCs w:val="24"/>
          <w:lang w:val="en-US"/>
        </w:rPr>
        <w:t xml:space="preserve">), and </w:t>
      </w:r>
      <w:r w:rsidR="00911603" w:rsidRPr="00655B7F">
        <w:rPr>
          <w:rFonts w:ascii="Times New Roman" w:hAnsi="Times New Roman" w:cs="Times New Roman"/>
          <w:i/>
          <w:sz w:val="24"/>
          <w:szCs w:val="24"/>
          <w:lang w:val="en-US"/>
        </w:rPr>
        <w:t>d</w:t>
      </w:r>
      <w:r w:rsidR="00911603" w:rsidRPr="00667843">
        <w:rPr>
          <w:rFonts w:ascii="Times New Roman" w:hAnsi="Times New Roman" w:cs="Times New Roman"/>
          <w:sz w:val="24"/>
          <w:szCs w:val="24"/>
          <w:lang w:val="en-US"/>
        </w:rPr>
        <w:t xml:space="preserve"> = -0.17 on the last measure (</w:t>
      </w:r>
      <w:r w:rsidR="009C467D" w:rsidRPr="00667843">
        <w:rPr>
          <w:rFonts w:ascii="Times New Roman" w:hAnsi="Times New Roman" w:cs="Times New Roman"/>
          <w:i/>
          <w:sz w:val="24"/>
          <w:szCs w:val="24"/>
          <w:lang w:val="en-US"/>
        </w:rPr>
        <w:t xml:space="preserve">k </w:t>
      </w:r>
      <w:r w:rsidR="009C467D" w:rsidRPr="00667843">
        <w:rPr>
          <w:rFonts w:ascii="Times New Roman" w:hAnsi="Times New Roman" w:cs="Times New Roman"/>
          <w:sz w:val="24"/>
          <w:szCs w:val="24"/>
          <w:lang w:val="en-US"/>
        </w:rPr>
        <w:t xml:space="preserve">= 46, </w:t>
      </w:r>
      <w:r w:rsidR="009C467D" w:rsidRPr="00655B7F">
        <w:rPr>
          <w:rFonts w:ascii="Times New Roman" w:hAnsi="Times New Roman" w:cs="Times New Roman"/>
          <w:i/>
          <w:sz w:val="24"/>
          <w:szCs w:val="24"/>
          <w:lang w:val="en-US"/>
        </w:rPr>
        <w:t>p</w:t>
      </w:r>
      <w:r w:rsidR="009C467D" w:rsidRPr="00667843">
        <w:rPr>
          <w:rFonts w:ascii="Times New Roman" w:hAnsi="Times New Roman" w:cs="Times New Roman"/>
          <w:sz w:val="24"/>
          <w:szCs w:val="24"/>
          <w:lang w:val="en-US"/>
        </w:rPr>
        <w:t xml:space="preserve"> = .013, 95% CI [-0.31, -0.04</w:t>
      </w:r>
      <w:r w:rsidR="00457942" w:rsidRPr="00667843">
        <w:rPr>
          <w:rFonts w:ascii="Times New Roman" w:hAnsi="Times New Roman" w:cs="Times New Roman"/>
          <w:sz w:val="24"/>
          <w:szCs w:val="24"/>
          <w:lang w:val="en-US"/>
        </w:rPr>
        <w:t xml:space="preserve">]). This indicates </w:t>
      </w:r>
      <w:r w:rsidR="004A7CA5" w:rsidRPr="00667843">
        <w:rPr>
          <w:rFonts w:ascii="Times New Roman" w:hAnsi="Times New Roman" w:cs="Times New Roman"/>
          <w:sz w:val="24"/>
          <w:szCs w:val="24"/>
          <w:lang w:val="en-US"/>
        </w:rPr>
        <w:t xml:space="preserve">that the </w:t>
      </w:r>
      <w:r w:rsidR="000F5363" w:rsidRPr="00667843">
        <w:rPr>
          <w:rFonts w:ascii="Times New Roman" w:hAnsi="Times New Roman" w:cs="Times New Roman"/>
          <w:sz w:val="24"/>
          <w:szCs w:val="24"/>
          <w:lang w:val="en-US"/>
        </w:rPr>
        <w:t>(</w:t>
      </w:r>
      <w:r w:rsidR="00457942" w:rsidRPr="00667843">
        <w:rPr>
          <w:rFonts w:ascii="Times New Roman" w:hAnsi="Times New Roman" w:cs="Times New Roman"/>
          <w:sz w:val="24"/>
          <w:szCs w:val="24"/>
          <w:lang w:val="en-US"/>
        </w:rPr>
        <w:t>simple</w:t>
      </w:r>
      <w:r w:rsidR="000F5363" w:rsidRPr="00667843">
        <w:rPr>
          <w:rFonts w:ascii="Times New Roman" w:hAnsi="Times New Roman" w:cs="Times New Roman"/>
          <w:sz w:val="24"/>
          <w:szCs w:val="24"/>
          <w:lang w:val="en-US"/>
        </w:rPr>
        <w:t>)</w:t>
      </w:r>
      <w:r w:rsidR="00457942" w:rsidRPr="00667843">
        <w:rPr>
          <w:rFonts w:ascii="Times New Roman" w:hAnsi="Times New Roman" w:cs="Times New Roman"/>
          <w:sz w:val="24"/>
          <w:szCs w:val="24"/>
          <w:lang w:val="en-US"/>
        </w:rPr>
        <w:t xml:space="preserve"> </w:t>
      </w:r>
      <w:r w:rsidR="000F5363" w:rsidRPr="00667843">
        <w:rPr>
          <w:rFonts w:ascii="Times New Roman" w:hAnsi="Times New Roman" w:cs="Times New Roman"/>
          <w:sz w:val="24"/>
          <w:szCs w:val="24"/>
          <w:lang w:val="en-US"/>
        </w:rPr>
        <w:t xml:space="preserve">effect of the moderator is itself moderated by the ostracism effect. Specifically, </w:t>
      </w:r>
      <w:r w:rsidR="004A7CA5" w:rsidRPr="00667843">
        <w:rPr>
          <w:rFonts w:ascii="Times New Roman" w:hAnsi="Times New Roman" w:cs="Times New Roman"/>
          <w:sz w:val="24"/>
          <w:szCs w:val="24"/>
          <w:lang w:val="en-US"/>
        </w:rPr>
        <w:t xml:space="preserve">on the included level, </w:t>
      </w:r>
      <w:r w:rsidR="000F5363" w:rsidRPr="00667843">
        <w:rPr>
          <w:rFonts w:ascii="Times New Roman" w:hAnsi="Times New Roman" w:cs="Times New Roman"/>
          <w:sz w:val="24"/>
          <w:szCs w:val="24"/>
          <w:lang w:val="en-US"/>
        </w:rPr>
        <w:t xml:space="preserve">the moderator has a negative mean effect (e.g., self-affirmation present or absent; Webb, Harris, &amp; McAtamney, n.d.) as opposed to a mean positive effect for those who were ostracized. </w:t>
      </w:r>
      <w:r w:rsidR="00C36012" w:rsidRPr="00667843">
        <w:rPr>
          <w:rFonts w:ascii="Times New Roman" w:hAnsi="Times New Roman" w:cs="Times New Roman"/>
          <w:sz w:val="24"/>
          <w:szCs w:val="24"/>
          <w:lang w:val="en-US"/>
        </w:rPr>
        <w:t>These analyses thus indicate the significant impact the moderator level has on the first measure for the ostracism level, and on both measures for the inclusion level.</w:t>
      </w:r>
      <w:r w:rsidRPr="00667843">
        <w:rPr>
          <w:rFonts w:ascii="Times New Roman" w:hAnsi="Times New Roman" w:cs="Times New Roman"/>
          <w:sz w:val="24"/>
          <w:szCs w:val="24"/>
          <w:lang w:val="en-US"/>
        </w:rPr>
        <w:t xml:space="preserve">  </w:t>
      </w:r>
    </w:p>
    <w:p w14:paraId="7B88AEAC" w14:textId="77777777"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r w:rsidR="00731737" w:rsidRPr="00F70F0A">
        <w:rPr>
          <w:rFonts w:ascii="Times New Roman" w:hAnsi="Times New Roman" w:cs="Times New Roman"/>
          <w:sz w:val="24"/>
          <w:szCs w:val="24"/>
          <w:lang w:val="en-US"/>
        </w:rPr>
        <w:t>Cyberball</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45A1E7B5" w14:textId="30B04894"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w:t>
      </w:r>
      <w:r w:rsidR="004B71E1">
        <w:rPr>
          <w:rFonts w:ascii="Times New Roman" w:hAnsi="Times New Roman" w:cs="Times New Roman"/>
          <w:sz w:val="24"/>
          <w:szCs w:val="24"/>
          <w:lang w:val="en-US"/>
        </w:rPr>
        <w:t xml:space="preserve">; shown in Figure one as </w:t>
      </w:r>
      <w:r w:rsidR="004B71E1">
        <w:rPr>
          <w:rFonts w:ascii="Times New Roman" w:hAnsi="Times New Roman" w:cs="Times New Roman"/>
          <w:i/>
          <w:sz w:val="24"/>
          <w:szCs w:val="24"/>
          <w:lang w:val="en-US"/>
        </w:rPr>
        <w:t>model</w:t>
      </w:r>
      <w:r w:rsidRPr="00F70F0A">
        <w:rPr>
          <w:rFonts w:ascii="Times New Roman" w:hAnsi="Times New Roman" w:cs="Times New Roman"/>
          <w:sz w:val="24"/>
          <w:szCs w:val="24"/>
          <w:lang w:val="en-US"/>
        </w:rPr>
        <w:t xml:space="preserve">).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6F42E1E5" w14:textId="60DF8B00"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4B71E1">
        <w:rPr>
          <w:rFonts w:ascii="Times New Roman" w:hAnsi="Times New Roman" w:cs="Times New Roman"/>
          <w:sz w:val="24"/>
          <w:szCs w:val="24"/>
          <w:lang w:val="en-US"/>
        </w:rPr>
        <w:t xml:space="preserve">Table </w:t>
      </w:r>
      <w:r w:rsidR="0080312C">
        <w:rPr>
          <w:rFonts w:ascii="Times New Roman" w:hAnsi="Times New Roman" w:cs="Times New Roman"/>
          <w:sz w:val="24"/>
          <w:szCs w:val="24"/>
          <w:lang w:val="en-US"/>
        </w:rPr>
        <w:t xml:space="preserve">3 </w:t>
      </w:r>
      <w:r w:rsidR="004B71E1">
        <w:rPr>
          <w:rFonts w:ascii="Times New Roman" w:hAnsi="Times New Roman" w:cs="Times New Roman"/>
          <w:sz w:val="24"/>
          <w:szCs w:val="24"/>
          <w:lang w:val="en-US"/>
        </w:rPr>
        <w:t xml:space="preserve">summarizes the estimated interaction effects.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lang w:val="en-US"/>
        </w:rPr>
        <w:t xml:space="preserve">This 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p>
    <w:p w14:paraId="73E0F18B" w14:textId="2622A6DC"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(as in Hypothesis 1) for the composition effects</w:t>
      </w:r>
      <w:r w:rsidR="00DB08CE">
        <w:rPr>
          <w:rFonts w:ascii="Times New Roman" w:hAnsi="Times New Roman" w:cs="Times New Roman"/>
          <w:sz w:val="24"/>
          <w:szCs w:val="24"/>
          <w:lang w:val="en-US"/>
        </w:rPr>
        <w:t>, for both the first and the last measures</w:t>
      </w:r>
      <w:r w:rsidRPr="00F70F0A">
        <w:rPr>
          <w:rFonts w:ascii="Times New Roman" w:hAnsi="Times New Roman" w:cs="Times New Roman"/>
          <w:sz w:val="24"/>
          <w:szCs w:val="24"/>
          <w:lang w:val="en-US"/>
        </w:rPr>
        <w:t>.</w:t>
      </w:r>
      <w:r w:rsidR="00C54A28">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xml:space="preserve">. This </w:t>
      </w:r>
      <w:r w:rsidRPr="00F70F0A">
        <w:rPr>
          <w:rFonts w:ascii="Times New Roman" w:hAnsi="Times New Roman" w:cs="Times New Roman"/>
          <w:sz w:val="24"/>
          <w:szCs w:val="24"/>
          <w:lang w:val="en-US"/>
        </w:rPr>
        <w:lastRenderedPageBreak/>
        <w:t>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xml:space="preserve">) showed clear residual heterogeneity,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E</w:t>
      </w:r>
      <w:r w:rsidR="004B71E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 xml:space="preserve">moderation,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M</w:t>
      </w:r>
      <w:r w:rsidR="004B71E1">
        <w:rPr>
          <w:rFonts w:ascii="Times New Roman" w:hAnsi="Times New Roman" w:cs="Times New Roman"/>
          <w:sz w:val="24"/>
          <w:szCs w:val="24"/>
          <w:lang w:val="en-US"/>
        </w:rPr>
        <w:t xml:space="preserve"> </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w:t>
      </w:r>
      <w:r w:rsidR="0080312C">
        <w:rPr>
          <w:rFonts w:ascii="Times New Roman" w:hAnsi="Times New Roman" w:cs="Times New Roman"/>
          <w:sz w:val="24"/>
          <w:szCs w:val="24"/>
          <w:lang w:val="en-US"/>
        </w:rPr>
        <w:t>4</w:t>
      </w:r>
      <w:r w:rsidR="00DB08CE">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(but not necessarily validity). </w:t>
      </w:r>
      <w:r w:rsidR="00DB08CE">
        <w:rPr>
          <w:rFonts w:ascii="Times New Roman" w:hAnsi="Times New Roman" w:cs="Times New Roman"/>
          <w:sz w:val="24"/>
          <w:szCs w:val="24"/>
          <w:lang w:val="en-US"/>
        </w:rPr>
        <w:t xml:space="preserve">On the last measure, no overall moderation was found, </w:t>
      </w:r>
      <w:r w:rsidR="00DB08CE" w:rsidRPr="0080312C">
        <w:rPr>
          <w:rFonts w:ascii="Times New Roman" w:hAnsi="Times New Roman" w:cs="Times New Roman"/>
          <w:i/>
          <w:sz w:val="24"/>
          <w:szCs w:val="24"/>
          <w:lang w:val="en-US"/>
        </w:rPr>
        <w:t>Q</w:t>
      </w:r>
      <w:r w:rsidR="00DB08CE" w:rsidRPr="0080312C">
        <w:rPr>
          <w:rFonts w:ascii="Times New Roman" w:hAnsi="Times New Roman" w:cs="Times New Roman"/>
          <w:i/>
          <w:sz w:val="24"/>
          <w:szCs w:val="24"/>
          <w:vertAlign w:val="subscript"/>
          <w:lang w:val="en-US"/>
        </w:rPr>
        <w:t>M</w:t>
      </w:r>
      <w:r w:rsidR="0080312C">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 xml:space="preserve">(10) = 6.12,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.805, but players in the game did significant</w:t>
      </w:r>
      <w:r w:rsidR="0054575F">
        <w:rPr>
          <w:rFonts w:ascii="Times New Roman" w:hAnsi="Times New Roman" w:cs="Times New Roman"/>
          <w:sz w:val="24"/>
          <w:szCs w:val="24"/>
          <w:lang w:val="en-US"/>
        </w:rPr>
        <w:t>ly predict</w:t>
      </w:r>
      <w:r w:rsidR="00DB08CE">
        <w:rPr>
          <w:rFonts w:ascii="Times New Roman" w:hAnsi="Times New Roman" w:cs="Times New Roman"/>
          <w:sz w:val="24"/>
          <w:szCs w:val="24"/>
          <w:lang w:val="en-US"/>
        </w:rPr>
        <w:t xml:space="preserve"> </w:t>
      </w:r>
      <w:r w:rsidR="0054575F">
        <w:rPr>
          <w:rFonts w:ascii="Times New Roman" w:hAnsi="Times New Roman" w:cs="Times New Roman"/>
          <w:sz w:val="24"/>
          <w:szCs w:val="24"/>
          <w:lang w:val="en-US"/>
        </w:rPr>
        <w:t xml:space="preserve">the </w:t>
      </w:r>
      <w:r w:rsidR="00DB08CE">
        <w:rPr>
          <w:rFonts w:ascii="Times New Roman" w:hAnsi="Times New Roman" w:cs="Times New Roman"/>
          <w:sz w:val="24"/>
          <w:szCs w:val="24"/>
          <w:lang w:val="en-US"/>
        </w:rPr>
        <w:t>effect</w:t>
      </w:r>
      <w:r w:rsidR="0054575F">
        <w:rPr>
          <w:rFonts w:ascii="Times New Roman" w:hAnsi="Times New Roman" w:cs="Times New Roman"/>
          <w:sz w:val="24"/>
          <w:szCs w:val="24"/>
          <w:lang w:val="en-US"/>
        </w:rPr>
        <w:t>s</w:t>
      </w:r>
      <w:r w:rsidR="00DB08CE">
        <w:rPr>
          <w:rFonts w:ascii="Times New Roman" w:hAnsi="Times New Roman" w:cs="Times New Roman"/>
          <w:sz w:val="24"/>
          <w:szCs w:val="24"/>
          <w:lang w:val="en-US"/>
        </w:rPr>
        <w:t xml:space="preserve">, </w:t>
      </w:r>
      <w:r w:rsidR="00DB08CE" w:rsidRPr="0080312C">
        <w:rPr>
          <w:rFonts w:ascii="Times New Roman" w:hAnsi="Times New Roman" w:cs="Times New Roman"/>
          <w:i/>
          <w:sz w:val="24"/>
          <w:szCs w:val="24"/>
          <w:lang w:val="en-US"/>
        </w:rPr>
        <w:t>b</w:t>
      </w:r>
      <w:r w:rsidR="00DB08CE">
        <w:rPr>
          <w:rFonts w:ascii="Times New Roman" w:hAnsi="Times New Roman" w:cs="Times New Roman"/>
          <w:sz w:val="24"/>
          <w:szCs w:val="24"/>
          <w:lang w:val="en-US"/>
        </w:rPr>
        <w:t xml:space="preserve"> = 1.48,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.047, 95% CI [0.02; 2.93]. We view the significance of this individual predictor as </w:t>
      </w:r>
      <w:r w:rsidR="0054575F">
        <w:rPr>
          <w:rFonts w:ascii="Times New Roman" w:hAnsi="Times New Roman" w:cs="Times New Roman"/>
          <w:sz w:val="24"/>
          <w:szCs w:val="24"/>
          <w:lang w:val="en-US"/>
        </w:rPr>
        <w:t xml:space="preserve">a </w:t>
      </w:r>
      <w:r w:rsidR="00DB08CE">
        <w:rPr>
          <w:rFonts w:ascii="Times New Roman" w:hAnsi="Times New Roman" w:cs="Times New Roman"/>
          <w:sz w:val="24"/>
          <w:szCs w:val="24"/>
          <w:lang w:val="en-US"/>
        </w:rPr>
        <w:t xml:space="preserve">chance </w:t>
      </w:r>
      <w:r w:rsidR="0054575F">
        <w:rPr>
          <w:rFonts w:ascii="Times New Roman" w:hAnsi="Times New Roman" w:cs="Times New Roman"/>
          <w:sz w:val="24"/>
          <w:szCs w:val="24"/>
          <w:lang w:val="en-US"/>
        </w:rPr>
        <w:t>finding</w:t>
      </w:r>
      <w:r w:rsidR="00DB08CE">
        <w:rPr>
          <w:rFonts w:ascii="Times New Roman" w:hAnsi="Times New Roman" w:cs="Times New Roman"/>
          <w:sz w:val="24"/>
          <w:szCs w:val="24"/>
          <w:lang w:val="en-US"/>
        </w:rPr>
        <w:t xml:space="preserve">, as the </w:t>
      </w:r>
      <w:r w:rsidR="0054575F">
        <w:rPr>
          <w:rFonts w:ascii="Times New Roman" w:hAnsi="Times New Roman" w:cs="Times New Roman"/>
          <w:sz w:val="24"/>
          <w:szCs w:val="24"/>
          <w:lang w:val="en-US"/>
        </w:rPr>
        <w:t>omnibus</w:t>
      </w:r>
      <w:r w:rsidR="00DB08CE">
        <w:rPr>
          <w:rFonts w:ascii="Times New Roman" w:hAnsi="Times New Roman" w:cs="Times New Roman"/>
          <w:sz w:val="24"/>
          <w:szCs w:val="24"/>
          <w:lang w:val="en-US"/>
        </w:rPr>
        <w:t xml:space="preserve"> moderation test shows no systematic decrease in heterogeneity. In sum, t</w:t>
      </w:r>
      <w:r w:rsidRPr="00F70F0A">
        <w:rPr>
          <w:rFonts w:ascii="Times New Roman" w:hAnsi="Times New Roman" w:cs="Times New Roman"/>
          <w:sz w:val="24"/>
          <w:szCs w:val="24"/>
          <w:lang w:val="en-US"/>
        </w:rPr>
        <w:t xml:space="preserve">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considerable</w:t>
      </w:r>
      <w:r w:rsidR="00DB08C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179F5C4E" w14:textId="19CB0402"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w:t>
      </w:r>
      <w:r w:rsidR="0020685C">
        <w:rPr>
          <w:rFonts w:ascii="Times New Roman" w:hAnsi="Times New Roman" w:cs="Times New Roman"/>
          <w:sz w:val="24"/>
          <w:szCs w:val="24"/>
          <w:lang w:val="en-US"/>
        </w:rPr>
        <w:t xml:space="preserve"> to better understand this heterogeneity</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typical Cyberball</w:t>
      </w:r>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Cyberball studies only involved measures of </w:t>
      </w:r>
      <w:r w:rsidR="00D42F1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D42F1B">
        <w:rPr>
          <w:rFonts w:ascii="Times New Roman" w:hAnsi="Times New Roman" w:cs="Times New Roman"/>
          <w:sz w:val="24"/>
          <w:szCs w:val="24"/>
          <w:lang w:val="en-US"/>
        </w:rPr>
        <w:t>19</w:t>
      </w:r>
      <w:r w:rsidR="00731737" w:rsidRPr="00F70F0A">
        <w:rPr>
          <w:rFonts w:ascii="Times New Roman" w:hAnsi="Times New Roman" w:cs="Times New Roman"/>
          <w:sz w:val="24"/>
          <w:szCs w:val="24"/>
          <w:lang w:val="en-US"/>
        </w:rPr>
        <w:t>) showed an</w:t>
      </w:r>
      <w:r w:rsidR="00731737" w:rsidRPr="00C54A28">
        <w:rPr>
          <w:rFonts w:ascii="Times New Roman" w:hAnsi="Times New Roman" w:cs="Times New Roman"/>
          <w:i/>
          <w:sz w:val="24"/>
          <w:szCs w:val="24"/>
          <w:lang w:val="en-US"/>
        </w:rPr>
        <w:t xml:space="preserve"> I</w:t>
      </w:r>
      <w:r w:rsidR="00731737" w:rsidRPr="00C54A28">
        <w:rPr>
          <w:rFonts w:ascii="Times New Roman" w:hAnsi="Times New Roman" w:cs="Times New Roman"/>
          <w:i/>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D42F1B">
        <w:rPr>
          <w:rFonts w:ascii="Times New Roman" w:hAnsi="Times New Roman" w:cs="Times New Roman"/>
          <w:sz w:val="24"/>
          <w:szCs w:val="24"/>
          <w:lang w:val="en-US"/>
        </w:rPr>
        <w:t>83</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 xml:space="preserve">that </w:t>
      </w:r>
      <w:r w:rsidR="00D42F1B">
        <w:rPr>
          <w:rFonts w:ascii="Times New Roman" w:hAnsi="Times New Roman" w:cs="Times New Roman"/>
          <w:sz w:val="24"/>
          <w:szCs w:val="24"/>
          <w:lang w:val="en-US"/>
        </w:rPr>
        <w:t>83</w:t>
      </w:r>
      <w:r w:rsidR="00536231">
        <w:rPr>
          <w:rFonts w:ascii="Times New Roman" w:hAnsi="Times New Roman" w:cs="Times New Roman"/>
          <w:sz w:val="24"/>
          <w:szCs w:val="24"/>
          <w:lang w:val="en-US"/>
        </w:rPr>
        <w:t>%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w:t>
      </w:r>
      <w:r w:rsidR="00D42F1B">
        <w:rPr>
          <w:rFonts w:ascii="Times New Roman" w:hAnsi="Times New Roman" w:cs="Times New Roman"/>
          <w:sz w:val="24"/>
          <w:szCs w:val="24"/>
          <w:lang w:val="en-US"/>
        </w:rPr>
        <w:t xml:space="preserve">19 </w:t>
      </w:r>
      <w:r>
        <w:rPr>
          <w:rFonts w:ascii="Times New Roman" w:hAnsi="Times New Roman" w:cs="Times New Roman"/>
          <w:sz w:val="24"/>
          <w:szCs w:val="24"/>
          <w:lang w:val="en-US"/>
        </w:rPr>
        <w:t xml:space="preserve">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w:t>
      </w:r>
      <w:r w:rsidRPr="0080312C">
        <w:rPr>
          <w:rFonts w:ascii="Times New Roman" w:hAnsi="Times New Roman" w:cs="Times New Roman"/>
          <w:i/>
          <w:sz w:val="24"/>
          <w:szCs w:val="24"/>
          <w:lang w:val="en-US"/>
        </w:rPr>
        <w:t>d</w:t>
      </w:r>
      <w:r>
        <w:rPr>
          <w:rFonts w:ascii="Times New Roman" w:hAnsi="Times New Roman" w:cs="Times New Roman"/>
          <w:sz w:val="24"/>
          <w:szCs w:val="24"/>
          <w:lang w:val="en-US"/>
        </w:rPr>
        <w:t xml:space="preserve"> = -2.</w:t>
      </w:r>
      <w:r w:rsidR="00D42F1B">
        <w:rPr>
          <w:rFonts w:ascii="Times New Roman" w:hAnsi="Times New Roman" w:cs="Times New Roman"/>
          <w:sz w:val="24"/>
          <w:szCs w:val="24"/>
          <w:lang w:val="en-US"/>
        </w:rPr>
        <w:t>05</w:t>
      </w:r>
      <w:r>
        <w:rPr>
          <w:rFonts w:ascii="Times New Roman" w:hAnsi="Times New Roman" w:cs="Times New Roman"/>
          <w:sz w:val="24"/>
          <w:szCs w:val="24"/>
          <w:lang w:val="en-US"/>
        </w:rPr>
        <w:t>, 95% CI [-2.</w:t>
      </w:r>
      <w:r w:rsidR="0080312C">
        <w:rPr>
          <w:rFonts w:ascii="Times New Roman" w:hAnsi="Times New Roman" w:cs="Times New Roman"/>
          <w:sz w:val="24"/>
          <w:szCs w:val="24"/>
          <w:lang w:val="en-US"/>
        </w:rPr>
        <w:t>44</w:t>
      </w:r>
      <w:r>
        <w:rPr>
          <w:rFonts w:ascii="Times New Roman" w:hAnsi="Times New Roman" w:cs="Times New Roman"/>
          <w:sz w:val="24"/>
          <w:szCs w:val="24"/>
          <w:lang w:val="en-US"/>
        </w:rPr>
        <w:t>, -1.</w:t>
      </w:r>
      <w:r w:rsidR="00D42F1B">
        <w:rPr>
          <w:rFonts w:ascii="Times New Roman" w:hAnsi="Times New Roman" w:cs="Times New Roman"/>
          <w:sz w:val="24"/>
          <w:szCs w:val="24"/>
          <w:lang w:val="en-US"/>
        </w:rPr>
        <w:t>65</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In other words, the heterogeneity found in the overall analyses does not </w:t>
      </w:r>
      <w:r w:rsidR="00731737" w:rsidRPr="00F70F0A">
        <w:rPr>
          <w:rFonts w:ascii="Times New Roman" w:hAnsi="Times New Roman" w:cs="Times New Roman"/>
          <w:sz w:val="24"/>
          <w:szCs w:val="24"/>
          <w:lang w:val="en-US"/>
        </w:rPr>
        <w:lastRenderedPageBreak/>
        <w:t xml:space="preserve">appear to </w:t>
      </w:r>
      <w:r w:rsidR="00511854">
        <w:rPr>
          <w:rFonts w:ascii="Times New Roman" w:hAnsi="Times New Roman" w:cs="Times New Roman"/>
          <w:sz w:val="24"/>
          <w:szCs w:val="24"/>
          <w:lang w:val="en-US"/>
        </w:rPr>
        <w:t xml:space="preserve">be an </w:t>
      </w:r>
      <w:r w:rsidR="0020685C">
        <w:rPr>
          <w:rFonts w:ascii="Times New Roman" w:hAnsi="Times New Roman" w:cs="Times New Roman"/>
          <w:sz w:val="24"/>
          <w:szCs w:val="24"/>
          <w:lang w:val="en-US"/>
        </w:rPr>
        <w:t xml:space="preserve">artifact </w:t>
      </w:r>
      <w:r w:rsidR="00731737" w:rsidRPr="00F70F0A">
        <w:rPr>
          <w:rFonts w:ascii="Times New Roman" w:hAnsi="Times New Roman" w:cs="Times New Roman"/>
          <w:sz w:val="24"/>
          <w:szCs w:val="24"/>
          <w:lang w:val="en-US"/>
        </w:rPr>
        <w:t xml:space="preserve">from the inclusion of different measures and the use of alternative Cyberball setups. </w:t>
      </w:r>
    </w:p>
    <w:p w14:paraId="57A4EB16" w14:textId="40800AE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w:t>
      </w:r>
      <w:r w:rsidR="0080312C">
        <w:rPr>
          <w:rStyle w:val="CommentReference"/>
        </w:rPr>
        <w:commentReference w:id="9"/>
      </w:r>
      <w:r w:rsidRPr="00F70F0A">
        <w:rPr>
          <w:rFonts w:ascii="Times New Roman" w:hAnsi="Times New Roman" w:cs="Times New Roman"/>
          <w:sz w:val="24"/>
          <w:szCs w:val="24"/>
          <w:lang w:val="en-US"/>
        </w:rPr>
        <w:t xml:space="preserve">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 xml:space="preserve">yberball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6CDB8128"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3BF6D763" w14:textId="348C4EF9" w:rsidR="0084114C" w:rsidRDefault="006D04E4" w:rsidP="00C54A2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w:t>
      </w:r>
      <w:r w:rsidR="00D42F1B">
        <w:rPr>
          <w:rFonts w:ascii="Times New Roman" w:hAnsi="Times New Roman" w:cs="Times New Roman"/>
          <w:sz w:val="24"/>
          <w:szCs w:val="24"/>
          <w:lang w:val="en-US"/>
        </w:rPr>
        <w:t xml:space="preserve">experimental </w:t>
      </w:r>
      <w:r>
        <w:rPr>
          <w:rFonts w:ascii="Times New Roman" w:hAnsi="Times New Roman" w:cs="Times New Roman"/>
          <w:sz w:val="24"/>
          <w:szCs w:val="24"/>
          <w:lang w:val="en-US"/>
        </w:rPr>
        <w:t xml:space="preserve">ostracism studies with the Cyberball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2) “does the average moderation of ostracism increase over time?” The results </w:t>
      </w:r>
      <w:r w:rsidR="004B1A00">
        <w:rPr>
          <w:rFonts w:ascii="Times New Roman" w:hAnsi="Times New Roman" w:cs="Times New Roman"/>
          <w:sz w:val="24"/>
          <w:szCs w:val="24"/>
          <w:lang w:val="en-US"/>
        </w:rPr>
        <w:t xml:space="preserve">indicated </w:t>
      </w:r>
      <w:r w:rsidR="00731737" w:rsidRPr="00F70F0A">
        <w:rPr>
          <w:rFonts w:ascii="Times New Roman" w:hAnsi="Times New Roman" w:cs="Times New Roman"/>
          <w:sz w:val="24"/>
          <w:szCs w:val="24"/>
          <w:lang w:val="en-US"/>
        </w:rPr>
        <w:t>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commentRangeStart w:id="10"/>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w:t>
      </w:r>
      <w:commentRangeEnd w:id="10"/>
      <w:r w:rsidR="00C54A28">
        <w:rPr>
          <w:rStyle w:val="CommentReference"/>
        </w:rPr>
        <w:commentReference w:id="10"/>
      </w:r>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reflexes are expected to be fairly homogeneous</w:t>
      </w:r>
      <w:r w:rsidR="00947A6B">
        <w:rPr>
          <w:rFonts w:ascii="Times New Roman" w:hAnsi="Times New Roman" w:cs="Times New Roman"/>
          <w:sz w:val="24"/>
          <w:szCs w:val="24"/>
          <w:lang w:val="en-US"/>
        </w:rPr>
        <w:t>, 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w:t>
      </w:r>
      <w:r w:rsidR="004B1A00">
        <w:rPr>
          <w:rFonts w:ascii="Times New Roman" w:hAnsi="Times New Roman" w:cs="Times New Roman"/>
          <w:sz w:val="24"/>
          <w:szCs w:val="24"/>
          <w:lang w:val="en-US"/>
        </w:rPr>
        <w:t xml:space="preserve">may </w:t>
      </w:r>
      <w:r w:rsidR="0084114C">
        <w:rPr>
          <w:rFonts w:ascii="Times New Roman" w:hAnsi="Times New Roman" w:cs="Times New Roman"/>
          <w:sz w:val="24"/>
          <w:szCs w:val="24"/>
          <w:lang w:val="en-US"/>
        </w:rPr>
        <w:t xml:space="preserve">suggest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r w:rsidR="00947A6B">
        <w:rPr>
          <w:rFonts w:ascii="Times New Roman" w:hAnsi="Times New Roman" w:cs="Times New Roman"/>
          <w:sz w:val="24"/>
          <w:szCs w:val="24"/>
          <w:lang w:val="en-US"/>
        </w:rPr>
        <w:t>. 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07B1D48C" w14:textId="58382393"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The</w:t>
      </w:r>
      <w:r w:rsidR="00FD0516">
        <w:rPr>
          <w:rFonts w:ascii="Times New Roman" w:hAnsi="Times New Roman" w:cs="Times New Roman"/>
          <w:sz w:val="24"/>
          <w:szCs w:val="24"/>
          <w:lang w:val="en-US"/>
        </w:rPr>
        <w:t xml:space="preserve"> </w:t>
      </w:r>
      <w:r w:rsidR="00205886">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interaction effect was </w:t>
      </w:r>
      <w:r w:rsidR="00205886">
        <w:rPr>
          <w:rFonts w:ascii="Times New Roman" w:hAnsi="Times New Roman" w:cs="Times New Roman"/>
          <w:sz w:val="24"/>
          <w:szCs w:val="24"/>
          <w:lang w:val="en-US"/>
        </w:rPr>
        <w:t>found</w:t>
      </w:r>
      <w:r w:rsidR="0020588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421505">
        <w:rPr>
          <w:rFonts w:ascii="Times New Roman" w:hAnsi="Times New Roman" w:cs="Times New Roman"/>
          <w:sz w:val="24"/>
          <w:szCs w:val="24"/>
          <w:lang w:val="en-US"/>
        </w:rPr>
        <w:t>, but on both occasions the effect was relatively weak</w:t>
      </w:r>
      <w:r w:rsidRPr="00F70F0A">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w:t>
      </w:r>
      <w:r w:rsidR="00E721D3">
        <w:rPr>
          <w:rFonts w:ascii="Times New Roman" w:hAnsi="Times New Roman" w:cs="Times New Roman"/>
          <w:sz w:val="24"/>
          <w:szCs w:val="24"/>
          <w:lang w:val="en-US"/>
        </w:rPr>
        <w:t xml:space="preserve">overall </w:t>
      </w:r>
      <w:r w:rsidR="00B244B9">
        <w:rPr>
          <w:rFonts w:ascii="Times New Roman" w:hAnsi="Times New Roman" w:cs="Times New Roman"/>
          <w:sz w:val="24"/>
          <w:szCs w:val="24"/>
          <w:lang w:val="en-US"/>
        </w:rPr>
        <w:t xml:space="preserve">ostracism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r w:rsidR="00421505">
        <w:rPr>
          <w:rFonts w:ascii="Times New Roman" w:hAnsi="Times New Roman" w:cs="Times New Roman"/>
          <w:sz w:val="24"/>
          <w:szCs w:val="24"/>
          <w:lang w:val="en-US"/>
        </w:rPr>
        <w:t xml:space="preserve"> and that both effects are relatively large</w:t>
      </w:r>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Start w:id="11"/>
      <w:r w:rsidR="00421505">
        <w:rPr>
          <w:rFonts w:ascii="Times New Roman" w:hAnsi="Times New Roman" w:cs="Times New Roman"/>
          <w:sz w:val="24"/>
          <w:szCs w:val="24"/>
          <w:lang w:val="en-US"/>
        </w:rPr>
        <w:t>Both theses effects were relatively weak (</w:t>
      </w:r>
      <w:r w:rsidR="00421505" w:rsidRPr="00865AFC">
        <w:rPr>
          <w:rFonts w:ascii="Times New Roman" w:hAnsi="Times New Roman" w:cs="Times New Roman"/>
          <w:i/>
          <w:sz w:val="24"/>
          <w:szCs w:val="24"/>
          <w:lang w:val="en-US"/>
        </w:rPr>
        <w:t>d</w:t>
      </w:r>
      <w:r w:rsidR="00421505">
        <w:rPr>
          <w:rFonts w:ascii="Times New Roman" w:hAnsi="Times New Roman" w:cs="Times New Roman"/>
          <w:sz w:val="24"/>
          <w:szCs w:val="24"/>
          <w:lang w:val="en-US"/>
        </w:rPr>
        <w:t xml:space="preserve"> = </w:t>
      </w:r>
      <w:r w:rsidR="00E721D3">
        <w:rPr>
          <w:rFonts w:ascii="Times New Roman" w:hAnsi="Times New Roman" w:cs="Times New Roman"/>
          <w:sz w:val="24"/>
          <w:szCs w:val="24"/>
          <w:lang w:val="en-US"/>
        </w:rPr>
        <w:t xml:space="preserve">0.31 and </w:t>
      </w:r>
      <w:r w:rsidR="00E721D3" w:rsidRPr="00865AFC">
        <w:rPr>
          <w:rFonts w:ascii="Times New Roman" w:hAnsi="Times New Roman" w:cs="Times New Roman"/>
          <w:i/>
          <w:sz w:val="24"/>
          <w:szCs w:val="24"/>
          <w:lang w:val="en-US"/>
        </w:rPr>
        <w:t>d</w:t>
      </w:r>
      <w:r w:rsidR="00E721D3">
        <w:rPr>
          <w:rFonts w:ascii="Times New Roman" w:hAnsi="Times New Roman" w:cs="Times New Roman"/>
          <w:sz w:val="24"/>
          <w:szCs w:val="24"/>
          <w:lang w:val="en-US"/>
        </w:rPr>
        <w:t xml:space="preserve"> = -0.16, respectively</w:t>
      </w:r>
      <w:r w:rsidR="00421505">
        <w:rPr>
          <w:rFonts w:ascii="Times New Roman" w:hAnsi="Times New Roman" w:cs="Times New Roman"/>
          <w:sz w:val="24"/>
          <w:szCs w:val="24"/>
          <w:lang w:val="en-US"/>
        </w:rPr>
        <w:t>)</w:t>
      </w:r>
      <w:r w:rsidR="00E721D3">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End w:id="11"/>
      <w:r w:rsidR="00046EBD">
        <w:rPr>
          <w:rStyle w:val="CommentReference"/>
        </w:rPr>
        <w:commentReference w:id="11"/>
      </w:r>
      <w:r w:rsidR="00EE5EA4">
        <w:rPr>
          <w:rFonts w:ascii="Times New Roman" w:hAnsi="Times New Roman" w:cs="Times New Roman"/>
          <w:sz w:val="24"/>
          <w:szCs w:val="24"/>
          <w:lang w:val="en-US"/>
        </w:rPr>
        <w:t xml:space="preserve">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xml:space="preserve">, an effect </w:t>
      </w:r>
      <w:r w:rsidR="00CF137E">
        <w:rPr>
          <w:rFonts w:ascii="Times New Roman" w:hAnsi="Times New Roman" w:cs="Times New Roman"/>
          <w:sz w:val="24"/>
          <w:szCs w:val="24"/>
          <w:lang w:val="en-US"/>
        </w:rPr>
        <w:t xml:space="preserve">that </w:t>
      </w:r>
      <w:r w:rsidR="0094417D">
        <w:rPr>
          <w:rFonts w:ascii="Times New Roman" w:hAnsi="Times New Roman" w:cs="Times New Roman"/>
          <w:sz w:val="24"/>
          <w:szCs w:val="24"/>
          <w:lang w:val="en-US"/>
        </w:rPr>
        <w:t>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suggests that a moderator decreases negative feelings in the ostracism conditions, but makes these feelings worse in the inclusion conditions. Substantively, this suggests that what makes the bad feel good, makes the good feel bad.</w:t>
      </w:r>
    </w:p>
    <w:p w14:paraId="12C9AE10" w14:textId="199497BD" w:rsidR="00E721D3" w:rsidRDefault="00E721D3"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For example, </w:t>
      </w:r>
      <w:commentRangeStart w:id="12"/>
      <w:commentRangeStart w:id="13"/>
      <w:r>
        <w:rPr>
          <w:rFonts w:ascii="Times New Roman" w:hAnsi="Times New Roman" w:cs="Times New Roman"/>
          <w:sz w:val="24"/>
          <w:szCs w:val="24"/>
          <w:lang w:val="en-US"/>
        </w:rPr>
        <w:t xml:space="preserve">if we apply the findings to the factors ostracism (ostracized vs. included) and group status (outgroup vs. ingroup), </w:t>
      </w:r>
      <w:commentRangeEnd w:id="12"/>
      <w:r w:rsidR="00CF137E">
        <w:rPr>
          <w:rStyle w:val="CommentReference"/>
        </w:rPr>
        <w:commentReference w:id="12"/>
      </w:r>
      <w:commentRangeEnd w:id="13"/>
      <w:r w:rsidR="00C54A28">
        <w:rPr>
          <w:rStyle w:val="CommentReference"/>
        </w:rPr>
        <w:commentReference w:id="13"/>
      </w:r>
      <w:r>
        <w:rPr>
          <w:rFonts w:ascii="Times New Roman" w:hAnsi="Times New Roman" w:cs="Times New Roman"/>
          <w:sz w:val="24"/>
          <w:szCs w:val="24"/>
          <w:lang w:val="en-US"/>
        </w:rPr>
        <w:t xml:space="preserve">the relative between-subjects effect of ostracism, compared to inclusion, is similar for both being ostracized by the outgroup </w:t>
      </w:r>
      <w:r w:rsidRPr="00243F20">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ingroup, on the dependent measure need for control. However, those ostracized by the outgroup, </w:t>
      </w:r>
      <w:r w:rsidR="00CF137E">
        <w:rPr>
          <w:rFonts w:ascii="Times New Roman" w:hAnsi="Times New Roman" w:cs="Times New Roman"/>
          <w:sz w:val="24"/>
          <w:szCs w:val="24"/>
          <w:lang w:val="en-US"/>
        </w:rPr>
        <w:t>show higher need for control</w:t>
      </w:r>
      <w:r>
        <w:rPr>
          <w:rFonts w:ascii="Times New Roman" w:hAnsi="Times New Roman" w:cs="Times New Roman"/>
          <w:sz w:val="24"/>
          <w:szCs w:val="24"/>
          <w:lang w:val="en-US"/>
        </w:rPr>
        <w:t xml:space="preserve"> those ostracized by the ingroup (and vice versa for the included).</w:t>
      </w:r>
    </w:p>
    <w:p w14:paraId="4C33C1B2" w14:textId="48BEA534" w:rsidR="00F2747E" w:rsidRPr="008634A5" w:rsidRDefault="007B2FE5"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exploratory analyses focused </w:t>
      </w:r>
      <w:r w:rsidR="00E721D3">
        <w:rPr>
          <w:rFonts w:ascii="Times New Roman" w:hAnsi="Times New Roman" w:cs="Times New Roman"/>
          <w:sz w:val="24"/>
          <w:szCs w:val="24"/>
          <w:lang w:val="en-US"/>
        </w:rPr>
        <w:t xml:space="preserve">on </w:t>
      </w:r>
      <w:r w:rsidR="0046621F">
        <w:rPr>
          <w:rFonts w:ascii="Times New Roman" w:hAnsi="Times New Roman" w:cs="Times New Roman"/>
          <w:sz w:val="24"/>
          <w:szCs w:val="24"/>
          <w:lang w:val="en-US"/>
        </w:rPr>
        <w:t xml:space="preserve">how the experimental procedure and sample composition influenced effect sizes. We inspected whether (1) </w:t>
      </w:r>
      <w:r w:rsidR="0046621F">
        <w:rPr>
          <w:rStyle w:val="CommentReference"/>
          <w:rFonts w:ascii="Times New Roman" w:hAnsi="Times New Roman" w:cs="Times New Roman"/>
          <w:sz w:val="24"/>
          <w:szCs w:val="24"/>
          <w:lang w:val="en-US"/>
        </w:rPr>
        <w:t xml:space="preserve">number of players in the game, (2) gender composition of sample, (3) origin of study, (4) sample age, (5) duration of ostracism, and (6) type of needs scale predicted the estimated average effect. These analyses revealed that no procedural variations proved to be influential. Similarly, sample composition did not reveal to be influential (see Table 3). </w:t>
      </w:r>
      <w:r w:rsidR="0046621F">
        <w:rPr>
          <w:rFonts w:ascii="Times New Roman" w:hAnsi="Times New Roman" w:cs="Times New Roman"/>
          <w:sz w:val="24"/>
          <w:szCs w:val="24"/>
          <w:lang w:val="en-US"/>
        </w:rPr>
        <w:t xml:space="preserve">We note that our failure of finding a predictive </w:t>
      </w:r>
      <w:r w:rsidR="0046621F">
        <w:rPr>
          <w:rFonts w:ascii="Times New Roman" w:hAnsi="Times New Roman" w:cs="Times New Roman"/>
          <w:sz w:val="24"/>
          <w:szCs w:val="24"/>
          <w:lang w:val="en-US"/>
        </w:rPr>
        <w:lastRenderedPageBreak/>
        <w:t xml:space="preserve">effect of gender composition runs counter the findings of Hawes et al. (2012). </w:t>
      </w:r>
      <w:r w:rsidR="0046621F">
        <w:rPr>
          <w:rStyle w:val="CommentReference"/>
          <w:rFonts w:ascii="Times New Roman" w:hAnsi="Times New Roman" w:cs="Times New Roman"/>
          <w:sz w:val="24"/>
          <w:szCs w:val="24"/>
          <w:lang w:val="en-US"/>
        </w:rPr>
        <w:t xml:space="preserve">In other words, results </w:t>
      </w:r>
      <w:r w:rsidR="003C268E">
        <w:rPr>
          <w:rStyle w:val="CommentReference"/>
          <w:rFonts w:ascii="Times New Roman" w:hAnsi="Times New Roman" w:cs="Times New Roman"/>
          <w:sz w:val="24"/>
          <w:szCs w:val="24"/>
          <w:lang w:val="en-US"/>
        </w:rPr>
        <w:t>suggest</w:t>
      </w:r>
      <w:r w:rsidR="0046621F">
        <w:rPr>
          <w:rStyle w:val="CommentReference"/>
          <w:rFonts w:ascii="Times New Roman" w:hAnsi="Times New Roman" w:cs="Times New Roman"/>
          <w:sz w:val="24"/>
          <w:szCs w:val="24"/>
          <w:lang w:val="en-US"/>
        </w:rPr>
        <w:t xml:space="preserve"> that the ostracism effect is the same, regardless of experimental variations.</w:t>
      </w:r>
    </w:p>
    <w:p w14:paraId="5FA1DBFB" w14:textId="70AF9237" w:rsidR="00E76D2C" w:rsidRDefault="00731737" w:rsidP="00846D95">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interpersonal measures showed 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552F6C64" w14:textId="5D5FED9F" w:rsidR="0001299C" w:rsidRDefault="0001299C" w:rsidP="004C2069">
      <w:pPr>
        <w:spacing w:after="0" w:line="480" w:lineRule="auto"/>
        <w:ind w:firstLine="708"/>
        <w:rPr>
          <w:rFonts w:ascii="Times New Roman" w:hAnsi="Times New Roman" w:cs="Times New Roman"/>
          <w:sz w:val="24"/>
          <w:szCs w:val="24"/>
          <w:lang w:val="en-US"/>
        </w:rPr>
      </w:pPr>
      <w:r w:rsidRPr="00865AFC">
        <w:rPr>
          <w:rFonts w:ascii="Times New Roman" w:hAnsi="Times New Roman" w:cs="Times New Roman"/>
          <w:b/>
          <w:sz w:val="24"/>
          <w:szCs w:val="24"/>
          <w:lang w:val="en-US"/>
        </w:rPr>
        <w:t>Williams’s Model of Ostracism: Supported or Not?</w:t>
      </w:r>
      <w:r>
        <w:rPr>
          <w:rFonts w:ascii="Times New Roman" w:hAnsi="Times New Roman" w:cs="Times New Roman"/>
          <w:b/>
          <w:sz w:val="24"/>
          <w:szCs w:val="24"/>
          <w:lang w:val="en-US"/>
        </w:rPr>
        <w:t xml:space="preserve"> </w:t>
      </w:r>
      <w:r w:rsidR="006C124A">
        <w:rPr>
          <w:rFonts w:ascii="Times New Roman" w:hAnsi="Times New Roman" w:cs="Times New Roman"/>
          <w:sz w:val="24"/>
          <w:szCs w:val="24"/>
          <w:lang w:val="en-US"/>
        </w:rPr>
        <w:t xml:space="preserve">Regarding the test of Williams’s model, there are a few important </w:t>
      </w:r>
      <w:r>
        <w:rPr>
          <w:rFonts w:ascii="Times New Roman" w:hAnsi="Times New Roman" w:cs="Times New Roman"/>
          <w:sz w:val="24"/>
          <w:szCs w:val="24"/>
          <w:lang w:val="en-US"/>
        </w:rPr>
        <w:t xml:space="preserve">observations and </w:t>
      </w:r>
      <w:r w:rsidR="006C124A">
        <w:rPr>
          <w:rFonts w:ascii="Times New Roman" w:hAnsi="Times New Roman" w:cs="Times New Roman"/>
          <w:sz w:val="24"/>
          <w:szCs w:val="24"/>
          <w:lang w:val="en-US"/>
        </w:rPr>
        <w:t xml:space="preserve">limitations. First, </w:t>
      </w:r>
      <w:r>
        <w:rPr>
          <w:rFonts w:ascii="Times New Roman" w:hAnsi="Times New Roman" w:cs="Times New Roman"/>
          <w:sz w:val="24"/>
          <w:szCs w:val="24"/>
          <w:lang w:val="en-US"/>
        </w:rPr>
        <w:t>Williams propose</w:t>
      </w:r>
      <w:r w:rsidR="00931476">
        <w:rPr>
          <w:rFonts w:ascii="Times New Roman" w:hAnsi="Times New Roman" w:cs="Times New Roman"/>
          <w:sz w:val="24"/>
          <w:szCs w:val="24"/>
          <w:lang w:val="en-US"/>
        </w:rPr>
        <w:t>d</w:t>
      </w:r>
      <w:r>
        <w:rPr>
          <w:rFonts w:ascii="Times New Roman" w:hAnsi="Times New Roman" w:cs="Times New Roman"/>
          <w:sz w:val="24"/>
          <w:szCs w:val="24"/>
          <w:lang w:val="en-US"/>
        </w:rPr>
        <w:t xml:space="preserve"> fundamental need threat as a result of even a brief episode of ostracism. This was supported by the meta-analysis. The model asserts that negative emotional reactions are also induced by ostracism; this was also supported. That moderation is predicted to occur in the reflective stage, when the context and meaning of the ostracism event can be appraised, is also supported by the present meta-analysis. </w:t>
      </w:r>
      <w:r w:rsidR="0045115D">
        <w:rPr>
          <w:rStyle w:val="CommentReference"/>
        </w:rPr>
        <w:commentReference w:id="14"/>
      </w:r>
      <w:r>
        <w:rPr>
          <w:rFonts w:ascii="Times New Roman" w:hAnsi="Times New Roman" w:cs="Times New Roman"/>
          <w:sz w:val="24"/>
          <w:szCs w:val="24"/>
          <w:lang w:val="en-US"/>
        </w:rPr>
        <w:t>The final stage of Williams’s model—resignation—is outside the aims of the present meta-analysis, as it requires long-term exposure to ostracism. Thus, most propositions set forth in Williams’s model that can be tested within this meta-analysis</w:t>
      </w:r>
      <w:r w:rsidR="0045115D">
        <w:rPr>
          <w:rFonts w:ascii="Times New Roman" w:hAnsi="Times New Roman" w:cs="Times New Roman"/>
          <w:sz w:val="24"/>
          <w:szCs w:val="24"/>
          <w:lang w:val="en-US"/>
        </w:rPr>
        <w:t>,</w:t>
      </w:r>
      <w:r>
        <w:rPr>
          <w:rFonts w:ascii="Times New Roman" w:hAnsi="Times New Roman" w:cs="Times New Roman"/>
          <w:sz w:val="24"/>
          <w:szCs w:val="24"/>
          <w:lang w:val="en-US"/>
        </w:rPr>
        <w:t xml:space="preserve"> are supported.</w:t>
      </w:r>
    </w:p>
    <w:p w14:paraId="736EF214" w14:textId="49F32EB4" w:rsidR="0001299C" w:rsidRDefault="0001299C" w:rsidP="004C2069">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one proposition that appears to be unsupported is the argument that, because reactions to ostracism are functionally adaptive, there is a universal distress reaction to the initial onset of ostracism that is resistant to moderation. </w:t>
      </w:r>
      <w:r w:rsidR="006C124A">
        <w:rPr>
          <w:rFonts w:ascii="Times New Roman" w:hAnsi="Times New Roman" w:cs="Times New Roman"/>
          <w:sz w:val="24"/>
          <w:szCs w:val="24"/>
          <w:lang w:val="en-US"/>
        </w:rPr>
        <w:t xml:space="preserve">Williams specifically refers to physiological, online, or immediate retrospective reports to assess reflexive reactions. In many instances, </w:t>
      </w:r>
      <w:r w:rsidR="00931476">
        <w:rPr>
          <w:rFonts w:ascii="Times New Roman" w:hAnsi="Times New Roman" w:cs="Times New Roman"/>
          <w:sz w:val="24"/>
          <w:szCs w:val="24"/>
          <w:lang w:val="en-US"/>
        </w:rPr>
        <w:t xml:space="preserve">however, </w:t>
      </w:r>
      <w:r w:rsidR="006C124A">
        <w:rPr>
          <w:rFonts w:ascii="Times New Roman" w:hAnsi="Times New Roman" w:cs="Times New Roman"/>
          <w:sz w:val="24"/>
          <w:szCs w:val="24"/>
          <w:lang w:val="en-US"/>
        </w:rPr>
        <w:t xml:space="preserve">the </w:t>
      </w:r>
      <w:r w:rsidR="006C124A" w:rsidRPr="00865AFC">
        <w:rPr>
          <w:rFonts w:ascii="Times New Roman" w:hAnsi="Times New Roman" w:cs="Times New Roman"/>
          <w:i/>
          <w:sz w:val="24"/>
          <w:szCs w:val="24"/>
          <w:lang w:val="en-US"/>
        </w:rPr>
        <w:t>first</w:t>
      </w:r>
      <w:r w:rsidR="006C124A">
        <w:rPr>
          <w:rFonts w:ascii="Times New Roman" w:hAnsi="Times New Roman" w:cs="Times New Roman"/>
          <w:sz w:val="24"/>
          <w:szCs w:val="24"/>
          <w:lang w:val="en-US"/>
        </w:rPr>
        <w:t xml:space="preserve"> reaction </w:t>
      </w:r>
      <w:r w:rsidR="00931476">
        <w:rPr>
          <w:rFonts w:ascii="Times New Roman" w:hAnsi="Times New Roman" w:cs="Times New Roman"/>
          <w:sz w:val="24"/>
          <w:szCs w:val="24"/>
          <w:lang w:val="en-US"/>
        </w:rPr>
        <w:t>may</w:t>
      </w:r>
      <w:r w:rsidR="006C124A">
        <w:rPr>
          <w:rFonts w:ascii="Times New Roman" w:hAnsi="Times New Roman" w:cs="Times New Roman"/>
          <w:sz w:val="24"/>
          <w:szCs w:val="24"/>
          <w:lang w:val="en-US"/>
        </w:rPr>
        <w:t xml:space="preserve"> not</w:t>
      </w:r>
      <w:r w:rsidR="00931476">
        <w:rPr>
          <w:rFonts w:ascii="Times New Roman" w:hAnsi="Times New Roman" w:cs="Times New Roman"/>
          <w:sz w:val="24"/>
          <w:szCs w:val="24"/>
          <w:lang w:val="en-US"/>
        </w:rPr>
        <w:t xml:space="preserve"> be</w:t>
      </w:r>
      <w:r w:rsidR="006C124A">
        <w:rPr>
          <w:rFonts w:ascii="Times New Roman" w:hAnsi="Times New Roman" w:cs="Times New Roman"/>
          <w:sz w:val="24"/>
          <w:szCs w:val="24"/>
          <w:lang w:val="en-US"/>
        </w:rPr>
        <w:t xml:space="preserve"> isomorphic with reflexive measures. </w:t>
      </w:r>
      <w:r w:rsidR="006C124A">
        <w:rPr>
          <w:rFonts w:ascii="Times New Roman" w:hAnsi="Times New Roman" w:cs="Times New Roman"/>
          <w:sz w:val="24"/>
          <w:szCs w:val="24"/>
          <w:lang w:val="en-US"/>
        </w:rPr>
        <w:lastRenderedPageBreak/>
        <w:t>Anything taken after the game, or assessed by wording indicating present state (</w:t>
      </w:r>
      <w:commentRangeStart w:id="15"/>
      <w:r w:rsidR="006C124A">
        <w:rPr>
          <w:rFonts w:ascii="Times New Roman" w:hAnsi="Times New Roman" w:cs="Times New Roman"/>
          <w:sz w:val="24"/>
          <w:szCs w:val="24"/>
          <w:lang w:val="en-US"/>
        </w:rPr>
        <w:t xml:space="preserve">rather than the participants’ state during the game), </w:t>
      </w:r>
      <w:commentRangeEnd w:id="15"/>
      <w:r w:rsidR="00710ABE">
        <w:rPr>
          <w:rStyle w:val="CommentReference"/>
        </w:rPr>
        <w:commentReference w:id="15"/>
      </w:r>
      <w:r w:rsidR="006C124A">
        <w:rPr>
          <w:rFonts w:ascii="Times New Roman" w:hAnsi="Times New Roman" w:cs="Times New Roman"/>
          <w:sz w:val="24"/>
          <w:szCs w:val="24"/>
          <w:lang w:val="en-US"/>
        </w:rPr>
        <w:t xml:space="preserve">is not assumed to be reflexive, nor predicted to be resistant to moderation. </w:t>
      </w:r>
      <w:commentRangeStart w:id="16"/>
      <w:r w:rsidR="006C124A">
        <w:rPr>
          <w:rFonts w:ascii="Times New Roman" w:hAnsi="Times New Roman" w:cs="Times New Roman"/>
          <w:sz w:val="24"/>
          <w:szCs w:val="24"/>
          <w:lang w:val="en-US"/>
        </w:rPr>
        <w:t>Indeed, empirical studies published by Williams and his colleagues for which reflexive and reflective need satisfaction measures are used</w:t>
      </w:r>
      <w:r w:rsidR="00C067F3">
        <w:rPr>
          <w:rFonts w:ascii="Times New Roman" w:hAnsi="Times New Roman" w:cs="Times New Roman"/>
          <w:sz w:val="24"/>
          <w:szCs w:val="24"/>
          <w:lang w:val="en-US"/>
        </w:rPr>
        <w:t>,</w:t>
      </w:r>
      <w:r w:rsidR="006C124A">
        <w:rPr>
          <w:rFonts w:ascii="Times New Roman" w:hAnsi="Times New Roman" w:cs="Times New Roman"/>
          <w:sz w:val="24"/>
          <w:szCs w:val="24"/>
          <w:lang w:val="en-US"/>
        </w:rPr>
        <w:t xml:space="preserve"> repeatedly </w:t>
      </w:r>
      <w:r w:rsidR="00C067F3">
        <w:rPr>
          <w:rFonts w:ascii="Times New Roman" w:hAnsi="Times New Roman" w:cs="Times New Roman"/>
          <w:sz w:val="24"/>
          <w:szCs w:val="24"/>
          <w:lang w:val="en-US"/>
        </w:rPr>
        <w:t xml:space="preserve">show </w:t>
      </w:r>
      <w:r w:rsidR="006C124A">
        <w:rPr>
          <w:rFonts w:ascii="Times New Roman" w:hAnsi="Times New Roman" w:cs="Times New Roman"/>
          <w:sz w:val="24"/>
          <w:szCs w:val="24"/>
          <w:lang w:val="en-US"/>
        </w:rPr>
        <w:t xml:space="preserve">that the reflexive measures are unaffected by cross-cutting situational factors or individual differences, whereas reflective measures </w:t>
      </w:r>
      <w:r w:rsidR="006C124A" w:rsidRPr="00865AFC">
        <w:rPr>
          <w:rFonts w:ascii="Times New Roman" w:hAnsi="Times New Roman" w:cs="Times New Roman"/>
          <w:i/>
          <w:sz w:val="24"/>
          <w:szCs w:val="24"/>
          <w:lang w:val="en-US"/>
        </w:rPr>
        <w:t>are</w:t>
      </w:r>
      <w:r w:rsidR="006C124A">
        <w:rPr>
          <w:rFonts w:ascii="Times New Roman" w:hAnsi="Times New Roman" w:cs="Times New Roman"/>
          <w:sz w:val="24"/>
          <w:szCs w:val="24"/>
          <w:lang w:val="en-US"/>
        </w:rPr>
        <w:t xml:space="preserve"> moderated. The </w:t>
      </w:r>
      <w:commentRangeEnd w:id="16"/>
      <w:r w:rsidR="00817E08">
        <w:rPr>
          <w:rStyle w:val="CommentReference"/>
        </w:rPr>
        <w:commentReference w:id="16"/>
      </w:r>
      <w:r w:rsidR="006C124A">
        <w:rPr>
          <w:rFonts w:ascii="Times New Roman" w:hAnsi="Times New Roman" w:cs="Times New Roman"/>
          <w:sz w:val="24"/>
          <w:szCs w:val="24"/>
          <w:lang w:val="en-US"/>
        </w:rPr>
        <w:t>only exceptions to this pattern are the Wirth, Lynam, &amp; Williams (2010) study for which trait measures of personality disorder do show initial moderation (those with higher levels of trait personality disorder show less pain than those with lower levels of trait personality disorder), and Goodwin, Williams, &amp; Carter-Sowell (2010), for which a small difference in reflexive distress was noted in a sample of over 600 participants such that females showed stronger negative effects than males. That leaves well over</w:t>
      </w:r>
      <w:commentRangeStart w:id="17"/>
      <w:r w:rsidR="006C124A">
        <w:rPr>
          <w:rFonts w:ascii="Times New Roman" w:hAnsi="Times New Roman" w:cs="Times New Roman"/>
          <w:sz w:val="24"/>
          <w:szCs w:val="24"/>
          <w:lang w:val="en-US"/>
        </w:rPr>
        <w:t xml:space="preserve"> 15 publications</w:t>
      </w:r>
      <w:commentRangeEnd w:id="17"/>
      <w:r w:rsidR="005D7DA1">
        <w:rPr>
          <w:rStyle w:val="CommentReference"/>
        </w:rPr>
        <w:commentReference w:id="17"/>
      </w:r>
      <w:r w:rsidR="006C124A">
        <w:rPr>
          <w:rFonts w:ascii="Times New Roman" w:hAnsi="Times New Roman" w:cs="Times New Roman"/>
          <w:sz w:val="24"/>
          <w:szCs w:val="24"/>
          <w:lang w:val="en-US"/>
        </w:rPr>
        <w:t xml:space="preserve">, some with multiple </w:t>
      </w:r>
      <w:r w:rsidR="0088433C">
        <w:rPr>
          <w:rFonts w:ascii="Times New Roman" w:hAnsi="Times New Roman" w:cs="Times New Roman"/>
          <w:sz w:val="24"/>
          <w:szCs w:val="24"/>
          <w:lang w:val="en-US"/>
        </w:rPr>
        <w:t>studies, which</w:t>
      </w:r>
      <w:r w:rsidR="006C124A">
        <w:rPr>
          <w:rFonts w:ascii="Times New Roman" w:hAnsi="Times New Roman" w:cs="Times New Roman"/>
          <w:sz w:val="24"/>
          <w:szCs w:val="24"/>
          <w:lang w:val="en-US"/>
        </w:rPr>
        <w:t xml:space="preserve"> show the predicted pattern. </w:t>
      </w:r>
      <w:r>
        <w:rPr>
          <w:rFonts w:ascii="Times New Roman" w:hAnsi="Times New Roman" w:cs="Times New Roman"/>
          <w:sz w:val="24"/>
          <w:szCs w:val="24"/>
          <w:lang w:val="en-US"/>
        </w:rPr>
        <w:t xml:space="preserve">Thus, studies that specifically test this proposition have, within the studies, supported the hypothesis of more moderation at the reflective than reflexive stage. However, meta-analytically combining across studies does not provide similar support. </w:t>
      </w:r>
      <w:del w:id="18" w:author="Chris Hartgerink" w:date="2014-02-04T20:38:00Z">
        <w:r w:rsidDel="009D66A0">
          <w:rPr>
            <w:rFonts w:ascii="Times New Roman" w:hAnsi="Times New Roman" w:cs="Times New Roman"/>
            <w:sz w:val="24"/>
            <w:szCs w:val="24"/>
            <w:lang w:val="en-US"/>
          </w:rPr>
          <w:delText>Thus, we are left deciding which method is more</w:delText>
        </w:r>
        <w:commentRangeStart w:id="19"/>
        <w:commentRangeStart w:id="20"/>
        <w:r w:rsidDel="009D66A0">
          <w:rPr>
            <w:rFonts w:ascii="Times New Roman" w:hAnsi="Times New Roman" w:cs="Times New Roman"/>
            <w:sz w:val="24"/>
            <w:szCs w:val="24"/>
            <w:lang w:val="en-US"/>
          </w:rPr>
          <w:delText xml:space="preserve"> compelling.</w:delText>
        </w:r>
        <w:commentRangeEnd w:id="19"/>
        <w:r w:rsidR="005D7DA1" w:rsidDel="009D66A0">
          <w:rPr>
            <w:rStyle w:val="CommentReference"/>
          </w:rPr>
          <w:commentReference w:id="19"/>
        </w:r>
        <w:commentRangeEnd w:id="20"/>
        <w:r w:rsidR="009D66A0" w:rsidDel="009D66A0">
          <w:rPr>
            <w:rStyle w:val="CommentReference"/>
          </w:rPr>
          <w:commentReference w:id="20"/>
        </w:r>
      </w:del>
      <w:ins w:id="21" w:author="Chris Hartgerink" w:date="2014-02-04T20:38:00Z">
        <w:r w:rsidR="009D66A0">
          <w:rPr>
            <w:rFonts w:ascii="Times New Roman" w:hAnsi="Times New Roman" w:cs="Times New Roman"/>
            <w:sz w:val="24"/>
            <w:szCs w:val="24"/>
            <w:lang w:val="en-US"/>
          </w:rPr>
          <w:t>This indicates the importance of not just vote counting results from significance tests, but including</w:t>
        </w:r>
      </w:ins>
      <w:ins w:id="22" w:author="Chris Hartgerink" w:date="2014-02-04T20:39:00Z">
        <w:r w:rsidR="009D66A0">
          <w:rPr>
            <w:rFonts w:ascii="Times New Roman" w:hAnsi="Times New Roman" w:cs="Times New Roman"/>
            <w:sz w:val="24"/>
            <w:szCs w:val="24"/>
            <w:lang w:val="en-US"/>
          </w:rPr>
          <w:t xml:space="preserve"> information about the precision of the study in a meta-analysis.</w:t>
        </w:r>
      </w:ins>
      <w:ins w:id="23" w:author="Chris Hartgerink" w:date="2014-02-04T20:38:00Z">
        <w:r w:rsidR="009D66A0">
          <w:rPr>
            <w:rFonts w:ascii="Times New Roman" w:hAnsi="Times New Roman" w:cs="Times New Roman"/>
            <w:sz w:val="24"/>
            <w:szCs w:val="24"/>
            <w:lang w:val="en-US"/>
          </w:rPr>
          <w:t xml:space="preserve"> </w:t>
        </w:r>
      </w:ins>
    </w:p>
    <w:p w14:paraId="2808604F" w14:textId="61975922" w:rsidR="00204DDD" w:rsidRDefault="00C067F3" w:rsidP="006C124A">
      <w:pPr>
        <w:tabs>
          <w:tab w:val="left" w:pos="2506"/>
        </w:tabs>
        <w:spacing w:after="0" w:line="480" w:lineRule="auto"/>
        <w:ind w:firstLine="720"/>
        <w:rPr>
          <w:rFonts w:ascii="Times New Roman" w:hAnsi="Times New Roman" w:cs="Times New Roman"/>
          <w:sz w:val="24"/>
          <w:szCs w:val="24"/>
          <w:lang w:val="en-US"/>
        </w:rPr>
      </w:pPr>
      <w:r>
        <w:rPr>
          <w:rStyle w:val="CommentReference"/>
        </w:rPr>
        <w:commentReference w:id="24"/>
      </w:r>
      <w:r w:rsidR="00731737" w:rsidRPr="00F70F0A">
        <w:rPr>
          <w:rFonts w:ascii="Times New Roman" w:hAnsi="Times New Roman" w:cs="Times New Roman"/>
          <w:b/>
          <w:sz w:val="24"/>
          <w:szCs w:val="24"/>
          <w:lang w:val="en-US"/>
        </w:rPr>
        <w:t>Limitations.</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 xml:space="preserve">Within the current meta-analysis there are several limitations. First, </w:t>
      </w:r>
      <w:r w:rsidR="00731737">
        <w:rPr>
          <w:rFonts w:ascii="Times New Roman" w:hAnsi="Times New Roman" w:cs="Times New Roman"/>
          <w:sz w:val="24"/>
          <w:szCs w:val="24"/>
          <w:lang w:val="en-US"/>
        </w:rPr>
        <w:t xml:space="preserve">our test of </w:t>
      </w:r>
      <w:r w:rsidR="00731737" w:rsidRPr="00F70F0A">
        <w:rPr>
          <w:rFonts w:ascii="Times New Roman" w:hAnsi="Times New Roman" w:cs="Times New Roman"/>
          <w:sz w:val="24"/>
          <w:szCs w:val="24"/>
          <w:lang w:val="en-US"/>
        </w:rPr>
        <w:t>differences between the first and last measure</w:t>
      </w:r>
      <w:r w:rsidR="00731737">
        <w:rPr>
          <w:rFonts w:ascii="Times New Roman" w:hAnsi="Times New Roman" w:cs="Times New Roman"/>
          <w:sz w:val="24"/>
          <w:szCs w:val="24"/>
          <w:lang w:val="en-US"/>
        </w:rPr>
        <w:t xml:space="preserve"> was indirect</w:t>
      </w:r>
      <w:r w:rsidR="00731737"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w:t>
      </w:r>
      <w:r w:rsidR="00731737" w:rsidRPr="00F70F0A">
        <w:rPr>
          <w:rFonts w:ascii="Times New Roman" w:hAnsi="Times New Roman" w:cs="Times New Roman"/>
          <w:sz w:val="24"/>
          <w:szCs w:val="24"/>
          <w:lang w:val="en-US"/>
        </w:rPr>
        <w:lastRenderedPageBreak/>
        <w:t xml:space="preserve">papers. This would thus require a direct request for data from each paper, which would </w:t>
      </w:r>
      <w:r w:rsidR="00FD2BCC">
        <w:rPr>
          <w:rFonts w:ascii="Times New Roman" w:hAnsi="Times New Roman" w:cs="Times New Roman"/>
          <w:sz w:val="24"/>
          <w:szCs w:val="24"/>
          <w:lang w:val="en-US"/>
        </w:rPr>
        <w:t>possibly</w:t>
      </w:r>
      <w:r w:rsidR="00731737" w:rsidRPr="00F70F0A">
        <w:rPr>
          <w:rFonts w:ascii="Times New Roman" w:hAnsi="Times New Roman" w:cs="Times New Roman"/>
          <w:sz w:val="24"/>
          <w:szCs w:val="24"/>
          <w:lang w:val="en-US"/>
        </w:rPr>
        <w:t xml:space="preserve"> yield low</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response rates </w:t>
      </w:r>
      <w:r w:rsidR="00731737" w:rsidRPr="00F70F0A">
        <w:rPr>
          <w:rFonts w:ascii="Times New Roman" w:hAnsi="Times New Roman" w:cs="Times New Roman"/>
          <w:noProof/>
          <w:sz w:val="24"/>
          <w:szCs w:val="24"/>
          <w:lang w:val="en-US"/>
        </w:rPr>
        <w:t>(Wicherts, Borsboom, Kats, &amp; Molenaar, 2006)</w:t>
      </w:r>
      <w:r w:rsidR="00731737" w:rsidRPr="00F70F0A">
        <w:rPr>
          <w:rFonts w:ascii="Times New Roman" w:hAnsi="Times New Roman" w:cs="Times New Roman"/>
          <w:sz w:val="24"/>
          <w:szCs w:val="24"/>
          <w:lang w:val="en-US"/>
        </w:rPr>
        <w:t>, lowering the sample size of the meta-analysis overall.</w:t>
      </w:r>
      <w:r w:rsidR="00865AFC">
        <w:rPr>
          <w:rFonts w:ascii="Times New Roman" w:hAnsi="Times New Roman" w:cs="Times New Roman"/>
          <w:sz w:val="24"/>
          <w:szCs w:val="24"/>
          <w:vertAlign w:val="superscript"/>
          <w:lang w:val="en-US"/>
        </w:rPr>
        <w:t>6</w:t>
      </w:r>
      <w:r w:rsidR="00865AF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This lack of direct testing was thus chosen as a way of retaining sample size within the meta-analysis.</w:t>
      </w:r>
    </w:p>
    <w:p w14:paraId="646370C4" w14:textId="2F97DE45"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If all measures were included, it would increase the importance of including </w:t>
      </w:r>
      <w:r w:rsidR="0040540E">
        <w:rPr>
          <w:rFonts w:ascii="Times New Roman" w:hAnsi="Times New Roman" w:cs="Times New Roman"/>
          <w:sz w:val="24"/>
          <w:szCs w:val="24"/>
          <w:lang w:val="en-US"/>
        </w:rPr>
        <w:t>a</w:t>
      </w:r>
      <w:r w:rsidRPr="00F70F0A">
        <w:rPr>
          <w:rFonts w:ascii="Times New Roman" w:hAnsi="Times New Roman" w:cs="Times New Roman"/>
          <w:sz w:val="24"/>
          <w:szCs w:val="24"/>
          <w:lang w:val="en-US"/>
        </w:rPr>
        <w:t xml:space="preserve"> </w:t>
      </w:r>
      <w:r w:rsidR="0040540E">
        <w:rPr>
          <w:rFonts w:ascii="Times New Roman" w:hAnsi="Times New Roman" w:cs="Times New Roman"/>
          <w:sz w:val="24"/>
          <w:szCs w:val="24"/>
          <w:lang w:val="en-US"/>
        </w:rPr>
        <w:t xml:space="preserve">statistical </w:t>
      </w:r>
      <w:r w:rsidRPr="00F70F0A">
        <w:rPr>
          <w:rFonts w:ascii="Times New Roman" w:hAnsi="Times New Roman" w:cs="Times New Roman"/>
          <w:sz w:val="24"/>
          <w:szCs w:val="24"/>
          <w:lang w:val="en-US"/>
        </w:rPr>
        <w:t>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55EA06A3" w14:textId="1BBA51C9"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Third, </w:t>
      </w:r>
      <w:r w:rsidR="00EB215D">
        <w:rPr>
          <w:rFonts w:ascii="Times New Roman" w:hAnsi="Times New Roman" w:cs="Times New Roman"/>
          <w:sz w:val="24"/>
          <w:szCs w:val="24"/>
          <w:lang w:val="en-US"/>
        </w:rPr>
        <w:t>random (non-systematic)</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poses a problem for the power of finding moderator effects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Cyberball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 xml:space="preserve">variability in the effect sizes: </w:t>
      </w:r>
      <w:r w:rsidRPr="00846D95">
        <w:rPr>
          <w:rFonts w:ascii="Times New Roman" w:hAnsi="Times New Roman" w:cs="Times New Roman"/>
          <w:i/>
          <w:sz w:val="24"/>
          <w:szCs w:val="24"/>
          <w:lang w:val="en-US"/>
        </w:rPr>
        <w:t>I</w:t>
      </w:r>
      <w:r w:rsidRPr="00846D95">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7F1D33">
        <w:rPr>
          <w:rFonts w:ascii="Times New Roman" w:hAnsi="Times New Roman" w:cs="Times New Roman"/>
          <w:sz w:val="24"/>
          <w:szCs w:val="24"/>
          <w:lang w:val="en-US"/>
        </w:rPr>
        <w:t>83</w:t>
      </w:r>
      <w:r w:rsidRPr="00F70F0A">
        <w:rPr>
          <w:rFonts w:ascii="Times New Roman" w:hAnsi="Times New Roman" w:cs="Times New Roman"/>
          <w:sz w:val="24"/>
          <w:szCs w:val="24"/>
          <w:lang w:val="en-US"/>
        </w:rPr>
        <w:t xml:space="preserve">%. This indicates that the effects are </w:t>
      </w:r>
      <w:r w:rsidR="00EB215D">
        <w:rPr>
          <w:rFonts w:ascii="Times New Roman" w:hAnsi="Times New Roman" w:cs="Times New Roman"/>
          <w:sz w:val="24"/>
          <w:szCs w:val="24"/>
          <w:lang w:val="en-US"/>
        </w:rPr>
        <w:t>quite</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variable to begin with, and makes it unlikely that the effects are misrepresented.</w:t>
      </w:r>
    </w:p>
    <w:p w14:paraId="0E0D8996" w14:textId="743EECCA"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w:t>
      </w:r>
      <w:r w:rsidR="00617BA6">
        <w:rPr>
          <w:rFonts w:ascii="Times New Roman" w:hAnsi="Times New Roman" w:cs="Times New Roman"/>
          <w:sz w:val="24"/>
          <w:szCs w:val="24"/>
          <w:lang w:val="en-US"/>
        </w:rPr>
        <w:t xml:space="preserve"> First, </w:t>
      </w:r>
      <w:r w:rsidRPr="00F70F0A">
        <w:rPr>
          <w:rFonts w:ascii="Times New Roman" w:hAnsi="Times New Roman" w:cs="Times New Roman"/>
          <w:sz w:val="24"/>
          <w:szCs w:val="24"/>
          <w:lang w:val="en-US"/>
        </w:rPr>
        <w:t xml:space="preserve">the </w:t>
      </w:r>
      <w:r w:rsidR="00617BA6">
        <w:rPr>
          <w:rFonts w:ascii="Times New Roman" w:hAnsi="Times New Roman" w:cs="Times New Roman"/>
          <w:sz w:val="24"/>
          <w:szCs w:val="24"/>
          <w:lang w:val="en-US"/>
        </w:rPr>
        <w:t xml:space="preserve">(random) </w:t>
      </w:r>
      <w:r w:rsidRPr="00F70F0A">
        <w:rPr>
          <w:rFonts w:ascii="Times New Roman" w:hAnsi="Times New Roman" w:cs="Times New Roman"/>
          <w:sz w:val="24"/>
          <w:szCs w:val="24"/>
          <w:lang w:val="en-US"/>
        </w:rPr>
        <w:t xml:space="preserve">heterogeneity in the effect sizes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too large to find moderation by time</w:t>
      </w:r>
      <w:r w:rsidR="00617BA6">
        <w:rPr>
          <w:rFonts w:ascii="Times New Roman" w:hAnsi="Times New Roman" w:cs="Times New Roman"/>
          <w:sz w:val="24"/>
          <w:szCs w:val="24"/>
          <w:lang w:val="en-US"/>
        </w:rPr>
        <w:t>. Second,</w:t>
      </w:r>
      <w:r w:rsidRPr="00F70F0A">
        <w:rPr>
          <w:rFonts w:ascii="Times New Roman" w:hAnsi="Times New Roman" w:cs="Times New Roman"/>
          <w:sz w:val="24"/>
          <w:szCs w:val="24"/>
          <w:lang w:val="en-US"/>
        </w:rPr>
        <w:t xml:space="preserve">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w:t>
      </w:r>
      <w:r w:rsidRPr="00F70F0A">
        <w:rPr>
          <w:rFonts w:ascii="Times New Roman" w:hAnsi="Times New Roman" w:cs="Times New Roman"/>
          <w:sz w:val="24"/>
          <w:szCs w:val="24"/>
          <w:lang w:val="en-US"/>
        </w:rPr>
        <w:lastRenderedPageBreak/>
        <w:t>estimation</w:t>
      </w:r>
      <w:r w:rsidR="00617BA6">
        <w:rPr>
          <w:rFonts w:ascii="Times New Roman" w:hAnsi="Times New Roman" w:cs="Times New Roman"/>
          <w:sz w:val="24"/>
          <w:szCs w:val="24"/>
          <w:lang w:val="en-US"/>
        </w:rPr>
        <w:t>s. Third,</w:t>
      </w:r>
      <w:r w:rsidRPr="00F70F0A">
        <w:rPr>
          <w:rFonts w:ascii="Times New Roman" w:hAnsi="Times New Roman" w:cs="Times New Roman"/>
          <w:sz w:val="24"/>
          <w:szCs w:val="24"/>
          <w:lang w:val="en-US"/>
        </w:rPr>
        <w:t xml:space="preserve"> the difference in the effect size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LeBel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w:t>
      </w:r>
      <w:r w:rsidR="00617BA6" w:rsidRPr="00F70F0A">
        <w:rPr>
          <w:rFonts w:ascii="Times New Roman" w:hAnsi="Times New Roman" w:cs="Times New Roman"/>
          <w:sz w:val="24"/>
          <w:szCs w:val="24"/>
          <w:lang w:val="en-US"/>
        </w:rPr>
        <w:t xml:space="preserve">the effect sizes </w:t>
      </w:r>
      <w:r w:rsidRPr="00F70F0A">
        <w:rPr>
          <w:rFonts w:ascii="Times New Roman" w:hAnsi="Times New Roman" w:cs="Times New Roman"/>
          <w:sz w:val="24"/>
          <w:szCs w:val="24"/>
          <w:lang w:val="en-US"/>
        </w:rPr>
        <w:t>on</w:t>
      </w:r>
      <w:r w:rsidR="00617BA6">
        <w:rPr>
          <w:rFonts w:ascii="Times New Roman" w:hAnsi="Times New Roman" w:cs="Times New Roman"/>
          <w:sz w:val="24"/>
          <w:szCs w:val="24"/>
          <w:lang w:val="en-US"/>
        </w:rPr>
        <w:t xml:space="preserve"> that index</w:t>
      </w:r>
      <w:r w:rsidRPr="00F70F0A">
        <w:rPr>
          <w:rFonts w:ascii="Times New Roman" w:hAnsi="Times New Roman" w:cs="Times New Roman"/>
          <w:sz w:val="24"/>
          <w:szCs w:val="24"/>
          <w:lang w:val="en-US"/>
        </w:rPr>
        <w:t xml:space="preserve">.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w:t>
      </w:r>
      <w:r w:rsidRPr="00846D95">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Pr="00846D95">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w:t>
      </w:r>
      <w:r w:rsidR="00245939">
        <w:rPr>
          <w:rFonts w:ascii="Times New Roman" w:hAnsi="Times New Roman" w:cs="Times New Roman"/>
          <w:sz w:val="24"/>
          <w:szCs w:val="24"/>
          <w:lang w:val="en-US"/>
        </w:rPr>
        <w:t>-</w:t>
      </w:r>
      <w:r w:rsidR="000138B8">
        <w:rPr>
          <w:rFonts w:ascii="Times New Roman" w:hAnsi="Times New Roman" w:cs="Times New Roman"/>
          <w:sz w:val="24"/>
          <w:szCs w:val="24"/>
          <w:lang w:val="en-US"/>
        </w:rPr>
        <w:t xml:space="preserve">points (maximum discrepancy of 4.9 percentage points). Substantive differences in proportions of measures across time points are minimal, and form an unlikely driving force for our findings. In sum, we conclude that the findings are not an </w:t>
      </w:r>
      <w:r w:rsidR="00245939">
        <w:rPr>
          <w:rFonts w:ascii="Times New Roman" w:hAnsi="Times New Roman" w:cs="Times New Roman"/>
          <w:sz w:val="24"/>
          <w:szCs w:val="24"/>
          <w:lang w:val="en-US"/>
        </w:rPr>
        <w:t xml:space="preserve">artifact </w:t>
      </w:r>
      <w:r w:rsidR="000138B8">
        <w:rPr>
          <w:rFonts w:ascii="Times New Roman" w:hAnsi="Times New Roman" w:cs="Times New Roman"/>
          <w:sz w:val="24"/>
          <w:szCs w:val="24"/>
          <w:lang w:val="en-US"/>
        </w:rPr>
        <w:t xml:space="preserve">of selecting the first and last measures. </w:t>
      </w:r>
    </w:p>
    <w:p w14:paraId="38640853"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Cacioppo and colleagues (2013) within the physiological framework. These references can easily be retrieved from the database of examined papers, as is available on the OSF page of this paper.</w:t>
      </w:r>
    </w:p>
    <w:p w14:paraId="5CC4F712" w14:textId="195E7279" w:rsidR="00D95882" w:rsidRDefault="00731737" w:rsidP="00B5508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t xml:space="preserve">. </w:t>
      </w:r>
      <w:r w:rsidR="00846D95">
        <w:rPr>
          <w:rFonts w:ascii="Times New Roman" w:hAnsi="Times New Roman" w:cs="Times New Roman"/>
          <w:sz w:val="24"/>
          <w:szCs w:val="24"/>
          <w:lang w:val="en-US"/>
        </w:rPr>
        <w:t>We</w:t>
      </w:r>
      <w:r w:rsidR="00A15DA2">
        <w:rPr>
          <w:rFonts w:ascii="Times New Roman" w:hAnsi="Times New Roman" w:cs="Times New Roman"/>
          <w:sz w:val="24"/>
          <w:szCs w:val="24"/>
          <w:lang w:val="en-US"/>
        </w:rPr>
        <w:t xml:space="preserv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4A89CEE4" w14:textId="06B7DD15" w:rsidR="00E76D2C" w:rsidRDefault="0014060B" w:rsidP="00865AFC">
      <w:pPr>
        <w:spacing w:after="0" w:line="480" w:lineRule="auto"/>
        <w:ind w:firstLine="708"/>
        <w:rPr>
          <w:rFonts w:ascii="Times New Roman" w:hAnsi="Times New Roman" w:cs="Times New Roman"/>
          <w:sz w:val="24"/>
          <w:szCs w:val="24"/>
          <w:lang w:val="en-US"/>
        </w:rPr>
      </w:pPr>
      <w:commentRangeStart w:id="25"/>
      <w:r>
        <w:rPr>
          <w:rFonts w:ascii="Times New Roman" w:hAnsi="Times New Roman" w:cs="Times New Roman"/>
          <w:b/>
          <w:sz w:val="24"/>
          <w:szCs w:val="24"/>
          <w:lang w:val="en-US"/>
        </w:rPr>
        <w:t>Conclusion</w:t>
      </w:r>
      <w:commentRangeEnd w:id="25"/>
      <w:r w:rsidR="00846D95">
        <w:rPr>
          <w:rStyle w:val="CommentReference"/>
        </w:rPr>
        <w:commentReference w:id="25"/>
      </w:r>
      <w:r>
        <w:rPr>
          <w:rFonts w:ascii="Times New Roman" w:hAnsi="Times New Roman" w:cs="Times New Roman"/>
          <w:b/>
          <w:sz w:val="24"/>
          <w:szCs w:val="24"/>
          <w:lang w:val="en-US"/>
        </w:rPr>
        <w:t>.</w:t>
      </w:r>
      <w:r w:rsidR="00731737" w:rsidRPr="00F70F0A">
        <w:rPr>
          <w:rFonts w:ascii="Times New Roman" w:hAnsi="Times New Roman" w:cs="Times New Roman"/>
          <w:sz w:val="24"/>
          <w:szCs w:val="24"/>
          <w:lang w:val="en-US"/>
        </w:rPr>
        <w:t xml:space="preserve">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a</w:t>
      </w:r>
      <w:r w:rsidR="007846E3">
        <w:rPr>
          <w:rFonts w:ascii="Times New Roman" w:hAnsi="Times New Roman" w:cs="Times New Roman"/>
          <w:sz w:val="24"/>
          <w:szCs w:val="24"/>
          <w:lang w:val="en-US"/>
        </w:rPr>
        <w:t xml:space="preserve"> mean </w:t>
      </w:r>
      <w:r w:rsidR="00731737" w:rsidRPr="00F70F0A">
        <w:rPr>
          <w:rFonts w:ascii="Times New Roman" w:hAnsi="Times New Roman" w:cs="Times New Roman"/>
          <w:sz w:val="24"/>
          <w:szCs w:val="24"/>
          <w:lang w:val="en-US"/>
        </w:rPr>
        <w:t xml:space="preserve">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052E9B">
        <w:rPr>
          <w:rFonts w:ascii="Times New Roman" w:hAnsi="Times New Roman" w:cs="Times New Roman"/>
          <w:sz w:val="24"/>
          <w:szCs w:val="24"/>
          <w:lang w:val="en-US"/>
        </w:rPr>
        <w:t xml:space="preserve">Moreover, the results show that the impact of ostracism decreases from first to last measure. </w:t>
      </w:r>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studies</w:t>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w:t>
      </w:r>
      <w:r w:rsidR="007846E3">
        <w:rPr>
          <w:rFonts w:ascii="Times New Roman" w:hAnsi="Times New Roman" w:cs="Times New Roman"/>
          <w:sz w:val="24"/>
          <w:szCs w:val="24"/>
          <w:lang w:val="en-US"/>
        </w:rPr>
        <w:t>s</w:t>
      </w:r>
      <w:r w:rsidR="00A15DA2">
        <w:rPr>
          <w:rFonts w:ascii="Times New Roman" w:hAnsi="Times New Roman" w:cs="Times New Roman"/>
          <w:sz w:val="24"/>
          <w:szCs w:val="24"/>
          <w:lang w:val="en-US"/>
        </w:rPr>
        <w:t xml:space="preserve"> that there are more potentially relevant moderators of ostracism in need of further study</w:t>
      </w:r>
      <w:r w:rsidR="007846E3">
        <w:rPr>
          <w:rFonts w:ascii="Times New Roman" w:hAnsi="Times New Roman" w:cs="Times New Roman"/>
          <w:sz w:val="24"/>
          <w:szCs w:val="24"/>
          <w:lang w:val="en-US"/>
        </w:rPr>
        <w:t>,</w:t>
      </w:r>
      <w:r w:rsidR="0061569D">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question whether the </w:t>
      </w:r>
      <w:r w:rsidR="00052E9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ostracism effect</w:t>
      </w:r>
      <w:r w:rsidR="007846E3">
        <w:rPr>
          <w:rFonts w:ascii="Times New Roman" w:hAnsi="Times New Roman" w:cs="Times New Roman"/>
          <w:sz w:val="24"/>
          <w:szCs w:val="24"/>
          <w:lang w:val="en-US"/>
        </w:rPr>
        <w:t xml:space="preserve"> (as operationalized in our analyses)</w:t>
      </w:r>
      <w:r w:rsidR="00731737" w:rsidRPr="00F70F0A">
        <w:rPr>
          <w:rFonts w:ascii="Times New Roman" w:hAnsi="Times New Roman" w:cs="Times New Roman"/>
          <w:sz w:val="24"/>
          <w:szCs w:val="24"/>
          <w:lang w:val="en-US"/>
        </w:rPr>
        <w:t xml:space="preserve"> is actually as reflexive as has been previously</w:t>
      </w:r>
      <w:r w:rsidR="0061569D">
        <w:rPr>
          <w:rFonts w:ascii="Times New Roman" w:hAnsi="Times New Roman" w:cs="Times New Roman"/>
          <w:sz w:val="24"/>
          <w:szCs w:val="24"/>
          <w:lang w:val="en-US"/>
        </w:rPr>
        <w:t xml:space="preserve"> proposed</w:t>
      </w:r>
      <w:r w:rsidR="007846E3">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These findings extend the need-threat model (Williams, 2009), which has played a major role in ostracism research. We invite fellow researchers to think and test ideas that might provide some explanation for these findings</w:t>
      </w:r>
      <w:r w:rsidR="00986C68">
        <w:rPr>
          <w:rFonts w:ascii="Times New Roman" w:hAnsi="Times New Roman" w:cs="Times New Roman"/>
          <w:sz w:val="24"/>
          <w:szCs w:val="24"/>
          <w:lang w:val="en-US"/>
        </w:rPr>
        <w:t>, including reanalysis of our data</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23D2D593" w14:textId="77777777" w:rsidR="00215DA4" w:rsidRDefault="00215DA4" w:rsidP="00215DA4">
      <w:pPr>
        <w:jc w:val="center"/>
        <w:rPr>
          <w:rFonts w:ascii="Times New Roman" w:hAnsi="Times New Roman" w:cs="Times New Roman"/>
          <w:sz w:val="24"/>
          <w:szCs w:val="24"/>
          <w:lang w:val="en-US"/>
        </w:rPr>
      </w:pPr>
      <w:commentRangeStart w:id="26"/>
      <w:r>
        <w:rPr>
          <w:rFonts w:ascii="Times New Roman" w:hAnsi="Times New Roman" w:cs="Times New Roman"/>
          <w:sz w:val="24"/>
          <w:szCs w:val="24"/>
          <w:lang w:val="en-US"/>
        </w:rPr>
        <w:lastRenderedPageBreak/>
        <w:t>References</w:t>
      </w:r>
      <w:commentRangeEnd w:id="26"/>
      <w:r w:rsidR="00504AA7">
        <w:rPr>
          <w:rStyle w:val="CommentReference"/>
        </w:rPr>
        <w:commentReference w:id="26"/>
      </w:r>
    </w:p>
    <w:p w14:paraId="6A582C96"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5A2C1C18" w14:textId="77777777" w:rsidR="00192992" w:rsidRPr="00BF2D27" w:rsidRDefault="00192992" w:rsidP="00192992">
      <w:pPr>
        <w:spacing w:before="100" w:beforeAutospacing="1" w:after="100" w:afterAutospacing="1" w:line="240" w:lineRule="auto"/>
        <w:ind w:left="480" w:hanging="480"/>
        <w:rPr>
          <w:rFonts w:ascii="Times New Roman" w:hAnsi="Times New Roman" w:cs="Times New Roman"/>
          <w:sz w:val="24"/>
          <w:szCs w:val="24"/>
          <w:lang w:val="en-US"/>
        </w:rPr>
      </w:pPr>
      <w:r w:rsidRPr="00BF2D27">
        <w:rPr>
          <w:rFonts w:ascii="Times New Roman" w:hAnsi="Times New Roman" w:cs="Times New Roman"/>
          <w:sz w:val="24"/>
          <w:szCs w:val="24"/>
        </w:rPr>
        <w:t xml:space="preserve">Bakker, M., van Dijk, A., &amp; Wicherts, J. M. (2012). </w:t>
      </w:r>
      <w:r w:rsidRPr="00BF2D27">
        <w:rPr>
          <w:rFonts w:ascii="Times New Roman" w:hAnsi="Times New Roman" w:cs="Times New Roman"/>
          <w:sz w:val="24"/>
          <w:szCs w:val="24"/>
          <w:lang w:val="en-US"/>
        </w:rPr>
        <w:t xml:space="preserve">The rules of the game called psychological science. </w:t>
      </w:r>
      <w:r w:rsidRPr="00BF2D27">
        <w:rPr>
          <w:rFonts w:ascii="Times New Roman" w:hAnsi="Times New Roman" w:cs="Times New Roman"/>
          <w:i/>
          <w:iCs/>
          <w:sz w:val="24"/>
          <w:szCs w:val="24"/>
          <w:lang w:val="en-US"/>
        </w:rPr>
        <w:t>Perspectives on Psychological Science, 7</w:t>
      </w:r>
      <w:r w:rsidRPr="00BF2D27">
        <w:rPr>
          <w:rFonts w:ascii="Times New Roman" w:hAnsi="Times New Roman" w:cs="Times New Roman"/>
          <w:sz w:val="24"/>
          <w:szCs w:val="24"/>
          <w:lang w:val="en-US"/>
        </w:rPr>
        <w:t>, 543-554. doi: 10.1177/1745691612459060</w:t>
      </w:r>
    </w:p>
    <w:p w14:paraId="693EA66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rPr>
      </w:pPr>
      <w:r w:rsidRPr="00BF2D27">
        <w:rPr>
          <w:rFonts w:ascii="Times New Roman" w:eastAsia="Times New Roman" w:hAnsi="Times New Roman" w:cs="Times New Roman"/>
          <w:sz w:val="24"/>
          <w:szCs w:val="24"/>
          <w:lang w:val="en-US"/>
        </w:rPr>
        <w:t>Baumeister, R. F., &amp; Leary, M. R. (1995). The need to belong: desire for interpersonal attachments as a fundamental human motivation. </w:t>
      </w:r>
      <w:r w:rsidRPr="00BF2D27">
        <w:rPr>
          <w:rFonts w:ascii="Times New Roman" w:eastAsia="Times New Roman" w:hAnsi="Times New Roman" w:cs="Times New Roman"/>
          <w:i/>
          <w:iCs/>
          <w:sz w:val="24"/>
          <w:szCs w:val="24"/>
        </w:rPr>
        <w:t>Psychological Bulletin</w:t>
      </w:r>
      <w:r w:rsidRPr="00BF2D27">
        <w:rPr>
          <w:rFonts w:ascii="Times New Roman" w:eastAsia="Times New Roman" w:hAnsi="Times New Roman" w:cs="Times New Roman"/>
          <w:sz w:val="24"/>
          <w:szCs w:val="24"/>
        </w:rPr>
        <w:t>, </w:t>
      </w:r>
      <w:r w:rsidRPr="00BF2D27">
        <w:rPr>
          <w:rFonts w:ascii="Times New Roman" w:eastAsia="Times New Roman" w:hAnsi="Times New Roman" w:cs="Times New Roman"/>
          <w:i/>
          <w:iCs/>
          <w:sz w:val="24"/>
          <w:szCs w:val="24"/>
        </w:rPr>
        <w:t>117</w:t>
      </w:r>
      <w:r w:rsidRPr="00BF2D27">
        <w:rPr>
          <w:rFonts w:ascii="Times New Roman" w:eastAsia="Times New Roman" w:hAnsi="Times New Roman" w:cs="Times New Roman"/>
          <w:sz w:val="24"/>
          <w:szCs w:val="24"/>
        </w:rPr>
        <w:t>, 497-529.</w:t>
      </w:r>
    </w:p>
    <w:p w14:paraId="2383780B" w14:textId="77777777" w:rsidR="00192992" w:rsidRPr="00BF2D27" w:rsidRDefault="00192992" w:rsidP="00192992">
      <w:pPr>
        <w:pStyle w:val="NormalWeb"/>
        <w:ind w:left="480" w:hanging="480"/>
        <w:rPr>
          <w:noProof/>
        </w:rPr>
      </w:pPr>
      <w:r w:rsidRPr="00BF2D27">
        <w:rPr>
          <w:noProof/>
          <w:lang w:val="nl-NL"/>
        </w:rPr>
        <w:t xml:space="preserve">Baumeister, R. F., Twenge, J. M., &amp; Nuss, C. K. (2002). </w:t>
      </w:r>
      <w:r w:rsidRPr="00BF2D27">
        <w:rPr>
          <w:noProof/>
        </w:rPr>
        <w:t xml:space="preserve">Effects of social exclusion on cognitive processes: Anticipated aloneness reduces intelligent thought. </w:t>
      </w:r>
      <w:r w:rsidRPr="00BF2D27">
        <w:rPr>
          <w:i/>
          <w:iCs/>
          <w:noProof/>
        </w:rPr>
        <w:t>Journal of Personality and Social Psychology</w:t>
      </w:r>
      <w:r w:rsidRPr="00BF2D27">
        <w:rPr>
          <w:noProof/>
        </w:rPr>
        <w:t xml:space="preserve">, </w:t>
      </w:r>
      <w:r w:rsidRPr="00BF2D27">
        <w:rPr>
          <w:i/>
          <w:iCs/>
          <w:noProof/>
        </w:rPr>
        <w:t>83</w:t>
      </w:r>
      <w:r w:rsidRPr="00BF2D27">
        <w:rPr>
          <w:noProof/>
        </w:rPr>
        <w:t>, 817–827. doi:10.1037//0022-3514.83.4.817</w:t>
      </w:r>
    </w:p>
    <w:p w14:paraId="05A10CAD" w14:textId="77777777" w:rsidR="00192992" w:rsidRPr="00BF2D27" w:rsidRDefault="00192992" w:rsidP="00192992">
      <w:pPr>
        <w:pStyle w:val="NormalWeb"/>
        <w:ind w:left="480" w:hanging="480"/>
        <w:rPr>
          <w:noProof/>
        </w:rPr>
      </w:pPr>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Personality and social psychology review : an official journal of the Society for Personality and Social Psychology, Inc</w:t>
      </w:r>
      <w:r w:rsidRPr="00BF2D27">
        <w:rPr>
          <w:noProof/>
        </w:rPr>
        <w:t xml:space="preserve">, </w:t>
      </w:r>
      <w:r w:rsidRPr="00BF2D27">
        <w:rPr>
          <w:i/>
          <w:iCs/>
          <w:noProof/>
        </w:rPr>
        <w:t>13</w:t>
      </w:r>
      <w:r w:rsidRPr="00BF2D27">
        <w:rPr>
          <w:noProof/>
        </w:rPr>
        <w:t>, 269–309. doi:10.1177/1088868309346065</w:t>
      </w:r>
    </w:p>
    <w:p w14:paraId="0E6FF1B0" w14:textId="77777777" w:rsidR="00192992" w:rsidRPr="00BF2D27" w:rsidRDefault="00192992" w:rsidP="00192992">
      <w:pPr>
        <w:pStyle w:val="NormalWeb"/>
        <w:ind w:left="480" w:hanging="480"/>
        <w:rPr>
          <w:noProof/>
        </w:rPr>
      </w:pPr>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p>
    <w:p w14:paraId="7797A02F" w14:textId="77777777" w:rsidR="00192992" w:rsidRPr="00BF2D27" w:rsidRDefault="00192992" w:rsidP="00192992">
      <w:pPr>
        <w:pStyle w:val="NormalWeb"/>
        <w:ind w:left="480" w:hanging="480"/>
        <w:rPr>
          <w:noProof/>
        </w:rPr>
      </w:pPr>
      <w:r>
        <w:rPr>
          <w:noProof/>
        </w:rPr>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doi:10.1016/j.paid.2009.04.005</w:t>
      </w:r>
    </w:p>
    <w:p w14:paraId="0EE93492" w14:textId="77777777" w:rsidR="00192992" w:rsidRPr="00BF2D27" w:rsidRDefault="00192992" w:rsidP="00192992">
      <w:pPr>
        <w:pStyle w:val="NormalWeb"/>
        <w:ind w:left="480" w:hanging="480"/>
        <w:rPr>
          <w:color w:val="222222"/>
          <w:shd w:val="clear" w:color="auto" w:fill="FFFFFF"/>
        </w:rPr>
      </w:pPr>
      <w:r w:rsidRPr="00BF2D27">
        <w:rPr>
          <w:color w:val="222222"/>
          <w:shd w:val="clear" w:color="auto" w:fill="FFFFFF"/>
        </w:rPr>
        <w:t>Cacioppo, S., Frum, C., Asp, E., Weiss, R. M., Lewis, J. W., &amp; Cacioppo, J. T. (2013). A Quantitative Meta-Analysis of Functional Imaging Studies of Social Rejection.</w:t>
      </w:r>
      <w:r w:rsidRPr="00BF2D27">
        <w:rPr>
          <w:rStyle w:val="apple-converted-space"/>
          <w:color w:val="222222"/>
          <w:shd w:val="clear" w:color="auto" w:fill="FFFFFF"/>
        </w:rPr>
        <w:t> </w:t>
      </w:r>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p>
    <w:p w14:paraId="23928481"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Cohen, J. (1988). </w:t>
      </w:r>
      <w:r w:rsidRPr="00BF2D27">
        <w:rPr>
          <w:rFonts w:ascii="Times New Roman" w:eastAsia="Times New Roman" w:hAnsi="Times New Roman" w:cs="Times New Roman"/>
          <w:i/>
          <w:iCs/>
          <w:sz w:val="24"/>
          <w:szCs w:val="24"/>
          <w:lang w:val="en-US" w:eastAsia="nl-NL"/>
        </w:rPr>
        <w:t>Statistical Power Analysis for the Behavioral Sciences</w:t>
      </w:r>
      <w:r w:rsidRPr="00BF2D27">
        <w:rPr>
          <w:rFonts w:ascii="Times New Roman" w:eastAsia="Times New Roman" w:hAnsi="Times New Roman" w:cs="Times New Roman"/>
          <w:sz w:val="24"/>
          <w:szCs w:val="24"/>
          <w:lang w:val="en-US" w:eastAsia="nl-NL"/>
        </w:rPr>
        <w:t xml:space="preserve"> (2nd Ed.). Hillsdale, NJ: Lawrence Erlbaum.</w:t>
      </w:r>
    </w:p>
    <w:p w14:paraId="46F21CEF" w14:textId="77777777" w:rsidR="00192992" w:rsidRPr="00BF2D27" w:rsidRDefault="00192992" w:rsidP="00192992">
      <w:pPr>
        <w:pStyle w:val="NormalWeb"/>
        <w:ind w:left="480" w:hanging="480"/>
        <w:rPr>
          <w:noProof/>
        </w:rPr>
      </w:pPr>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doi:10.1136/bmj.315.7109.629</w:t>
      </w:r>
    </w:p>
    <w:p w14:paraId="4ACAD0C7" w14:textId="77777777" w:rsidR="00F774F6" w:rsidRDefault="00F774F6" w:rsidP="00192992">
      <w:pPr>
        <w:pStyle w:val="NormalWeb"/>
        <w:ind w:left="480" w:hanging="480"/>
        <w:rPr>
          <w:color w:val="222222"/>
          <w:shd w:val="clear" w:color="auto" w:fill="FFFFFF"/>
        </w:rPr>
      </w:pPr>
      <w:r w:rsidRPr="009911FD">
        <w:rPr>
          <w:color w:val="222222"/>
          <w:shd w:val="clear" w:color="auto" w:fill="FFFFFF"/>
          <w:rPrChange w:id="27" w:author="Chris Hartgerink" w:date="2014-02-04T20:44:00Z">
            <w:rPr>
              <w:color w:val="222222"/>
              <w:shd w:val="clear" w:color="auto" w:fill="FFFFFF"/>
              <w:lang w:val="nl-NL"/>
            </w:rPr>
          </w:rPrChange>
        </w:rPr>
        <w:t xml:space="preserve">Eisenberger, N. I., &amp; Lieberman, M. D. (2004). </w:t>
      </w:r>
      <w:r w:rsidRPr="00F774F6">
        <w:rPr>
          <w:color w:val="222222"/>
          <w:shd w:val="clear" w:color="auto" w:fill="FFFFFF"/>
        </w:rPr>
        <w:t>Why rejection hurts: a common neural alarm system for physical and social pain. Trends in Cognitive Sciences,8, 294-300.</w:t>
      </w:r>
    </w:p>
    <w:p w14:paraId="0AAED6A0" w14:textId="61B84785" w:rsidR="00192992" w:rsidRPr="00BF2D27" w:rsidRDefault="00192992" w:rsidP="00192992">
      <w:pPr>
        <w:pStyle w:val="NormalWeb"/>
        <w:ind w:left="480" w:hanging="480"/>
        <w:rPr>
          <w:noProof/>
        </w:rPr>
      </w:pPr>
      <w:r w:rsidRPr="00BF2D27">
        <w:rPr>
          <w:noProof/>
        </w:rPr>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doi:10.1111/j.1745-6924.2009.01158.x</w:t>
      </w:r>
    </w:p>
    <w:p w14:paraId="706C6980" w14:textId="77777777" w:rsidR="00192992" w:rsidRPr="00BF2D27" w:rsidRDefault="00192992" w:rsidP="00192992">
      <w:pPr>
        <w:pStyle w:val="NormalWeb"/>
        <w:ind w:left="480" w:hanging="480"/>
        <w:rPr>
          <w:noProof/>
        </w:rPr>
      </w:pPr>
      <w:r>
        <w:rPr>
          <w:noProof/>
        </w:rPr>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doi:10.1002/ejsp.392</w:t>
      </w:r>
    </w:p>
    <w:p w14:paraId="0A18483E"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lastRenderedPageBreak/>
        <w:t>*</w:t>
      </w:r>
      <w:r w:rsidRPr="00BF2D27">
        <w:rPr>
          <w:rFonts w:ascii="Times New Roman" w:eastAsia="Times New Roman" w:hAnsi="Times New Roman" w:cs="Times New Roman"/>
          <w:sz w:val="24"/>
          <w:szCs w:val="24"/>
          <w:lang w:val="en-US"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val="en-US" w:eastAsia="nl-NL"/>
        </w:rPr>
        <w:t>Journal of Experimental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46</w:t>
      </w:r>
      <w:r w:rsidRPr="00BF2D27">
        <w:rPr>
          <w:rFonts w:ascii="Times New Roman" w:eastAsia="Times New Roman" w:hAnsi="Times New Roman" w:cs="Times New Roman"/>
          <w:sz w:val="24"/>
          <w:szCs w:val="24"/>
          <w:lang w:val="en-US" w:eastAsia="nl-NL"/>
        </w:rPr>
        <w:t>, 612–618. doi:10.1016/j.jesp.2010.02.002</w:t>
      </w:r>
    </w:p>
    <w:p w14:paraId="609825FF"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hAnsi="Times New Roman" w:cs="Times New Roman"/>
          <w:color w:val="222222"/>
          <w:sz w:val="24"/>
          <w:szCs w:val="24"/>
          <w:shd w:val="clear" w:color="auto" w:fill="FFFFFF"/>
          <w:lang w:val="en-US"/>
        </w:rPr>
        <w:t>Haselton, M. G., &amp; Buss, D. M. (2000).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Journal of Personality and Social Psychology</w:t>
      </w:r>
      <w:r w:rsidRPr="00BF2D27">
        <w:rPr>
          <w:rFonts w:ascii="Times New Roman" w:hAnsi="Times New Roman" w:cs="Times New Roman"/>
          <w:color w:val="222222"/>
          <w:sz w:val="24"/>
          <w:szCs w:val="24"/>
          <w:shd w:val="clear" w:color="auto" w:fill="FFFFFF"/>
          <w:lang w:val="en-US"/>
        </w:rPr>
        <w:t>,</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78</w:t>
      </w:r>
      <w:r w:rsidRPr="00BF2D27">
        <w:rPr>
          <w:rFonts w:ascii="Times New Roman" w:hAnsi="Times New Roman" w:cs="Times New Roman"/>
          <w:color w:val="222222"/>
          <w:sz w:val="24"/>
          <w:szCs w:val="24"/>
          <w:shd w:val="clear" w:color="auto" w:fill="FFFFFF"/>
          <w:lang w:val="en-US"/>
        </w:rPr>
        <w:t>, 81.</w:t>
      </w:r>
    </w:p>
    <w:p w14:paraId="47F69FAC" w14:textId="77777777" w:rsidR="00192992" w:rsidRPr="00BF2D27" w:rsidRDefault="00192992" w:rsidP="00192992">
      <w:pPr>
        <w:pStyle w:val="NormalWeb"/>
        <w:ind w:left="480" w:hanging="480"/>
        <w:rPr>
          <w:noProof/>
        </w:rPr>
      </w:pPr>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doi:10.1080/17405629.2011.638815</w:t>
      </w:r>
    </w:p>
    <w:p w14:paraId="5B5862DF" w14:textId="77777777" w:rsidR="00192992" w:rsidRPr="00BF2D27" w:rsidRDefault="00192992" w:rsidP="00192992">
      <w:pPr>
        <w:pStyle w:val="NormalWeb"/>
        <w:ind w:left="480" w:hanging="480"/>
        <w:rPr>
          <w:noProof/>
        </w:rPr>
      </w:pPr>
      <w:r w:rsidRPr="00BF2D27">
        <w:rPr>
          <w:noProof/>
        </w:rPr>
        <w:t>Hedges., L.V. (1981). Distribution theory for Glass’s estimator of effect size and related estimators, Journal of Educational and Behavioral Statistics</w:t>
      </w:r>
      <w:r>
        <w:rPr>
          <w:noProof/>
        </w:rPr>
        <w:t xml:space="preserve">, </w:t>
      </w:r>
      <w:r w:rsidRPr="00BF2D27">
        <w:rPr>
          <w:i/>
          <w:iCs/>
          <w:noProof/>
        </w:rPr>
        <w:t>6</w:t>
      </w:r>
      <w:r w:rsidRPr="00BF2D27">
        <w:rPr>
          <w:noProof/>
        </w:rPr>
        <w:t>, 107–128.</w:t>
      </w:r>
    </w:p>
    <w:p w14:paraId="68D5F999"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Hedges, L. V, &amp; Pigott, T. D. (2004). The power of statistical tests for moderators in meta-analysis. </w:t>
      </w:r>
      <w:r w:rsidRPr="00BF2D27">
        <w:rPr>
          <w:rFonts w:ascii="Times New Roman" w:eastAsia="Times New Roman" w:hAnsi="Times New Roman" w:cs="Times New Roman"/>
          <w:i/>
          <w:iCs/>
          <w:sz w:val="24"/>
          <w:szCs w:val="24"/>
          <w:lang w:val="en-US" w:eastAsia="nl-NL"/>
        </w:rPr>
        <w:t>Psychological Methods</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9</w:t>
      </w:r>
      <w:r w:rsidRPr="00BF2D27">
        <w:rPr>
          <w:rFonts w:ascii="Times New Roman" w:eastAsia="Times New Roman" w:hAnsi="Times New Roman" w:cs="Times New Roman"/>
          <w:sz w:val="24"/>
          <w:szCs w:val="24"/>
          <w:lang w:val="en-US" w:eastAsia="nl-NL"/>
        </w:rPr>
        <w:t>, 426–445.</w:t>
      </w:r>
    </w:p>
    <w:p w14:paraId="73D554B2" w14:textId="77777777" w:rsidR="00192992" w:rsidRPr="00BF2D27" w:rsidRDefault="00192992" w:rsidP="00192992">
      <w:pPr>
        <w:pStyle w:val="NormalWeb"/>
        <w:ind w:left="480" w:hanging="480"/>
        <w:rPr>
          <w:noProof/>
        </w:rPr>
      </w:pPr>
      <w:r w:rsidRPr="00BF2D27">
        <w:rPr>
          <w:color w:val="222222"/>
          <w:shd w:val="clear" w:color="auto" w:fill="FFFFFF"/>
        </w:rPr>
        <w:t>Hofstede, G. (1980). Culture’s consequences: International differences in work-related values. London, UK: Sage.</w:t>
      </w:r>
    </w:p>
    <w:p w14:paraId="5A1F2301" w14:textId="77777777" w:rsidR="00192992" w:rsidRDefault="00192992" w:rsidP="00192992">
      <w:pPr>
        <w:pStyle w:val="NormalWeb"/>
        <w:ind w:left="480" w:hanging="480"/>
        <w:rPr>
          <w:noProof/>
        </w:rPr>
      </w:pPr>
      <w:r w:rsidRPr="00BF2D27">
        <w:rPr>
          <w:noProof/>
        </w:rPr>
        <w:t xml:space="preserve">Hunter, J. E., &amp; Schmidt, F. L. (1990). Dichotomization of Continuous Variables: The Implications for Meta-Anafysis. </w:t>
      </w:r>
      <w:r w:rsidRPr="00BF2D27">
        <w:rPr>
          <w:i/>
          <w:iCs/>
          <w:noProof/>
        </w:rPr>
        <w:t>Journal of Applied Psychology</w:t>
      </w:r>
      <w:r w:rsidRPr="00BF2D27">
        <w:rPr>
          <w:noProof/>
        </w:rPr>
        <w:t xml:space="preserve">, </w:t>
      </w:r>
      <w:r w:rsidRPr="00BF2D27">
        <w:rPr>
          <w:i/>
          <w:iCs/>
          <w:noProof/>
        </w:rPr>
        <w:t>75</w:t>
      </w:r>
      <w:r w:rsidRPr="00BF2D27">
        <w:rPr>
          <w:noProof/>
        </w:rPr>
        <w:t>, 334–349.</w:t>
      </w:r>
    </w:p>
    <w:p w14:paraId="58288556" w14:textId="0DD8E448" w:rsidR="00F774F6" w:rsidRPr="00BF2D27" w:rsidRDefault="00F774F6" w:rsidP="00192992">
      <w:pPr>
        <w:pStyle w:val="NormalWeb"/>
        <w:ind w:left="480" w:hanging="480"/>
        <w:rPr>
          <w:noProof/>
        </w:rPr>
      </w:pPr>
      <w:r w:rsidRPr="00F774F6">
        <w:rPr>
          <w:noProof/>
        </w:rPr>
        <w:t>Iannetti, G. D., Salomons, T. V., Moayedi, M., Mouraux, A., &amp; Davis, K. D. (2013). Broken hearts and broken bones: contrasting mechanisms of social and physical pain. Trends in Cognitive Sciences, 17, 371-378.</w:t>
      </w:r>
    </w:p>
    <w:p w14:paraId="778EBE64" w14:textId="77777777" w:rsidR="00192992" w:rsidRPr="00BF2D27" w:rsidRDefault="00192992" w:rsidP="00192992">
      <w:pPr>
        <w:pStyle w:val="NormalWeb"/>
        <w:ind w:left="480" w:hanging="480"/>
        <w:rPr>
          <w:color w:val="222222"/>
          <w:shd w:val="clear" w:color="auto" w:fill="FFFFFF"/>
        </w:rPr>
      </w:pPr>
      <w:r>
        <w:rPr>
          <w:color w:val="222222"/>
          <w:shd w:val="clear" w:color="auto" w:fill="FFFFFF"/>
        </w:rPr>
        <w:t>*</w:t>
      </w:r>
      <w:r w:rsidRPr="00BF2D27">
        <w:rPr>
          <w:color w:val="222222"/>
          <w:shd w:val="clear" w:color="auto" w:fill="FFFFFF"/>
        </w:rPr>
        <w:t>IJzerman, H., Gallucci, M., Pouw, W. T., Weiβgerber, S. C., Van Doesum, N. J., &amp; Williams, K. D. (2012). Cold-blooded loneliness: Social exclusion leads to lower skin temperatures.</w:t>
      </w:r>
      <w:r w:rsidRPr="00BF2D27">
        <w:rPr>
          <w:rStyle w:val="apple-converted-space"/>
          <w:color w:val="222222"/>
          <w:shd w:val="clear" w:color="auto" w:fill="FFFFFF"/>
        </w:rPr>
        <w:t> </w:t>
      </w:r>
      <w:r>
        <w:rPr>
          <w:i/>
          <w:iCs/>
          <w:color w:val="222222"/>
          <w:shd w:val="clear" w:color="auto" w:fill="FFFFFF"/>
        </w:rPr>
        <w:t>Acta P</w:t>
      </w:r>
      <w:r w:rsidRPr="00BF2D27">
        <w:rPr>
          <w:i/>
          <w:iCs/>
          <w:color w:val="222222"/>
          <w:shd w:val="clear" w:color="auto" w:fill="FFFFFF"/>
        </w:rPr>
        <w:t>sychologica</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p>
    <w:p w14:paraId="3A2B0B26"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Kassner, M. P., Dongning, R., Law, A. T., &amp; Williams, K. D. (</w:t>
      </w:r>
      <w:r w:rsidRPr="00BF2D27">
        <w:rPr>
          <w:rFonts w:ascii="Times New Roman" w:eastAsia="Times New Roman" w:hAnsi="Times New Roman" w:cs="Times New Roman"/>
          <w:i/>
          <w:sz w:val="24"/>
          <w:szCs w:val="24"/>
          <w:lang w:val="en-US" w:eastAsia="nl-NL"/>
        </w:rPr>
        <w:t>in preparation</w:t>
      </w:r>
      <w:r w:rsidRPr="00BF2D27">
        <w:rPr>
          <w:rFonts w:ascii="Times New Roman" w:eastAsia="Times New Roman" w:hAnsi="Times New Roman" w:cs="Times New Roman"/>
          <w:sz w:val="24"/>
          <w:szCs w:val="24"/>
          <w:lang w:val="en-US" w:eastAsia="nl-NL"/>
        </w:rPr>
        <w:t>). Effects of Mental Visualization and Degraded Presentation on Detection and Influence of Ostracism.</w:t>
      </w:r>
    </w:p>
    <w:p w14:paraId="20577E5C" w14:textId="77777777" w:rsidR="00192992" w:rsidRPr="00BF2D27" w:rsidRDefault="00192992" w:rsidP="00192992">
      <w:pPr>
        <w:pStyle w:val="NormalWeb"/>
        <w:ind w:left="480" w:hanging="480"/>
        <w:rPr>
          <w:noProof/>
        </w:rPr>
      </w:pPr>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doi:10.1002/ab.10061</w:t>
      </w:r>
    </w:p>
    <w:p w14:paraId="579742D2"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LeBel, E. P., Borsboom, D., Giner-Sorolla, R., Hasselman, F., Peters, K. R., Ratliff, K. A., &amp; Smith, C. T. (2013). PsychDisclosure.org: Grassroots Support for Reforming Reporting Standards in Psychology. </w:t>
      </w:r>
      <w:r w:rsidRPr="00F774F6">
        <w:rPr>
          <w:rFonts w:ascii="Times New Roman" w:eastAsia="Times New Roman" w:hAnsi="Times New Roman" w:cs="Times New Roman"/>
          <w:i/>
          <w:iCs/>
          <w:sz w:val="24"/>
          <w:szCs w:val="24"/>
          <w:lang w:val="en-US" w:eastAsia="nl-NL"/>
        </w:rPr>
        <w:t>Perspectives on Psychological Science</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8</w:t>
      </w:r>
      <w:r w:rsidRPr="00F774F6">
        <w:rPr>
          <w:rFonts w:ascii="Times New Roman" w:eastAsia="Times New Roman" w:hAnsi="Times New Roman" w:cs="Times New Roman"/>
          <w:sz w:val="24"/>
          <w:szCs w:val="24"/>
          <w:lang w:val="en-US" w:eastAsia="nl-NL"/>
        </w:rPr>
        <w:t>, 424–432. doi:10.1177/1745691613491437</w:t>
      </w:r>
    </w:p>
    <w:p w14:paraId="60EB635B"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Light, R. J., &amp; Pillemer, D. B. (1984). </w:t>
      </w:r>
      <w:r w:rsidRPr="00BF2D27">
        <w:rPr>
          <w:rFonts w:ascii="Times New Roman" w:eastAsia="Times New Roman" w:hAnsi="Times New Roman" w:cs="Times New Roman"/>
          <w:i/>
          <w:iCs/>
          <w:sz w:val="24"/>
          <w:szCs w:val="24"/>
          <w:lang w:val="en-US" w:eastAsia="nl-NL"/>
        </w:rPr>
        <w:t>Summing up: the science of reviewing research.</w:t>
      </w:r>
      <w:r w:rsidRPr="00BF2D27">
        <w:rPr>
          <w:rFonts w:ascii="Times New Roman" w:eastAsia="Times New Roman" w:hAnsi="Times New Roman" w:cs="Times New Roman"/>
          <w:sz w:val="24"/>
          <w:szCs w:val="24"/>
          <w:lang w:val="en-US" w:eastAsia="nl-NL"/>
        </w:rPr>
        <w:t xml:space="preserve"> Cambridge, MA: Harvard University Press.</w:t>
      </w:r>
    </w:p>
    <w:p w14:paraId="414F7792" w14:textId="77777777" w:rsidR="00192992" w:rsidRPr="00BF2D27" w:rsidRDefault="00192992" w:rsidP="00192992">
      <w:pPr>
        <w:pStyle w:val="NormalWeb"/>
        <w:ind w:left="480" w:hanging="480"/>
        <w:rPr>
          <w:noProof/>
        </w:rPr>
      </w:pPr>
      <w:r w:rsidRPr="00BF2D27">
        <w:rPr>
          <w:noProof/>
        </w:rPr>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doi:10.1080/08959285.2010.501046</w:t>
      </w:r>
    </w:p>
    <w:p w14:paraId="20AAE9E4" w14:textId="77777777" w:rsidR="00192992" w:rsidRDefault="00192992" w:rsidP="00192992">
      <w:pPr>
        <w:pStyle w:val="NormalWeb"/>
        <w:ind w:left="480" w:hanging="480"/>
        <w:rPr>
          <w:noProof/>
        </w:rPr>
      </w:pPr>
      <w:r w:rsidRPr="00BF2D27">
        <w:rPr>
          <w:noProof/>
        </w:rPr>
        <w:lastRenderedPageBreak/>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doi:10.1037//1082-989X.7.1.19</w:t>
      </w:r>
    </w:p>
    <w:p w14:paraId="2BEB7C1A" w14:textId="2900CBF4" w:rsidR="00F774F6" w:rsidRPr="00BF2D27" w:rsidRDefault="00F774F6" w:rsidP="00192992">
      <w:pPr>
        <w:pStyle w:val="NormalWeb"/>
        <w:ind w:left="480" w:hanging="480"/>
        <w:rPr>
          <w:noProof/>
        </w:rPr>
      </w:pPr>
      <w:r w:rsidRPr="00F774F6">
        <w:rPr>
          <w:noProof/>
        </w:rPr>
        <w:t>MacDonald, G., &amp; Leary, M. R. (2005). Why does social exclusion hurt? The relationship between social and physical pain. Psychological Bulletin, 131, 202-223.</w:t>
      </w:r>
    </w:p>
    <w:p w14:paraId="57DB9F1A" w14:textId="77777777" w:rsidR="00192992" w:rsidRPr="00BF2D27" w:rsidRDefault="00192992" w:rsidP="00192992">
      <w:pPr>
        <w:pStyle w:val="NormalWeb"/>
        <w:ind w:left="480" w:hanging="480"/>
        <w:rPr>
          <w:noProof/>
        </w:rPr>
      </w:pPr>
      <w:r w:rsidRPr="00BF2D27">
        <w:rPr>
          <w:color w:val="222222"/>
          <w:shd w:val="clear" w:color="auto" w:fill="FFFFFF"/>
        </w:rPr>
        <w:t>Nezlek, J. B., Kowalski, R. M., Leary, M. R., Blevins, T., &amp; Holgate, S. (1997).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p>
    <w:p w14:paraId="1F738908" w14:textId="77777777" w:rsidR="00192992" w:rsidRPr="00BF2D27" w:rsidRDefault="00192992" w:rsidP="00192992">
      <w:pPr>
        <w:pStyle w:val="NormalWeb"/>
        <w:ind w:left="480" w:hanging="480"/>
        <w:rPr>
          <w:noProof/>
        </w:rPr>
      </w:pPr>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p>
    <w:p w14:paraId="2E5CB08E" w14:textId="77777777" w:rsidR="00192992" w:rsidRPr="00BF2D27" w:rsidRDefault="00192992" w:rsidP="00192992">
      <w:pPr>
        <w:pStyle w:val="NormalWeb"/>
        <w:ind w:left="480" w:hanging="480"/>
        <w:rPr>
          <w:noProof/>
        </w:rPr>
      </w:pPr>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doi:10.1080/15534510.2010.525852</w:t>
      </w:r>
    </w:p>
    <w:p w14:paraId="34EDF75A" w14:textId="77777777" w:rsidR="00192992" w:rsidRPr="00BF2D27" w:rsidRDefault="00192992" w:rsidP="00192992">
      <w:pPr>
        <w:pStyle w:val="NormalWeb"/>
        <w:ind w:left="480" w:hanging="480"/>
        <w:rPr>
          <w:noProof/>
        </w:rPr>
      </w:pPr>
      <w:r w:rsidRPr="00BF2D27">
        <w:rPr>
          <w:noProof/>
        </w:rPr>
        <w:t>R Core Team. (2013). R: A Language and Environment for Statistical Computing. Vienna, Austria. Retrieved from http://www.r-project.org/</w:t>
      </w:r>
    </w:p>
    <w:p w14:paraId="28370147" w14:textId="77777777" w:rsidR="00192992" w:rsidRPr="00BF2D27" w:rsidRDefault="00192992" w:rsidP="00192992">
      <w:pPr>
        <w:pStyle w:val="NormalWeb"/>
        <w:ind w:left="480" w:hanging="480"/>
        <w:rPr>
          <w:noProof/>
        </w:rPr>
      </w:pPr>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doi:10.1002/ab.20066</w:t>
      </w:r>
    </w:p>
    <w:p w14:paraId="6138C281"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Riva, P., Wirth, J. H., &amp; Williams, K. D. (2011). The consequences of pain: The social and physical pain overlap on psychological responses. </w:t>
      </w:r>
      <w:r w:rsidRPr="00F774F6">
        <w:rPr>
          <w:rFonts w:ascii="Times New Roman" w:eastAsia="Times New Roman" w:hAnsi="Times New Roman" w:cs="Times New Roman"/>
          <w:i/>
          <w:iCs/>
          <w:sz w:val="24"/>
          <w:szCs w:val="24"/>
          <w:lang w:val="en-US" w:eastAsia="nl-NL"/>
        </w:rPr>
        <w:t>European Journal of Social Psychology</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41</w:t>
      </w:r>
      <w:r w:rsidRPr="00F774F6">
        <w:rPr>
          <w:rFonts w:ascii="Times New Roman" w:eastAsia="Times New Roman" w:hAnsi="Times New Roman" w:cs="Times New Roman"/>
          <w:sz w:val="24"/>
          <w:szCs w:val="24"/>
          <w:lang w:val="en-US" w:eastAsia="nl-NL"/>
        </w:rPr>
        <w:t>, 681–687. doi:10.1002/ejsp.837</w:t>
      </w:r>
    </w:p>
    <w:p w14:paraId="598AB42A"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Smits, I. A. M., Dolan, C. V, Vorst, H., Wicherts, J. M., &amp; Timmerman, M. E. (2011). Cohort differences in Big Five personality factors over a period of 25 years. </w:t>
      </w:r>
      <w:r w:rsidRPr="00BF2D27">
        <w:rPr>
          <w:rFonts w:ascii="Times New Roman" w:eastAsia="Times New Roman" w:hAnsi="Times New Roman" w:cs="Times New Roman"/>
          <w:i/>
          <w:iCs/>
          <w:sz w:val="24"/>
          <w:szCs w:val="24"/>
          <w:lang w:val="en-US" w:eastAsia="nl-NL"/>
        </w:rPr>
        <w:t>Journal of Personality and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100</w:t>
      </w:r>
      <w:r w:rsidRPr="00BF2D27">
        <w:rPr>
          <w:rFonts w:ascii="Times New Roman" w:eastAsia="Times New Roman" w:hAnsi="Times New Roman" w:cs="Times New Roman"/>
          <w:sz w:val="24"/>
          <w:szCs w:val="24"/>
          <w:lang w:val="en-US" w:eastAsia="nl-NL"/>
        </w:rPr>
        <w:t>, 1124–1138.</w:t>
      </w:r>
    </w:p>
    <w:p w14:paraId="392E9F47" w14:textId="77777777" w:rsidR="00192992" w:rsidRPr="00BF2D27" w:rsidRDefault="00192992" w:rsidP="00192992">
      <w:pPr>
        <w:pStyle w:val="NormalWeb"/>
        <w:ind w:left="480" w:hanging="480"/>
        <w:rPr>
          <w:noProof/>
        </w:rPr>
      </w:pPr>
      <w:r w:rsidRPr="00F774F6">
        <w:rPr>
          <w:noProof/>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p>
    <w:p w14:paraId="4CA12F79" w14:textId="77777777" w:rsidR="00192992" w:rsidRPr="00BF2D27" w:rsidRDefault="00192992" w:rsidP="00192992">
      <w:pPr>
        <w:pStyle w:val="NormalWeb"/>
        <w:ind w:left="480" w:hanging="480"/>
        <w:rPr>
          <w:noProof/>
        </w:rPr>
      </w:pPr>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doi:10.1037/a0030104</w:t>
      </w:r>
    </w:p>
    <w:p w14:paraId="5EA71623" w14:textId="77777777" w:rsidR="00192992" w:rsidRPr="00BF2D27" w:rsidRDefault="00192992" w:rsidP="00192992">
      <w:pPr>
        <w:pStyle w:val="NormalWeb"/>
        <w:ind w:left="480" w:hanging="480"/>
        <w:rPr>
          <w:noProof/>
        </w:rPr>
      </w:pPr>
      <w:r>
        <w:rPr>
          <w:noProof/>
        </w:rPr>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doi:10.1037/0022-3514.91.5.918</w:t>
      </w:r>
    </w:p>
    <w:p w14:paraId="4B092D1B" w14:textId="77777777" w:rsidR="00192992" w:rsidRPr="00BF2D27" w:rsidRDefault="00192992" w:rsidP="00192992">
      <w:pPr>
        <w:pStyle w:val="NormalWeb"/>
        <w:ind w:left="480" w:hanging="480"/>
        <w:rPr>
          <w:noProof/>
        </w:rPr>
      </w:pPr>
      <w:r w:rsidRPr="00BF2D27">
        <w:rPr>
          <w:noProof/>
        </w:rPr>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doi:10.3102/10769986030003261</w:t>
      </w:r>
    </w:p>
    <w:p w14:paraId="3A145055" w14:textId="77777777" w:rsidR="00192992" w:rsidRPr="00BF2D27" w:rsidRDefault="00192992" w:rsidP="00192992">
      <w:pPr>
        <w:pStyle w:val="NormalWeb"/>
        <w:ind w:left="480" w:hanging="480"/>
        <w:rPr>
          <w:noProof/>
        </w:rPr>
      </w:pPr>
      <w:r w:rsidRPr="00BF2D27">
        <w:rPr>
          <w:noProof/>
        </w:rPr>
        <w:lastRenderedPageBreak/>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 Retrieved from http://onlinelibrary.wiley.com/doi/10.1002/wics.10/full</w:t>
      </w:r>
    </w:p>
    <w:p w14:paraId="385A9975"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r w:rsidRPr="00BF2D27">
        <w:rPr>
          <w:rFonts w:ascii="Times New Roman" w:eastAsia="Times New Roman" w:hAnsi="Times New Roman" w:cs="Times New Roman"/>
          <w:sz w:val="24"/>
          <w:szCs w:val="24"/>
          <w:lang w:val="en-US"/>
        </w:rPr>
        <w:t>Webb, T. L., Harris, P., &amp; McAtamney, K. (</w:t>
      </w:r>
      <w:r w:rsidRPr="00BF2D27">
        <w:rPr>
          <w:rFonts w:ascii="Times New Roman" w:eastAsia="Times New Roman" w:hAnsi="Times New Roman" w:cs="Times New Roman"/>
          <w:i/>
          <w:sz w:val="24"/>
          <w:szCs w:val="24"/>
          <w:lang w:val="en-US"/>
        </w:rPr>
        <w:t>n.d.</w:t>
      </w:r>
      <w:r w:rsidRPr="00BF2D27">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p>
    <w:p w14:paraId="06BDE969" w14:textId="77777777" w:rsidR="00192992" w:rsidRPr="00BF2D27" w:rsidRDefault="00192992" w:rsidP="00192992">
      <w:pPr>
        <w:pStyle w:val="NormalWeb"/>
        <w:ind w:left="480" w:hanging="480"/>
        <w:rPr>
          <w:noProof/>
        </w:rPr>
      </w:pPr>
      <w:r w:rsidRPr="00BF2D27">
        <w:rPr>
          <w:noProof/>
        </w:rPr>
        <w:t xml:space="preserve">Wicherts, J. M., Borsboom, D., Kats, J., &amp; Molenaar, D. (2006). 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doi:10.1037/0003-066X.61.7.726</w:t>
      </w:r>
    </w:p>
    <w:p w14:paraId="3EB014B2" w14:textId="77777777" w:rsidR="00192992" w:rsidRPr="00BF2D27" w:rsidRDefault="00192992" w:rsidP="00192992">
      <w:pPr>
        <w:pStyle w:val="NormalWeb"/>
        <w:ind w:left="480" w:hanging="480"/>
        <w:rPr>
          <w:noProof/>
        </w:rPr>
      </w:pPr>
      <w:r>
        <w:rPr>
          <w:noProof/>
        </w:rPr>
        <w:t>*</w:t>
      </w:r>
      <w:r w:rsidRPr="00BF2D27">
        <w:rPr>
          <w:noProof/>
        </w:rPr>
        <w:t xml:space="preserve">Williams, K D, Cheung, C. K., &amp; Choi, W. (2000). Cyberostracism: effects of being ignored over the Internet. </w:t>
      </w:r>
      <w:r w:rsidRPr="00BF2D27">
        <w:rPr>
          <w:i/>
          <w:iCs/>
          <w:noProof/>
        </w:rPr>
        <w:t>Journal of personality and social psychology</w:t>
      </w:r>
      <w:r w:rsidRPr="00BF2D27">
        <w:rPr>
          <w:noProof/>
        </w:rPr>
        <w:t xml:space="preserve">, </w:t>
      </w:r>
      <w:r w:rsidRPr="00BF2D27">
        <w:rPr>
          <w:i/>
          <w:iCs/>
          <w:noProof/>
        </w:rPr>
        <w:t>79</w:t>
      </w:r>
      <w:r w:rsidRPr="00BF2D27">
        <w:rPr>
          <w:noProof/>
        </w:rPr>
        <w:t>, 748–62.</w:t>
      </w:r>
    </w:p>
    <w:p w14:paraId="0416C94F" w14:textId="77777777" w:rsidR="00192992" w:rsidRPr="00BF2D27" w:rsidRDefault="00192992" w:rsidP="00192992">
      <w:pPr>
        <w:pStyle w:val="NormalWeb"/>
        <w:ind w:left="480" w:hanging="480"/>
        <w:rPr>
          <w:noProof/>
        </w:rPr>
      </w:pPr>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doi:10.1016/S0065-2601(08)00406-1</w:t>
      </w:r>
    </w:p>
    <w:p w14:paraId="79358A9A" w14:textId="77777777" w:rsidR="00192992" w:rsidRPr="00BF2D27" w:rsidRDefault="00192992" w:rsidP="00192992">
      <w:pPr>
        <w:pStyle w:val="NormalWeb"/>
        <w:ind w:left="480" w:hanging="480"/>
        <w:rPr>
          <w:noProof/>
        </w:rPr>
      </w:pPr>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doi:10.3758/BF03192765</w:t>
      </w:r>
    </w:p>
    <w:p w14:paraId="16132AE9"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Wirth, J. H., Lynam, D. R., &amp; Williams, K. D. (2010). When social pain is not automatic: Personality disorder traits buffer ostracism’s immediate negative impact. </w:t>
      </w:r>
      <w:r w:rsidRPr="00BF2D27">
        <w:rPr>
          <w:rFonts w:ascii="Times New Roman" w:eastAsia="Times New Roman" w:hAnsi="Times New Roman" w:cs="Times New Roman"/>
          <w:i/>
          <w:iCs/>
          <w:sz w:val="24"/>
          <w:szCs w:val="24"/>
          <w:lang w:val="en-US" w:eastAsia="nl-NL"/>
        </w:rPr>
        <w:t>Journal of Research in Personality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44</w:t>
      </w:r>
      <w:r w:rsidRPr="00BF2D27">
        <w:rPr>
          <w:rFonts w:ascii="Times New Roman" w:eastAsia="Times New Roman" w:hAnsi="Times New Roman" w:cs="Times New Roman"/>
          <w:sz w:val="24"/>
          <w:szCs w:val="24"/>
          <w:lang w:val="en-US" w:eastAsia="nl-NL"/>
        </w:rPr>
        <w:t>, 397–401. doi:10.1016/j.jrp.2010.03.001</w:t>
      </w:r>
    </w:p>
    <w:p w14:paraId="7861F4F2" w14:textId="77777777" w:rsidR="00192992" w:rsidRPr="00BF2D27" w:rsidRDefault="00192992" w:rsidP="00192992">
      <w:pPr>
        <w:pStyle w:val="NormalWeb"/>
        <w:ind w:left="480" w:hanging="480"/>
        <w:rPr>
          <w:noProof/>
        </w:rPr>
      </w:pPr>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doi:10.1016/j.jesp.2003.11.006</w:t>
      </w:r>
    </w:p>
    <w:p w14:paraId="3D11BFBD" w14:textId="50547C6F" w:rsidR="00B35841" w:rsidRDefault="00B35841" w:rsidP="009618D3">
      <w:pPr>
        <w:pStyle w:val="NormalWeb"/>
        <w:spacing w:before="0" w:beforeAutospacing="0" w:after="0" w:afterAutospacing="0"/>
        <w:divId w:val="785346477"/>
      </w:pPr>
    </w:p>
    <w:p w14:paraId="6CF584B5" w14:textId="77777777" w:rsidR="00CE5252" w:rsidRDefault="00CE5252">
      <w:pPr>
        <w:rPr>
          <w:rFonts w:ascii="Times New Roman" w:eastAsiaTheme="minorEastAsia" w:hAnsi="Times New Roman" w:cs="Times New Roman"/>
          <w:b/>
          <w:sz w:val="24"/>
          <w:szCs w:val="24"/>
          <w:lang w:val="en-US"/>
        </w:rPr>
      </w:pPr>
      <w:r>
        <w:rPr>
          <w:b/>
        </w:rPr>
        <w:br w:type="page"/>
      </w:r>
    </w:p>
    <w:p w14:paraId="21F105CC" w14:textId="77777777" w:rsidR="006623EF" w:rsidRDefault="006623EF" w:rsidP="009618D3">
      <w:pPr>
        <w:pStyle w:val="NormalWeb"/>
        <w:divId w:val="785346477"/>
      </w:pPr>
      <w:r>
        <w:rPr>
          <w:b/>
        </w:rPr>
        <w:lastRenderedPageBreak/>
        <w:t>Footnotes</w:t>
      </w:r>
    </w:p>
    <w:p w14:paraId="36782845"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3AADABA5" w14:textId="15D2CB89" w:rsidR="006623EF" w:rsidRDefault="006623EF" w:rsidP="00865AFC">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846D95">
        <w:fldChar w:fldCharType="begin"/>
      </w:r>
      <w:r w:rsidR="00846D95" w:rsidRPr="009911FD">
        <w:rPr>
          <w:lang w:val="en-US"/>
          <w:rPrChange w:id="28" w:author="Chris Hartgerink" w:date="2014-02-04T20:44:00Z">
            <w:rPr/>
          </w:rPrChange>
        </w:rPr>
        <w:instrText xml:space="preserve"> HYPERLINK "https://osf.io/ht25n/" </w:instrText>
      </w:r>
      <w:r w:rsidR="00846D95">
        <w:fldChar w:fldCharType="separate"/>
      </w:r>
      <w:r w:rsidR="00865AFC" w:rsidRPr="00A62A7F">
        <w:rPr>
          <w:rStyle w:val="Hyperlink"/>
          <w:rFonts w:ascii="Times New Roman" w:hAnsi="Times New Roman" w:cs="Times New Roman"/>
          <w:sz w:val="24"/>
          <w:szCs w:val="24"/>
          <w:lang w:val="en-US"/>
        </w:rPr>
        <w:t>https://osf.io/ht25n/</w:t>
      </w:r>
      <w:r w:rsidR="00846D95">
        <w:rPr>
          <w:rStyle w:val="Hyperlink"/>
          <w:rFonts w:ascii="Times New Roman" w:hAnsi="Times New Roman" w:cs="Times New Roman"/>
          <w:sz w:val="24"/>
          <w:szCs w:val="24"/>
          <w:lang w:val="en-US"/>
        </w:rPr>
        <w:fldChar w:fldCharType="end"/>
      </w:r>
      <w:r w:rsidR="00865AFC">
        <w:rPr>
          <w:rFonts w:ascii="Times New Roman" w:hAnsi="Times New Roman" w:cs="Times New Roman"/>
          <w:sz w:val="24"/>
          <w:szCs w:val="24"/>
          <w:lang w:val="en-US"/>
        </w:rPr>
        <w:t xml:space="preserve"> </w:t>
      </w:r>
    </w:p>
    <w:p w14:paraId="339EA4D8"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6826CC61" w14:textId="77777777" w:rsidR="006623EF" w:rsidRDefault="00593A23"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Zadro,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7DA051E7" w14:textId="53EC799C" w:rsidR="00865AFC" w:rsidRDefault="00865AFC"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We do not show a table for the results on the last measure, as these are virtually the same except for what is reported (see OSF page if in need of more detail).</w:t>
      </w:r>
    </w:p>
    <w:p w14:paraId="337BA43E"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4AF64158"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6435BB90"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9911FD" w14:paraId="66858A05"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7C6961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71BCEC1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77BAFDF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5BAD8FB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2C6F7F7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4C79576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661B41E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EBCA7F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9911FD" w14:paraId="4A59632A"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2C0CDE5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04BAD1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E106F29"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278533C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3C1F9EB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24181138"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5C35B7D" w14:textId="77777777" w:rsidTr="00C105FC">
        <w:trPr>
          <w:trHeight w:val="765"/>
        </w:trPr>
        <w:tc>
          <w:tcPr>
            <w:tcW w:w="957" w:type="dxa"/>
            <w:tcBorders>
              <w:top w:val="nil"/>
              <w:left w:val="nil"/>
              <w:bottom w:val="nil"/>
              <w:right w:val="nil"/>
            </w:tcBorders>
            <w:shd w:val="clear" w:color="auto" w:fill="auto"/>
            <w:vAlign w:val="center"/>
            <w:hideMark/>
          </w:tcPr>
          <w:p w14:paraId="623E299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05CE257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508085D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6D9AB49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630EBC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47635F6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A4F12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5680328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0F1E6BF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1D2081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0321641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330A1B3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2B624016" w14:textId="77777777" w:rsidTr="00C105FC">
        <w:trPr>
          <w:trHeight w:val="510"/>
        </w:trPr>
        <w:tc>
          <w:tcPr>
            <w:tcW w:w="957" w:type="dxa"/>
            <w:tcBorders>
              <w:top w:val="nil"/>
              <w:left w:val="nil"/>
              <w:bottom w:val="nil"/>
              <w:right w:val="nil"/>
            </w:tcBorders>
            <w:shd w:val="clear" w:color="auto" w:fill="auto"/>
            <w:vAlign w:val="center"/>
            <w:hideMark/>
          </w:tcPr>
          <w:p w14:paraId="5299859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66A751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BFA95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17534DE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71E1110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62571F8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436113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7E3200F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5F5C574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748C29C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402AEC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9CBD2C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06221BA9" w14:textId="77777777" w:rsidTr="00C105FC">
        <w:trPr>
          <w:trHeight w:val="255"/>
        </w:trPr>
        <w:tc>
          <w:tcPr>
            <w:tcW w:w="957" w:type="dxa"/>
            <w:tcBorders>
              <w:top w:val="nil"/>
              <w:left w:val="nil"/>
              <w:bottom w:val="single" w:sz="4" w:space="0" w:color="auto"/>
              <w:right w:val="nil"/>
            </w:tcBorders>
            <w:shd w:val="clear" w:color="auto" w:fill="auto"/>
            <w:hideMark/>
          </w:tcPr>
          <w:p w14:paraId="7341686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2F4E29A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64A0D2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08B447A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72DBF2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10A8A0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0C5D8F4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7C4F3A4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067B180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B54EA1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43A5DE6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4D530CE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15BEFD39" w14:textId="77777777" w:rsidTr="00C105FC">
        <w:trPr>
          <w:trHeight w:val="255"/>
        </w:trPr>
        <w:tc>
          <w:tcPr>
            <w:tcW w:w="957" w:type="dxa"/>
            <w:tcBorders>
              <w:top w:val="nil"/>
              <w:left w:val="nil"/>
              <w:bottom w:val="nil"/>
              <w:right w:val="nil"/>
            </w:tcBorders>
            <w:shd w:val="clear" w:color="auto" w:fill="auto"/>
            <w:noWrap/>
            <w:vAlign w:val="bottom"/>
            <w:hideMark/>
          </w:tcPr>
          <w:p w14:paraId="658BE8E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4372BCD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23C32C3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118334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180527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2E91AB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3B1C24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5761C2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F236E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1D4C0B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095DDFB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15CF20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E0D9491" w14:textId="77777777" w:rsidTr="00C105FC">
        <w:trPr>
          <w:trHeight w:val="255"/>
        </w:trPr>
        <w:tc>
          <w:tcPr>
            <w:tcW w:w="957" w:type="dxa"/>
            <w:tcBorders>
              <w:top w:val="nil"/>
              <w:left w:val="nil"/>
              <w:bottom w:val="nil"/>
              <w:right w:val="nil"/>
            </w:tcBorders>
            <w:shd w:val="clear" w:color="auto" w:fill="auto"/>
            <w:noWrap/>
            <w:vAlign w:val="bottom"/>
            <w:hideMark/>
          </w:tcPr>
          <w:p w14:paraId="5B052A2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7030029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7CDF8F6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278D3F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0D1BBC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391D7D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B65CC1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B5411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733A132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15FE54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9044F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56851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27F21606" w14:textId="77777777" w:rsidTr="00C105FC">
        <w:trPr>
          <w:trHeight w:val="255"/>
        </w:trPr>
        <w:tc>
          <w:tcPr>
            <w:tcW w:w="957" w:type="dxa"/>
            <w:tcBorders>
              <w:top w:val="nil"/>
              <w:left w:val="nil"/>
              <w:bottom w:val="nil"/>
              <w:right w:val="nil"/>
            </w:tcBorders>
            <w:shd w:val="clear" w:color="auto" w:fill="auto"/>
            <w:noWrap/>
            <w:vAlign w:val="bottom"/>
            <w:hideMark/>
          </w:tcPr>
          <w:p w14:paraId="4A0972A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6780C47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1FEDC5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39586C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10584A3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6250D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685E30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963EA6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92416F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58918EE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324A60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001965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9911FD" w14:paraId="40F9E2D8"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0D43AC6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783A15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67663B7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58053A3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5B967F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37B1F467"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7F3A53F" w14:textId="77777777" w:rsidTr="00C105FC">
        <w:trPr>
          <w:trHeight w:val="765"/>
        </w:trPr>
        <w:tc>
          <w:tcPr>
            <w:tcW w:w="957" w:type="dxa"/>
            <w:tcBorders>
              <w:top w:val="nil"/>
              <w:left w:val="nil"/>
              <w:bottom w:val="nil"/>
              <w:right w:val="nil"/>
            </w:tcBorders>
            <w:shd w:val="clear" w:color="auto" w:fill="auto"/>
            <w:vAlign w:val="center"/>
            <w:hideMark/>
          </w:tcPr>
          <w:p w14:paraId="4D8040A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4C3C10E4"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3760E1B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1ABF9F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444EBF1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1C067E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0251D8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6AE9E50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2A0457D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3A9ED2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28FADCA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3AF018C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29386B0C" w14:textId="77777777" w:rsidTr="00C105FC">
        <w:trPr>
          <w:trHeight w:val="510"/>
        </w:trPr>
        <w:tc>
          <w:tcPr>
            <w:tcW w:w="957" w:type="dxa"/>
            <w:tcBorders>
              <w:top w:val="nil"/>
              <w:left w:val="nil"/>
              <w:bottom w:val="nil"/>
              <w:right w:val="nil"/>
            </w:tcBorders>
            <w:shd w:val="clear" w:color="auto" w:fill="auto"/>
            <w:vAlign w:val="center"/>
            <w:hideMark/>
          </w:tcPr>
          <w:p w14:paraId="49172DA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193EB88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163B007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708DD01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0B75BE2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3F0DB5D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0C06C03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7A09E60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68C9D29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21A19C7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4FFD3DE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13BAB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6A11919F" w14:textId="77777777" w:rsidTr="00C105FC">
        <w:trPr>
          <w:trHeight w:val="255"/>
        </w:trPr>
        <w:tc>
          <w:tcPr>
            <w:tcW w:w="957" w:type="dxa"/>
            <w:tcBorders>
              <w:top w:val="nil"/>
              <w:left w:val="nil"/>
              <w:bottom w:val="single" w:sz="4" w:space="0" w:color="auto"/>
              <w:right w:val="nil"/>
            </w:tcBorders>
            <w:shd w:val="clear" w:color="auto" w:fill="auto"/>
            <w:hideMark/>
          </w:tcPr>
          <w:p w14:paraId="746F68B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111785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46429A9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0432605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1BA795C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729731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5C303E7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41D985F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0F639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110A3BE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50A9AFF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18CF76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2F609A61" w14:textId="77777777" w:rsidTr="00C105FC">
        <w:trPr>
          <w:trHeight w:val="255"/>
        </w:trPr>
        <w:tc>
          <w:tcPr>
            <w:tcW w:w="957" w:type="dxa"/>
            <w:tcBorders>
              <w:top w:val="nil"/>
              <w:left w:val="nil"/>
              <w:bottom w:val="nil"/>
              <w:right w:val="nil"/>
            </w:tcBorders>
            <w:shd w:val="clear" w:color="auto" w:fill="auto"/>
            <w:noWrap/>
            <w:vAlign w:val="bottom"/>
            <w:hideMark/>
          </w:tcPr>
          <w:p w14:paraId="3F0C7D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5D439AD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0597CA6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2B3C8F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D69A3D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8BFC39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FBFC9E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BB09BE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6159944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4499695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4C6A0AE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B3084B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4DF11BD5"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280F47A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D3D291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5E5E132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5A1170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6A22F8B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AAC740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4ECDBF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2DBF198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1743FE0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267446A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55C749C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9668B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9911FD" w14:paraId="784CB495"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35C5975E"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31B8A440" w14:textId="77777777" w:rsidR="00C010BB" w:rsidRDefault="00C010BB">
      <w:pPr>
        <w:rPr>
          <w:lang w:val="en-US"/>
        </w:rPr>
      </w:pPr>
      <w:r>
        <w:rPr>
          <w:lang w:val="en-US"/>
        </w:rPr>
        <w:br w:type="page"/>
      </w:r>
    </w:p>
    <w:p w14:paraId="1382094A"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9911FD" w14:paraId="033CB0D0"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7EAB0DC8"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2586B08A"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4A57D87B"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2718B40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79BEB2F3"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23E408A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7E2C58D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0659F59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442FA3DB"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2ADE80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14AACB08"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73BA2D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45E2B6A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16275C72" w14:textId="77777777">
        <w:trPr>
          <w:trHeight w:val="300"/>
        </w:trPr>
        <w:tc>
          <w:tcPr>
            <w:tcW w:w="1796" w:type="dxa"/>
            <w:tcBorders>
              <w:top w:val="nil"/>
              <w:left w:val="nil"/>
              <w:bottom w:val="nil"/>
              <w:right w:val="nil"/>
            </w:tcBorders>
            <w:shd w:val="clear" w:color="auto" w:fill="auto"/>
            <w:noWrap/>
            <w:vAlign w:val="bottom"/>
          </w:tcPr>
          <w:p w14:paraId="3B2F5F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237427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A0F25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22E49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74C905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5ED3F2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3FADD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A0407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79F9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17E29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401239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2F14FAE0" w14:textId="77777777">
        <w:trPr>
          <w:trHeight w:val="300"/>
        </w:trPr>
        <w:tc>
          <w:tcPr>
            <w:tcW w:w="1796" w:type="dxa"/>
            <w:tcBorders>
              <w:top w:val="nil"/>
              <w:left w:val="nil"/>
              <w:bottom w:val="nil"/>
              <w:right w:val="nil"/>
            </w:tcBorders>
            <w:shd w:val="clear" w:color="auto" w:fill="auto"/>
            <w:noWrap/>
            <w:vAlign w:val="bottom"/>
          </w:tcPr>
          <w:p w14:paraId="7F123B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798694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3B09A2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7B9A96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7487CF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19404B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52A510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17436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507E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51E29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9BD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DFB88E" w14:textId="77777777">
        <w:trPr>
          <w:trHeight w:val="300"/>
        </w:trPr>
        <w:tc>
          <w:tcPr>
            <w:tcW w:w="1796" w:type="dxa"/>
            <w:tcBorders>
              <w:top w:val="nil"/>
              <w:left w:val="nil"/>
              <w:bottom w:val="nil"/>
              <w:right w:val="nil"/>
            </w:tcBorders>
            <w:shd w:val="clear" w:color="auto" w:fill="auto"/>
            <w:noWrap/>
            <w:vAlign w:val="bottom"/>
          </w:tcPr>
          <w:p w14:paraId="52E934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793A7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68EA6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99B5E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187FAA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74AFF6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D9760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536B7D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CA31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C6D9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9840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769755" w14:textId="77777777">
        <w:trPr>
          <w:trHeight w:val="300"/>
        </w:trPr>
        <w:tc>
          <w:tcPr>
            <w:tcW w:w="1796" w:type="dxa"/>
            <w:tcBorders>
              <w:top w:val="nil"/>
              <w:left w:val="nil"/>
              <w:bottom w:val="nil"/>
              <w:right w:val="nil"/>
            </w:tcBorders>
            <w:shd w:val="clear" w:color="auto" w:fill="auto"/>
            <w:noWrap/>
            <w:vAlign w:val="bottom"/>
          </w:tcPr>
          <w:p w14:paraId="4FB7DF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BFD69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3C180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516FEB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4DBC2F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4786B4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C9F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12188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7E7252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02D514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4392C4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1510617D" w14:textId="77777777">
        <w:trPr>
          <w:trHeight w:val="300"/>
        </w:trPr>
        <w:tc>
          <w:tcPr>
            <w:tcW w:w="1796" w:type="dxa"/>
            <w:tcBorders>
              <w:top w:val="nil"/>
              <w:left w:val="nil"/>
              <w:bottom w:val="nil"/>
              <w:right w:val="nil"/>
            </w:tcBorders>
            <w:shd w:val="clear" w:color="auto" w:fill="auto"/>
            <w:noWrap/>
            <w:vAlign w:val="bottom"/>
          </w:tcPr>
          <w:p w14:paraId="10988C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4751A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1F459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6130C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13D684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7ABA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FA39A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2656F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861FF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28221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53D20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1C62A5E" w14:textId="77777777">
        <w:trPr>
          <w:trHeight w:val="300"/>
        </w:trPr>
        <w:tc>
          <w:tcPr>
            <w:tcW w:w="1796" w:type="dxa"/>
            <w:tcBorders>
              <w:top w:val="nil"/>
              <w:left w:val="nil"/>
              <w:bottom w:val="nil"/>
              <w:right w:val="nil"/>
            </w:tcBorders>
            <w:shd w:val="clear" w:color="auto" w:fill="auto"/>
            <w:noWrap/>
            <w:vAlign w:val="bottom"/>
          </w:tcPr>
          <w:p w14:paraId="3078C4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2429E9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6FBAA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FC7E2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225ACC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06C37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22A11F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A30ED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12F3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20E0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587D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28FE55" w14:textId="77777777">
        <w:trPr>
          <w:trHeight w:val="300"/>
        </w:trPr>
        <w:tc>
          <w:tcPr>
            <w:tcW w:w="1796" w:type="dxa"/>
            <w:tcBorders>
              <w:top w:val="nil"/>
              <w:left w:val="nil"/>
              <w:bottom w:val="nil"/>
              <w:right w:val="nil"/>
            </w:tcBorders>
            <w:shd w:val="clear" w:color="auto" w:fill="auto"/>
            <w:noWrap/>
            <w:vAlign w:val="bottom"/>
          </w:tcPr>
          <w:p w14:paraId="1A5432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2B3107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2E78C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57FA9F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44D801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C52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00137B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8175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7B72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DD598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4AFF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7CE38D" w14:textId="77777777">
        <w:trPr>
          <w:trHeight w:val="300"/>
        </w:trPr>
        <w:tc>
          <w:tcPr>
            <w:tcW w:w="1796" w:type="dxa"/>
            <w:tcBorders>
              <w:top w:val="nil"/>
              <w:left w:val="nil"/>
              <w:bottom w:val="nil"/>
              <w:right w:val="nil"/>
            </w:tcBorders>
            <w:shd w:val="clear" w:color="auto" w:fill="auto"/>
            <w:noWrap/>
            <w:vAlign w:val="bottom"/>
          </w:tcPr>
          <w:p w14:paraId="5DB1C8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870B2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68CAA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3D72F5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7E37C0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BEAE6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8F6D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5A62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930D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89E4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FEFE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1B881C" w14:textId="77777777">
        <w:trPr>
          <w:trHeight w:val="300"/>
        </w:trPr>
        <w:tc>
          <w:tcPr>
            <w:tcW w:w="1796" w:type="dxa"/>
            <w:tcBorders>
              <w:top w:val="nil"/>
              <w:left w:val="nil"/>
              <w:bottom w:val="nil"/>
              <w:right w:val="nil"/>
            </w:tcBorders>
            <w:shd w:val="clear" w:color="auto" w:fill="auto"/>
            <w:noWrap/>
            <w:vAlign w:val="bottom"/>
          </w:tcPr>
          <w:p w14:paraId="773274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5B61C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67CCF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4D36F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5192FA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EAD56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E9E0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474F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CBD1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931A17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0B93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90D645" w14:textId="77777777">
        <w:trPr>
          <w:trHeight w:val="300"/>
        </w:trPr>
        <w:tc>
          <w:tcPr>
            <w:tcW w:w="1796" w:type="dxa"/>
            <w:tcBorders>
              <w:top w:val="nil"/>
              <w:left w:val="nil"/>
              <w:bottom w:val="nil"/>
              <w:right w:val="nil"/>
            </w:tcBorders>
            <w:shd w:val="clear" w:color="auto" w:fill="auto"/>
            <w:noWrap/>
            <w:vAlign w:val="bottom"/>
          </w:tcPr>
          <w:p w14:paraId="56417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9D581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EE2C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5D04EF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17802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4101A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48E61F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3F64F1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1E9AC3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324C63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79F1F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1CCE2ECF" w14:textId="77777777">
        <w:trPr>
          <w:trHeight w:val="300"/>
        </w:trPr>
        <w:tc>
          <w:tcPr>
            <w:tcW w:w="1796" w:type="dxa"/>
            <w:tcBorders>
              <w:top w:val="nil"/>
              <w:left w:val="nil"/>
              <w:bottom w:val="nil"/>
              <w:right w:val="nil"/>
            </w:tcBorders>
            <w:shd w:val="clear" w:color="auto" w:fill="auto"/>
            <w:noWrap/>
            <w:vAlign w:val="bottom"/>
          </w:tcPr>
          <w:p w14:paraId="4578FB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5AB6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C069A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145AD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7B4A07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61FCC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3974B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E15D3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65B74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D9BBA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A593E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8C7A9E6" w14:textId="77777777">
        <w:trPr>
          <w:trHeight w:val="300"/>
        </w:trPr>
        <w:tc>
          <w:tcPr>
            <w:tcW w:w="1796" w:type="dxa"/>
            <w:tcBorders>
              <w:top w:val="nil"/>
              <w:left w:val="nil"/>
              <w:bottom w:val="nil"/>
              <w:right w:val="nil"/>
            </w:tcBorders>
            <w:shd w:val="clear" w:color="auto" w:fill="auto"/>
            <w:noWrap/>
            <w:vAlign w:val="bottom"/>
          </w:tcPr>
          <w:p w14:paraId="2CE6725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FBD8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470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3356E6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7E57E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2A2045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331A2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0E7EBD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2F455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119A3A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4C0F0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322721EC" w14:textId="77777777">
        <w:trPr>
          <w:trHeight w:val="300"/>
        </w:trPr>
        <w:tc>
          <w:tcPr>
            <w:tcW w:w="1796" w:type="dxa"/>
            <w:tcBorders>
              <w:top w:val="nil"/>
              <w:left w:val="nil"/>
              <w:bottom w:val="nil"/>
              <w:right w:val="nil"/>
            </w:tcBorders>
            <w:shd w:val="clear" w:color="auto" w:fill="auto"/>
            <w:noWrap/>
            <w:vAlign w:val="bottom"/>
          </w:tcPr>
          <w:p w14:paraId="7ECDCC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383C4B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C26D4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8ACE0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1B2C7E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4F4B7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2B61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4CED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49A2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DFD1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6949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C816A8B" w14:textId="77777777">
        <w:trPr>
          <w:trHeight w:val="300"/>
        </w:trPr>
        <w:tc>
          <w:tcPr>
            <w:tcW w:w="1796" w:type="dxa"/>
            <w:tcBorders>
              <w:top w:val="nil"/>
              <w:left w:val="nil"/>
              <w:bottom w:val="nil"/>
              <w:right w:val="nil"/>
            </w:tcBorders>
            <w:shd w:val="clear" w:color="auto" w:fill="auto"/>
            <w:noWrap/>
            <w:vAlign w:val="bottom"/>
          </w:tcPr>
          <w:p w14:paraId="224D37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075C97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63750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1323F2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6525DD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8BC4C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C660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7818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66A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5CBB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95AF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B23598" w14:textId="77777777">
        <w:trPr>
          <w:trHeight w:val="300"/>
        </w:trPr>
        <w:tc>
          <w:tcPr>
            <w:tcW w:w="1796" w:type="dxa"/>
            <w:tcBorders>
              <w:top w:val="nil"/>
              <w:left w:val="nil"/>
              <w:bottom w:val="nil"/>
              <w:right w:val="nil"/>
            </w:tcBorders>
            <w:shd w:val="clear" w:color="auto" w:fill="auto"/>
            <w:noWrap/>
            <w:vAlign w:val="bottom"/>
          </w:tcPr>
          <w:p w14:paraId="3BE149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CCDF9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4EAD9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10A80B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9C65B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9A184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746717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1FB64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5603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D424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78C8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4C43EB5" w14:textId="77777777">
        <w:trPr>
          <w:trHeight w:val="300"/>
        </w:trPr>
        <w:tc>
          <w:tcPr>
            <w:tcW w:w="1796" w:type="dxa"/>
            <w:tcBorders>
              <w:top w:val="nil"/>
              <w:left w:val="nil"/>
              <w:bottom w:val="nil"/>
              <w:right w:val="nil"/>
            </w:tcBorders>
            <w:shd w:val="clear" w:color="auto" w:fill="auto"/>
            <w:noWrap/>
            <w:vAlign w:val="bottom"/>
          </w:tcPr>
          <w:p w14:paraId="4ABECB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148F12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FB932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0ED9C0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52C0D4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4AA553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43739D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55D5A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7380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F2566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D740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09B8C" w14:textId="77777777">
        <w:trPr>
          <w:trHeight w:val="300"/>
        </w:trPr>
        <w:tc>
          <w:tcPr>
            <w:tcW w:w="1796" w:type="dxa"/>
            <w:tcBorders>
              <w:top w:val="nil"/>
              <w:left w:val="nil"/>
              <w:bottom w:val="nil"/>
              <w:right w:val="nil"/>
            </w:tcBorders>
            <w:shd w:val="clear" w:color="auto" w:fill="auto"/>
            <w:noWrap/>
            <w:vAlign w:val="bottom"/>
          </w:tcPr>
          <w:p w14:paraId="17A65D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646C3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2663D0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E3F7E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44DE0D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5C218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3F38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6A95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F551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5773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0873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9EEEC9A" w14:textId="77777777">
        <w:trPr>
          <w:trHeight w:val="300"/>
        </w:trPr>
        <w:tc>
          <w:tcPr>
            <w:tcW w:w="1796" w:type="dxa"/>
            <w:tcBorders>
              <w:top w:val="nil"/>
              <w:left w:val="nil"/>
              <w:bottom w:val="nil"/>
              <w:right w:val="nil"/>
            </w:tcBorders>
            <w:shd w:val="clear" w:color="auto" w:fill="auto"/>
            <w:noWrap/>
            <w:vAlign w:val="bottom"/>
          </w:tcPr>
          <w:p w14:paraId="119C35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30B2FD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DB18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7E6815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7A0F55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9439D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720D78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09E0B1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0C1406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75519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16CF4D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118D479" w14:textId="77777777">
        <w:trPr>
          <w:trHeight w:val="300"/>
        </w:trPr>
        <w:tc>
          <w:tcPr>
            <w:tcW w:w="1796" w:type="dxa"/>
            <w:tcBorders>
              <w:top w:val="nil"/>
              <w:left w:val="nil"/>
              <w:bottom w:val="nil"/>
              <w:right w:val="nil"/>
            </w:tcBorders>
            <w:shd w:val="clear" w:color="auto" w:fill="auto"/>
            <w:noWrap/>
            <w:vAlign w:val="bottom"/>
          </w:tcPr>
          <w:p w14:paraId="4DF78A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C906B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B7398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5C9D90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23B8A8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E2B4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DBF6C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3BCC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5C5D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B7AEE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0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E053C12" w14:textId="77777777">
        <w:trPr>
          <w:trHeight w:val="300"/>
        </w:trPr>
        <w:tc>
          <w:tcPr>
            <w:tcW w:w="1796" w:type="dxa"/>
            <w:tcBorders>
              <w:top w:val="nil"/>
              <w:left w:val="nil"/>
              <w:bottom w:val="nil"/>
              <w:right w:val="nil"/>
            </w:tcBorders>
            <w:shd w:val="clear" w:color="auto" w:fill="auto"/>
            <w:noWrap/>
            <w:vAlign w:val="bottom"/>
          </w:tcPr>
          <w:p w14:paraId="409C03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C4F1F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27EC0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399D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0FA97D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7441F4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21560B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D0A43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0DDC22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512849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119BB8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2467E74B" w14:textId="77777777">
        <w:trPr>
          <w:trHeight w:val="300"/>
        </w:trPr>
        <w:tc>
          <w:tcPr>
            <w:tcW w:w="1796" w:type="dxa"/>
            <w:tcBorders>
              <w:top w:val="nil"/>
              <w:left w:val="nil"/>
              <w:bottom w:val="nil"/>
              <w:right w:val="nil"/>
            </w:tcBorders>
            <w:shd w:val="clear" w:color="auto" w:fill="auto"/>
            <w:noWrap/>
            <w:vAlign w:val="bottom"/>
          </w:tcPr>
          <w:p w14:paraId="49DE2F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6BCCF9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924B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54745E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0F630D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6614E0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9FF85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AB68E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7878B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4997AC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5AB9C9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16D8A1E4" w14:textId="77777777">
        <w:trPr>
          <w:trHeight w:val="300"/>
        </w:trPr>
        <w:tc>
          <w:tcPr>
            <w:tcW w:w="1796" w:type="dxa"/>
            <w:tcBorders>
              <w:top w:val="nil"/>
              <w:left w:val="nil"/>
              <w:bottom w:val="nil"/>
              <w:right w:val="nil"/>
            </w:tcBorders>
            <w:shd w:val="clear" w:color="auto" w:fill="auto"/>
            <w:noWrap/>
            <w:vAlign w:val="bottom"/>
          </w:tcPr>
          <w:p w14:paraId="4120EC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27127D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62A6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6289FA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26834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52C2BA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80EF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68E5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573F8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3B362E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A682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EDA273" w14:textId="77777777">
        <w:trPr>
          <w:trHeight w:val="300"/>
        </w:trPr>
        <w:tc>
          <w:tcPr>
            <w:tcW w:w="1796" w:type="dxa"/>
            <w:tcBorders>
              <w:top w:val="nil"/>
              <w:left w:val="nil"/>
              <w:bottom w:val="nil"/>
              <w:right w:val="nil"/>
            </w:tcBorders>
            <w:shd w:val="clear" w:color="auto" w:fill="auto"/>
            <w:noWrap/>
            <w:vAlign w:val="bottom"/>
          </w:tcPr>
          <w:p w14:paraId="0FC767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FE97B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2B50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77C596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22271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E61F6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3406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9F7A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D23A2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5B2C94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40B8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C24DE4A" w14:textId="77777777">
        <w:trPr>
          <w:trHeight w:val="300"/>
        </w:trPr>
        <w:tc>
          <w:tcPr>
            <w:tcW w:w="1796" w:type="dxa"/>
            <w:tcBorders>
              <w:top w:val="nil"/>
              <w:left w:val="nil"/>
              <w:bottom w:val="nil"/>
              <w:right w:val="nil"/>
            </w:tcBorders>
            <w:shd w:val="clear" w:color="auto" w:fill="auto"/>
            <w:noWrap/>
            <w:vAlign w:val="bottom"/>
          </w:tcPr>
          <w:p w14:paraId="487DE7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212220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3DD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2045E3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3430F6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55E12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4FB3D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57A49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6F09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A48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7D4D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10AF71" w14:textId="77777777">
        <w:trPr>
          <w:trHeight w:val="300"/>
        </w:trPr>
        <w:tc>
          <w:tcPr>
            <w:tcW w:w="1796" w:type="dxa"/>
            <w:tcBorders>
              <w:top w:val="nil"/>
              <w:left w:val="nil"/>
              <w:bottom w:val="nil"/>
              <w:right w:val="nil"/>
            </w:tcBorders>
            <w:shd w:val="clear" w:color="auto" w:fill="auto"/>
            <w:noWrap/>
            <w:vAlign w:val="bottom"/>
          </w:tcPr>
          <w:p w14:paraId="4D7083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706D81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40439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2123DD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7F4AB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0650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EB645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18A597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66C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CC9FE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23B6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3D4B49" w14:textId="77777777">
        <w:trPr>
          <w:trHeight w:val="300"/>
        </w:trPr>
        <w:tc>
          <w:tcPr>
            <w:tcW w:w="1796" w:type="dxa"/>
            <w:tcBorders>
              <w:top w:val="nil"/>
              <w:left w:val="nil"/>
              <w:bottom w:val="nil"/>
              <w:right w:val="nil"/>
            </w:tcBorders>
            <w:shd w:val="clear" w:color="auto" w:fill="auto"/>
            <w:noWrap/>
            <w:vAlign w:val="bottom"/>
          </w:tcPr>
          <w:p w14:paraId="08276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6B83CE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218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11BAA4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05219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8AD18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39DC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68EBD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0A6D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409CA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A1FB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49FBA4" w14:textId="77777777">
        <w:trPr>
          <w:trHeight w:val="300"/>
        </w:trPr>
        <w:tc>
          <w:tcPr>
            <w:tcW w:w="1796" w:type="dxa"/>
            <w:tcBorders>
              <w:top w:val="nil"/>
              <w:left w:val="nil"/>
              <w:bottom w:val="nil"/>
              <w:right w:val="nil"/>
            </w:tcBorders>
            <w:shd w:val="clear" w:color="auto" w:fill="auto"/>
            <w:noWrap/>
            <w:vAlign w:val="bottom"/>
          </w:tcPr>
          <w:p w14:paraId="5D7E06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46C40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90FDC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08E72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3BB78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A1178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35EB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A7A4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4F79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3F7C7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E34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F56243" w14:textId="77777777">
        <w:trPr>
          <w:trHeight w:val="300"/>
        </w:trPr>
        <w:tc>
          <w:tcPr>
            <w:tcW w:w="1796" w:type="dxa"/>
            <w:tcBorders>
              <w:top w:val="nil"/>
              <w:left w:val="nil"/>
              <w:bottom w:val="nil"/>
              <w:right w:val="nil"/>
            </w:tcBorders>
            <w:shd w:val="clear" w:color="auto" w:fill="auto"/>
            <w:noWrap/>
            <w:vAlign w:val="bottom"/>
          </w:tcPr>
          <w:p w14:paraId="7C4791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0B338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69609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54F294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7949D9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139CE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41B240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5ECB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45B86E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F66EB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3A5D72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11587C3" w14:textId="77777777">
        <w:trPr>
          <w:trHeight w:val="300"/>
        </w:trPr>
        <w:tc>
          <w:tcPr>
            <w:tcW w:w="1796" w:type="dxa"/>
            <w:tcBorders>
              <w:top w:val="nil"/>
              <w:left w:val="nil"/>
              <w:bottom w:val="nil"/>
              <w:right w:val="nil"/>
            </w:tcBorders>
            <w:shd w:val="clear" w:color="auto" w:fill="auto"/>
            <w:noWrap/>
            <w:vAlign w:val="bottom"/>
          </w:tcPr>
          <w:p w14:paraId="39C769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22FBF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CD9A8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752F1B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2B3128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7EF14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49E21A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2190B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5D20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358E4D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F44E5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EF24338" w14:textId="77777777">
        <w:trPr>
          <w:trHeight w:val="300"/>
        </w:trPr>
        <w:tc>
          <w:tcPr>
            <w:tcW w:w="1796" w:type="dxa"/>
            <w:tcBorders>
              <w:top w:val="nil"/>
              <w:left w:val="nil"/>
              <w:bottom w:val="nil"/>
              <w:right w:val="nil"/>
            </w:tcBorders>
            <w:shd w:val="clear" w:color="auto" w:fill="auto"/>
            <w:noWrap/>
            <w:vAlign w:val="bottom"/>
          </w:tcPr>
          <w:p w14:paraId="320606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2C3815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EA5F5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FCE7D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6FB8EC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4503E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358C76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68B488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70E968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455B71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018B5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6ABFCB36" w14:textId="77777777">
        <w:trPr>
          <w:trHeight w:val="300"/>
        </w:trPr>
        <w:tc>
          <w:tcPr>
            <w:tcW w:w="1796" w:type="dxa"/>
            <w:tcBorders>
              <w:top w:val="nil"/>
              <w:left w:val="nil"/>
              <w:bottom w:val="nil"/>
              <w:right w:val="nil"/>
            </w:tcBorders>
            <w:shd w:val="clear" w:color="auto" w:fill="auto"/>
            <w:noWrap/>
            <w:vAlign w:val="bottom"/>
          </w:tcPr>
          <w:p w14:paraId="1F0989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4BDB52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8005F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015C1C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5C4B9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7053E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F423C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7B0F49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941D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11299E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4BD3C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43D3E992" w14:textId="77777777">
        <w:trPr>
          <w:trHeight w:val="300"/>
        </w:trPr>
        <w:tc>
          <w:tcPr>
            <w:tcW w:w="1796" w:type="dxa"/>
            <w:tcBorders>
              <w:top w:val="nil"/>
              <w:left w:val="nil"/>
              <w:bottom w:val="nil"/>
              <w:right w:val="nil"/>
            </w:tcBorders>
            <w:shd w:val="clear" w:color="auto" w:fill="auto"/>
            <w:noWrap/>
            <w:vAlign w:val="bottom"/>
          </w:tcPr>
          <w:p w14:paraId="5AE3C4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6EE388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9F56F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47B7DA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7357C4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091147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F7D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D19D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D95AE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2653E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17A9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0957FC" w14:textId="77777777">
        <w:trPr>
          <w:trHeight w:val="300"/>
        </w:trPr>
        <w:tc>
          <w:tcPr>
            <w:tcW w:w="1796" w:type="dxa"/>
            <w:tcBorders>
              <w:top w:val="nil"/>
              <w:left w:val="nil"/>
              <w:bottom w:val="nil"/>
              <w:right w:val="nil"/>
            </w:tcBorders>
            <w:shd w:val="clear" w:color="auto" w:fill="auto"/>
            <w:noWrap/>
            <w:vAlign w:val="bottom"/>
          </w:tcPr>
          <w:p w14:paraId="33B45C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295092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301BE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44F01A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4A2518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C1C74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AB2E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20C1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A269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CC29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65E4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88582D" w14:textId="77777777">
        <w:trPr>
          <w:trHeight w:val="300"/>
        </w:trPr>
        <w:tc>
          <w:tcPr>
            <w:tcW w:w="1796" w:type="dxa"/>
            <w:tcBorders>
              <w:top w:val="nil"/>
              <w:left w:val="nil"/>
              <w:bottom w:val="nil"/>
              <w:right w:val="nil"/>
            </w:tcBorders>
            <w:shd w:val="clear" w:color="auto" w:fill="auto"/>
            <w:noWrap/>
            <w:vAlign w:val="bottom"/>
          </w:tcPr>
          <w:p w14:paraId="318141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46C44F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299D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B9CD6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AEC55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7A167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1C1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EAA84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71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68C96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849D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A1F0616" w14:textId="77777777">
        <w:trPr>
          <w:trHeight w:val="300"/>
        </w:trPr>
        <w:tc>
          <w:tcPr>
            <w:tcW w:w="1796" w:type="dxa"/>
            <w:tcBorders>
              <w:top w:val="nil"/>
              <w:left w:val="nil"/>
              <w:bottom w:val="nil"/>
              <w:right w:val="nil"/>
            </w:tcBorders>
            <w:shd w:val="clear" w:color="auto" w:fill="auto"/>
            <w:noWrap/>
            <w:vAlign w:val="bottom"/>
          </w:tcPr>
          <w:p w14:paraId="25AB995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432603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AA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451AC5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F0EF8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6C6F94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0F8EAF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FFA3A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9155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9618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2979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4D3CE12" w14:textId="77777777">
        <w:trPr>
          <w:trHeight w:val="300"/>
        </w:trPr>
        <w:tc>
          <w:tcPr>
            <w:tcW w:w="1796" w:type="dxa"/>
            <w:tcBorders>
              <w:top w:val="nil"/>
              <w:left w:val="nil"/>
              <w:bottom w:val="nil"/>
              <w:right w:val="nil"/>
            </w:tcBorders>
            <w:shd w:val="clear" w:color="auto" w:fill="auto"/>
            <w:noWrap/>
            <w:vAlign w:val="bottom"/>
          </w:tcPr>
          <w:p w14:paraId="133984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208A31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08857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9938C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6C9205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8E398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0E63DB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7D7EE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21F696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0BFC5F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BF6C4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6A425E8" w14:textId="77777777">
        <w:trPr>
          <w:trHeight w:val="300"/>
        </w:trPr>
        <w:tc>
          <w:tcPr>
            <w:tcW w:w="1796" w:type="dxa"/>
            <w:tcBorders>
              <w:top w:val="nil"/>
              <w:left w:val="nil"/>
              <w:bottom w:val="nil"/>
              <w:right w:val="nil"/>
            </w:tcBorders>
            <w:shd w:val="clear" w:color="auto" w:fill="auto"/>
            <w:noWrap/>
            <w:vAlign w:val="bottom"/>
          </w:tcPr>
          <w:p w14:paraId="7C958E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108628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05DD7F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1D7870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0800D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BA419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16DE8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08960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013CB9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11AA30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90BD9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A8A15F2" w14:textId="77777777">
        <w:trPr>
          <w:trHeight w:val="300"/>
        </w:trPr>
        <w:tc>
          <w:tcPr>
            <w:tcW w:w="1796" w:type="dxa"/>
            <w:tcBorders>
              <w:top w:val="nil"/>
              <w:left w:val="nil"/>
              <w:bottom w:val="nil"/>
              <w:right w:val="nil"/>
            </w:tcBorders>
            <w:shd w:val="clear" w:color="auto" w:fill="auto"/>
            <w:noWrap/>
            <w:vAlign w:val="bottom"/>
          </w:tcPr>
          <w:p w14:paraId="424F16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6F31BC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213BD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2A62A4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255335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437FD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730B2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D4697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683335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F9B5C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64830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68DEDA5" w14:textId="77777777">
        <w:trPr>
          <w:trHeight w:val="300"/>
        </w:trPr>
        <w:tc>
          <w:tcPr>
            <w:tcW w:w="1796" w:type="dxa"/>
            <w:tcBorders>
              <w:top w:val="nil"/>
              <w:left w:val="nil"/>
              <w:bottom w:val="nil"/>
              <w:right w:val="nil"/>
            </w:tcBorders>
            <w:shd w:val="clear" w:color="auto" w:fill="auto"/>
            <w:noWrap/>
            <w:vAlign w:val="bottom"/>
          </w:tcPr>
          <w:p w14:paraId="0E78A5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4574EF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20AD4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647979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232D0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13079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0BA345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1A26C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1F18F7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BE4B1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2F6DE8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137D67E3" w14:textId="77777777">
        <w:trPr>
          <w:trHeight w:val="300"/>
        </w:trPr>
        <w:tc>
          <w:tcPr>
            <w:tcW w:w="1796" w:type="dxa"/>
            <w:tcBorders>
              <w:top w:val="nil"/>
              <w:left w:val="nil"/>
              <w:bottom w:val="nil"/>
              <w:right w:val="nil"/>
            </w:tcBorders>
            <w:shd w:val="clear" w:color="auto" w:fill="auto"/>
            <w:noWrap/>
            <w:vAlign w:val="bottom"/>
          </w:tcPr>
          <w:p w14:paraId="2DE29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69D7DF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19ACCB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50173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73C2F1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18BD90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3B5D49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DF6C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0A5711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494B85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714F8A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AC99941" w14:textId="77777777">
        <w:trPr>
          <w:trHeight w:val="300"/>
        </w:trPr>
        <w:tc>
          <w:tcPr>
            <w:tcW w:w="1796" w:type="dxa"/>
            <w:tcBorders>
              <w:top w:val="nil"/>
              <w:left w:val="nil"/>
              <w:bottom w:val="nil"/>
              <w:right w:val="nil"/>
            </w:tcBorders>
            <w:shd w:val="clear" w:color="auto" w:fill="auto"/>
            <w:noWrap/>
            <w:vAlign w:val="bottom"/>
          </w:tcPr>
          <w:p w14:paraId="4D073A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2960A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AF49E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57332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F60A5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9A8E0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EBB72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82D9D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0491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F5D82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76EF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F14CAA" w14:textId="77777777">
        <w:trPr>
          <w:trHeight w:val="300"/>
        </w:trPr>
        <w:tc>
          <w:tcPr>
            <w:tcW w:w="1796" w:type="dxa"/>
            <w:tcBorders>
              <w:top w:val="nil"/>
              <w:left w:val="nil"/>
              <w:bottom w:val="nil"/>
              <w:right w:val="nil"/>
            </w:tcBorders>
            <w:shd w:val="clear" w:color="auto" w:fill="auto"/>
            <w:noWrap/>
            <w:vAlign w:val="bottom"/>
          </w:tcPr>
          <w:p w14:paraId="63091D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6FC209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1F031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76ABB1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33D092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3860D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CFA9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1A11D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029E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91A0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5D9F7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6C3D9B" w14:textId="77777777">
        <w:trPr>
          <w:trHeight w:val="300"/>
        </w:trPr>
        <w:tc>
          <w:tcPr>
            <w:tcW w:w="1796" w:type="dxa"/>
            <w:tcBorders>
              <w:top w:val="nil"/>
              <w:left w:val="nil"/>
              <w:bottom w:val="nil"/>
              <w:right w:val="nil"/>
            </w:tcBorders>
            <w:shd w:val="clear" w:color="auto" w:fill="auto"/>
            <w:noWrap/>
            <w:vAlign w:val="bottom"/>
          </w:tcPr>
          <w:p w14:paraId="751714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116A73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BD511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7819E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145498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0C5FB9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5700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C0AE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5EBC3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B9AA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C346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075BF0"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5E842A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0F4DAD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320423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63D639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2C6DFD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12A7D4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B7E7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4E0AAC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0A7A62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143013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1355C8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5983B31B"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E5EF2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1B9C7D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5D8743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294036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1F874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23D4EF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3AE257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183EDF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3F0E6B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274BA1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1B77AF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39BC3803" w14:textId="77777777">
        <w:trPr>
          <w:trHeight w:val="300"/>
        </w:trPr>
        <w:tc>
          <w:tcPr>
            <w:tcW w:w="1796" w:type="dxa"/>
            <w:tcBorders>
              <w:top w:val="nil"/>
              <w:left w:val="nil"/>
              <w:bottom w:val="nil"/>
              <w:right w:val="nil"/>
            </w:tcBorders>
            <w:shd w:val="clear" w:color="auto" w:fill="auto"/>
            <w:noWrap/>
            <w:vAlign w:val="bottom"/>
          </w:tcPr>
          <w:p w14:paraId="2C7AF8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04A719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77EB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28924B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F6E96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207D49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17A9D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57F83E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698514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15FE2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6760C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0B621A9" w14:textId="77777777">
        <w:trPr>
          <w:trHeight w:val="300"/>
        </w:trPr>
        <w:tc>
          <w:tcPr>
            <w:tcW w:w="1796" w:type="dxa"/>
            <w:tcBorders>
              <w:top w:val="nil"/>
              <w:left w:val="nil"/>
              <w:bottom w:val="nil"/>
              <w:right w:val="nil"/>
            </w:tcBorders>
            <w:shd w:val="clear" w:color="auto" w:fill="auto"/>
            <w:noWrap/>
            <w:vAlign w:val="bottom"/>
          </w:tcPr>
          <w:p w14:paraId="04BDA5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7A8CAE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2174E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532CD6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7A2CF8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A3564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5D563D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08191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5B85C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B33C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20E9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F99CD2" w14:textId="77777777">
        <w:trPr>
          <w:trHeight w:val="300"/>
        </w:trPr>
        <w:tc>
          <w:tcPr>
            <w:tcW w:w="1796" w:type="dxa"/>
            <w:tcBorders>
              <w:top w:val="nil"/>
              <w:left w:val="nil"/>
              <w:bottom w:val="nil"/>
              <w:right w:val="nil"/>
            </w:tcBorders>
            <w:shd w:val="clear" w:color="auto" w:fill="auto"/>
            <w:noWrap/>
            <w:vAlign w:val="bottom"/>
          </w:tcPr>
          <w:p w14:paraId="66360F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42EE80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2BC51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1D7D51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BAFAB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D4E71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562E7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E607E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EA42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1419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1BE3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47F4D8" w14:textId="77777777">
        <w:trPr>
          <w:trHeight w:val="300"/>
        </w:trPr>
        <w:tc>
          <w:tcPr>
            <w:tcW w:w="1796" w:type="dxa"/>
            <w:tcBorders>
              <w:top w:val="nil"/>
              <w:left w:val="nil"/>
              <w:bottom w:val="nil"/>
              <w:right w:val="nil"/>
            </w:tcBorders>
            <w:shd w:val="clear" w:color="auto" w:fill="auto"/>
            <w:noWrap/>
            <w:vAlign w:val="bottom"/>
          </w:tcPr>
          <w:p w14:paraId="0D01D04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199FD8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44D4C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44843E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205130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5CA82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25094A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708CD0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1B12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B12F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87F1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9AD30F" w14:textId="77777777">
        <w:trPr>
          <w:trHeight w:val="300"/>
        </w:trPr>
        <w:tc>
          <w:tcPr>
            <w:tcW w:w="1796" w:type="dxa"/>
            <w:tcBorders>
              <w:top w:val="nil"/>
              <w:left w:val="nil"/>
              <w:bottom w:val="nil"/>
              <w:right w:val="nil"/>
            </w:tcBorders>
            <w:shd w:val="clear" w:color="auto" w:fill="auto"/>
            <w:noWrap/>
            <w:vAlign w:val="bottom"/>
          </w:tcPr>
          <w:p w14:paraId="5F88D1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1ED20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A720B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044233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7AB849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0AD662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5D97CF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3F2A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2EBFDD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195A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356548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3BFB6FA9" w14:textId="77777777">
        <w:trPr>
          <w:trHeight w:val="300"/>
        </w:trPr>
        <w:tc>
          <w:tcPr>
            <w:tcW w:w="1796" w:type="dxa"/>
            <w:tcBorders>
              <w:top w:val="nil"/>
              <w:left w:val="nil"/>
              <w:bottom w:val="nil"/>
              <w:right w:val="nil"/>
            </w:tcBorders>
            <w:shd w:val="clear" w:color="auto" w:fill="auto"/>
            <w:noWrap/>
            <w:vAlign w:val="bottom"/>
          </w:tcPr>
          <w:p w14:paraId="139F8C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AD5C2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58C18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0AA260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125916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ED05A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A2654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B83D8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1C0A6E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73197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47BC9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C640E3E" w14:textId="77777777">
        <w:trPr>
          <w:trHeight w:val="300"/>
        </w:trPr>
        <w:tc>
          <w:tcPr>
            <w:tcW w:w="1796" w:type="dxa"/>
            <w:tcBorders>
              <w:top w:val="nil"/>
              <w:left w:val="nil"/>
              <w:bottom w:val="nil"/>
              <w:right w:val="nil"/>
            </w:tcBorders>
            <w:shd w:val="clear" w:color="auto" w:fill="auto"/>
            <w:noWrap/>
            <w:vAlign w:val="bottom"/>
          </w:tcPr>
          <w:p w14:paraId="37F77A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C21F9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E6AAE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4DB17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2D1B5C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0DAF9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51D82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81933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CFEB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9311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13D1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223E206" w14:textId="77777777">
        <w:trPr>
          <w:trHeight w:val="300"/>
        </w:trPr>
        <w:tc>
          <w:tcPr>
            <w:tcW w:w="1796" w:type="dxa"/>
            <w:tcBorders>
              <w:top w:val="nil"/>
              <w:left w:val="nil"/>
              <w:bottom w:val="nil"/>
              <w:right w:val="nil"/>
            </w:tcBorders>
            <w:shd w:val="clear" w:color="auto" w:fill="auto"/>
            <w:noWrap/>
            <w:vAlign w:val="bottom"/>
          </w:tcPr>
          <w:p w14:paraId="258355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3A6225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24529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1262F9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A0A2F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3C12B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A1C5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1AC2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AE77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3005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453C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9E936D" w14:textId="77777777">
        <w:trPr>
          <w:trHeight w:val="300"/>
        </w:trPr>
        <w:tc>
          <w:tcPr>
            <w:tcW w:w="1796" w:type="dxa"/>
            <w:tcBorders>
              <w:top w:val="nil"/>
              <w:left w:val="nil"/>
              <w:bottom w:val="nil"/>
              <w:right w:val="nil"/>
            </w:tcBorders>
            <w:shd w:val="clear" w:color="auto" w:fill="auto"/>
            <w:noWrap/>
            <w:vAlign w:val="bottom"/>
          </w:tcPr>
          <w:p w14:paraId="25A2C4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704889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9CB39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74769A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09D0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496E4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BBD35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4AF84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C6CB7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41BD68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1A611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B175D5F" w14:textId="77777777">
        <w:trPr>
          <w:trHeight w:val="300"/>
        </w:trPr>
        <w:tc>
          <w:tcPr>
            <w:tcW w:w="1796" w:type="dxa"/>
            <w:tcBorders>
              <w:top w:val="nil"/>
              <w:left w:val="nil"/>
              <w:bottom w:val="nil"/>
              <w:right w:val="nil"/>
            </w:tcBorders>
            <w:shd w:val="clear" w:color="auto" w:fill="auto"/>
            <w:noWrap/>
            <w:vAlign w:val="bottom"/>
          </w:tcPr>
          <w:p w14:paraId="508A77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6B112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D1FB2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1403A7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6B48CD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309D8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BBD9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965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618C4A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E11A0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4A36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F63398" w14:textId="77777777">
        <w:trPr>
          <w:trHeight w:val="300"/>
        </w:trPr>
        <w:tc>
          <w:tcPr>
            <w:tcW w:w="1796" w:type="dxa"/>
            <w:tcBorders>
              <w:top w:val="nil"/>
              <w:left w:val="nil"/>
              <w:bottom w:val="nil"/>
              <w:right w:val="nil"/>
            </w:tcBorders>
            <w:shd w:val="clear" w:color="auto" w:fill="auto"/>
            <w:noWrap/>
            <w:vAlign w:val="bottom"/>
          </w:tcPr>
          <w:p w14:paraId="7A65FA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355821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1774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4BD37C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0B652F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43CB28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63DC4B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53BDC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8EE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3A55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E6F9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F184901" w14:textId="77777777">
        <w:trPr>
          <w:trHeight w:val="300"/>
        </w:trPr>
        <w:tc>
          <w:tcPr>
            <w:tcW w:w="1796" w:type="dxa"/>
            <w:tcBorders>
              <w:top w:val="nil"/>
              <w:left w:val="nil"/>
              <w:bottom w:val="nil"/>
              <w:right w:val="nil"/>
            </w:tcBorders>
            <w:shd w:val="clear" w:color="auto" w:fill="auto"/>
            <w:noWrap/>
            <w:vAlign w:val="bottom"/>
          </w:tcPr>
          <w:p w14:paraId="272632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7F6847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E8328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8B7F7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74B004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FB289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F600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20506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CE2A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4B15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9675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01656E" w14:textId="77777777">
        <w:trPr>
          <w:trHeight w:val="300"/>
        </w:trPr>
        <w:tc>
          <w:tcPr>
            <w:tcW w:w="1796" w:type="dxa"/>
            <w:tcBorders>
              <w:top w:val="nil"/>
              <w:left w:val="nil"/>
              <w:bottom w:val="nil"/>
              <w:right w:val="nil"/>
            </w:tcBorders>
            <w:shd w:val="clear" w:color="auto" w:fill="auto"/>
            <w:noWrap/>
            <w:vAlign w:val="bottom"/>
          </w:tcPr>
          <w:p w14:paraId="41B599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EC64A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83461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1C896C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5F0250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E6EA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13D0C3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4AF905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7F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CEE2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D0C4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2EF43E" w14:textId="77777777">
        <w:trPr>
          <w:trHeight w:val="300"/>
        </w:trPr>
        <w:tc>
          <w:tcPr>
            <w:tcW w:w="1796" w:type="dxa"/>
            <w:tcBorders>
              <w:top w:val="nil"/>
              <w:left w:val="nil"/>
              <w:bottom w:val="nil"/>
              <w:right w:val="nil"/>
            </w:tcBorders>
            <w:shd w:val="clear" w:color="auto" w:fill="auto"/>
            <w:noWrap/>
            <w:vAlign w:val="bottom"/>
          </w:tcPr>
          <w:p w14:paraId="779D0A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5EA1D2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104AD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2B8B1F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13314B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52271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75599D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9EA7F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4347B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6C67AD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608603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207340AC" w14:textId="77777777">
        <w:trPr>
          <w:trHeight w:val="300"/>
        </w:trPr>
        <w:tc>
          <w:tcPr>
            <w:tcW w:w="1796" w:type="dxa"/>
            <w:tcBorders>
              <w:top w:val="nil"/>
              <w:left w:val="nil"/>
              <w:bottom w:val="nil"/>
              <w:right w:val="nil"/>
            </w:tcBorders>
            <w:shd w:val="clear" w:color="auto" w:fill="auto"/>
            <w:noWrap/>
            <w:vAlign w:val="bottom"/>
          </w:tcPr>
          <w:p w14:paraId="745CBA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245A62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7485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233FD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631708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59C24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5224A3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2958E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8D8B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3480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273D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BDA626" w14:textId="77777777">
        <w:trPr>
          <w:trHeight w:val="300"/>
        </w:trPr>
        <w:tc>
          <w:tcPr>
            <w:tcW w:w="1796" w:type="dxa"/>
            <w:tcBorders>
              <w:top w:val="nil"/>
              <w:left w:val="nil"/>
              <w:bottom w:val="nil"/>
              <w:right w:val="nil"/>
            </w:tcBorders>
            <w:shd w:val="clear" w:color="auto" w:fill="auto"/>
            <w:noWrap/>
            <w:vAlign w:val="bottom"/>
          </w:tcPr>
          <w:p w14:paraId="0084C6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00C1C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614AA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01E3BA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188895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AE2B3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61E5C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5DF40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C95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A380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37E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88AD600" w14:textId="77777777">
        <w:trPr>
          <w:trHeight w:val="300"/>
        </w:trPr>
        <w:tc>
          <w:tcPr>
            <w:tcW w:w="1796" w:type="dxa"/>
            <w:tcBorders>
              <w:top w:val="nil"/>
              <w:left w:val="nil"/>
              <w:bottom w:val="nil"/>
              <w:right w:val="nil"/>
            </w:tcBorders>
            <w:shd w:val="clear" w:color="auto" w:fill="auto"/>
            <w:noWrap/>
            <w:vAlign w:val="bottom"/>
          </w:tcPr>
          <w:p w14:paraId="219BD3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71FC6B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7BC7DA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D04D2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7CFB3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CC1E8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60B05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FECA9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26F9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354B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9D03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52AF3F" w14:textId="77777777">
        <w:trPr>
          <w:trHeight w:val="300"/>
        </w:trPr>
        <w:tc>
          <w:tcPr>
            <w:tcW w:w="1796" w:type="dxa"/>
            <w:tcBorders>
              <w:top w:val="nil"/>
              <w:left w:val="nil"/>
              <w:bottom w:val="nil"/>
              <w:right w:val="nil"/>
            </w:tcBorders>
            <w:shd w:val="clear" w:color="auto" w:fill="auto"/>
            <w:noWrap/>
            <w:vAlign w:val="bottom"/>
          </w:tcPr>
          <w:p w14:paraId="414094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6589AA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D6778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58EC1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0A113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E7225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05D8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5F89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7719EE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38E432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6CE3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2034770" w14:textId="77777777">
        <w:trPr>
          <w:trHeight w:val="300"/>
        </w:trPr>
        <w:tc>
          <w:tcPr>
            <w:tcW w:w="1796" w:type="dxa"/>
            <w:tcBorders>
              <w:top w:val="nil"/>
              <w:left w:val="nil"/>
              <w:bottom w:val="nil"/>
              <w:right w:val="nil"/>
            </w:tcBorders>
            <w:shd w:val="clear" w:color="auto" w:fill="auto"/>
            <w:noWrap/>
            <w:vAlign w:val="bottom"/>
          </w:tcPr>
          <w:p w14:paraId="4819F5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6EE11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6137F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50180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25B3B0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95EE7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E980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F491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7679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3271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3BAA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E1DA22" w14:textId="77777777">
        <w:trPr>
          <w:trHeight w:val="300"/>
        </w:trPr>
        <w:tc>
          <w:tcPr>
            <w:tcW w:w="1796" w:type="dxa"/>
            <w:tcBorders>
              <w:top w:val="nil"/>
              <w:left w:val="nil"/>
              <w:bottom w:val="nil"/>
              <w:right w:val="nil"/>
            </w:tcBorders>
            <w:shd w:val="clear" w:color="auto" w:fill="auto"/>
            <w:noWrap/>
            <w:vAlign w:val="bottom"/>
          </w:tcPr>
          <w:p w14:paraId="32D880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36C5E4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0EEDD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46A91A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06BE3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5FA9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A9851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07BB8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4FA9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1A0B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4652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BE09CC2" w14:textId="77777777">
        <w:trPr>
          <w:trHeight w:val="300"/>
        </w:trPr>
        <w:tc>
          <w:tcPr>
            <w:tcW w:w="1796" w:type="dxa"/>
            <w:tcBorders>
              <w:top w:val="nil"/>
              <w:left w:val="nil"/>
              <w:bottom w:val="nil"/>
              <w:right w:val="nil"/>
            </w:tcBorders>
            <w:shd w:val="clear" w:color="auto" w:fill="auto"/>
            <w:noWrap/>
            <w:vAlign w:val="bottom"/>
          </w:tcPr>
          <w:p w14:paraId="657A15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179217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A8C3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513330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3D4FE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39B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990C2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18085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9423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1FB2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04A2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BE79F4" w14:textId="77777777">
        <w:trPr>
          <w:trHeight w:val="300"/>
        </w:trPr>
        <w:tc>
          <w:tcPr>
            <w:tcW w:w="1796" w:type="dxa"/>
            <w:tcBorders>
              <w:top w:val="nil"/>
              <w:left w:val="nil"/>
              <w:bottom w:val="nil"/>
              <w:right w:val="nil"/>
            </w:tcBorders>
            <w:shd w:val="clear" w:color="auto" w:fill="auto"/>
            <w:noWrap/>
            <w:vAlign w:val="bottom"/>
          </w:tcPr>
          <w:p w14:paraId="72EAB2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30CA8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3A3C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1C8ACD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13FABE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5648F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4DCF0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A79BF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AEB6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8C54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8E57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FFAC70D" w14:textId="77777777">
        <w:trPr>
          <w:trHeight w:val="300"/>
        </w:trPr>
        <w:tc>
          <w:tcPr>
            <w:tcW w:w="1796" w:type="dxa"/>
            <w:tcBorders>
              <w:top w:val="nil"/>
              <w:left w:val="nil"/>
              <w:bottom w:val="nil"/>
              <w:right w:val="nil"/>
            </w:tcBorders>
            <w:shd w:val="clear" w:color="auto" w:fill="auto"/>
            <w:noWrap/>
            <w:vAlign w:val="bottom"/>
          </w:tcPr>
          <w:p w14:paraId="535933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201C4F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14EF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3359A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2A68C1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0FC246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2B1544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69F2C2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212E41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06A672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3A94F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00310D42" w14:textId="77777777">
        <w:trPr>
          <w:trHeight w:val="300"/>
        </w:trPr>
        <w:tc>
          <w:tcPr>
            <w:tcW w:w="1796" w:type="dxa"/>
            <w:tcBorders>
              <w:top w:val="nil"/>
              <w:left w:val="nil"/>
              <w:bottom w:val="nil"/>
              <w:right w:val="nil"/>
            </w:tcBorders>
            <w:shd w:val="clear" w:color="auto" w:fill="auto"/>
            <w:noWrap/>
            <w:vAlign w:val="bottom"/>
          </w:tcPr>
          <w:p w14:paraId="52B340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41C2FA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004E8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07674A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209ED1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7E175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6F5D56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AD5C6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2A83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08F3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606C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078000" w14:textId="77777777">
        <w:trPr>
          <w:trHeight w:val="300"/>
        </w:trPr>
        <w:tc>
          <w:tcPr>
            <w:tcW w:w="1796" w:type="dxa"/>
            <w:tcBorders>
              <w:top w:val="nil"/>
              <w:left w:val="nil"/>
              <w:bottom w:val="nil"/>
              <w:right w:val="nil"/>
            </w:tcBorders>
            <w:shd w:val="clear" w:color="auto" w:fill="auto"/>
            <w:noWrap/>
            <w:vAlign w:val="bottom"/>
          </w:tcPr>
          <w:p w14:paraId="74D63A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994C9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C010C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0F3F09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06BA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3DFC09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14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F7E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CCB0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91B6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0F67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050A0B" w14:textId="77777777">
        <w:trPr>
          <w:trHeight w:val="300"/>
        </w:trPr>
        <w:tc>
          <w:tcPr>
            <w:tcW w:w="1796" w:type="dxa"/>
            <w:tcBorders>
              <w:top w:val="nil"/>
              <w:left w:val="nil"/>
              <w:bottom w:val="nil"/>
              <w:right w:val="nil"/>
            </w:tcBorders>
            <w:shd w:val="clear" w:color="auto" w:fill="auto"/>
            <w:noWrap/>
            <w:vAlign w:val="bottom"/>
          </w:tcPr>
          <w:p w14:paraId="23C66B2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0E0961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8DD1E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5DB27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3841E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EA1132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6967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C04E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8ECB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72E38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27CD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D29F10" w14:textId="77777777">
        <w:trPr>
          <w:trHeight w:val="300"/>
        </w:trPr>
        <w:tc>
          <w:tcPr>
            <w:tcW w:w="1796" w:type="dxa"/>
            <w:tcBorders>
              <w:top w:val="nil"/>
              <w:left w:val="nil"/>
              <w:bottom w:val="nil"/>
              <w:right w:val="nil"/>
            </w:tcBorders>
            <w:shd w:val="clear" w:color="auto" w:fill="auto"/>
            <w:noWrap/>
            <w:vAlign w:val="bottom"/>
          </w:tcPr>
          <w:p w14:paraId="215EF2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28932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55B0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167414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7E4857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4643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7A8ED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481D64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071F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0587D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E114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3A2725" w14:textId="77777777">
        <w:trPr>
          <w:trHeight w:val="300"/>
        </w:trPr>
        <w:tc>
          <w:tcPr>
            <w:tcW w:w="1796" w:type="dxa"/>
            <w:tcBorders>
              <w:top w:val="nil"/>
              <w:left w:val="nil"/>
              <w:bottom w:val="nil"/>
              <w:right w:val="nil"/>
            </w:tcBorders>
            <w:shd w:val="clear" w:color="auto" w:fill="auto"/>
            <w:noWrap/>
            <w:vAlign w:val="bottom"/>
          </w:tcPr>
          <w:p w14:paraId="412CEB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3421B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A15A1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3ADF1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AA168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D348D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332A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9EAD61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231A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CDAE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B6BB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2CDA58" w14:textId="77777777">
        <w:trPr>
          <w:trHeight w:val="300"/>
        </w:trPr>
        <w:tc>
          <w:tcPr>
            <w:tcW w:w="1796" w:type="dxa"/>
            <w:tcBorders>
              <w:top w:val="nil"/>
              <w:left w:val="nil"/>
              <w:bottom w:val="nil"/>
              <w:right w:val="nil"/>
            </w:tcBorders>
            <w:shd w:val="clear" w:color="auto" w:fill="auto"/>
            <w:noWrap/>
            <w:vAlign w:val="bottom"/>
          </w:tcPr>
          <w:p w14:paraId="11FC86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FB99D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EC9F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586A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9032D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9F1A5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57CA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0964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62DE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024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4752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A3FB5D" w14:textId="77777777">
        <w:trPr>
          <w:trHeight w:val="300"/>
        </w:trPr>
        <w:tc>
          <w:tcPr>
            <w:tcW w:w="1796" w:type="dxa"/>
            <w:tcBorders>
              <w:top w:val="nil"/>
              <w:left w:val="nil"/>
              <w:bottom w:val="nil"/>
              <w:right w:val="nil"/>
            </w:tcBorders>
            <w:shd w:val="clear" w:color="auto" w:fill="auto"/>
            <w:noWrap/>
            <w:vAlign w:val="bottom"/>
          </w:tcPr>
          <w:p w14:paraId="09C126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51E74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1349E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4ABC34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3134F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583955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91A3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2C19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D969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DB634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0186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29D4A3" w14:textId="77777777">
        <w:trPr>
          <w:trHeight w:val="300"/>
        </w:trPr>
        <w:tc>
          <w:tcPr>
            <w:tcW w:w="1796" w:type="dxa"/>
            <w:tcBorders>
              <w:top w:val="nil"/>
              <w:left w:val="nil"/>
              <w:bottom w:val="nil"/>
              <w:right w:val="nil"/>
            </w:tcBorders>
            <w:shd w:val="clear" w:color="auto" w:fill="auto"/>
            <w:noWrap/>
            <w:vAlign w:val="bottom"/>
          </w:tcPr>
          <w:p w14:paraId="70EEF0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99711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38274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4EAB11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13C3BD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574880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36957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B3C48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6A0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3589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F48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DEE9AE" w14:textId="77777777">
        <w:trPr>
          <w:trHeight w:val="300"/>
        </w:trPr>
        <w:tc>
          <w:tcPr>
            <w:tcW w:w="1796" w:type="dxa"/>
            <w:tcBorders>
              <w:top w:val="nil"/>
              <w:left w:val="nil"/>
              <w:bottom w:val="nil"/>
              <w:right w:val="nil"/>
            </w:tcBorders>
            <w:shd w:val="clear" w:color="auto" w:fill="auto"/>
            <w:noWrap/>
            <w:vAlign w:val="bottom"/>
          </w:tcPr>
          <w:p w14:paraId="1ECF56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33F95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5A57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69E782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718674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E377E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F7D4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ADC7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C3A4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8985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C349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0C812A" w14:textId="77777777">
        <w:trPr>
          <w:trHeight w:val="300"/>
        </w:trPr>
        <w:tc>
          <w:tcPr>
            <w:tcW w:w="1796" w:type="dxa"/>
            <w:tcBorders>
              <w:top w:val="nil"/>
              <w:left w:val="nil"/>
              <w:bottom w:val="nil"/>
              <w:right w:val="nil"/>
            </w:tcBorders>
            <w:shd w:val="clear" w:color="auto" w:fill="auto"/>
            <w:noWrap/>
            <w:vAlign w:val="bottom"/>
          </w:tcPr>
          <w:p w14:paraId="1EB79D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05257A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9D885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527C7D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0CD755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BE9F6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19A773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7FF31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1FD3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05E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2C14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20D5B6" w14:textId="77777777">
        <w:trPr>
          <w:trHeight w:val="300"/>
        </w:trPr>
        <w:tc>
          <w:tcPr>
            <w:tcW w:w="1796" w:type="dxa"/>
            <w:tcBorders>
              <w:top w:val="nil"/>
              <w:left w:val="nil"/>
              <w:bottom w:val="nil"/>
              <w:right w:val="nil"/>
            </w:tcBorders>
            <w:shd w:val="clear" w:color="auto" w:fill="auto"/>
            <w:noWrap/>
            <w:vAlign w:val="bottom"/>
          </w:tcPr>
          <w:p w14:paraId="0DC3F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333DEE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9F3A8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39AB8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199AE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FC4AD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574EC8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46379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4026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FF09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0CCC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9B11F" w14:textId="77777777">
        <w:trPr>
          <w:trHeight w:val="300"/>
        </w:trPr>
        <w:tc>
          <w:tcPr>
            <w:tcW w:w="1796" w:type="dxa"/>
            <w:tcBorders>
              <w:top w:val="nil"/>
              <w:left w:val="nil"/>
              <w:bottom w:val="nil"/>
              <w:right w:val="nil"/>
            </w:tcBorders>
            <w:shd w:val="clear" w:color="auto" w:fill="auto"/>
            <w:noWrap/>
            <w:vAlign w:val="bottom"/>
          </w:tcPr>
          <w:p w14:paraId="19B36B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13398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1ED9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4007F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21514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DB84D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327A44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7A133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388D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A1B9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6059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0C4269" w14:textId="77777777">
        <w:trPr>
          <w:trHeight w:val="300"/>
        </w:trPr>
        <w:tc>
          <w:tcPr>
            <w:tcW w:w="1796" w:type="dxa"/>
            <w:tcBorders>
              <w:top w:val="nil"/>
              <w:left w:val="nil"/>
              <w:bottom w:val="nil"/>
              <w:right w:val="nil"/>
            </w:tcBorders>
            <w:shd w:val="clear" w:color="auto" w:fill="auto"/>
            <w:noWrap/>
            <w:vAlign w:val="bottom"/>
          </w:tcPr>
          <w:p w14:paraId="3BECE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0A4446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84D47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7AD12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55A1F3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10540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017D7C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0E26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7E2BD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4099B0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630D7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63E35C8" w14:textId="77777777">
        <w:trPr>
          <w:trHeight w:val="300"/>
        </w:trPr>
        <w:tc>
          <w:tcPr>
            <w:tcW w:w="1796" w:type="dxa"/>
            <w:tcBorders>
              <w:top w:val="nil"/>
              <w:left w:val="nil"/>
              <w:bottom w:val="nil"/>
              <w:right w:val="nil"/>
            </w:tcBorders>
            <w:shd w:val="clear" w:color="auto" w:fill="auto"/>
            <w:noWrap/>
            <w:vAlign w:val="bottom"/>
          </w:tcPr>
          <w:p w14:paraId="4C5C75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1215D5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ABAA2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14F253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2F8B46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100F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C28E1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07594F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411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38D4E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F18D2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7D7120D8" w14:textId="77777777">
        <w:trPr>
          <w:trHeight w:val="300"/>
        </w:trPr>
        <w:tc>
          <w:tcPr>
            <w:tcW w:w="1796" w:type="dxa"/>
            <w:tcBorders>
              <w:top w:val="nil"/>
              <w:left w:val="nil"/>
              <w:bottom w:val="nil"/>
              <w:right w:val="nil"/>
            </w:tcBorders>
            <w:shd w:val="clear" w:color="auto" w:fill="auto"/>
            <w:noWrap/>
            <w:vAlign w:val="bottom"/>
          </w:tcPr>
          <w:p w14:paraId="6BA1E7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3D4CAB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16D4C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1910AF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301BF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B41BD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6401D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692C6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D266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C2DE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ABC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779C23" w14:textId="77777777">
        <w:trPr>
          <w:trHeight w:val="300"/>
        </w:trPr>
        <w:tc>
          <w:tcPr>
            <w:tcW w:w="1796" w:type="dxa"/>
            <w:tcBorders>
              <w:top w:val="nil"/>
              <w:left w:val="nil"/>
              <w:bottom w:val="nil"/>
              <w:right w:val="nil"/>
            </w:tcBorders>
            <w:shd w:val="clear" w:color="auto" w:fill="auto"/>
            <w:noWrap/>
            <w:vAlign w:val="bottom"/>
          </w:tcPr>
          <w:p w14:paraId="780608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1A77CD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11A4F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976F8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142ED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3E5B1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DCFA1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16BE8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B050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1C35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3F9D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55632B5" w14:textId="77777777">
        <w:trPr>
          <w:trHeight w:val="300"/>
        </w:trPr>
        <w:tc>
          <w:tcPr>
            <w:tcW w:w="1796" w:type="dxa"/>
            <w:tcBorders>
              <w:top w:val="nil"/>
              <w:left w:val="nil"/>
              <w:bottom w:val="nil"/>
              <w:right w:val="nil"/>
            </w:tcBorders>
            <w:shd w:val="clear" w:color="auto" w:fill="auto"/>
            <w:noWrap/>
            <w:vAlign w:val="bottom"/>
          </w:tcPr>
          <w:p w14:paraId="51ADC3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12434E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1F67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EC880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2D002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7AE51D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429E98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95BB7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2EA4E3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06ADA4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4E7D3B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6C04CB35" w14:textId="77777777">
        <w:trPr>
          <w:trHeight w:val="300"/>
        </w:trPr>
        <w:tc>
          <w:tcPr>
            <w:tcW w:w="1796" w:type="dxa"/>
            <w:tcBorders>
              <w:top w:val="nil"/>
              <w:left w:val="nil"/>
              <w:bottom w:val="nil"/>
              <w:right w:val="nil"/>
            </w:tcBorders>
            <w:shd w:val="clear" w:color="auto" w:fill="auto"/>
            <w:noWrap/>
            <w:vAlign w:val="bottom"/>
          </w:tcPr>
          <w:p w14:paraId="46E40F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362B52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7199E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CEFC6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45A38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DC3B5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480698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0AF2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0E23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8081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E3F3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6B0ACB" w14:textId="77777777">
        <w:trPr>
          <w:trHeight w:val="300"/>
        </w:trPr>
        <w:tc>
          <w:tcPr>
            <w:tcW w:w="1796" w:type="dxa"/>
            <w:tcBorders>
              <w:top w:val="nil"/>
              <w:left w:val="nil"/>
              <w:bottom w:val="nil"/>
              <w:right w:val="nil"/>
            </w:tcBorders>
            <w:shd w:val="clear" w:color="auto" w:fill="auto"/>
            <w:noWrap/>
            <w:vAlign w:val="bottom"/>
          </w:tcPr>
          <w:p w14:paraId="0EF4AA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5B4D93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A2CBD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317650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30580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510BD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E470B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68385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B2B5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8F8C0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FACB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D8B538"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689C1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3DDD7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745EA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E300B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442FB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75B9CA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738B17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3A216F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2FBF9F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655D74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4D44BB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8EC8394"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4AD22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3107C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11D930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4304E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5C3319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2F67A8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36AA1A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36D543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2E7B82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5350F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655214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9CED93" w14:textId="77777777">
        <w:trPr>
          <w:trHeight w:val="300"/>
        </w:trPr>
        <w:tc>
          <w:tcPr>
            <w:tcW w:w="1796" w:type="dxa"/>
            <w:tcBorders>
              <w:top w:val="nil"/>
              <w:left w:val="nil"/>
              <w:bottom w:val="nil"/>
              <w:right w:val="nil"/>
            </w:tcBorders>
            <w:shd w:val="clear" w:color="auto" w:fill="auto"/>
            <w:noWrap/>
            <w:vAlign w:val="bottom"/>
          </w:tcPr>
          <w:p w14:paraId="44808A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124954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24AD5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2BDDD5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786302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09680D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77E4CB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F66A3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A9EE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34E5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5E6D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101A7A" w14:textId="77777777">
        <w:trPr>
          <w:trHeight w:val="300"/>
        </w:trPr>
        <w:tc>
          <w:tcPr>
            <w:tcW w:w="1796" w:type="dxa"/>
            <w:tcBorders>
              <w:top w:val="nil"/>
              <w:left w:val="nil"/>
              <w:bottom w:val="nil"/>
              <w:right w:val="nil"/>
            </w:tcBorders>
            <w:shd w:val="clear" w:color="auto" w:fill="auto"/>
            <w:noWrap/>
            <w:vAlign w:val="bottom"/>
          </w:tcPr>
          <w:p w14:paraId="4D52DA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EA284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BD7D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6F7F4A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0146CD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4447A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21DB7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91E5D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FEBA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4556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26A1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D40397" w14:textId="77777777">
        <w:trPr>
          <w:trHeight w:val="300"/>
        </w:trPr>
        <w:tc>
          <w:tcPr>
            <w:tcW w:w="1796" w:type="dxa"/>
            <w:tcBorders>
              <w:top w:val="nil"/>
              <w:left w:val="nil"/>
              <w:bottom w:val="nil"/>
              <w:right w:val="nil"/>
            </w:tcBorders>
            <w:shd w:val="clear" w:color="auto" w:fill="auto"/>
            <w:noWrap/>
            <w:vAlign w:val="bottom"/>
          </w:tcPr>
          <w:p w14:paraId="5BD491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4D1BF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B59A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3AF2A0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08FC1C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4ADAC6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4605CA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25F6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7BA2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0E11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C912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5EC70C1" w14:textId="77777777">
        <w:trPr>
          <w:trHeight w:val="300"/>
        </w:trPr>
        <w:tc>
          <w:tcPr>
            <w:tcW w:w="1796" w:type="dxa"/>
            <w:tcBorders>
              <w:top w:val="nil"/>
              <w:left w:val="nil"/>
              <w:bottom w:val="nil"/>
              <w:right w:val="nil"/>
            </w:tcBorders>
            <w:shd w:val="clear" w:color="auto" w:fill="auto"/>
            <w:noWrap/>
            <w:vAlign w:val="bottom"/>
          </w:tcPr>
          <w:p w14:paraId="529A69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8C3F1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007FE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2DC1F6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051D93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ABA6D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D008F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9834C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1BD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9BD7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B543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128F6D" w14:textId="77777777">
        <w:trPr>
          <w:trHeight w:val="300"/>
        </w:trPr>
        <w:tc>
          <w:tcPr>
            <w:tcW w:w="1796" w:type="dxa"/>
            <w:tcBorders>
              <w:top w:val="nil"/>
              <w:left w:val="nil"/>
              <w:bottom w:val="nil"/>
              <w:right w:val="nil"/>
            </w:tcBorders>
            <w:shd w:val="clear" w:color="auto" w:fill="auto"/>
            <w:noWrap/>
            <w:vAlign w:val="bottom"/>
          </w:tcPr>
          <w:p w14:paraId="2AAE66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7F99F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1BA44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D6FF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00BAA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A8665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0E6FD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88A7D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4085F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0516A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5E5FA3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7BBCA1C6" w14:textId="77777777">
        <w:trPr>
          <w:trHeight w:val="300"/>
        </w:trPr>
        <w:tc>
          <w:tcPr>
            <w:tcW w:w="1796" w:type="dxa"/>
            <w:tcBorders>
              <w:top w:val="nil"/>
              <w:left w:val="nil"/>
              <w:bottom w:val="nil"/>
              <w:right w:val="nil"/>
            </w:tcBorders>
            <w:shd w:val="clear" w:color="auto" w:fill="auto"/>
            <w:noWrap/>
            <w:vAlign w:val="bottom"/>
          </w:tcPr>
          <w:p w14:paraId="611500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7DBB0F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4312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42BDB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219772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A2300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C57F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B1E7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1E0404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1B33B9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5AE2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547C8A" w14:textId="77777777">
        <w:trPr>
          <w:trHeight w:val="300"/>
        </w:trPr>
        <w:tc>
          <w:tcPr>
            <w:tcW w:w="1796" w:type="dxa"/>
            <w:tcBorders>
              <w:top w:val="nil"/>
              <w:left w:val="nil"/>
              <w:bottom w:val="nil"/>
              <w:right w:val="nil"/>
            </w:tcBorders>
            <w:shd w:val="clear" w:color="auto" w:fill="auto"/>
            <w:noWrap/>
            <w:vAlign w:val="bottom"/>
          </w:tcPr>
          <w:p w14:paraId="0E9723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5728F9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9FE31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07B10C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2E3E0C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D8484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FE765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B3BD4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15CF7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68093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5DA029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22B9FAA" w14:textId="77777777">
        <w:trPr>
          <w:trHeight w:val="300"/>
        </w:trPr>
        <w:tc>
          <w:tcPr>
            <w:tcW w:w="1796" w:type="dxa"/>
            <w:tcBorders>
              <w:top w:val="nil"/>
              <w:left w:val="nil"/>
              <w:bottom w:val="nil"/>
              <w:right w:val="nil"/>
            </w:tcBorders>
            <w:shd w:val="clear" w:color="auto" w:fill="auto"/>
            <w:noWrap/>
            <w:vAlign w:val="bottom"/>
          </w:tcPr>
          <w:p w14:paraId="183AB4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1F30D0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2EC4E8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3203F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73F18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6AA9C1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0D7A0E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1E9AAA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E844B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45FAC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056AED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596DDE9" w14:textId="77777777">
        <w:trPr>
          <w:trHeight w:val="300"/>
        </w:trPr>
        <w:tc>
          <w:tcPr>
            <w:tcW w:w="1796" w:type="dxa"/>
            <w:tcBorders>
              <w:top w:val="nil"/>
              <w:left w:val="nil"/>
              <w:bottom w:val="nil"/>
              <w:right w:val="nil"/>
            </w:tcBorders>
            <w:shd w:val="clear" w:color="auto" w:fill="auto"/>
            <w:noWrap/>
            <w:vAlign w:val="bottom"/>
          </w:tcPr>
          <w:p w14:paraId="0E993C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27C47B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7B3E7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0BD406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60025D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55D2E4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6861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3266D7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6F58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0920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469A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EC22E4" w14:textId="77777777">
        <w:trPr>
          <w:trHeight w:val="300"/>
        </w:trPr>
        <w:tc>
          <w:tcPr>
            <w:tcW w:w="1796" w:type="dxa"/>
            <w:tcBorders>
              <w:top w:val="nil"/>
              <w:left w:val="nil"/>
              <w:bottom w:val="nil"/>
              <w:right w:val="nil"/>
            </w:tcBorders>
            <w:shd w:val="clear" w:color="auto" w:fill="auto"/>
            <w:noWrap/>
            <w:vAlign w:val="bottom"/>
          </w:tcPr>
          <w:p w14:paraId="37CC26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2DE874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9D7E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7A24CC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0BBD3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70B31D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2708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3426F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6AEDA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D1357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1A21E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0222DA8" w14:textId="77777777">
        <w:trPr>
          <w:trHeight w:val="300"/>
        </w:trPr>
        <w:tc>
          <w:tcPr>
            <w:tcW w:w="1796" w:type="dxa"/>
            <w:tcBorders>
              <w:top w:val="nil"/>
              <w:left w:val="nil"/>
              <w:bottom w:val="nil"/>
              <w:right w:val="nil"/>
            </w:tcBorders>
            <w:shd w:val="clear" w:color="auto" w:fill="auto"/>
            <w:noWrap/>
            <w:vAlign w:val="bottom"/>
          </w:tcPr>
          <w:p w14:paraId="7B033D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65471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08D0E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2E8022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4BB6F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5C430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27809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21462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6315E2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8F53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6A84B5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247E959B" w14:textId="77777777">
        <w:trPr>
          <w:trHeight w:val="300"/>
        </w:trPr>
        <w:tc>
          <w:tcPr>
            <w:tcW w:w="1796" w:type="dxa"/>
            <w:tcBorders>
              <w:top w:val="nil"/>
              <w:left w:val="nil"/>
              <w:bottom w:val="nil"/>
              <w:right w:val="nil"/>
            </w:tcBorders>
            <w:shd w:val="clear" w:color="auto" w:fill="auto"/>
            <w:noWrap/>
            <w:vAlign w:val="bottom"/>
          </w:tcPr>
          <w:p w14:paraId="3A3E44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1D78E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45918A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7B71E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5AAFBD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2F5B4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4729FF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14714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EFB47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8F6C7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E606E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03F053A" w14:textId="77777777">
        <w:trPr>
          <w:trHeight w:val="300"/>
        </w:trPr>
        <w:tc>
          <w:tcPr>
            <w:tcW w:w="1796" w:type="dxa"/>
            <w:tcBorders>
              <w:top w:val="nil"/>
              <w:left w:val="nil"/>
              <w:bottom w:val="nil"/>
              <w:right w:val="nil"/>
            </w:tcBorders>
            <w:shd w:val="clear" w:color="auto" w:fill="auto"/>
            <w:noWrap/>
            <w:vAlign w:val="bottom"/>
          </w:tcPr>
          <w:p w14:paraId="273E287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6A3FA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BC76E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1CDB03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1911CF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B4CE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0203E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0181B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7E48D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614DB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59446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7C45B0E5" w14:textId="77777777">
        <w:trPr>
          <w:trHeight w:val="300"/>
        </w:trPr>
        <w:tc>
          <w:tcPr>
            <w:tcW w:w="1796" w:type="dxa"/>
            <w:tcBorders>
              <w:top w:val="nil"/>
              <w:left w:val="nil"/>
              <w:bottom w:val="nil"/>
              <w:right w:val="nil"/>
            </w:tcBorders>
            <w:shd w:val="clear" w:color="auto" w:fill="auto"/>
            <w:noWrap/>
            <w:vAlign w:val="bottom"/>
          </w:tcPr>
          <w:p w14:paraId="7CB847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4A58E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E497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0372A8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60B63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8BE2A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42613F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7DA2D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78017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A925E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0C3F87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0128D4C0" w14:textId="77777777">
        <w:trPr>
          <w:trHeight w:val="300"/>
        </w:trPr>
        <w:tc>
          <w:tcPr>
            <w:tcW w:w="1796" w:type="dxa"/>
            <w:tcBorders>
              <w:top w:val="nil"/>
              <w:left w:val="nil"/>
              <w:bottom w:val="nil"/>
              <w:right w:val="nil"/>
            </w:tcBorders>
            <w:shd w:val="clear" w:color="auto" w:fill="auto"/>
            <w:noWrap/>
            <w:vAlign w:val="bottom"/>
          </w:tcPr>
          <w:p w14:paraId="18A03D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5E58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C72FF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2D1E9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9F837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27645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E609F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BD64C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473628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03AF42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7584C2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3AA6FA78" w14:textId="77777777">
        <w:trPr>
          <w:trHeight w:val="300"/>
        </w:trPr>
        <w:tc>
          <w:tcPr>
            <w:tcW w:w="1796" w:type="dxa"/>
            <w:tcBorders>
              <w:top w:val="nil"/>
              <w:left w:val="nil"/>
              <w:bottom w:val="nil"/>
              <w:right w:val="nil"/>
            </w:tcBorders>
            <w:shd w:val="clear" w:color="auto" w:fill="auto"/>
            <w:noWrap/>
            <w:vAlign w:val="bottom"/>
          </w:tcPr>
          <w:p w14:paraId="167673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59337C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7482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1580DF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0BFDC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11B4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2EAA99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1D9B9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A051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96D0B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4C71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6CEE72" w14:textId="77777777">
        <w:trPr>
          <w:trHeight w:val="300"/>
        </w:trPr>
        <w:tc>
          <w:tcPr>
            <w:tcW w:w="1796" w:type="dxa"/>
            <w:tcBorders>
              <w:top w:val="nil"/>
              <w:left w:val="nil"/>
              <w:bottom w:val="nil"/>
              <w:right w:val="nil"/>
            </w:tcBorders>
            <w:shd w:val="clear" w:color="auto" w:fill="auto"/>
            <w:noWrap/>
            <w:vAlign w:val="bottom"/>
          </w:tcPr>
          <w:p w14:paraId="32E3B2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64334C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F0FB2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383FB5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7F251F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3E97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24628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87A15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2E9B30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2A169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554B3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2E4AC58E" w14:textId="77777777">
        <w:trPr>
          <w:trHeight w:val="300"/>
        </w:trPr>
        <w:tc>
          <w:tcPr>
            <w:tcW w:w="1796" w:type="dxa"/>
            <w:tcBorders>
              <w:top w:val="nil"/>
              <w:left w:val="nil"/>
              <w:bottom w:val="nil"/>
              <w:right w:val="nil"/>
            </w:tcBorders>
            <w:shd w:val="clear" w:color="auto" w:fill="auto"/>
            <w:noWrap/>
            <w:vAlign w:val="bottom"/>
          </w:tcPr>
          <w:p w14:paraId="470469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0F53F8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37C07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683B29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40B8EB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12296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76FE44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398B8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64E25A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ABF70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7D5483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7803302" w14:textId="77777777">
        <w:trPr>
          <w:trHeight w:val="300"/>
        </w:trPr>
        <w:tc>
          <w:tcPr>
            <w:tcW w:w="1796" w:type="dxa"/>
            <w:tcBorders>
              <w:top w:val="nil"/>
              <w:left w:val="nil"/>
              <w:bottom w:val="nil"/>
              <w:right w:val="nil"/>
            </w:tcBorders>
            <w:shd w:val="clear" w:color="auto" w:fill="auto"/>
            <w:noWrap/>
            <w:vAlign w:val="bottom"/>
          </w:tcPr>
          <w:p w14:paraId="05899B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0B0DF9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22E0F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2C1820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34A259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352A5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494D4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7CB0B3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21DCE2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31D8F7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BA156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8207475" w14:textId="77777777">
        <w:trPr>
          <w:trHeight w:val="300"/>
        </w:trPr>
        <w:tc>
          <w:tcPr>
            <w:tcW w:w="1796" w:type="dxa"/>
            <w:tcBorders>
              <w:top w:val="nil"/>
              <w:left w:val="nil"/>
              <w:bottom w:val="nil"/>
              <w:right w:val="nil"/>
            </w:tcBorders>
            <w:shd w:val="clear" w:color="auto" w:fill="auto"/>
            <w:noWrap/>
            <w:vAlign w:val="bottom"/>
          </w:tcPr>
          <w:p w14:paraId="7C31AA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186F2A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BB528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6FEDFF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187861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D35F1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82F9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9E88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E827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90F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1315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189213" w14:textId="77777777">
        <w:trPr>
          <w:trHeight w:val="300"/>
        </w:trPr>
        <w:tc>
          <w:tcPr>
            <w:tcW w:w="1796" w:type="dxa"/>
            <w:tcBorders>
              <w:top w:val="nil"/>
              <w:left w:val="nil"/>
              <w:bottom w:val="nil"/>
              <w:right w:val="nil"/>
            </w:tcBorders>
            <w:shd w:val="clear" w:color="auto" w:fill="auto"/>
            <w:noWrap/>
            <w:vAlign w:val="bottom"/>
          </w:tcPr>
          <w:p w14:paraId="20207D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97421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172CA7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27221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61D7D0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2F5A55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3789DD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EF4F6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6A66E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9F5B9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D602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378623" w14:textId="77777777">
        <w:trPr>
          <w:trHeight w:val="300"/>
        </w:trPr>
        <w:tc>
          <w:tcPr>
            <w:tcW w:w="1796" w:type="dxa"/>
            <w:tcBorders>
              <w:top w:val="nil"/>
              <w:left w:val="nil"/>
              <w:bottom w:val="nil"/>
              <w:right w:val="nil"/>
            </w:tcBorders>
            <w:shd w:val="clear" w:color="auto" w:fill="auto"/>
            <w:noWrap/>
            <w:vAlign w:val="bottom"/>
          </w:tcPr>
          <w:p w14:paraId="24A899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27D2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9CB16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5F35FD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35435C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43F5E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3E0DDF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353DB6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348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7C44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6809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5C549C" w14:textId="77777777">
        <w:trPr>
          <w:trHeight w:val="300"/>
        </w:trPr>
        <w:tc>
          <w:tcPr>
            <w:tcW w:w="1796" w:type="dxa"/>
            <w:tcBorders>
              <w:top w:val="nil"/>
              <w:left w:val="nil"/>
              <w:bottom w:val="nil"/>
              <w:right w:val="nil"/>
            </w:tcBorders>
            <w:shd w:val="clear" w:color="auto" w:fill="auto"/>
            <w:noWrap/>
            <w:vAlign w:val="bottom"/>
          </w:tcPr>
          <w:p w14:paraId="0F21B4C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B21C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79B240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658CC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57A328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94BFD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63495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EC482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23CE8D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46048E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37D1D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24B77D99" w14:textId="77777777">
        <w:trPr>
          <w:trHeight w:val="300"/>
        </w:trPr>
        <w:tc>
          <w:tcPr>
            <w:tcW w:w="1796" w:type="dxa"/>
            <w:tcBorders>
              <w:top w:val="nil"/>
              <w:left w:val="nil"/>
              <w:bottom w:val="nil"/>
              <w:right w:val="nil"/>
            </w:tcBorders>
            <w:shd w:val="clear" w:color="auto" w:fill="auto"/>
            <w:noWrap/>
            <w:vAlign w:val="bottom"/>
          </w:tcPr>
          <w:p w14:paraId="36268F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65C9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C01B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49BACD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1E6FA4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C1159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00B01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F6EE2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BE381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41F7F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604A7D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BA0748A" w14:textId="77777777">
        <w:trPr>
          <w:trHeight w:val="300"/>
        </w:trPr>
        <w:tc>
          <w:tcPr>
            <w:tcW w:w="1796" w:type="dxa"/>
            <w:tcBorders>
              <w:top w:val="nil"/>
              <w:left w:val="nil"/>
              <w:bottom w:val="nil"/>
              <w:right w:val="nil"/>
            </w:tcBorders>
            <w:shd w:val="clear" w:color="auto" w:fill="auto"/>
            <w:noWrap/>
            <w:vAlign w:val="bottom"/>
          </w:tcPr>
          <w:p w14:paraId="2E5A2E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54AD1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FE4E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4D2377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64B8E5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43C84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40BBBE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D80E3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A450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EA5EF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EC55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B5E3D5" w14:textId="77777777">
        <w:trPr>
          <w:trHeight w:val="300"/>
        </w:trPr>
        <w:tc>
          <w:tcPr>
            <w:tcW w:w="1796" w:type="dxa"/>
            <w:tcBorders>
              <w:top w:val="nil"/>
              <w:left w:val="nil"/>
              <w:bottom w:val="nil"/>
              <w:right w:val="nil"/>
            </w:tcBorders>
            <w:shd w:val="clear" w:color="auto" w:fill="auto"/>
            <w:noWrap/>
            <w:vAlign w:val="bottom"/>
          </w:tcPr>
          <w:p w14:paraId="65A3BB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554DE7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28A3F6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52C68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3AED4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51BD1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745C2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A4D92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CF257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180D3D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4EEB3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05F1312" w14:textId="77777777">
        <w:trPr>
          <w:trHeight w:val="300"/>
        </w:trPr>
        <w:tc>
          <w:tcPr>
            <w:tcW w:w="1796" w:type="dxa"/>
            <w:tcBorders>
              <w:top w:val="nil"/>
              <w:left w:val="nil"/>
              <w:bottom w:val="nil"/>
              <w:right w:val="nil"/>
            </w:tcBorders>
            <w:shd w:val="clear" w:color="auto" w:fill="auto"/>
            <w:noWrap/>
            <w:vAlign w:val="bottom"/>
          </w:tcPr>
          <w:p w14:paraId="29F242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DF9F6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09779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4B57BA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7F9C08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00DD4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DA277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CCD96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2625B5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FB5E6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50524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16AC5864" w14:textId="77777777">
        <w:trPr>
          <w:trHeight w:val="300"/>
        </w:trPr>
        <w:tc>
          <w:tcPr>
            <w:tcW w:w="1796" w:type="dxa"/>
            <w:tcBorders>
              <w:top w:val="nil"/>
              <w:left w:val="nil"/>
              <w:bottom w:val="nil"/>
              <w:right w:val="nil"/>
            </w:tcBorders>
            <w:shd w:val="clear" w:color="auto" w:fill="auto"/>
            <w:noWrap/>
            <w:vAlign w:val="bottom"/>
          </w:tcPr>
          <w:p w14:paraId="5A6B58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6333F0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A8E2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A195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589C9C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0B1FDB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026AC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6B19B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B4D4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3FCE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E3EA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7F0125" w14:textId="77777777">
        <w:trPr>
          <w:trHeight w:val="300"/>
        </w:trPr>
        <w:tc>
          <w:tcPr>
            <w:tcW w:w="1796" w:type="dxa"/>
            <w:tcBorders>
              <w:top w:val="nil"/>
              <w:left w:val="nil"/>
              <w:bottom w:val="nil"/>
              <w:right w:val="nil"/>
            </w:tcBorders>
            <w:shd w:val="clear" w:color="auto" w:fill="auto"/>
            <w:noWrap/>
            <w:vAlign w:val="bottom"/>
          </w:tcPr>
          <w:p w14:paraId="6CC7A6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423E1E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41F4A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1F678E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62C5AD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4A7D6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E747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C0A6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D35D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B401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B602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AE882" w14:textId="77777777">
        <w:trPr>
          <w:trHeight w:val="300"/>
        </w:trPr>
        <w:tc>
          <w:tcPr>
            <w:tcW w:w="1796" w:type="dxa"/>
            <w:tcBorders>
              <w:top w:val="nil"/>
              <w:left w:val="nil"/>
              <w:bottom w:val="nil"/>
              <w:right w:val="nil"/>
            </w:tcBorders>
            <w:shd w:val="clear" w:color="auto" w:fill="auto"/>
            <w:noWrap/>
            <w:vAlign w:val="bottom"/>
          </w:tcPr>
          <w:p w14:paraId="045BBF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4EC05B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479DF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2931E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31058D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24B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4A3FA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1D8F6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770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4F65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03B8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F5698A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467691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4DA59B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6551D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0F3824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77D4EE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3EC1C5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2ACE56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48CA6E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8ECC8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4ED6D5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22CEB7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9911FD" w14:paraId="3D42BCE8"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682A63C7" w14:textId="77777777"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Δd represent interactions.</w:t>
            </w:r>
          </w:p>
        </w:tc>
      </w:tr>
    </w:tbl>
    <w:p w14:paraId="4455F489" w14:textId="77777777"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309306F5"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498" w:type="dxa"/>
        <w:tblCellMar>
          <w:left w:w="70" w:type="dxa"/>
          <w:right w:w="70" w:type="dxa"/>
        </w:tblCellMar>
        <w:tblLook w:val="04A0" w:firstRow="1" w:lastRow="0" w:firstColumn="1" w:lastColumn="0" w:noHBand="0" w:noVBand="1"/>
      </w:tblPr>
      <w:tblGrid>
        <w:gridCol w:w="1217"/>
        <w:gridCol w:w="363"/>
        <w:gridCol w:w="840"/>
        <w:gridCol w:w="507"/>
        <w:gridCol w:w="1042"/>
        <w:gridCol w:w="1276"/>
        <w:gridCol w:w="2126"/>
        <w:gridCol w:w="2127"/>
      </w:tblGrid>
      <w:tr w:rsidR="00C067F3" w:rsidRPr="009911FD" w14:paraId="11B88E58" w14:textId="77777777" w:rsidTr="00865AFC">
        <w:trPr>
          <w:trHeight w:val="255"/>
        </w:trPr>
        <w:tc>
          <w:tcPr>
            <w:tcW w:w="9498" w:type="dxa"/>
            <w:gridSpan w:val="8"/>
            <w:tcBorders>
              <w:top w:val="nil"/>
              <w:left w:val="nil"/>
              <w:bottom w:val="single" w:sz="4" w:space="0" w:color="auto"/>
              <w:right w:val="nil"/>
            </w:tcBorders>
            <w:shd w:val="clear" w:color="auto" w:fill="auto"/>
            <w:noWrap/>
            <w:vAlign w:val="bottom"/>
            <w:hideMark/>
          </w:tcPr>
          <w:p w14:paraId="5F065A06" w14:textId="60C02452" w:rsidR="00C067F3" w:rsidRPr="00865AFC" w:rsidRDefault="0080312C" w:rsidP="00C067F3">
            <w:pPr>
              <w:keepNext/>
              <w:keepLines/>
              <w:spacing w:before="200" w:after="0" w:line="240" w:lineRule="auto"/>
              <w:outlineLvl w:val="8"/>
              <w:rPr>
                <w:rFonts w:ascii="Times New Roman" w:eastAsia="Times New Roman" w:hAnsi="Times New Roman" w:cs="Times New Roman"/>
                <w:color w:val="000000"/>
                <w:sz w:val="20"/>
                <w:szCs w:val="20"/>
                <w:lang w:val="en-US" w:eastAsia="nl-NL"/>
              </w:rPr>
            </w:pPr>
            <w:r w:rsidRPr="0080312C">
              <w:rPr>
                <w:rFonts w:ascii="Times New Roman" w:eastAsia="Times New Roman" w:hAnsi="Times New Roman" w:cs="Times New Roman"/>
                <w:color w:val="000000"/>
                <w:sz w:val="20"/>
                <w:szCs w:val="20"/>
                <w:lang w:val="en-US" w:eastAsia="nl-NL"/>
              </w:rPr>
              <w:lastRenderedPageBreak/>
              <w:t>Table 3</w:t>
            </w:r>
            <w:r w:rsidR="00C067F3" w:rsidRPr="00865AFC">
              <w:rPr>
                <w:rFonts w:ascii="Times New Roman" w:eastAsia="Times New Roman" w:hAnsi="Times New Roman" w:cs="Times New Roman"/>
                <w:color w:val="000000"/>
                <w:sz w:val="20"/>
                <w:szCs w:val="20"/>
                <w:lang w:val="en-US" w:eastAsia="nl-NL"/>
              </w:rPr>
              <w:t xml:space="preserve"> - Interaction effect per subset</w:t>
            </w:r>
          </w:p>
        </w:tc>
      </w:tr>
      <w:tr w:rsidR="00C067F3" w:rsidRPr="00C067F3" w14:paraId="4D78A4FA" w14:textId="77777777" w:rsidTr="00865AFC">
        <w:trPr>
          <w:trHeight w:val="255"/>
        </w:trPr>
        <w:tc>
          <w:tcPr>
            <w:tcW w:w="1217" w:type="dxa"/>
            <w:tcBorders>
              <w:top w:val="nil"/>
              <w:left w:val="nil"/>
              <w:bottom w:val="single" w:sz="4" w:space="0" w:color="auto"/>
              <w:right w:val="nil"/>
            </w:tcBorders>
            <w:shd w:val="clear" w:color="auto" w:fill="auto"/>
            <w:noWrap/>
            <w:vAlign w:val="bottom"/>
            <w:hideMark/>
          </w:tcPr>
          <w:p w14:paraId="70398A9A" w14:textId="77777777" w:rsidR="00C067F3" w:rsidRPr="00865AFC" w:rsidRDefault="00C067F3" w:rsidP="00C067F3">
            <w:pPr>
              <w:keepNext/>
              <w:keepLines/>
              <w:spacing w:before="200" w:after="0" w:line="240" w:lineRule="auto"/>
              <w:outlineLvl w:val="8"/>
              <w:rPr>
                <w:rFonts w:ascii="Times New Roman" w:eastAsia="Times New Roman" w:hAnsi="Times New Roman" w:cs="Times New Roman"/>
                <w:color w:val="000000"/>
                <w:sz w:val="20"/>
                <w:szCs w:val="20"/>
                <w:lang w:val="en-US" w:eastAsia="nl-NL"/>
              </w:rPr>
            </w:pPr>
            <w:r w:rsidRPr="00865AFC">
              <w:rPr>
                <w:rFonts w:ascii="Times New Roman" w:eastAsia="Times New Roman" w:hAnsi="Times New Roman" w:cs="Times New Roman"/>
                <w:color w:val="000000"/>
                <w:sz w:val="20"/>
                <w:szCs w:val="20"/>
                <w:lang w:val="en-US" w:eastAsia="nl-NL"/>
              </w:rPr>
              <w:t> </w:t>
            </w:r>
          </w:p>
        </w:tc>
        <w:tc>
          <w:tcPr>
            <w:tcW w:w="363" w:type="dxa"/>
            <w:tcBorders>
              <w:top w:val="nil"/>
              <w:left w:val="nil"/>
              <w:bottom w:val="single" w:sz="4" w:space="0" w:color="auto"/>
              <w:right w:val="nil"/>
            </w:tcBorders>
            <w:shd w:val="clear" w:color="auto" w:fill="auto"/>
            <w:noWrap/>
            <w:vAlign w:val="bottom"/>
            <w:hideMark/>
          </w:tcPr>
          <w:p w14:paraId="6A871E78" w14:textId="77777777" w:rsidR="00C067F3" w:rsidRPr="00865AFC" w:rsidRDefault="00C067F3" w:rsidP="00C067F3">
            <w:pPr>
              <w:keepNext/>
              <w:keepLines/>
              <w:spacing w:before="200" w:after="0" w:line="240" w:lineRule="auto"/>
              <w:outlineLvl w:val="8"/>
              <w:rPr>
                <w:rFonts w:ascii="Times New Roman" w:eastAsia="Times New Roman" w:hAnsi="Times New Roman" w:cs="Times New Roman"/>
                <w:color w:val="000000"/>
                <w:sz w:val="20"/>
                <w:szCs w:val="20"/>
                <w:lang w:val="en-US" w:eastAsia="nl-NL"/>
              </w:rPr>
            </w:pPr>
            <w:r w:rsidRPr="00865AFC">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5CA8CA6B"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Estimate</w:t>
            </w:r>
          </w:p>
        </w:tc>
        <w:tc>
          <w:tcPr>
            <w:tcW w:w="507" w:type="dxa"/>
            <w:tcBorders>
              <w:top w:val="nil"/>
              <w:left w:val="nil"/>
              <w:bottom w:val="single" w:sz="4" w:space="0" w:color="auto"/>
              <w:right w:val="nil"/>
            </w:tcBorders>
            <w:shd w:val="clear" w:color="auto" w:fill="auto"/>
            <w:noWrap/>
            <w:vAlign w:val="bottom"/>
            <w:hideMark/>
          </w:tcPr>
          <w:p w14:paraId="526A4921"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(SE)</w:t>
            </w:r>
          </w:p>
        </w:tc>
        <w:tc>
          <w:tcPr>
            <w:tcW w:w="1042" w:type="dxa"/>
            <w:tcBorders>
              <w:top w:val="nil"/>
              <w:left w:val="nil"/>
              <w:bottom w:val="single" w:sz="4" w:space="0" w:color="auto"/>
              <w:right w:val="nil"/>
            </w:tcBorders>
            <w:shd w:val="clear" w:color="auto" w:fill="auto"/>
            <w:noWrap/>
            <w:vAlign w:val="bottom"/>
            <w:hideMark/>
          </w:tcPr>
          <w:p w14:paraId="52846428"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Z-value</w:t>
            </w:r>
          </w:p>
        </w:tc>
        <w:tc>
          <w:tcPr>
            <w:tcW w:w="1276" w:type="dxa"/>
            <w:tcBorders>
              <w:top w:val="nil"/>
              <w:left w:val="nil"/>
              <w:bottom w:val="single" w:sz="4" w:space="0" w:color="auto"/>
              <w:right w:val="nil"/>
            </w:tcBorders>
            <w:shd w:val="clear" w:color="auto" w:fill="auto"/>
            <w:noWrap/>
            <w:vAlign w:val="bottom"/>
            <w:hideMark/>
          </w:tcPr>
          <w:p w14:paraId="3C034552"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p-value</w:t>
            </w:r>
          </w:p>
        </w:tc>
        <w:tc>
          <w:tcPr>
            <w:tcW w:w="2126" w:type="dxa"/>
            <w:tcBorders>
              <w:top w:val="nil"/>
              <w:left w:val="nil"/>
              <w:bottom w:val="single" w:sz="4" w:space="0" w:color="auto"/>
              <w:right w:val="nil"/>
            </w:tcBorders>
            <w:shd w:val="clear" w:color="auto" w:fill="auto"/>
            <w:noWrap/>
            <w:vAlign w:val="bottom"/>
            <w:hideMark/>
          </w:tcPr>
          <w:p w14:paraId="64873F1E"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95% CI Lowerbound</w:t>
            </w:r>
          </w:p>
        </w:tc>
        <w:tc>
          <w:tcPr>
            <w:tcW w:w="2127" w:type="dxa"/>
            <w:tcBorders>
              <w:top w:val="nil"/>
              <w:left w:val="nil"/>
              <w:bottom w:val="single" w:sz="4" w:space="0" w:color="auto"/>
              <w:right w:val="nil"/>
            </w:tcBorders>
            <w:shd w:val="clear" w:color="auto" w:fill="auto"/>
            <w:noWrap/>
            <w:vAlign w:val="bottom"/>
            <w:hideMark/>
          </w:tcPr>
          <w:p w14:paraId="338D440E"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95% CI Upperbound</w:t>
            </w:r>
          </w:p>
        </w:tc>
      </w:tr>
      <w:tr w:rsidR="00C067F3" w:rsidRPr="00C067F3" w14:paraId="2A61A169" w14:textId="77777777" w:rsidTr="00865AFC">
        <w:trPr>
          <w:trHeight w:val="255"/>
        </w:trPr>
        <w:tc>
          <w:tcPr>
            <w:tcW w:w="1217" w:type="dxa"/>
            <w:tcBorders>
              <w:top w:val="nil"/>
              <w:left w:val="nil"/>
              <w:bottom w:val="nil"/>
              <w:right w:val="nil"/>
            </w:tcBorders>
            <w:shd w:val="clear" w:color="auto" w:fill="auto"/>
            <w:noWrap/>
            <w:vAlign w:val="bottom"/>
            <w:hideMark/>
          </w:tcPr>
          <w:p w14:paraId="285DE722"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Overall</w:t>
            </w:r>
          </w:p>
        </w:tc>
        <w:tc>
          <w:tcPr>
            <w:tcW w:w="363" w:type="dxa"/>
            <w:tcBorders>
              <w:top w:val="nil"/>
              <w:left w:val="nil"/>
              <w:bottom w:val="nil"/>
              <w:right w:val="nil"/>
            </w:tcBorders>
            <w:shd w:val="clear" w:color="auto" w:fill="auto"/>
            <w:noWrap/>
            <w:vAlign w:val="bottom"/>
            <w:hideMark/>
          </w:tcPr>
          <w:p w14:paraId="3578D4CD"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778880F4"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-0.46</w:t>
            </w:r>
          </w:p>
        </w:tc>
        <w:tc>
          <w:tcPr>
            <w:tcW w:w="507" w:type="dxa"/>
            <w:tcBorders>
              <w:top w:val="nil"/>
              <w:left w:val="nil"/>
              <w:bottom w:val="nil"/>
              <w:right w:val="nil"/>
            </w:tcBorders>
            <w:shd w:val="clear" w:color="auto" w:fill="auto"/>
            <w:noWrap/>
            <w:vAlign w:val="bottom"/>
            <w:hideMark/>
          </w:tcPr>
          <w:p w14:paraId="4AC81198"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0.09</w:t>
            </w:r>
          </w:p>
        </w:tc>
        <w:tc>
          <w:tcPr>
            <w:tcW w:w="1042" w:type="dxa"/>
            <w:tcBorders>
              <w:top w:val="nil"/>
              <w:left w:val="nil"/>
              <w:bottom w:val="nil"/>
              <w:right w:val="nil"/>
            </w:tcBorders>
            <w:shd w:val="clear" w:color="auto" w:fill="auto"/>
            <w:noWrap/>
            <w:vAlign w:val="bottom"/>
            <w:hideMark/>
          </w:tcPr>
          <w:p w14:paraId="7857BEEB"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-5.08</w:t>
            </w:r>
          </w:p>
        </w:tc>
        <w:tc>
          <w:tcPr>
            <w:tcW w:w="1276" w:type="dxa"/>
            <w:tcBorders>
              <w:top w:val="nil"/>
              <w:left w:val="nil"/>
              <w:bottom w:val="nil"/>
              <w:right w:val="nil"/>
            </w:tcBorders>
            <w:shd w:val="clear" w:color="auto" w:fill="auto"/>
            <w:noWrap/>
            <w:vAlign w:val="bottom"/>
            <w:hideMark/>
          </w:tcPr>
          <w:p w14:paraId="5944413E"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2A87DBBD"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-0.64</w:t>
            </w:r>
          </w:p>
        </w:tc>
        <w:tc>
          <w:tcPr>
            <w:tcW w:w="2127" w:type="dxa"/>
            <w:tcBorders>
              <w:top w:val="nil"/>
              <w:left w:val="nil"/>
              <w:bottom w:val="nil"/>
              <w:right w:val="nil"/>
            </w:tcBorders>
            <w:shd w:val="clear" w:color="auto" w:fill="auto"/>
            <w:noWrap/>
            <w:vAlign w:val="bottom"/>
            <w:hideMark/>
          </w:tcPr>
          <w:p w14:paraId="3905B0E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-0.28</w:t>
            </w:r>
          </w:p>
        </w:tc>
      </w:tr>
      <w:tr w:rsidR="00C067F3" w:rsidRPr="00C067F3" w14:paraId="5A5726B8" w14:textId="77777777" w:rsidTr="00865AFC">
        <w:trPr>
          <w:trHeight w:val="255"/>
        </w:trPr>
        <w:tc>
          <w:tcPr>
            <w:tcW w:w="1217" w:type="dxa"/>
            <w:tcBorders>
              <w:top w:val="nil"/>
              <w:left w:val="nil"/>
              <w:bottom w:val="nil"/>
              <w:right w:val="nil"/>
            </w:tcBorders>
            <w:shd w:val="clear" w:color="auto" w:fill="auto"/>
            <w:noWrap/>
            <w:vAlign w:val="bottom"/>
            <w:hideMark/>
          </w:tcPr>
          <w:p w14:paraId="7E79F1C9"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
          <w:p w14:paraId="273DB883"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nil"/>
              <w:right w:val="nil"/>
            </w:tcBorders>
            <w:shd w:val="clear" w:color="auto" w:fill="auto"/>
            <w:noWrap/>
            <w:vAlign w:val="bottom"/>
            <w:hideMark/>
          </w:tcPr>
          <w:p w14:paraId="05DC4340"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-0.20</w:t>
            </w:r>
          </w:p>
        </w:tc>
        <w:tc>
          <w:tcPr>
            <w:tcW w:w="507" w:type="dxa"/>
            <w:tcBorders>
              <w:top w:val="nil"/>
              <w:left w:val="nil"/>
              <w:bottom w:val="nil"/>
              <w:right w:val="nil"/>
            </w:tcBorders>
            <w:shd w:val="clear" w:color="auto" w:fill="auto"/>
            <w:noWrap/>
            <w:vAlign w:val="bottom"/>
            <w:hideMark/>
          </w:tcPr>
          <w:p w14:paraId="6E0C9091"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0.10</w:t>
            </w:r>
          </w:p>
        </w:tc>
        <w:tc>
          <w:tcPr>
            <w:tcW w:w="1042" w:type="dxa"/>
            <w:tcBorders>
              <w:top w:val="nil"/>
              <w:left w:val="nil"/>
              <w:bottom w:val="nil"/>
              <w:right w:val="nil"/>
            </w:tcBorders>
            <w:shd w:val="clear" w:color="auto" w:fill="auto"/>
            <w:noWrap/>
            <w:vAlign w:val="bottom"/>
            <w:hideMark/>
          </w:tcPr>
          <w:p w14:paraId="7312EBDB"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-1.94</w:t>
            </w:r>
          </w:p>
        </w:tc>
        <w:tc>
          <w:tcPr>
            <w:tcW w:w="1276" w:type="dxa"/>
            <w:tcBorders>
              <w:top w:val="nil"/>
              <w:left w:val="nil"/>
              <w:bottom w:val="nil"/>
              <w:right w:val="nil"/>
            </w:tcBorders>
            <w:shd w:val="clear" w:color="auto" w:fill="auto"/>
            <w:noWrap/>
            <w:vAlign w:val="bottom"/>
            <w:hideMark/>
          </w:tcPr>
          <w:p w14:paraId="37EF2107"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.052</w:t>
            </w:r>
          </w:p>
        </w:tc>
        <w:tc>
          <w:tcPr>
            <w:tcW w:w="2126" w:type="dxa"/>
            <w:tcBorders>
              <w:top w:val="nil"/>
              <w:left w:val="nil"/>
              <w:bottom w:val="nil"/>
              <w:right w:val="nil"/>
            </w:tcBorders>
            <w:shd w:val="clear" w:color="auto" w:fill="auto"/>
            <w:noWrap/>
            <w:vAlign w:val="bottom"/>
            <w:hideMark/>
          </w:tcPr>
          <w:p w14:paraId="6BD2D5BE"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-0.40</w:t>
            </w:r>
          </w:p>
        </w:tc>
        <w:tc>
          <w:tcPr>
            <w:tcW w:w="2127" w:type="dxa"/>
            <w:tcBorders>
              <w:top w:val="nil"/>
              <w:left w:val="nil"/>
              <w:bottom w:val="nil"/>
              <w:right w:val="nil"/>
            </w:tcBorders>
            <w:shd w:val="clear" w:color="auto" w:fill="auto"/>
            <w:noWrap/>
            <w:vAlign w:val="bottom"/>
            <w:hideMark/>
          </w:tcPr>
          <w:p w14:paraId="125ECFD0"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0.00</w:t>
            </w:r>
          </w:p>
        </w:tc>
      </w:tr>
      <w:tr w:rsidR="00C067F3" w:rsidRPr="00C067F3" w14:paraId="2E3E86C6" w14:textId="77777777" w:rsidTr="00865AFC">
        <w:trPr>
          <w:trHeight w:val="255"/>
        </w:trPr>
        <w:tc>
          <w:tcPr>
            <w:tcW w:w="1217" w:type="dxa"/>
            <w:tcBorders>
              <w:top w:val="nil"/>
              <w:left w:val="nil"/>
              <w:bottom w:val="nil"/>
              <w:right w:val="nil"/>
            </w:tcBorders>
            <w:shd w:val="clear" w:color="auto" w:fill="auto"/>
            <w:noWrap/>
            <w:vAlign w:val="bottom"/>
            <w:hideMark/>
          </w:tcPr>
          <w:p w14:paraId="5C75379C"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Fundamental</w:t>
            </w:r>
          </w:p>
        </w:tc>
        <w:tc>
          <w:tcPr>
            <w:tcW w:w="363" w:type="dxa"/>
            <w:tcBorders>
              <w:top w:val="nil"/>
              <w:left w:val="nil"/>
              <w:bottom w:val="nil"/>
              <w:right w:val="nil"/>
            </w:tcBorders>
            <w:shd w:val="clear" w:color="auto" w:fill="auto"/>
            <w:noWrap/>
            <w:vAlign w:val="bottom"/>
            <w:hideMark/>
          </w:tcPr>
          <w:p w14:paraId="17E3428D"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047CDDC3"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-0.39</w:t>
            </w:r>
          </w:p>
        </w:tc>
        <w:tc>
          <w:tcPr>
            <w:tcW w:w="507" w:type="dxa"/>
            <w:tcBorders>
              <w:top w:val="nil"/>
              <w:left w:val="nil"/>
              <w:bottom w:val="nil"/>
              <w:right w:val="nil"/>
            </w:tcBorders>
            <w:shd w:val="clear" w:color="auto" w:fill="auto"/>
            <w:noWrap/>
            <w:vAlign w:val="bottom"/>
            <w:hideMark/>
          </w:tcPr>
          <w:p w14:paraId="455440B4"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0.12</w:t>
            </w:r>
          </w:p>
        </w:tc>
        <w:tc>
          <w:tcPr>
            <w:tcW w:w="1042" w:type="dxa"/>
            <w:tcBorders>
              <w:top w:val="nil"/>
              <w:left w:val="nil"/>
              <w:bottom w:val="nil"/>
              <w:right w:val="nil"/>
            </w:tcBorders>
            <w:shd w:val="clear" w:color="auto" w:fill="auto"/>
            <w:noWrap/>
            <w:vAlign w:val="bottom"/>
            <w:hideMark/>
          </w:tcPr>
          <w:p w14:paraId="4C432271"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-3.42</w:t>
            </w:r>
          </w:p>
        </w:tc>
        <w:tc>
          <w:tcPr>
            <w:tcW w:w="1276" w:type="dxa"/>
            <w:tcBorders>
              <w:top w:val="nil"/>
              <w:left w:val="nil"/>
              <w:bottom w:val="nil"/>
              <w:right w:val="nil"/>
            </w:tcBorders>
            <w:shd w:val="clear" w:color="auto" w:fill="auto"/>
            <w:noWrap/>
            <w:vAlign w:val="bottom"/>
            <w:hideMark/>
          </w:tcPr>
          <w:p w14:paraId="468D15DA"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2D8C2D01"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-0.62</w:t>
            </w:r>
          </w:p>
        </w:tc>
        <w:tc>
          <w:tcPr>
            <w:tcW w:w="2127" w:type="dxa"/>
            <w:tcBorders>
              <w:top w:val="nil"/>
              <w:left w:val="nil"/>
              <w:bottom w:val="nil"/>
              <w:right w:val="nil"/>
            </w:tcBorders>
            <w:shd w:val="clear" w:color="auto" w:fill="auto"/>
            <w:noWrap/>
            <w:vAlign w:val="bottom"/>
            <w:hideMark/>
          </w:tcPr>
          <w:p w14:paraId="75A74CE9"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-0.17</w:t>
            </w:r>
          </w:p>
        </w:tc>
      </w:tr>
      <w:tr w:rsidR="00C067F3" w:rsidRPr="00C067F3" w14:paraId="2EA803C1" w14:textId="77777777" w:rsidTr="00865AFC">
        <w:trPr>
          <w:trHeight w:val="255"/>
        </w:trPr>
        <w:tc>
          <w:tcPr>
            <w:tcW w:w="1217" w:type="dxa"/>
            <w:tcBorders>
              <w:top w:val="nil"/>
              <w:left w:val="nil"/>
              <w:bottom w:val="nil"/>
              <w:right w:val="nil"/>
            </w:tcBorders>
            <w:shd w:val="clear" w:color="auto" w:fill="auto"/>
            <w:noWrap/>
            <w:vAlign w:val="bottom"/>
            <w:hideMark/>
          </w:tcPr>
          <w:p w14:paraId="2FC524C9"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
          <w:p w14:paraId="3920F81B"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nil"/>
              <w:right w:val="nil"/>
            </w:tcBorders>
            <w:shd w:val="clear" w:color="auto" w:fill="auto"/>
            <w:noWrap/>
            <w:vAlign w:val="bottom"/>
            <w:hideMark/>
          </w:tcPr>
          <w:p w14:paraId="40DAE96B"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-0.58</w:t>
            </w:r>
          </w:p>
        </w:tc>
        <w:tc>
          <w:tcPr>
            <w:tcW w:w="507" w:type="dxa"/>
            <w:tcBorders>
              <w:top w:val="nil"/>
              <w:left w:val="nil"/>
              <w:bottom w:val="nil"/>
              <w:right w:val="nil"/>
            </w:tcBorders>
            <w:shd w:val="clear" w:color="auto" w:fill="auto"/>
            <w:noWrap/>
            <w:vAlign w:val="bottom"/>
            <w:hideMark/>
          </w:tcPr>
          <w:p w14:paraId="29397DE5"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0.21</w:t>
            </w:r>
          </w:p>
        </w:tc>
        <w:tc>
          <w:tcPr>
            <w:tcW w:w="1042" w:type="dxa"/>
            <w:tcBorders>
              <w:top w:val="nil"/>
              <w:left w:val="nil"/>
              <w:bottom w:val="nil"/>
              <w:right w:val="nil"/>
            </w:tcBorders>
            <w:shd w:val="clear" w:color="auto" w:fill="auto"/>
            <w:noWrap/>
            <w:vAlign w:val="bottom"/>
            <w:hideMark/>
          </w:tcPr>
          <w:p w14:paraId="1D9F93B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-2.70</w:t>
            </w:r>
          </w:p>
        </w:tc>
        <w:tc>
          <w:tcPr>
            <w:tcW w:w="1276" w:type="dxa"/>
            <w:tcBorders>
              <w:top w:val="nil"/>
              <w:left w:val="nil"/>
              <w:bottom w:val="nil"/>
              <w:right w:val="nil"/>
            </w:tcBorders>
            <w:shd w:val="clear" w:color="auto" w:fill="auto"/>
            <w:noWrap/>
            <w:vAlign w:val="bottom"/>
            <w:hideMark/>
          </w:tcPr>
          <w:p w14:paraId="0DF34919"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.007</w:t>
            </w:r>
          </w:p>
        </w:tc>
        <w:tc>
          <w:tcPr>
            <w:tcW w:w="2126" w:type="dxa"/>
            <w:tcBorders>
              <w:top w:val="nil"/>
              <w:left w:val="nil"/>
              <w:bottom w:val="nil"/>
              <w:right w:val="nil"/>
            </w:tcBorders>
            <w:shd w:val="clear" w:color="auto" w:fill="auto"/>
            <w:noWrap/>
            <w:vAlign w:val="bottom"/>
            <w:hideMark/>
          </w:tcPr>
          <w:p w14:paraId="49480798"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-1.00</w:t>
            </w:r>
          </w:p>
        </w:tc>
        <w:tc>
          <w:tcPr>
            <w:tcW w:w="2127" w:type="dxa"/>
            <w:tcBorders>
              <w:top w:val="nil"/>
              <w:left w:val="nil"/>
              <w:bottom w:val="nil"/>
              <w:right w:val="nil"/>
            </w:tcBorders>
            <w:shd w:val="clear" w:color="auto" w:fill="auto"/>
            <w:noWrap/>
            <w:vAlign w:val="bottom"/>
            <w:hideMark/>
          </w:tcPr>
          <w:p w14:paraId="6B581EF1"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-0.16</w:t>
            </w:r>
          </w:p>
        </w:tc>
      </w:tr>
      <w:tr w:rsidR="00C067F3" w:rsidRPr="00C067F3" w14:paraId="39F42806" w14:textId="77777777" w:rsidTr="00865AFC">
        <w:trPr>
          <w:trHeight w:val="255"/>
        </w:trPr>
        <w:tc>
          <w:tcPr>
            <w:tcW w:w="1217" w:type="dxa"/>
            <w:tcBorders>
              <w:top w:val="nil"/>
              <w:left w:val="nil"/>
              <w:bottom w:val="nil"/>
              <w:right w:val="nil"/>
            </w:tcBorders>
            <w:shd w:val="clear" w:color="auto" w:fill="auto"/>
            <w:noWrap/>
            <w:vAlign w:val="bottom"/>
            <w:hideMark/>
          </w:tcPr>
          <w:p w14:paraId="7EA4D4DB"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Intrapersonal</w:t>
            </w:r>
          </w:p>
        </w:tc>
        <w:tc>
          <w:tcPr>
            <w:tcW w:w="363" w:type="dxa"/>
            <w:tcBorders>
              <w:top w:val="nil"/>
              <w:left w:val="nil"/>
              <w:bottom w:val="nil"/>
              <w:right w:val="nil"/>
            </w:tcBorders>
            <w:shd w:val="clear" w:color="auto" w:fill="auto"/>
            <w:noWrap/>
            <w:vAlign w:val="bottom"/>
            <w:hideMark/>
          </w:tcPr>
          <w:p w14:paraId="1486DC48"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14BD806A"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-0.31</w:t>
            </w:r>
          </w:p>
        </w:tc>
        <w:tc>
          <w:tcPr>
            <w:tcW w:w="507" w:type="dxa"/>
            <w:tcBorders>
              <w:top w:val="nil"/>
              <w:left w:val="nil"/>
              <w:bottom w:val="nil"/>
              <w:right w:val="nil"/>
            </w:tcBorders>
            <w:shd w:val="clear" w:color="auto" w:fill="auto"/>
            <w:noWrap/>
            <w:vAlign w:val="bottom"/>
            <w:hideMark/>
          </w:tcPr>
          <w:p w14:paraId="44F41635"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0.09</w:t>
            </w:r>
          </w:p>
        </w:tc>
        <w:tc>
          <w:tcPr>
            <w:tcW w:w="1042" w:type="dxa"/>
            <w:tcBorders>
              <w:top w:val="nil"/>
              <w:left w:val="nil"/>
              <w:bottom w:val="nil"/>
              <w:right w:val="nil"/>
            </w:tcBorders>
            <w:shd w:val="clear" w:color="auto" w:fill="auto"/>
            <w:noWrap/>
            <w:vAlign w:val="bottom"/>
            <w:hideMark/>
          </w:tcPr>
          <w:p w14:paraId="6304D5D4"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-3.38</w:t>
            </w:r>
          </w:p>
        </w:tc>
        <w:tc>
          <w:tcPr>
            <w:tcW w:w="1276" w:type="dxa"/>
            <w:tcBorders>
              <w:top w:val="nil"/>
              <w:left w:val="nil"/>
              <w:bottom w:val="nil"/>
              <w:right w:val="nil"/>
            </w:tcBorders>
            <w:shd w:val="clear" w:color="auto" w:fill="auto"/>
            <w:noWrap/>
            <w:vAlign w:val="bottom"/>
            <w:hideMark/>
          </w:tcPr>
          <w:p w14:paraId="4B8C1968"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58B77A21"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-0.49</w:t>
            </w:r>
          </w:p>
        </w:tc>
        <w:tc>
          <w:tcPr>
            <w:tcW w:w="2127" w:type="dxa"/>
            <w:tcBorders>
              <w:top w:val="nil"/>
              <w:left w:val="nil"/>
              <w:bottom w:val="nil"/>
              <w:right w:val="nil"/>
            </w:tcBorders>
            <w:shd w:val="clear" w:color="auto" w:fill="auto"/>
            <w:noWrap/>
            <w:vAlign w:val="bottom"/>
            <w:hideMark/>
          </w:tcPr>
          <w:p w14:paraId="11D52B8B"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-0.13</w:t>
            </w:r>
          </w:p>
        </w:tc>
      </w:tr>
      <w:tr w:rsidR="00C067F3" w:rsidRPr="00C067F3" w14:paraId="2E37CCF5" w14:textId="77777777" w:rsidTr="00865AFC">
        <w:trPr>
          <w:trHeight w:val="255"/>
        </w:trPr>
        <w:tc>
          <w:tcPr>
            <w:tcW w:w="1217" w:type="dxa"/>
            <w:tcBorders>
              <w:top w:val="nil"/>
              <w:left w:val="nil"/>
              <w:bottom w:val="nil"/>
              <w:right w:val="nil"/>
            </w:tcBorders>
            <w:shd w:val="clear" w:color="auto" w:fill="auto"/>
            <w:noWrap/>
            <w:vAlign w:val="bottom"/>
            <w:hideMark/>
          </w:tcPr>
          <w:p w14:paraId="66B02E51"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
          <w:p w14:paraId="0FEDC5DA"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nil"/>
              <w:right w:val="nil"/>
            </w:tcBorders>
            <w:shd w:val="clear" w:color="auto" w:fill="auto"/>
            <w:noWrap/>
            <w:vAlign w:val="bottom"/>
            <w:hideMark/>
          </w:tcPr>
          <w:p w14:paraId="2FCBE94E"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-0.21</w:t>
            </w:r>
          </w:p>
        </w:tc>
        <w:tc>
          <w:tcPr>
            <w:tcW w:w="507" w:type="dxa"/>
            <w:tcBorders>
              <w:top w:val="nil"/>
              <w:left w:val="nil"/>
              <w:bottom w:val="nil"/>
              <w:right w:val="nil"/>
            </w:tcBorders>
            <w:shd w:val="clear" w:color="auto" w:fill="auto"/>
            <w:noWrap/>
            <w:vAlign w:val="bottom"/>
            <w:hideMark/>
          </w:tcPr>
          <w:p w14:paraId="3CC2162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0.11</w:t>
            </w:r>
          </w:p>
        </w:tc>
        <w:tc>
          <w:tcPr>
            <w:tcW w:w="1042" w:type="dxa"/>
            <w:tcBorders>
              <w:top w:val="nil"/>
              <w:left w:val="nil"/>
              <w:bottom w:val="nil"/>
              <w:right w:val="nil"/>
            </w:tcBorders>
            <w:shd w:val="clear" w:color="auto" w:fill="auto"/>
            <w:noWrap/>
            <w:vAlign w:val="bottom"/>
            <w:hideMark/>
          </w:tcPr>
          <w:p w14:paraId="7CD88E3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-1.95</w:t>
            </w:r>
          </w:p>
        </w:tc>
        <w:tc>
          <w:tcPr>
            <w:tcW w:w="1276" w:type="dxa"/>
            <w:tcBorders>
              <w:top w:val="nil"/>
              <w:left w:val="nil"/>
              <w:bottom w:val="nil"/>
              <w:right w:val="nil"/>
            </w:tcBorders>
            <w:shd w:val="clear" w:color="auto" w:fill="auto"/>
            <w:noWrap/>
            <w:vAlign w:val="bottom"/>
            <w:hideMark/>
          </w:tcPr>
          <w:p w14:paraId="1AD4A8BA"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.052</w:t>
            </w:r>
          </w:p>
        </w:tc>
        <w:tc>
          <w:tcPr>
            <w:tcW w:w="2126" w:type="dxa"/>
            <w:tcBorders>
              <w:top w:val="nil"/>
              <w:left w:val="nil"/>
              <w:bottom w:val="nil"/>
              <w:right w:val="nil"/>
            </w:tcBorders>
            <w:shd w:val="clear" w:color="auto" w:fill="auto"/>
            <w:noWrap/>
            <w:vAlign w:val="bottom"/>
            <w:hideMark/>
          </w:tcPr>
          <w:p w14:paraId="6B59ABD4"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-0.43</w:t>
            </w:r>
          </w:p>
        </w:tc>
        <w:tc>
          <w:tcPr>
            <w:tcW w:w="2127" w:type="dxa"/>
            <w:tcBorders>
              <w:top w:val="nil"/>
              <w:left w:val="nil"/>
              <w:bottom w:val="nil"/>
              <w:right w:val="nil"/>
            </w:tcBorders>
            <w:shd w:val="clear" w:color="auto" w:fill="auto"/>
            <w:noWrap/>
            <w:vAlign w:val="bottom"/>
            <w:hideMark/>
          </w:tcPr>
          <w:p w14:paraId="6A21D00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0.00</w:t>
            </w:r>
          </w:p>
        </w:tc>
      </w:tr>
      <w:tr w:rsidR="00C067F3" w:rsidRPr="00C067F3" w14:paraId="23106663" w14:textId="77777777" w:rsidTr="00865AFC">
        <w:trPr>
          <w:trHeight w:val="255"/>
        </w:trPr>
        <w:tc>
          <w:tcPr>
            <w:tcW w:w="1217" w:type="dxa"/>
            <w:tcBorders>
              <w:top w:val="nil"/>
              <w:left w:val="nil"/>
              <w:bottom w:val="nil"/>
              <w:right w:val="nil"/>
            </w:tcBorders>
            <w:shd w:val="clear" w:color="auto" w:fill="auto"/>
            <w:noWrap/>
            <w:vAlign w:val="bottom"/>
            <w:hideMark/>
          </w:tcPr>
          <w:p w14:paraId="2DBE8FFF"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Interpersonal</w:t>
            </w:r>
          </w:p>
        </w:tc>
        <w:tc>
          <w:tcPr>
            <w:tcW w:w="363" w:type="dxa"/>
            <w:tcBorders>
              <w:top w:val="nil"/>
              <w:left w:val="nil"/>
              <w:bottom w:val="nil"/>
              <w:right w:val="nil"/>
            </w:tcBorders>
            <w:shd w:val="clear" w:color="auto" w:fill="auto"/>
            <w:noWrap/>
            <w:vAlign w:val="bottom"/>
            <w:hideMark/>
          </w:tcPr>
          <w:p w14:paraId="02A6FDEF"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5B687A90"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-1.03</w:t>
            </w:r>
          </w:p>
        </w:tc>
        <w:tc>
          <w:tcPr>
            <w:tcW w:w="507" w:type="dxa"/>
            <w:tcBorders>
              <w:top w:val="nil"/>
              <w:left w:val="nil"/>
              <w:bottom w:val="nil"/>
              <w:right w:val="nil"/>
            </w:tcBorders>
            <w:shd w:val="clear" w:color="auto" w:fill="auto"/>
            <w:noWrap/>
            <w:vAlign w:val="bottom"/>
            <w:hideMark/>
          </w:tcPr>
          <w:p w14:paraId="5232BDC1"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0.18</w:t>
            </w:r>
          </w:p>
        </w:tc>
        <w:tc>
          <w:tcPr>
            <w:tcW w:w="1042" w:type="dxa"/>
            <w:tcBorders>
              <w:top w:val="nil"/>
              <w:left w:val="nil"/>
              <w:bottom w:val="nil"/>
              <w:right w:val="nil"/>
            </w:tcBorders>
            <w:shd w:val="clear" w:color="auto" w:fill="auto"/>
            <w:noWrap/>
            <w:vAlign w:val="bottom"/>
            <w:hideMark/>
          </w:tcPr>
          <w:p w14:paraId="7FA684FA"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-5.69</w:t>
            </w:r>
          </w:p>
        </w:tc>
        <w:tc>
          <w:tcPr>
            <w:tcW w:w="1276" w:type="dxa"/>
            <w:tcBorders>
              <w:top w:val="nil"/>
              <w:left w:val="nil"/>
              <w:bottom w:val="nil"/>
              <w:right w:val="nil"/>
            </w:tcBorders>
            <w:shd w:val="clear" w:color="auto" w:fill="auto"/>
            <w:noWrap/>
            <w:vAlign w:val="bottom"/>
            <w:hideMark/>
          </w:tcPr>
          <w:p w14:paraId="3248724B"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20556A4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-1.38</w:t>
            </w:r>
          </w:p>
        </w:tc>
        <w:tc>
          <w:tcPr>
            <w:tcW w:w="2127" w:type="dxa"/>
            <w:tcBorders>
              <w:top w:val="nil"/>
              <w:left w:val="nil"/>
              <w:bottom w:val="nil"/>
              <w:right w:val="nil"/>
            </w:tcBorders>
            <w:shd w:val="clear" w:color="auto" w:fill="auto"/>
            <w:noWrap/>
            <w:vAlign w:val="bottom"/>
            <w:hideMark/>
          </w:tcPr>
          <w:p w14:paraId="07DC21F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-0.67</w:t>
            </w:r>
          </w:p>
        </w:tc>
      </w:tr>
      <w:tr w:rsidR="00C067F3" w:rsidRPr="00C067F3" w14:paraId="712A0472" w14:textId="77777777" w:rsidTr="00865AFC">
        <w:trPr>
          <w:trHeight w:val="255"/>
        </w:trPr>
        <w:tc>
          <w:tcPr>
            <w:tcW w:w="1217" w:type="dxa"/>
            <w:tcBorders>
              <w:top w:val="nil"/>
              <w:left w:val="nil"/>
              <w:bottom w:val="nil"/>
              <w:right w:val="nil"/>
            </w:tcBorders>
            <w:shd w:val="clear" w:color="auto" w:fill="auto"/>
            <w:noWrap/>
            <w:vAlign w:val="bottom"/>
            <w:hideMark/>
          </w:tcPr>
          <w:p w14:paraId="4734B364"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
          <w:p w14:paraId="4BD2CB7C"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nil"/>
              <w:right w:val="nil"/>
            </w:tcBorders>
            <w:shd w:val="clear" w:color="auto" w:fill="auto"/>
            <w:noWrap/>
            <w:vAlign w:val="bottom"/>
            <w:hideMark/>
          </w:tcPr>
          <w:p w14:paraId="70D52AD0"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-0.13</w:t>
            </w:r>
          </w:p>
        </w:tc>
        <w:tc>
          <w:tcPr>
            <w:tcW w:w="507" w:type="dxa"/>
            <w:tcBorders>
              <w:top w:val="nil"/>
              <w:left w:val="nil"/>
              <w:bottom w:val="nil"/>
              <w:right w:val="nil"/>
            </w:tcBorders>
            <w:shd w:val="clear" w:color="auto" w:fill="auto"/>
            <w:noWrap/>
            <w:vAlign w:val="bottom"/>
            <w:hideMark/>
          </w:tcPr>
          <w:p w14:paraId="3CD85471"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0.40</w:t>
            </w:r>
          </w:p>
        </w:tc>
        <w:tc>
          <w:tcPr>
            <w:tcW w:w="1042" w:type="dxa"/>
            <w:tcBorders>
              <w:top w:val="nil"/>
              <w:left w:val="nil"/>
              <w:bottom w:val="nil"/>
              <w:right w:val="nil"/>
            </w:tcBorders>
            <w:shd w:val="clear" w:color="auto" w:fill="auto"/>
            <w:noWrap/>
            <w:vAlign w:val="bottom"/>
            <w:hideMark/>
          </w:tcPr>
          <w:p w14:paraId="522C35A9"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-0.33</w:t>
            </w:r>
          </w:p>
        </w:tc>
        <w:tc>
          <w:tcPr>
            <w:tcW w:w="1276" w:type="dxa"/>
            <w:tcBorders>
              <w:top w:val="nil"/>
              <w:left w:val="nil"/>
              <w:bottom w:val="nil"/>
              <w:right w:val="nil"/>
            </w:tcBorders>
            <w:shd w:val="clear" w:color="auto" w:fill="auto"/>
            <w:noWrap/>
            <w:vAlign w:val="bottom"/>
            <w:hideMark/>
          </w:tcPr>
          <w:p w14:paraId="05138098"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.742</w:t>
            </w:r>
          </w:p>
        </w:tc>
        <w:tc>
          <w:tcPr>
            <w:tcW w:w="2126" w:type="dxa"/>
            <w:tcBorders>
              <w:top w:val="nil"/>
              <w:left w:val="nil"/>
              <w:bottom w:val="nil"/>
              <w:right w:val="nil"/>
            </w:tcBorders>
            <w:shd w:val="clear" w:color="auto" w:fill="auto"/>
            <w:noWrap/>
            <w:vAlign w:val="bottom"/>
            <w:hideMark/>
          </w:tcPr>
          <w:p w14:paraId="583905C8"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-0.92</w:t>
            </w:r>
          </w:p>
        </w:tc>
        <w:tc>
          <w:tcPr>
            <w:tcW w:w="2127" w:type="dxa"/>
            <w:tcBorders>
              <w:top w:val="nil"/>
              <w:left w:val="nil"/>
              <w:bottom w:val="nil"/>
              <w:right w:val="nil"/>
            </w:tcBorders>
            <w:shd w:val="clear" w:color="auto" w:fill="auto"/>
            <w:noWrap/>
            <w:vAlign w:val="bottom"/>
            <w:hideMark/>
          </w:tcPr>
          <w:p w14:paraId="1E9FBD33"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0.65</w:t>
            </w:r>
          </w:p>
        </w:tc>
      </w:tr>
      <w:tr w:rsidR="00C067F3" w:rsidRPr="00C067F3" w14:paraId="5197E830" w14:textId="77777777" w:rsidTr="00865AFC">
        <w:trPr>
          <w:trHeight w:val="255"/>
        </w:trPr>
        <w:tc>
          <w:tcPr>
            <w:tcW w:w="1217" w:type="dxa"/>
            <w:tcBorders>
              <w:top w:val="nil"/>
              <w:left w:val="nil"/>
              <w:bottom w:val="nil"/>
              <w:right w:val="nil"/>
            </w:tcBorders>
            <w:shd w:val="clear" w:color="auto" w:fill="auto"/>
            <w:noWrap/>
            <w:vAlign w:val="bottom"/>
            <w:hideMark/>
          </w:tcPr>
          <w:p w14:paraId="73F98F15"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Model</w:t>
            </w:r>
          </w:p>
        </w:tc>
        <w:tc>
          <w:tcPr>
            <w:tcW w:w="363" w:type="dxa"/>
            <w:tcBorders>
              <w:top w:val="nil"/>
              <w:left w:val="nil"/>
              <w:bottom w:val="nil"/>
              <w:right w:val="nil"/>
            </w:tcBorders>
            <w:shd w:val="clear" w:color="auto" w:fill="auto"/>
            <w:noWrap/>
            <w:vAlign w:val="bottom"/>
            <w:hideMark/>
          </w:tcPr>
          <w:p w14:paraId="47F31AA1"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54517205"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-0.29</w:t>
            </w:r>
          </w:p>
        </w:tc>
        <w:tc>
          <w:tcPr>
            <w:tcW w:w="507" w:type="dxa"/>
            <w:tcBorders>
              <w:top w:val="nil"/>
              <w:left w:val="nil"/>
              <w:bottom w:val="nil"/>
              <w:right w:val="nil"/>
            </w:tcBorders>
            <w:shd w:val="clear" w:color="auto" w:fill="auto"/>
            <w:noWrap/>
            <w:vAlign w:val="bottom"/>
            <w:hideMark/>
          </w:tcPr>
          <w:p w14:paraId="53901A5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0.10</w:t>
            </w:r>
          </w:p>
        </w:tc>
        <w:tc>
          <w:tcPr>
            <w:tcW w:w="1042" w:type="dxa"/>
            <w:tcBorders>
              <w:top w:val="nil"/>
              <w:left w:val="nil"/>
              <w:bottom w:val="nil"/>
              <w:right w:val="nil"/>
            </w:tcBorders>
            <w:shd w:val="clear" w:color="auto" w:fill="auto"/>
            <w:noWrap/>
            <w:vAlign w:val="bottom"/>
            <w:hideMark/>
          </w:tcPr>
          <w:p w14:paraId="5A500E84"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-2.99</w:t>
            </w:r>
          </w:p>
        </w:tc>
        <w:tc>
          <w:tcPr>
            <w:tcW w:w="1276" w:type="dxa"/>
            <w:tcBorders>
              <w:top w:val="nil"/>
              <w:left w:val="nil"/>
              <w:bottom w:val="nil"/>
              <w:right w:val="nil"/>
            </w:tcBorders>
            <w:shd w:val="clear" w:color="auto" w:fill="auto"/>
            <w:noWrap/>
            <w:vAlign w:val="bottom"/>
            <w:hideMark/>
          </w:tcPr>
          <w:p w14:paraId="4C49C8A7"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45A37B52"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-0.48</w:t>
            </w:r>
          </w:p>
        </w:tc>
        <w:tc>
          <w:tcPr>
            <w:tcW w:w="2127" w:type="dxa"/>
            <w:tcBorders>
              <w:top w:val="nil"/>
              <w:left w:val="nil"/>
              <w:bottom w:val="nil"/>
              <w:right w:val="nil"/>
            </w:tcBorders>
            <w:shd w:val="clear" w:color="auto" w:fill="auto"/>
            <w:noWrap/>
            <w:vAlign w:val="bottom"/>
            <w:hideMark/>
          </w:tcPr>
          <w:p w14:paraId="2BBECBA9"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-0.10</w:t>
            </w:r>
          </w:p>
        </w:tc>
      </w:tr>
      <w:tr w:rsidR="00C067F3" w:rsidRPr="00C067F3" w14:paraId="5F6803AB" w14:textId="77777777" w:rsidTr="00865AFC">
        <w:trPr>
          <w:trHeight w:val="255"/>
        </w:trPr>
        <w:tc>
          <w:tcPr>
            <w:tcW w:w="1217" w:type="dxa"/>
            <w:tcBorders>
              <w:top w:val="nil"/>
              <w:left w:val="nil"/>
              <w:bottom w:val="single" w:sz="4" w:space="0" w:color="auto"/>
              <w:right w:val="nil"/>
            </w:tcBorders>
            <w:shd w:val="clear" w:color="auto" w:fill="auto"/>
            <w:noWrap/>
            <w:vAlign w:val="bottom"/>
            <w:hideMark/>
          </w:tcPr>
          <w:p w14:paraId="4BB35274"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 </w:t>
            </w:r>
          </w:p>
        </w:tc>
        <w:tc>
          <w:tcPr>
            <w:tcW w:w="363" w:type="dxa"/>
            <w:tcBorders>
              <w:top w:val="nil"/>
              <w:left w:val="nil"/>
              <w:bottom w:val="single" w:sz="4" w:space="0" w:color="auto"/>
              <w:right w:val="nil"/>
            </w:tcBorders>
            <w:shd w:val="clear" w:color="auto" w:fill="auto"/>
            <w:noWrap/>
            <w:vAlign w:val="bottom"/>
            <w:hideMark/>
          </w:tcPr>
          <w:p w14:paraId="396EFDE3"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single" w:sz="4" w:space="0" w:color="auto"/>
              <w:right w:val="nil"/>
            </w:tcBorders>
            <w:shd w:val="clear" w:color="auto" w:fill="auto"/>
            <w:noWrap/>
            <w:vAlign w:val="bottom"/>
            <w:hideMark/>
          </w:tcPr>
          <w:p w14:paraId="720ECDD2"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0.01</w:t>
            </w:r>
          </w:p>
        </w:tc>
        <w:tc>
          <w:tcPr>
            <w:tcW w:w="507" w:type="dxa"/>
            <w:tcBorders>
              <w:top w:val="nil"/>
              <w:left w:val="nil"/>
              <w:bottom w:val="single" w:sz="4" w:space="0" w:color="auto"/>
              <w:right w:val="nil"/>
            </w:tcBorders>
            <w:shd w:val="clear" w:color="auto" w:fill="auto"/>
            <w:noWrap/>
            <w:vAlign w:val="bottom"/>
            <w:hideMark/>
          </w:tcPr>
          <w:p w14:paraId="3CFAE1C2"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0.16</w:t>
            </w:r>
          </w:p>
        </w:tc>
        <w:tc>
          <w:tcPr>
            <w:tcW w:w="1042" w:type="dxa"/>
            <w:tcBorders>
              <w:top w:val="nil"/>
              <w:left w:val="nil"/>
              <w:bottom w:val="single" w:sz="4" w:space="0" w:color="auto"/>
              <w:right w:val="nil"/>
            </w:tcBorders>
            <w:shd w:val="clear" w:color="auto" w:fill="auto"/>
            <w:noWrap/>
            <w:vAlign w:val="bottom"/>
            <w:hideMark/>
          </w:tcPr>
          <w:p w14:paraId="7FB39BAD"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0.06</w:t>
            </w:r>
          </w:p>
        </w:tc>
        <w:tc>
          <w:tcPr>
            <w:tcW w:w="1276" w:type="dxa"/>
            <w:tcBorders>
              <w:top w:val="nil"/>
              <w:left w:val="nil"/>
              <w:bottom w:val="single" w:sz="4" w:space="0" w:color="auto"/>
              <w:right w:val="nil"/>
            </w:tcBorders>
            <w:shd w:val="clear" w:color="auto" w:fill="auto"/>
            <w:noWrap/>
            <w:vAlign w:val="bottom"/>
            <w:hideMark/>
          </w:tcPr>
          <w:p w14:paraId="286831A3"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.949</w:t>
            </w:r>
          </w:p>
        </w:tc>
        <w:tc>
          <w:tcPr>
            <w:tcW w:w="2126" w:type="dxa"/>
            <w:tcBorders>
              <w:top w:val="nil"/>
              <w:left w:val="nil"/>
              <w:bottom w:val="single" w:sz="4" w:space="0" w:color="auto"/>
              <w:right w:val="nil"/>
            </w:tcBorders>
            <w:shd w:val="clear" w:color="auto" w:fill="auto"/>
            <w:noWrap/>
            <w:vAlign w:val="bottom"/>
            <w:hideMark/>
          </w:tcPr>
          <w:p w14:paraId="4045025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-0.31</w:t>
            </w:r>
          </w:p>
        </w:tc>
        <w:tc>
          <w:tcPr>
            <w:tcW w:w="2127" w:type="dxa"/>
            <w:tcBorders>
              <w:top w:val="nil"/>
              <w:left w:val="nil"/>
              <w:bottom w:val="single" w:sz="4" w:space="0" w:color="auto"/>
              <w:right w:val="nil"/>
            </w:tcBorders>
            <w:shd w:val="clear" w:color="auto" w:fill="auto"/>
            <w:noWrap/>
            <w:vAlign w:val="bottom"/>
            <w:hideMark/>
          </w:tcPr>
          <w:p w14:paraId="3278CD48"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0.33</w:t>
            </w:r>
          </w:p>
        </w:tc>
      </w:tr>
    </w:tbl>
    <w:p w14:paraId="4B5F07EF" w14:textId="77777777" w:rsidR="0080312C" w:rsidRDefault="0080312C" w:rsidP="0080312C">
      <w:pPr>
        <w:tabs>
          <w:tab w:val="left" w:pos="1345"/>
        </w:tabs>
        <w:rPr>
          <w:rFonts w:ascii="Times New Roman" w:hAnsi="Times New Roman" w:cs="Times New Roman"/>
          <w:sz w:val="24"/>
          <w:szCs w:val="24"/>
          <w:lang w:val="en-US"/>
        </w:rPr>
      </w:pPr>
    </w:p>
    <w:p w14:paraId="437E7070" w14:textId="77777777" w:rsidR="0080312C" w:rsidRDefault="0080312C">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80312C" w:rsidRPr="009911FD" w14:paraId="069D700D" w14:textId="77777777" w:rsidTr="00846D95">
        <w:trPr>
          <w:trHeight w:val="325"/>
        </w:trPr>
        <w:tc>
          <w:tcPr>
            <w:tcW w:w="7428" w:type="dxa"/>
            <w:gridSpan w:val="6"/>
            <w:tcBorders>
              <w:top w:val="nil"/>
              <w:left w:val="nil"/>
              <w:bottom w:val="single" w:sz="4" w:space="0" w:color="auto"/>
              <w:right w:val="nil"/>
            </w:tcBorders>
            <w:shd w:val="clear" w:color="auto" w:fill="auto"/>
            <w:noWrap/>
            <w:vAlign w:val="bottom"/>
            <w:hideMark/>
          </w:tcPr>
          <w:p w14:paraId="64AC5EBD" w14:textId="38B4919D" w:rsidR="0080312C" w:rsidRPr="00C16279" w:rsidRDefault="0080312C" w:rsidP="0080312C">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 xml:space="preserve">Table </w:t>
            </w:r>
            <w:r>
              <w:rPr>
                <w:rFonts w:ascii="Times New Roman" w:eastAsia="Times New Roman" w:hAnsi="Times New Roman" w:cs="Times New Roman"/>
                <w:color w:val="000000"/>
                <w:sz w:val="20"/>
                <w:szCs w:val="20"/>
                <w:lang w:val="en-US" w:eastAsia="nl-NL"/>
              </w:rPr>
              <w:t>4</w:t>
            </w:r>
            <w:r w:rsidRPr="00C16279">
              <w:rPr>
                <w:rFonts w:ascii="Times New Roman" w:eastAsia="Times New Roman" w:hAnsi="Times New Roman" w:cs="Times New Roman"/>
                <w:color w:val="000000"/>
                <w:sz w:val="20"/>
                <w:szCs w:val="20"/>
                <w:lang w:val="en-US" w:eastAsia="nl-NL"/>
              </w:rPr>
              <w:t>—Meta-regression coefficients for composition effect</w:t>
            </w:r>
            <w:r>
              <w:rPr>
                <w:rFonts w:ascii="Times New Roman" w:eastAsia="Times New Roman" w:hAnsi="Times New Roman" w:cs="Times New Roman"/>
                <w:color w:val="000000"/>
                <w:sz w:val="20"/>
                <w:szCs w:val="20"/>
                <w:lang w:val="en-US" w:eastAsia="nl-NL"/>
              </w:rPr>
              <w:t>s (first measure)</w:t>
            </w:r>
          </w:p>
        </w:tc>
        <w:tc>
          <w:tcPr>
            <w:tcW w:w="2378" w:type="dxa"/>
            <w:tcBorders>
              <w:top w:val="nil"/>
              <w:left w:val="nil"/>
              <w:bottom w:val="single" w:sz="4" w:space="0" w:color="auto"/>
              <w:right w:val="nil"/>
            </w:tcBorders>
            <w:shd w:val="clear" w:color="auto" w:fill="auto"/>
            <w:noWrap/>
            <w:vAlign w:val="bottom"/>
            <w:hideMark/>
          </w:tcPr>
          <w:p w14:paraId="43BB61A3"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80312C" w:rsidRPr="00C16279" w14:paraId="3086B4F4"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60E0614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1B012110"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155E19BD"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560E209B"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7705B5F1"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3121E460"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7C42FA3B"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80312C" w:rsidRPr="00C16279" w14:paraId="3D72E142" w14:textId="77777777" w:rsidTr="00846D95">
        <w:trPr>
          <w:trHeight w:val="325"/>
        </w:trPr>
        <w:tc>
          <w:tcPr>
            <w:tcW w:w="1969" w:type="dxa"/>
            <w:tcBorders>
              <w:top w:val="nil"/>
              <w:left w:val="nil"/>
              <w:bottom w:val="nil"/>
              <w:right w:val="nil"/>
            </w:tcBorders>
            <w:shd w:val="clear" w:color="auto" w:fill="auto"/>
            <w:noWrap/>
            <w:vAlign w:val="bottom"/>
            <w:hideMark/>
          </w:tcPr>
          <w:p w14:paraId="3AD8B082"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25F84A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413F062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29DD0AE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1FF7DA8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0286E64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0C3DE47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80312C" w:rsidRPr="00C16279" w14:paraId="63FC0921" w14:textId="77777777" w:rsidTr="00846D95">
        <w:trPr>
          <w:trHeight w:val="325"/>
        </w:trPr>
        <w:tc>
          <w:tcPr>
            <w:tcW w:w="1969" w:type="dxa"/>
            <w:tcBorders>
              <w:top w:val="nil"/>
              <w:left w:val="nil"/>
              <w:bottom w:val="nil"/>
              <w:right w:val="nil"/>
            </w:tcBorders>
            <w:shd w:val="clear" w:color="auto" w:fill="auto"/>
            <w:noWrap/>
            <w:vAlign w:val="bottom"/>
            <w:hideMark/>
          </w:tcPr>
          <w:p w14:paraId="7B386FA3"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3F1FCCD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4202C52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7F52299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0E13013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0A236A9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0BBCC5C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80312C" w:rsidRPr="00C16279" w14:paraId="763CEF1C" w14:textId="77777777" w:rsidTr="00846D95">
        <w:trPr>
          <w:trHeight w:val="325"/>
        </w:trPr>
        <w:tc>
          <w:tcPr>
            <w:tcW w:w="1969" w:type="dxa"/>
            <w:tcBorders>
              <w:top w:val="nil"/>
              <w:left w:val="nil"/>
              <w:bottom w:val="nil"/>
              <w:right w:val="nil"/>
            </w:tcBorders>
            <w:shd w:val="clear" w:color="auto" w:fill="auto"/>
            <w:noWrap/>
            <w:vAlign w:val="bottom"/>
          </w:tcPr>
          <w:p w14:paraId="56F72CC6"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637D967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6401908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2B130B6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14A8246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1189B56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6AFFE68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80312C" w:rsidRPr="00C16279" w14:paraId="58B57D35" w14:textId="77777777" w:rsidTr="00846D95">
        <w:trPr>
          <w:trHeight w:val="325"/>
        </w:trPr>
        <w:tc>
          <w:tcPr>
            <w:tcW w:w="1969" w:type="dxa"/>
            <w:tcBorders>
              <w:top w:val="nil"/>
              <w:left w:val="nil"/>
              <w:bottom w:val="nil"/>
              <w:right w:val="nil"/>
            </w:tcBorders>
            <w:shd w:val="clear" w:color="auto" w:fill="auto"/>
            <w:noWrap/>
            <w:vAlign w:val="bottom"/>
            <w:hideMark/>
          </w:tcPr>
          <w:p w14:paraId="1AAE0C6C"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221F397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22EC66D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6232336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3AEBB6F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7FD6D77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7014600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80312C" w:rsidRPr="00C16279" w14:paraId="1C4EFF0E" w14:textId="77777777" w:rsidTr="00846D95">
        <w:trPr>
          <w:trHeight w:val="325"/>
        </w:trPr>
        <w:tc>
          <w:tcPr>
            <w:tcW w:w="1969" w:type="dxa"/>
            <w:tcBorders>
              <w:top w:val="nil"/>
              <w:left w:val="nil"/>
              <w:bottom w:val="nil"/>
              <w:right w:val="nil"/>
            </w:tcBorders>
            <w:shd w:val="clear" w:color="auto" w:fill="auto"/>
            <w:noWrap/>
            <w:vAlign w:val="bottom"/>
            <w:hideMark/>
          </w:tcPr>
          <w:p w14:paraId="459133CB"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6E7CCEE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451A842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254CBF5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0C5500B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34082D7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38C5EE2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80312C" w:rsidRPr="00C16279" w14:paraId="05ABDC65" w14:textId="77777777" w:rsidTr="00846D95">
        <w:trPr>
          <w:trHeight w:val="325"/>
        </w:trPr>
        <w:tc>
          <w:tcPr>
            <w:tcW w:w="1969" w:type="dxa"/>
            <w:tcBorders>
              <w:top w:val="nil"/>
              <w:left w:val="nil"/>
              <w:bottom w:val="nil"/>
              <w:right w:val="nil"/>
            </w:tcBorders>
            <w:shd w:val="clear" w:color="auto" w:fill="auto"/>
            <w:noWrap/>
            <w:vAlign w:val="bottom"/>
            <w:hideMark/>
          </w:tcPr>
          <w:p w14:paraId="1D9B733C"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6FA092A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7E26B99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2EAA438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54EC4C2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08327F6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144DBF2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80312C" w:rsidRPr="00C16279" w14:paraId="21AF4EB5" w14:textId="77777777" w:rsidTr="00846D95">
        <w:trPr>
          <w:trHeight w:val="325"/>
        </w:trPr>
        <w:tc>
          <w:tcPr>
            <w:tcW w:w="1969" w:type="dxa"/>
            <w:tcBorders>
              <w:top w:val="nil"/>
              <w:left w:val="nil"/>
              <w:bottom w:val="nil"/>
              <w:right w:val="nil"/>
            </w:tcBorders>
            <w:shd w:val="clear" w:color="auto" w:fill="auto"/>
            <w:noWrap/>
            <w:vAlign w:val="bottom"/>
            <w:hideMark/>
          </w:tcPr>
          <w:p w14:paraId="2D32C744"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1013348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4BD1E03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4D92EC3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187D55E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1B55107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2964F8F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80312C" w:rsidRPr="00C16279" w14:paraId="392A0CB8" w14:textId="77777777" w:rsidTr="00846D95">
        <w:trPr>
          <w:trHeight w:val="325"/>
        </w:trPr>
        <w:tc>
          <w:tcPr>
            <w:tcW w:w="1969" w:type="dxa"/>
            <w:tcBorders>
              <w:top w:val="nil"/>
              <w:left w:val="nil"/>
              <w:bottom w:val="nil"/>
              <w:right w:val="nil"/>
            </w:tcBorders>
            <w:shd w:val="clear" w:color="auto" w:fill="auto"/>
            <w:noWrap/>
            <w:vAlign w:val="bottom"/>
          </w:tcPr>
          <w:p w14:paraId="5D6B33B8"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74ABFBF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04EF63E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6ED7FE36"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6F405C6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1325756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1F1664E9"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7C4FDC26" w14:textId="77777777" w:rsidTr="00846D95">
        <w:trPr>
          <w:trHeight w:val="325"/>
        </w:trPr>
        <w:tc>
          <w:tcPr>
            <w:tcW w:w="1969" w:type="dxa"/>
            <w:tcBorders>
              <w:top w:val="nil"/>
              <w:left w:val="nil"/>
              <w:bottom w:val="nil"/>
              <w:right w:val="nil"/>
            </w:tcBorders>
            <w:shd w:val="clear" w:color="auto" w:fill="auto"/>
            <w:noWrap/>
            <w:vAlign w:val="bottom"/>
          </w:tcPr>
          <w:p w14:paraId="1D36D306"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5B4A6166"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4F87663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18681B0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6CE0A77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0186541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195566A7"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80312C" w:rsidRPr="00C16279" w14:paraId="605CD7A4" w14:textId="77777777" w:rsidTr="00846D95">
        <w:trPr>
          <w:trHeight w:val="325"/>
        </w:trPr>
        <w:tc>
          <w:tcPr>
            <w:tcW w:w="1969" w:type="dxa"/>
            <w:tcBorders>
              <w:top w:val="nil"/>
              <w:left w:val="nil"/>
              <w:bottom w:val="nil"/>
              <w:right w:val="nil"/>
            </w:tcBorders>
            <w:shd w:val="clear" w:color="auto" w:fill="auto"/>
            <w:noWrap/>
            <w:vAlign w:val="bottom"/>
          </w:tcPr>
          <w:p w14:paraId="1EBD8E16"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6900AFF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5A6C807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0F89ED6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3964CEB9"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6B5B6E4A"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2DA2F9F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55021B30" w14:textId="77777777" w:rsidTr="00846D95">
        <w:trPr>
          <w:trHeight w:val="325"/>
        </w:trPr>
        <w:tc>
          <w:tcPr>
            <w:tcW w:w="1969" w:type="dxa"/>
            <w:tcBorders>
              <w:top w:val="nil"/>
              <w:left w:val="nil"/>
              <w:bottom w:val="nil"/>
              <w:right w:val="nil"/>
            </w:tcBorders>
            <w:shd w:val="clear" w:color="auto" w:fill="auto"/>
            <w:noWrap/>
            <w:vAlign w:val="bottom"/>
          </w:tcPr>
          <w:p w14:paraId="64C9970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24B3C95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203F509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3802953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5623C80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35BCCAD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26BDA8D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80312C" w:rsidRPr="00C16279" w14:paraId="44384501" w14:textId="77777777" w:rsidTr="00846D95">
        <w:trPr>
          <w:trHeight w:val="325"/>
        </w:trPr>
        <w:tc>
          <w:tcPr>
            <w:tcW w:w="1969" w:type="dxa"/>
            <w:tcBorders>
              <w:top w:val="nil"/>
              <w:left w:val="nil"/>
              <w:bottom w:val="nil"/>
              <w:right w:val="nil"/>
            </w:tcBorders>
            <w:shd w:val="clear" w:color="auto" w:fill="auto"/>
            <w:noWrap/>
            <w:vAlign w:val="bottom"/>
          </w:tcPr>
          <w:p w14:paraId="4CD9E24B"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5DCB39A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586E9BE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26607CA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5E9C182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255723BA"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1B0259B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80312C" w:rsidRPr="00C16279" w14:paraId="64298BE5" w14:textId="77777777" w:rsidTr="00846D95">
        <w:trPr>
          <w:trHeight w:val="325"/>
        </w:trPr>
        <w:tc>
          <w:tcPr>
            <w:tcW w:w="1969" w:type="dxa"/>
            <w:tcBorders>
              <w:top w:val="nil"/>
              <w:left w:val="nil"/>
              <w:bottom w:val="nil"/>
              <w:right w:val="nil"/>
            </w:tcBorders>
            <w:shd w:val="clear" w:color="auto" w:fill="auto"/>
            <w:noWrap/>
            <w:vAlign w:val="bottom"/>
          </w:tcPr>
          <w:p w14:paraId="3DBBFF72"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70438836"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69CD6A9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087FF19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2F62E3B3"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7FC6215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6EF911B7"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80312C" w:rsidRPr="00C16279" w14:paraId="6185C3DA"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28E8B81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02EC2E4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39B7B89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5831B3E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05CE979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619AD91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C883C8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80312C" w:rsidRPr="009911FD" w14:paraId="1112803D" w14:textId="77777777" w:rsidTr="00846D95">
        <w:trPr>
          <w:trHeight w:val="325"/>
        </w:trPr>
        <w:tc>
          <w:tcPr>
            <w:tcW w:w="9806" w:type="dxa"/>
            <w:gridSpan w:val="7"/>
            <w:tcBorders>
              <w:top w:val="nil"/>
              <w:left w:val="nil"/>
              <w:bottom w:val="nil"/>
              <w:right w:val="nil"/>
            </w:tcBorders>
            <w:shd w:val="clear" w:color="auto" w:fill="auto"/>
            <w:noWrap/>
            <w:vAlign w:val="bottom"/>
            <w:hideMark/>
          </w:tcPr>
          <w:p w14:paraId="63B77BBA"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p>
        </w:tc>
      </w:tr>
    </w:tbl>
    <w:p w14:paraId="1B740E24" w14:textId="17C03358" w:rsidR="00E76D2C" w:rsidRPr="0080312C" w:rsidRDefault="0080312C" w:rsidP="00865AFC">
      <w:pPr>
        <w:tabs>
          <w:tab w:val="left" w:pos="1345"/>
        </w:tabs>
        <w:rPr>
          <w:rFonts w:ascii="Times New Roman" w:hAnsi="Times New Roman" w:cs="Times New Roman"/>
          <w:sz w:val="24"/>
          <w:szCs w:val="24"/>
          <w:lang w:val="en-US"/>
        </w:rPr>
        <w:sectPr w:rsidR="00E76D2C" w:rsidRPr="0080312C">
          <w:pgSz w:w="11906" w:h="16838"/>
          <w:pgMar w:top="1411" w:right="1411" w:bottom="1411" w:left="1411" w:header="706" w:footer="706" w:gutter="0"/>
          <w:cols w:space="708"/>
          <w:docGrid w:linePitch="360"/>
        </w:sectPr>
      </w:pPr>
      <w:r>
        <w:rPr>
          <w:rFonts w:ascii="Times New Roman" w:hAnsi="Times New Roman" w:cs="Times New Roman"/>
          <w:sz w:val="24"/>
          <w:szCs w:val="24"/>
          <w:lang w:val="en-US"/>
        </w:rPr>
        <w:tab/>
      </w:r>
    </w:p>
    <w:p w14:paraId="74BF0EAC" w14:textId="77777777"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nl-NL"/>
        </w:rPr>
        <w:lastRenderedPageBreak/>
        <w:drawing>
          <wp:inline distT="0" distB="0" distL="0" distR="0" wp14:anchorId="49175C54" wp14:editId="203DE7D2">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p>
    <w:p w14:paraId="60A2D27F" w14:textId="1802707B"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A dotplot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w:t>
      </w:r>
      <w:r w:rsidR="00B85BEF">
        <w:rPr>
          <w:rFonts w:ascii="Times New Roman" w:hAnsi="Times New Roman" w:cs="Times New Roman"/>
          <w:sz w:val="24"/>
          <w:szCs w:val="24"/>
          <w:lang w:val="en-US"/>
        </w:rPr>
        <w:br w:type="page"/>
      </w:r>
    </w:p>
    <w:p w14:paraId="61722F45"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01F32CF3" wp14:editId="69100898">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748C61CD" w14:textId="77777777"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4890D95A"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77EF307A"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E23AFE8"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2A202D3A"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2F73CAA9"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08327EE7"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first term in the nominator is the ostracism effect and the second term is the ostracism effect in the moderator conditions. This Δd corresponds to the partial eta-squared of the interaction. Sampling variance of g was calculated by multiplying the sampling variance of d by the squared correction factor, that is</w:t>
      </w:r>
    </w:p>
    <w:p w14:paraId="143B1EAA" w14:textId="77777777" w:rsidR="00A56777" w:rsidRPr="00F70F0A" w:rsidRDefault="00846D95"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3B1422D2"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0E889B93"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29C4FC3E"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050DA5F4" w14:textId="77777777" w:rsidR="00E76D2C" w:rsidRPr="00F70F0A" w:rsidRDefault="00E76D2C" w:rsidP="006623EF">
      <w:pPr>
        <w:spacing w:after="0"/>
        <w:jc w:val="center"/>
        <w:rPr>
          <w:rFonts w:ascii="Times New Roman" w:hAnsi="Times New Roman" w:cs="Times New Roman"/>
          <w:b/>
          <w:sz w:val="24"/>
          <w:szCs w:val="24"/>
          <w:lang w:val="en-US"/>
        </w:rPr>
      </w:pPr>
    </w:p>
    <w:p w14:paraId="77A4236E" w14:textId="77777777" w:rsidR="00E76D2C" w:rsidRPr="00F70F0A" w:rsidRDefault="00E76D2C" w:rsidP="006623EF">
      <w:pPr>
        <w:spacing w:after="0"/>
        <w:jc w:val="center"/>
        <w:rPr>
          <w:rFonts w:ascii="Times New Roman" w:hAnsi="Times New Roman" w:cs="Times New Roman"/>
          <w:b/>
          <w:sz w:val="24"/>
          <w:szCs w:val="24"/>
          <w:lang w:val="en-US"/>
        </w:rPr>
      </w:pPr>
    </w:p>
    <w:p w14:paraId="6EF03017" w14:textId="77777777" w:rsidR="00E76D2C" w:rsidRPr="00F70F0A" w:rsidRDefault="00E76D2C" w:rsidP="006623EF">
      <w:pPr>
        <w:spacing w:after="0"/>
        <w:jc w:val="center"/>
        <w:rPr>
          <w:rFonts w:ascii="Times New Roman" w:hAnsi="Times New Roman" w:cs="Times New Roman"/>
          <w:b/>
          <w:sz w:val="24"/>
          <w:szCs w:val="24"/>
          <w:lang w:val="en-US"/>
        </w:rPr>
      </w:pPr>
    </w:p>
    <w:p w14:paraId="0F71C963" w14:textId="77777777" w:rsidR="00E76D2C" w:rsidRPr="00F70F0A" w:rsidRDefault="00E76D2C" w:rsidP="006623EF">
      <w:pPr>
        <w:spacing w:after="0"/>
        <w:jc w:val="center"/>
        <w:rPr>
          <w:rFonts w:ascii="Times New Roman" w:hAnsi="Times New Roman" w:cs="Times New Roman"/>
          <w:b/>
          <w:sz w:val="24"/>
          <w:szCs w:val="24"/>
          <w:lang w:val="en-US"/>
        </w:rPr>
      </w:pPr>
    </w:p>
    <w:p w14:paraId="1B478527" w14:textId="77777777" w:rsidR="00E76D2C" w:rsidRPr="00F70F0A" w:rsidRDefault="00E76D2C" w:rsidP="006623EF">
      <w:pPr>
        <w:spacing w:after="0"/>
        <w:jc w:val="center"/>
        <w:rPr>
          <w:rFonts w:ascii="Times New Roman" w:hAnsi="Times New Roman" w:cs="Times New Roman"/>
          <w:b/>
          <w:sz w:val="24"/>
          <w:szCs w:val="24"/>
          <w:lang w:val="en-US"/>
        </w:rPr>
      </w:pPr>
    </w:p>
    <w:p w14:paraId="21CBE6C3" w14:textId="77777777" w:rsidR="00E76D2C" w:rsidRPr="00F70F0A" w:rsidRDefault="00E76D2C" w:rsidP="006623EF">
      <w:pPr>
        <w:spacing w:after="0"/>
        <w:jc w:val="center"/>
        <w:rPr>
          <w:rFonts w:ascii="Times New Roman" w:hAnsi="Times New Roman" w:cs="Times New Roman"/>
          <w:b/>
          <w:sz w:val="24"/>
          <w:szCs w:val="24"/>
          <w:lang w:val="en-US"/>
        </w:rPr>
      </w:pPr>
    </w:p>
    <w:p w14:paraId="26608628"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600772AA"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18C6BE33" w14:textId="77777777" w:rsidR="006623EF" w:rsidRDefault="006623EF" w:rsidP="006623EF">
      <w:pPr>
        <w:jc w:val="center"/>
        <w:rPr>
          <w:rFonts w:ascii="Times New Roman" w:hAnsi="Times New Roman" w:cs="Times New Roman"/>
          <w:sz w:val="24"/>
          <w:szCs w:val="24"/>
          <w:lang w:val="en-US"/>
        </w:rPr>
      </w:pPr>
      <w:commentRangeStart w:id="29"/>
      <w:r>
        <w:rPr>
          <w:rFonts w:ascii="Times New Roman" w:hAnsi="Times New Roman" w:cs="Times New Roman"/>
          <w:sz w:val="24"/>
          <w:szCs w:val="24"/>
          <w:lang w:val="en-US"/>
        </w:rPr>
        <w:lastRenderedPageBreak/>
        <w:t xml:space="preserve">Reference list of included studies </w:t>
      </w:r>
      <w:commentRangeEnd w:id="29"/>
      <w:r w:rsidR="000306B0">
        <w:rPr>
          <w:rStyle w:val="CommentReference"/>
        </w:rPr>
        <w:commentReference w:id="29"/>
      </w:r>
    </w:p>
    <w:p w14:paraId="1B7B673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Alvares, G. A., Hickie, I. B., &amp; Guastella,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6833AE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Ambrosini, E., Blomberg, O., Mandrigin, A., &amp; Costantini,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21ABF93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5D8462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Kastenmüller,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3AC5EEE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Banki,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566ADD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Bastian, B., &amp; Haslam,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5CBD595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6719480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4FED242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Hugenberg, K., &amp; Cook, E. (2010a). Being “in” with the in-crowd: the effects of social exclusion and inclusion are enhanced by the perceived essentialism of ingroups and outgroups.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579211A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Bernstein, M. J., Sacco, D. F., Young, S. G., Hugenberg, K., &amp; Cook, E. (2010b). Unpublished study of “Being ‘in’ with the crowd” paper.</w:t>
      </w:r>
    </w:p>
    <w:p w14:paraId="19BB90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Boyes,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Cyberball: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4B903E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Brochu, P. M., Garcia, D. M., Smith, H. J., &amp; Esses,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77BB4B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673C4B8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0F297CD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Wesslemann, E. C., Wirth, J. H., Law, A. T., Chen, Z., Kosasih,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45A709F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3435211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DeWall,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7544491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Chernyak, N.,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Zayas,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57B43B3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Tiedens, L. Z., &amp; Govan,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384F7FD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Chrisp,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University of Otago. Retrieved from http://otago.ourarchive.ac.nz/bitstream/handle/10523/2662/ChrispJulia</w:t>
      </w:r>
    </w:p>
    <w:p w14:paraId="5CE77D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Gundersen, N., Nelson, D. A., &amp; Stockdale, L. (2011). Adolescents’ Prosocial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7D5958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17D645F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1247F4F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&amp; Muraven,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6D8DA3C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Hawkinson,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6DD2349B" w14:textId="77777777" w:rsidR="006623EF" w:rsidRDefault="006623EF" w:rsidP="006623EF">
      <w:pPr>
        <w:pStyle w:val="NormalWeb"/>
        <w:ind w:left="480" w:hanging="480"/>
      </w:pPr>
      <w:r w:rsidRPr="001E4ECD">
        <w:t xml:space="preserve">Duclos,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34391A9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Eisenberger, N. I., Jarcho, J. M., Lieberman, M. D., &amp; Naliboff,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0DBEE011" w14:textId="77777777" w:rsidR="006623EF" w:rsidRDefault="006623EF" w:rsidP="006623EF">
      <w:pPr>
        <w:pStyle w:val="NormalWeb"/>
        <w:ind w:left="480" w:hanging="480"/>
      </w:pPr>
      <w:r>
        <w:t>Fayant, M. P., Lantian, A., Muller, D., &amp; Hartgerink, C.H.J. (</w:t>
      </w:r>
      <w:r w:rsidR="005D08D9">
        <w:rPr>
          <w:i/>
        </w:rPr>
        <w:t>submitted</w:t>
      </w:r>
      <w:r>
        <w:t>). Is ostracism by a despised group suffering? A replication of Gonsalkorale and Williams (2007).</w:t>
      </w:r>
    </w:p>
    <w:p w14:paraId="6EA69648"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r>
        <w:rPr>
          <w:rFonts w:eastAsia="Times New Roman"/>
          <w:i/>
          <w:iCs/>
        </w:rPr>
        <w:t>Wat is erger: genegeerd of gepest</w:t>
      </w:r>
      <w:r w:rsidR="00A13277">
        <w:rPr>
          <w:rFonts w:eastAsia="Times New Roman"/>
          <w:i/>
          <w:iCs/>
        </w:rPr>
        <w:t xml:space="preserve"> </w:t>
      </w:r>
      <w:r>
        <w:rPr>
          <w:rFonts w:eastAsia="Times New Roman"/>
          <w:i/>
          <w:iCs/>
        </w:rPr>
        <w:t>worden? [The effects of group membership on ostracism and bullying. What is worse: being ignored or being bullied?]</w:t>
      </w:r>
      <w:r>
        <w:rPr>
          <w:rFonts w:eastAsia="Times New Roman"/>
        </w:rPr>
        <w:t>. University Leiden.</w:t>
      </w:r>
    </w:p>
    <w:p w14:paraId="07E04B8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Gallardo-Pujol, D., Andrés-Pueyo, A., &amp; Maydeu-Olivares,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42BD7D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Gan,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7A8D886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Garczynski,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2B617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Geniole, S. N., Carré,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3EBC0B9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4F1533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Gonsalkorale, K., &amp; Williams, K. D. (2007). The KKK won’t let me play: ostracism even by a despised outgroup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7B650C8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6E9DF0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Greitemeyer, T., Fischer, P., &amp; Kastenmüller,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3C101E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Gruijters,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515EFE5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Hackenbracht,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4450535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Zadro, L., Fink, E., Richardson, R., O’Moore, K., Griffiths, B., Dadds,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5899A3C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Hellmann, J. H., &amp; Echterhoff,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192D7A4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00B83C2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6E94A0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2ECA243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Ijzerman, H., Gallucci, M., Pouw, W. T. J. L., Weiβgerber, S. C., Van Doesum, N. J., &amp; Williams, K. D. (2012). Cold-blooded loneliness: social exclusion leads to lower skin temperatures. </w:t>
      </w:r>
      <w:r>
        <w:rPr>
          <w:rFonts w:ascii="Times New Roman" w:eastAsia="Times New Roman" w:hAnsi="Times New Roman" w:cs="Times New Roman"/>
          <w:i/>
          <w:iCs/>
          <w:sz w:val="24"/>
          <w:szCs w:val="24"/>
          <w:lang w:val="en-US"/>
        </w:rPr>
        <w:t>Acta Psychologica</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1BDD563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154025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58FE17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Dongning,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26D3AE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Wesselmann,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r>
        <w:rPr>
          <w:rFonts w:ascii="Times New Roman" w:eastAsia="Times New Roman" w:hAnsi="Times New Roman" w:cs="Times New Roman"/>
          <w:i/>
          <w:iCs/>
          <w:sz w:val="24"/>
          <w:szCs w:val="24"/>
          <w:lang w:val="en-US"/>
        </w:rPr>
        <w:t>Cyberpsychology,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21CB92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Seok, D.-H., Poulsen, J. R., Harris, D. W., &amp; Messé,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doi:10.1002/ejsp</w:t>
      </w:r>
    </w:p>
    <w:p w14:paraId="19BF73D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60CCD6C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D59576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Caroll,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77BF27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Krijnen, J.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Research Report “BP29 Complete.”</w:t>
      </w:r>
    </w:p>
    <w:p w14:paraId="4910F74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2AEC106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Lakin, J. L., Chartrand, T. L., &amp; Arkin, R. M. (2008). I am too just like you: nonconscious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D3EFC1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Moulds,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3458E32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Lustenberger, D. E., &amp; Jagacinski,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51102EB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74DD9FA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Donnellan,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75430D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286AED0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Nordgren, L. F., McDonnell, M.-H.M., &amp; Loewenstein,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2914F3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23BCFF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Oberleitner,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24AA8F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Gravens,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3E469BE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Pharo,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35D817A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Plaisier, X. S., &amp; Konijn,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3E1146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37C98F1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 D., &amp; Williams, K. D. (2012). Self-construals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A8408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Renneberg, B., Herm, K., Hahn, A., Staebler, K., Lammers, C.-H., &amp; Roepke,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4642379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755BB1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Do victimization experiences accentuate reactions to ostracism? An experiment using Cyberball.</w:t>
      </w:r>
    </w:p>
    <w:p w14:paraId="59B7B8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Cyberball: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781ADE5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Hugenberg,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39D0C9F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19E09C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doi:10.1093/jpepsy/jsr066</w:t>
      </w:r>
    </w:p>
    <w:p w14:paraId="58E9C53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Schaafsma,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1B40B96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Bailenson,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1D15BB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Staebler, K., Renneberg, B., Stopsack, M., Fiedler, P., Weiler, M., &amp; Roepke,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65C5F1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Stillman, T. F., Baumeister, R. F., Lambert, N. M., Crescioni, A. W., Dewall, C. N., &amp; Fincham,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75E159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612E388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Dijk, E. (2011). Cyberbomb: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453C45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Dijk,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434B68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654BA4C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Dijk,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Social exclusion and schadenfreude.</w:t>
      </w:r>
    </w:p>
    <w:p w14:paraId="21FD153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052314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DC7FE3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Bagg,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6C7088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Wirth, J. H., Mroczek,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34214A0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Cyberostracism: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7C218B3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Govan, C. L., Croker, V., Tynan, D., Cruickshank, M., &amp; Lam, A. (2002). Investigations into differences between social- and cyberostracism.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2DE792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27F7B53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Lynam,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64EECFC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38A6AB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6D09CC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Zhong, C.-B., &amp; Leonardelli,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2BF66A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Zöller, C., Maroof, P., Weik, U., &amp; Deinzer,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r>
        <w:rPr>
          <w:rFonts w:ascii="Times New Roman" w:eastAsia="Times New Roman" w:hAnsi="Times New Roman" w:cs="Times New Roman"/>
          <w:i/>
          <w:iCs/>
          <w:sz w:val="24"/>
          <w:szCs w:val="24"/>
          <w:lang w:val="en-US"/>
        </w:rPr>
        <w:t>Psychoneuroendocrinology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276130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Zwolinski,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567E5F35"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Hartgerink" w:date="2014-02-04T23:21:00Z" w:initials="CH">
    <w:p w14:paraId="3A4B8078" w14:textId="565FAF55" w:rsidR="00655B7F" w:rsidRDefault="00655B7F">
      <w:pPr>
        <w:pStyle w:val="CommentText"/>
      </w:pPr>
      <w:r>
        <w:rPr>
          <w:rStyle w:val="CommentReference"/>
        </w:rPr>
        <w:annotationRef/>
      </w:r>
      <w:r>
        <w:t>Update for final version</w:t>
      </w:r>
      <w:bookmarkStart w:id="8" w:name="_GoBack"/>
      <w:bookmarkEnd w:id="8"/>
    </w:p>
  </w:comment>
  <w:comment w:id="9" w:author="Chris Hartgerink" w:date="2014-02-04T19:46:00Z" w:initials="CH">
    <w:p w14:paraId="445FF7B7" w14:textId="1D860A72" w:rsidR="00846D95" w:rsidRPr="0080312C" w:rsidRDefault="00846D95">
      <w:pPr>
        <w:pStyle w:val="CommentText"/>
        <w:rPr>
          <w:lang w:val="en-US"/>
        </w:rPr>
      </w:pPr>
      <w:r>
        <w:rPr>
          <w:rStyle w:val="CommentReference"/>
        </w:rPr>
        <w:annotationRef/>
      </w:r>
      <w:r w:rsidRPr="0080312C">
        <w:rPr>
          <w:lang w:val="en-US"/>
        </w:rPr>
        <w:t>This was still in here from when I forgot to dummify the other variables</w:t>
      </w:r>
    </w:p>
  </w:comment>
  <w:comment w:id="10" w:author="Chris Hartgerink" w:date="2014-02-04T19:55:00Z" w:initials="CH">
    <w:p w14:paraId="6CC92570" w14:textId="77777777" w:rsidR="00846D95" w:rsidRDefault="00846D95" w:rsidP="00C54A28">
      <w:pPr>
        <w:pStyle w:val="CommentText"/>
        <w:rPr>
          <w:lang w:val="en-US"/>
        </w:rPr>
      </w:pPr>
      <w:r>
        <w:rPr>
          <w:rStyle w:val="CommentReference"/>
        </w:rPr>
        <w:annotationRef/>
      </w:r>
      <w:r w:rsidRPr="00C54A28">
        <w:rPr>
          <w:lang w:val="en-US"/>
        </w:rPr>
        <w:t xml:space="preserve">Ilja: </w:t>
      </w:r>
      <w:r w:rsidRPr="00C66500">
        <w:rPr>
          <w:lang w:val="en-US"/>
        </w:rPr>
        <w:t xml:space="preserve">I do not understand what this means. </w:t>
      </w:r>
    </w:p>
    <w:p w14:paraId="7BAE32B2" w14:textId="77777777" w:rsidR="00846D95" w:rsidRDefault="00846D95" w:rsidP="00C54A28">
      <w:pPr>
        <w:pStyle w:val="CommentText"/>
        <w:rPr>
          <w:lang w:val="en-US"/>
        </w:rPr>
      </w:pPr>
    </w:p>
    <w:p w14:paraId="5D147F54" w14:textId="77777777" w:rsidR="00846D95" w:rsidRDefault="00846D95" w:rsidP="00C54A28">
      <w:pPr>
        <w:pStyle w:val="CommentText"/>
        <w:rPr>
          <w:lang w:val="en-US"/>
        </w:rPr>
      </w:pPr>
      <w:r>
        <w:rPr>
          <w:lang w:val="en-US"/>
        </w:rPr>
        <w:t xml:space="preserve">Why are we simulating effect sizes?  Also why are we giving real numbers here? If we do, should we then not also include real numbers abou the actual effect. That the d =  1.4 on average?? </w:t>
      </w:r>
    </w:p>
    <w:p w14:paraId="369E4482" w14:textId="77777777" w:rsidR="00846D95" w:rsidRDefault="00846D95" w:rsidP="00C54A28">
      <w:pPr>
        <w:pStyle w:val="CommentText"/>
        <w:rPr>
          <w:lang w:val="en-US"/>
        </w:rPr>
      </w:pPr>
    </w:p>
    <w:p w14:paraId="7807B862" w14:textId="5D3677BB" w:rsidR="00846D95" w:rsidRPr="00C54A28" w:rsidRDefault="00846D95" w:rsidP="00C54A28">
      <w:pPr>
        <w:pStyle w:val="CommentText"/>
        <w:rPr>
          <w:lang w:val="en-US"/>
        </w:rPr>
      </w:pPr>
      <w:r>
        <w:rPr>
          <w:lang w:val="en-US"/>
        </w:rPr>
        <w:t>Chris: We simulate these purely to visually depict the difference in variance. The variance is what is important, and this is what tau2 depicts, which is why I give it here</w:t>
      </w:r>
      <w:r w:rsidRPr="00C54A28">
        <w:rPr>
          <w:lang w:val="en-US"/>
        </w:rPr>
        <w:t xml:space="preserve"> </w:t>
      </w:r>
    </w:p>
  </w:comment>
  <w:comment w:id="11" w:author="Chris Hartgerink" w:date="2014-02-04T20:01:00Z" w:initials="CH">
    <w:p w14:paraId="759049CD" w14:textId="77777777" w:rsidR="00846D95" w:rsidRPr="00C66500" w:rsidRDefault="00846D95" w:rsidP="00046EBD">
      <w:pPr>
        <w:pStyle w:val="CommentText"/>
        <w:rPr>
          <w:lang w:val="en-US"/>
        </w:rPr>
      </w:pPr>
      <w:r>
        <w:rPr>
          <w:rStyle w:val="CommentReference"/>
        </w:rPr>
        <w:annotationRef/>
      </w:r>
      <w:r w:rsidRPr="00046EBD">
        <w:rPr>
          <w:lang w:val="en-US"/>
        </w:rPr>
        <w:t xml:space="preserve">Ilja commented: </w:t>
      </w:r>
      <w:r w:rsidRPr="00C66500">
        <w:rPr>
          <w:lang w:val="en-US"/>
        </w:rPr>
        <w:t>I get to this later, but also here I thought it might be insightful to  use gpower.</w:t>
      </w:r>
    </w:p>
    <w:p w14:paraId="3B6C3A3B" w14:textId="77777777" w:rsidR="00846D95" w:rsidRDefault="00846D95" w:rsidP="00046EBD">
      <w:pPr>
        <w:pStyle w:val="CommentText"/>
        <w:rPr>
          <w:lang w:val="en-US"/>
        </w:rPr>
      </w:pPr>
    </w:p>
    <w:p w14:paraId="4202AD8B" w14:textId="77777777" w:rsidR="00846D95" w:rsidRDefault="00846D95" w:rsidP="00046EBD">
      <w:pPr>
        <w:pStyle w:val="CommentText"/>
        <w:rPr>
          <w:lang w:val="en-US"/>
        </w:rPr>
      </w:pPr>
    </w:p>
    <w:p w14:paraId="7BC88B9A" w14:textId="77777777" w:rsidR="00846D95" w:rsidRDefault="00846D95" w:rsidP="00046EBD">
      <w:pPr>
        <w:pStyle w:val="CommentText"/>
        <w:rPr>
          <w:lang w:val="en-US"/>
        </w:rPr>
      </w:pPr>
      <w:r>
        <w:rPr>
          <w:lang w:val="en-US"/>
        </w:rPr>
        <w:t>For inlcusion the moderator effect is d = .16 . Thus if you do  a f-test with two groups, you would need a sample size of 510 people to find a difference assuming a power of .95. and sample of 310  if power is .80.</w:t>
      </w:r>
    </w:p>
    <w:p w14:paraId="57A0988B" w14:textId="77777777" w:rsidR="00846D95" w:rsidRDefault="00846D95" w:rsidP="00046EBD">
      <w:pPr>
        <w:pStyle w:val="CommentText"/>
        <w:rPr>
          <w:lang w:val="en-US"/>
        </w:rPr>
      </w:pPr>
    </w:p>
    <w:p w14:paraId="4708E13D" w14:textId="77777777" w:rsidR="00846D95" w:rsidRDefault="00846D95" w:rsidP="00046EBD">
      <w:pPr>
        <w:pStyle w:val="CommentText"/>
        <w:rPr>
          <w:lang w:val="en-US"/>
        </w:rPr>
      </w:pPr>
      <w:r>
        <w:rPr>
          <w:lang w:val="en-US"/>
        </w:rPr>
        <w:t>However, if you want to moderate ostracism (d =.31) you only 84 participants with a power of .80.</w:t>
      </w:r>
    </w:p>
    <w:p w14:paraId="3AB5CBB5" w14:textId="77777777" w:rsidR="00846D95" w:rsidRDefault="00846D95" w:rsidP="00046EBD">
      <w:pPr>
        <w:pStyle w:val="CommentText"/>
        <w:rPr>
          <w:lang w:val="en-US"/>
        </w:rPr>
      </w:pPr>
    </w:p>
    <w:p w14:paraId="6B54C3D4" w14:textId="77777777" w:rsidR="00846D95" w:rsidRDefault="00846D95" w:rsidP="00046EBD">
      <w:pPr>
        <w:pStyle w:val="CommentText"/>
        <w:rPr>
          <w:lang w:val="en-US"/>
        </w:rPr>
      </w:pPr>
      <w:r>
        <w:rPr>
          <w:lang w:val="en-US"/>
        </w:rPr>
        <w:t>Can you say this? Because this thus seems to indicate that it is easier to moderate ostracism than to moderate inclusion?</w:t>
      </w:r>
    </w:p>
    <w:p w14:paraId="2DE99D7E" w14:textId="77777777" w:rsidR="00846D95" w:rsidRDefault="00846D95" w:rsidP="00046EBD">
      <w:pPr>
        <w:pStyle w:val="CommentText"/>
        <w:rPr>
          <w:lang w:val="en-US"/>
        </w:rPr>
      </w:pPr>
    </w:p>
    <w:p w14:paraId="764BBFD0" w14:textId="77777777" w:rsidR="00846D95" w:rsidRDefault="00846D95" w:rsidP="00046EBD">
      <w:pPr>
        <w:pStyle w:val="CommentText"/>
        <w:rPr>
          <w:lang w:val="en-US"/>
        </w:rPr>
      </w:pPr>
    </w:p>
    <w:p w14:paraId="530A94FC" w14:textId="77777777" w:rsidR="00846D95" w:rsidRDefault="00846D95" w:rsidP="00046EBD">
      <w:pPr>
        <w:pStyle w:val="CommentText"/>
        <w:rPr>
          <w:lang w:val="en-US"/>
        </w:rPr>
      </w:pPr>
      <w:r>
        <w:rPr>
          <w:lang w:val="en-US"/>
        </w:rPr>
        <w:t xml:space="preserve">The interaction d of 1 and 2 was about .55. thus </w:t>
      </w:r>
    </w:p>
    <w:p w14:paraId="54D484A5" w14:textId="0A17DCA1" w:rsidR="00846D95" w:rsidRDefault="00846D95">
      <w:pPr>
        <w:pStyle w:val="CommentText"/>
        <w:rPr>
          <w:lang w:val="en-US"/>
        </w:rPr>
      </w:pPr>
    </w:p>
    <w:p w14:paraId="58025C4A" w14:textId="2C9FE26C" w:rsidR="00846D95" w:rsidRDefault="00846D95">
      <w:pPr>
        <w:pStyle w:val="CommentText"/>
        <w:rPr>
          <w:lang w:val="en-US"/>
        </w:rPr>
      </w:pPr>
      <w:r>
        <w:rPr>
          <w:lang w:val="en-US"/>
        </w:rPr>
        <w:t>Chris: I think this is a valid point,but need to be precise in estimating these sample sizes. I find the following (remember, d is NOT f)</w:t>
      </w:r>
    </w:p>
    <w:p w14:paraId="5FD91296" w14:textId="08796FDE" w:rsidR="00846D95" w:rsidRDefault="00846D95">
      <w:pPr>
        <w:pStyle w:val="CommentText"/>
        <w:rPr>
          <w:lang w:val="en-US"/>
        </w:rPr>
      </w:pPr>
      <w:r>
        <w:rPr>
          <w:lang w:val="en-US"/>
        </w:rPr>
        <w:t xml:space="preserve">f = sqrt(.31^2/(2*2)) = .155 </w:t>
      </w:r>
      <w:r w:rsidRPr="00046EBD">
        <w:rPr>
          <w:lang w:val="en-US"/>
        </w:rPr>
        <w:sym w:font="Wingdings" w:char="F0E0"/>
      </w:r>
      <w:r>
        <w:rPr>
          <w:lang w:val="en-US"/>
        </w:rPr>
        <w:t xml:space="preserve"> 330</w:t>
      </w:r>
    </w:p>
    <w:p w14:paraId="5C99C039" w14:textId="5CD5931C" w:rsidR="00846D95" w:rsidRDefault="00846D95" w:rsidP="00046EBD">
      <w:pPr>
        <w:pStyle w:val="CommentText"/>
        <w:rPr>
          <w:lang w:val="en-US"/>
        </w:rPr>
      </w:pPr>
      <w:r>
        <w:rPr>
          <w:lang w:val="en-US"/>
        </w:rPr>
        <w:t xml:space="preserve">f = sqrt(.16^2/(2*2)) = .08 </w:t>
      </w:r>
      <w:r w:rsidRPr="00046EBD">
        <w:rPr>
          <w:lang w:val="en-US"/>
        </w:rPr>
        <w:sym w:font="Wingdings" w:char="F0E0"/>
      </w:r>
      <w:r>
        <w:rPr>
          <w:lang w:val="en-US"/>
        </w:rPr>
        <w:t xml:space="preserve"> N = 1230</w:t>
      </w:r>
    </w:p>
    <w:p w14:paraId="241315FC" w14:textId="77777777" w:rsidR="00846D95" w:rsidRPr="00046EBD" w:rsidRDefault="00846D95">
      <w:pPr>
        <w:pStyle w:val="CommentText"/>
        <w:rPr>
          <w:lang w:val="en-US"/>
        </w:rPr>
      </w:pPr>
    </w:p>
  </w:comment>
  <w:comment w:id="12" w:author="Jelte Wicherts" w:date="2014-02-04T16:20:00Z" w:initials="JW">
    <w:p w14:paraId="7C239D90" w14:textId="7FA15606" w:rsidR="00846D95" w:rsidRPr="007D467F" w:rsidRDefault="00846D95">
      <w:pPr>
        <w:pStyle w:val="CommentText"/>
        <w:rPr>
          <w:lang w:val="en-US"/>
        </w:rPr>
      </w:pPr>
      <w:r>
        <w:rPr>
          <w:rStyle w:val="CommentReference"/>
        </w:rPr>
        <w:annotationRef/>
      </w:r>
      <w:r w:rsidRPr="007D467F">
        <w:rPr>
          <w:lang w:val="en-US"/>
        </w:rPr>
        <w:t>include reference?</w:t>
      </w:r>
    </w:p>
  </w:comment>
  <w:comment w:id="13" w:author="Chris Hartgerink" w:date="2014-02-04T19:57:00Z" w:initials="CH">
    <w:p w14:paraId="7CB998C3" w14:textId="2AD1B400" w:rsidR="00846D95" w:rsidRPr="00046EBD" w:rsidRDefault="00846D95">
      <w:pPr>
        <w:pStyle w:val="CommentText"/>
        <w:rPr>
          <w:lang w:val="en-US"/>
        </w:rPr>
      </w:pPr>
      <w:r>
        <w:rPr>
          <w:rStyle w:val="CommentReference"/>
        </w:rPr>
        <w:annotationRef/>
      </w:r>
      <w:r w:rsidRPr="00046EBD">
        <w:rPr>
          <w:lang w:val="en-US"/>
        </w:rPr>
        <w:t>We did this before, but we thought that this might imply that</w:t>
      </w:r>
      <w:r>
        <w:rPr>
          <w:lang w:val="en-US"/>
        </w:rPr>
        <w:t xml:space="preserve"> the referred study would show similar  results as our estimates, which is why we leave that out.</w:t>
      </w:r>
    </w:p>
  </w:comment>
  <w:comment w:id="14" w:author="Chris Hartgerink" w:date="2014-02-03T19:45:00Z" w:initials="CH">
    <w:p w14:paraId="6CEAAF91" w14:textId="52383741" w:rsidR="00846D95" w:rsidRPr="0045115D" w:rsidRDefault="00846D95">
      <w:pPr>
        <w:pStyle w:val="CommentText"/>
        <w:rPr>
          <w:lang w:val="en-US"/>
        </w:rPr>
      </w:pPr>
      <w:r>
        <w:rPr>
          <w:rStyle w:val="CommentReference"/>
        </w:rPr>
        <w:annotationRef/>
      </w:r>
      <w:r w:rsidRPr="0045115D">
        <w:rPr>
          <w:lang w:val="en-US"/>
        </w:rPr>
        <w:t xml:space="preserve">Cannot make any specific statements, except that </w:t>
      </w:r>
      <w:r>
        <w:rPr>
          <w:lang w:val="en-US"/>
        </w:rPr>
        <w:t>taken together</w:t>
      </w:r>
      <w:r w:rsidRPr="0045115D">
        <w:rPr>
          <w:lang w:val="en-US"/>
        </w:rPr>
        <w:t>, it does seem to moderate</w:t>
      </w:r>
    </w:p>
  </w:comment>
  <w:comment w:id="15" w:author="Jelte Wicherts" w:date="2014-02-04T16:25:00Z" w:initials="JW">
    <w:p w14:paraId="527C28B7" w14:textId="22374644" w:rsidR="00846D95" w:rsidRPr="007D467F" w:rsidRDefault="00846D95">
      <w:pPr>
        <w:pStyle w:val="CommentText"/>
        <w:rPr>
          <w:lang w:val="en-US"/>
        </w:rPr>
      </w:pPr>
      <w:r>
        <w:rPr>
          <w:rStyle w:val="CommentReference"/>
        </w:rPr>
        <w:annotationRef/>
      </w:r>
      <w:r w:rsidRPr="007D467F">
        <w:rPr>
          <w:lang w:val="en-US"/>
        </w:rPr>
        <w:t>Which studies is Kip referring to? Can’t we create a subset to study this?</w:t>
      </w:r>
    </w:p>
  </w:comment>
  <w:comment w:id="16" w:author="Jelte Wicherts" w:date="2014-02-04T06:12:00Z" w:initials="JW">
    <w:p w14:paraId="2BEE528A" w14:textId="77777777" w:rsidR="00846D95" w:rsidRPr="007D467F" w:rsidRDefault="00846D95" w:rsidP="00817E08">
      <w:pPr>
        <w:pStyle w:val="CommentText"/>
        <w:rPr>
          <w:lang w:val="en-US"/>
        </w:rPr>
      </w:pPr>
      <w:r>
        <w:rPr>
          <w:rStyle w:val="CommentReference"/>
        </w:rPr>
        <w:annotationRef/>
      </w:r>
      <w:r>
        <w:rPr>
          <w:rStyle w:val="CommentReference"/>
        </w:rPr>
        <w:annotationRef/>
      </w:r>
      <w:r w:rsidRPr="007D467F">
        <w:rPr>
          <w:lang w:val="en-US"/>
        </w:rPr>
        <w:t>What does an M-A on these data show? Lack of moderation may simply be due to lack of power in individual studies..</w:t>
      </w:r>
    </w:p>
    <w:p w14:paraId="2ED5603F" w14:textId="4ADA1898" w:rsidR="00846D95" w:rsidRPr="007D467F" w:rsidRDefault="00846D95">
      <w:pPr>
        <w:pStyle w:val="CommentText"/>
        <w:rPr>
          <w:lang w:val="en-US"/>
        </w:rPr>
      </w:pPr>
    </w:p>
  </w:comment>
  <w:comment w:id="17" w:author="Jelte Wicherts" w:date="2014-02-04T16:26:00Z" w:initials="JW">
    <w:p w14:paraId="6FF0D0CF" w14:textId="5B08A904" w:rsidR="00846D95" w:rsidRPr="007D467F" w:rsidRDefault="00846D95">
      <w:pPr>
        <w:pStyle w:val="CommentText"/>
        <w:rPr>
          <w:lang w:val="en-US"/>
        </w:rPr>
      </w:pPr>
      <w:r>
        <w:rPr>
          <w:rStyle w:val="CommentReference"/>
        </w:rPr>
        <w:annotationRef/>
      </w:r>
      <w:r w:rsidRPr="007D467F">
        <w:rPr>
          <w:lang w:val="en-US"/>
        </w:rPr>
        <w:t>Which ones? Subset is easily created to study this. I don’t believe in “vote counting”</w:t>
      </w:r>
    </w:p>
  </w:comment>
  <w:comment w:id="19" w:author="Jelte Wicherts" w:date="2014-02-04T16:27:00Z" w:initials="JW">
    <w:p w14:paraId="7648EEC5" w14:textId="4A0C4EC7" w:rsidR="00846D95" w:rsidRPr="007D467F" w:rsidRDefault="00846D95">
      <w:pPr>
        <w:pStyle w:val="CommentText"/>
        <w:rPr>
          <w:lang w:val="en-US"/>
        </w:rPr>
      </w:pPr>
      <w:r>
        <w:rPr>
          <w:rStyle w:val="CommentReference"/>
        </w:rPr>
        <w:annotationRef/>
      </w:r>
      <w:r w:rsidRPr="007D467F">
        <w:rPr>
          <w:lang w:val="en-US"/>
        </w:rPr>
        <w:t>M-A is more compelling, unless Kip has a problem with the studies we included. If so, we need the subset….and re-do the analysis.</w:t>
      </w:r>
    </w:p>
  </w:comment>
  <w:comment w:id="20" w:author="Chris Hartgerink" w:date="2014-02-04T20:36:00Z" w:initials="CH">
    <w:p w14:paraId="5B1C3BB7" w14:textId="2C2251BE" w:rsidR="00846D95" w:rsidRPr="009D66A0" w:rsidRDefault="00846D95">
      <w:pPr>
        <w:pStyle w:val="CommentText"/>
        <w:rPr>
          <w:lang w:val="en-US"/>
        </w:rPr>
      </w:pPr>
      <w:r>
        <w:rPr>
          <w:rStyle w:val="CommentReference"/>
        </w:rPr>
        <w:annotationRef/>
      </w:r>
      <w:r w:rsidRPr="009D66A0">
        <w:rPr>
          <w:lang w:val="en-US"/>
        </w:rPr>
        <w:t>Yes I definitely agree here, because vote counting does not take into account precision of studies</w:t>
      </w:r>
    </w:p>
  </w:comment>
  <w:comment w:id="24" w:author="Chris Hartgerink" w:date="2014-02-03T19:54:00Z" w:initials="CH">
    <w:p w14:paraId="1CAD90B0" w14:textId="19CAB52E" w:rsidR="00846D95" w:rsidRPr="00C067F3" w:rsidRDefault="00846D95">
      <w:pPr>
        <w:pStyle w:val="CommentText"/>
        <w:rPr>
          <w:lang w:val="en-US"/>
        </w:rPr>
      </w:pPr>
      <w:r>
        <w:rPr>
          <w:rStyle w:val="CommentReference"/>
        </w:rPr>
        <w:annotationRef/>
      </w:r>
      <w:r w:rsidRPr="00C067F3">
        <w:rPr>
          <w:lang w:val="en-US"/>
        </w:rPr>
        <w:t xml:space="preserve">I consider the last sentence of the previous paragraph a good </w:t>
      </w:r>
      <w:r>
        <w:rPr>
          <w:lang w:val="en-US"/>
        </w:rPr>
        <w:t>summary in itself</w:t>
      </w:r>
    </w:p>
  </w:comment>
  <w:comment w:id="25" w:author="Chris Hartgerink" w:date="2014-02-04T23:07:00Z" w:initials="CH">
    <w:p w14:paraId="157D8584" w14:textId="77777777" w:rsidR="00846D95" w:rsidRPr="00262762" w:rsidRDefault="00846D95" w:rsidP="00846D95">
      <w:pPr>
        <w:pStyle w:val="CommentText"/>
        <w:rPr>
          <w:lang w:val="en-US"/>
        </w:rPr>
      </w:pPr>
      <w:r>
        <w:rPr>
          <w:rStyle w:val="CommentReference"/>
        </w:rPr>
        <w:annotationRef/>
      </w:r>
      <w:r w:rsidRPr="00846D95">
        <w:rPr>
          <w:lang w:val="en-US"/>
        </w:rPr>
        <w:t xml:space="preserve">Ilja: </w:t>
      </w:r>
      <w:r w:rsidRPr="00262762">
        <w:rPr>
          <w:lang w:val="en-US"/>
        </w:rPr>
        <w:t>And should we not somewhere in the discussion give advice on how to run a properly powered study.</w:t>
      </w:r>
    </w:p>
    <w:p w14:paraId="0B77DDF7" w14:textId="77777777" w:rsidR="00846D95" w:rsidRDefault="00846D95" w:rsidP="00846D95">
      <w:pPr>
        <w:pStyle w:val="CommentText"/>
        <w:rPr>
          <w:lang w:val="en-US"/>
        </w:rPr>
      </w:pPr>
    </w:p>
    <w:p w14:paraId="108B0B60" w14:textId="77777777" w:rsidR="00846D95" w:rsidRDefault="00846D95" w:rsidP="00846D95">
      <w:pPr>
        <w:pStyle w:val="CommentText"/>
        <w:rPr>
          <w:lang w:val="en-US"/>
        </w:rPr>
      </w:pPr>
    </w:p>
    <w:p w14:paraId="41400FA8" w14:textId="77777777" w:rsidR="00846D95" w:rsidRDefault="00846D95" w:rsidP="00846D95">
      <w:pPr>
        <w:pStyle w:val="CommentText"/>
        <w:rPr>
          <w:lang w:val="en-US"/>
        </w:rPr>
      </w:pPr>
      <w:r>
        <w:rPr>
          <w:lang w:val="en-US"/>
        </w:rPr>
        <w:t>Am I right in assuming that we only need 10 participants given that we have a  effect 1.4 to  find a difference between inclusion and ostracism with a power of .95? (I did this in Gpower).  And if we want to find an interaction  with a effect .56 we need about 44 participants in a 2x2 design?</w:t>
      </w:r>
    </w:p>
    <w:p w14:paraId="51A57932" w14:textId="77777777" w:rsidR="00846D95" w:rsidRDefault="00846D95" w:rsidP="00846D95">
      <w:pPr>
        <w:pStyle w:val="CommentText"/>
        <w:rPr>
          <w:lang w:val="en-US"/>
        </w:rPr>
      </w:pPr>
    </w:p>
    <w:p w14:paraId="542752D9" w14:textId="77777777" w:rsidR="00846D95" w:rsidRDefault="00846D95" w:rsidP="00846D95">
      <w:pPr>
        <w:pStyle w:val="CommentText"/>
        <w:rPr>
          <w:lang w:val="en-US"/>
        </w:rPr>
      </w:pPr>
      <w:r>
        <w:rPr>
          <w:lang w:val="en-US"/>
        </w:rPr>
        <w:t>That is, is the effect size that we use indeed the effect size that is also used in Gpower?</w:t>
      </w:r>
    </w:p>
    <w:p w14:paraId="03A226F4" w14:textId="77777777" w:rsidR="00846D95" w:rsidRDefault="00846D95" w:rsidP="00846D95">
      <w:pPr>
        <w:pStyle w:val="CommentText"/>
        <w:rPr>
          <w:lang w:val="en-US"/>
        </w:rPr>
      </w:pPr>
    </w:p>
    <w:p w14:paraId="7EBD0321" w14:textId="77777777" w:rsidR="00846D95" w:rsidRDefault="00846D95" w:rsidP="00846D95">
      <w:pPr>
        <w:pStyle w:val="CommentText"/>
        <w:rPr>
          <w:lang w:val="en-US"/>
        </w:rPr>
      </w:pPr>
      <w:r>
        <w:rPr>
          <w:lang w:val="en-US"/>
        </w:rPr>
        <w:t>Or am I making a mistake here?</w:t>
      </w:r>
    </w:p>
    <w:p w14:paraId="342DF470" w14:textId="77777777" w:rsidR="00846D95" w:rsidRDefault="00846D95" w:rsidP="00846D95">
      <w:pPr>
        <w:pStyle w:val="CommentText"/>
        <w:rPr>
          <w:lang w:val="en-US"/>
        </w:rPr>
      </w:pPr>
    </w:p>
    <w:p w14:paraId="7C40E6EB" w14:textId="62073272" w:rsidR="00846D95" w:rsidRDefault="00846D95" w:rsidP="00846D95">
      <w:pPr>
        <w:pStyle w:val="CommentText"/>
        <w:rPr>
          <w:lang w:val="en-US"/>
        </w:rPr>
      </w:pPr>
      <w:r>
        <w:rPr>
          <w:lang w:val="en-US"/>
        </w:rPr>
        <w:t>And should we not then include this type of information at page</w:t>
      </w:r>
    </w:p>
    <w:p w14:paraId="49271D60" w14:textId="77777777" w:rsidR="00846D95" w:rsidRDefault="00846D95" w:rsidP="00846D95">
      <w:pPr>
        <w:pStyle w:val="CommentText"/>
        <w:rPr>
          <w:lang w:val="en-US"/>
        </w:rPr>
      </w:pPr>
    </w:p>
    <w:p w14:paraId="7C9EBD2B" w14:textId="6B23B1C9" w:rsidR="00846D95" w:rsidRDefault="00846D95" w:rsidP="00846D95">
      <w:pPr>
        <w:pStyle w:val="CommentText"/>
        <w:rPr>
          <w:lang w:val="en-US"/>
        </w:rPr>
      </w:pPr>
      <w:r>
        <w:rPr>
          <w:lang w:val="en-US"/>
        </w:rPr>
        <w:t>Chris: For power calculations, we need to transform d into f by the following:</w:t>
      </w:r>
      <w:r w:rsidRPr="00846D95">
        <w:rPr>
          <w:lang w:val="en-US"/>
        </w:rPr>
        <w:t xml:space="preserve"> </w:t>
      </w:r>
      <w:r>
        <w:rPr>
          <w:lang w:val="en-US"/>
        </w:rPr>
        <w:t xml:space="preserve">f = sqrt(d^2/(2*2)). </w:t>
      </w:r>
    </w:p>
    <w:p w14:paraId="53685D76" w14:textId="22D033F2" w:rsidR="00846D95" w:rsidRPr="00846D95" w:rsidRDefault="00846D95" w:rsidP="00846D95">
      <w:pPr>
        <w:pStyle w:val="CommentText"/>
        <w:rPr>
          <w:lang w:val="en-US"/>
        </w:rPr>
      </w:pPr>
      <w:r>
        <w:rPr>
          <w:lang w:val="en-US"/>
        </w:rPr>
        <w:t>For d = 1.5 that would mean we need total N of 18</w:t>
      </w:r>
    </w:p>
  </w:comment>
  <w:comment w:id="26" w:author="Chris Hartgerink" w:date="2014-02-03T21:22:00Z" w:initials="CH">
    <w:p w14:paraId="3BE17221" w14:textId="16AD064E" w:rsidR="00846D95" w:rsidRPr="00504AA7" w:rsidRDefault="00846D95">
      <w:pPr>
        <w:pStyle w:val="CommentText"/>
        <w:rPr>
          <w:lang w:val="en-US"/>
        </w:rPr>
      </w:pPr>
      <w:r>
        <w:rPr>
          <w:rStyle w:val="CommentReference"/>
        </w:rPr>
        <w:annotationRef/>
      </w:r>
      <w:r w:rsidRPr="007D467F">
        <w:rPr>
          <w:lang w:val="en-US"/>
        </w:rPr>
        <w:t>Checked and all correct</w:t>
      </w:r>
    </w:p>
  </w:comment>
  <w:comment w:id="29" w:author="Chris Hartgerink" w:date="2014-02-03T20:45:00Z" w:initials="CH">
    <w:p w14:paraId="5C0748D9" w14:textId="138322FC" w:rsidR="00846D95" w:rsidRPr="007D467F" w:rsidRDefault="00846D95">
      <w:pPr>
        <w:pStyle w:val="CommentText"/>
        <w:rPr>
          <w:lang w:val="en-US"/>
        </w:rPr>
      </w:pPr>
      <w:r>
        <w:rPr>
          <w:rStyle w:val="CommentReference"/>
        </w:rPr>
        <w:annotationRef/>
      </w:r>
      <w:r w:rsidRPr="007D467F">
        <w:rPr>
          <w:lang w:val="en-US"/>
        </w:rPr>
        <w:t>Checked and is correct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4B8078" w15:done="0"/>
  <w15:commentEx w15:paraId="445FF7B7" w15:done="0"/>
  <w15:commentEx w15:paraId="7807B862" w15:done="0"/>
  <w15:commentEx w15:paraId="241315FC" w15:done="0"/>
  <w15:commentEx w15:paraId="7C239D90" w15:done="0"/>
  <w15:commentEx w15:paraId="7CB998C3" w15:paraIdParent="7C239D90" w15:done="0"/>
  <w15:commentEx w15:paraId="6CEAAF91" w15:done="0"/>
  <w15:commentEx w15:paraId="527C28B7" w15:done="0"/>
  <w15:commentEx w15:paraId="2ED5603F" w15:done="0"/>
  <w15:commentEx w15:paraId="6FF0D0CF" w15:done="0"/>
  <w15:commentEx w15:paraId="7648EEC5" w15:done="0"/>
  <w15:commentEx w15:paraId="5B1C3BB7" w15:paraIdParent="7648EEC5" w15:done="0"/>
  <w15:commentEx w15:paraId="1CAD90B0" w15:done="0"/>
  <w15:commentEx w15:paraId="53685D76" w15:done="0"/>
  <w15:commentEx w15:paraId="3BE17221" w15:done="0"/>
  <w15:commentEx w15:paraId="5C0748D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FA85EE" w14:textId="77777777" w:rsidR="00F15725" w:rsidRDefault="00F15725" w:rsidP="00E87791">
      <w:pPr>
        <w:spacing w:after="0" w:line="240" w:lineRule="auto"/>
      </w:pPr>
      <w:r>
        <w:separator/>
      </w:r>
    </w:p>
  </w:endnote>
  <w:endnote w:type="continuationSeparator" w:id="0">
    <w:p w14:paraId="60613832" w14:textId="77777777" w:rsidR="00F15725" w:rsidRDefault="00F15725"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16"/>
      <w:docPartObj>
        <w:docPartGallery w:val="Page Numbers (Bottom of Page)"/>
        <w:docPartUnique/>
      </w:docPartObj>
    </w:sdtPr>
    <w:sdtContent>
      <w:p w14:paraId="2DF3AFE3" w14:textId="77777777" w:rsidR="00846D95" w:rsidRDefault="00846D95">
        <w:pPr>
          <w:pStyle w:val="Footer"/>
          <w:jc w:val="right"/>
        </w:pPr>
      </w:p>
    </w:sdtContent>
  </w:sdt>
  <w:p w14:paraId="78AF750C" w14:textId="77777777" w:rsidR="00846D95" w:rsidRDefault="00846D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BE5492" w14:textId="77777777" w:rsidR="00F15725" w:rsidRDefault="00F15725" w:rsidP="00E87791">
      <w:pPr>
        <w:spacing w:after="0" w:line="240" w:lineRule="auto"/>
      </w:pPr>
      <w:r>
        <w:separator/>
      </w:r>
    </w:p>
  </w:footnote>
  <w:footnote w:type="continuationSeparator" w:id="0">
    <w:p w14:paraId="684BA7E9" w14:textId="77777777" w:rsidR="00F15725" w:rsidRDefault="00F15725"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49819" w14:textId="77777777" w:rsidR="00846D95" w:rsidRPr="00F0642F" w:rsidRDefault="00846D95"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655B7F">
      <w:rPr>
        <w:rFonts w:ascii="Times New Roman" w:hAnsi="Times New Roman" w:cs="Times New Roman"/>
        <w:noProof/>
        <w:lang w:val="en-US"/>
      </w:rPr>
      <w:t>15</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91"/>
    <w:rsid w:val="00004F28"/>
    <w:rsid w:val="000073B5"/>
    <w:rsid w:val="0001299C"/>
    <w:rsid w:val="0001316B"/>
    <w:rsid w:val="000138B8"/>
    <w:rsid w:val="0001626A"/>
    <w:rsid w:val="00021138"/>
    <w:rsid w:val="0002415B"/>
    <w:rsid w:val="000306B0"/>
    <w:rsid w:val="00034A15"/>
    <w:rsid w:val="00035B90"/>
    <w:rsid w:val="00041662"/>
    <w:rsid w:val="0004217A"/>
    <w:rsid w:val="0004634D"/>
    <w:rsid w:val="00046EBD"/>
    <w:rsid w:val="000522A2"/>
    <w:rsid w:val="00052E9B"/>
    <w:rsid w:val="0006039A"/>
    <w:rsid w:val="00061F3B"/>
    <w:rsid w:val="00063027"/>
    <w:rsid w:val="00065019"/>
    <w:rsid w:val="00070978"/>
    <w:rsid w:val="0007620A"/>
    <w:rsid w:val="0008327B"/>
    <w:rsid w:val="000855C0"/>
    <w:rsid w:val="00096F79"/>
    <w:rsid w:val="000A5278"/>
    <w:rsid w:val="000A62FD"/>
    <w:rsid w:val="000A7802"/>
    <w:rsid w:val="000B02FA"/>
    <w:rsid w:val="000B0FFB"/>
    <w:rsid w:val="000B1401"/>
    <w:rsid w:val="000B48A1"/>
    <w:rsid w:val="000B73FB"/>
    <w:rsid w:val="000D3458"/>
    <w:rsid w:val="000E0198"/>
    <w:rsid w:val="000E2F23"/>
    <w:rsid w:val="000E37AA"/>
    <w:rsid w:val="000E524A"/>
    <w:rsid w:val="000F5363"/>
    <w:rsid w:val="00111F5F"/>
    <w:rsid w:val="00114AA5"/>
    <w:rsid w:val="00120AF7"/>
    <w:rsid w:val="00130F58"/>
    <w:rsid w:val="00132DA6"/>
    <w:rsid w:val="00134C8B"/>
    <w:rsid w:val="00136C95"/>
    <w:rsid w:val="0014060B"/>
    <w:rsid w:val="00146A41"/>
    <w:rsid w:val="001470ED"/>
    <w:rsid w:val="00151D65"/>
    <w:rsid w:val="00153A5A"/>
    <w:rsid w:val="0016126F"/>
    <w:rsid w:val="001618D7"/>
    <w:rsid w:val="00162414"/>
    <w:rsid w:val="001724F0"/>
    <w:rsid w:val="00174722"/>
    <w:rsid w:val="001778B8"/>
    <w:rsid w:val="00184824"/>
    <w:rsid w:val="00192992"/>
    <w:rsid w:val="001A07B0"/>
    <w:rsid w:val="001A1739"/>
    <w:rsid w:val="001A726D"/>
    <w:rsid w:val="001B1775"/>
    <w:rsid w:val="001B6421"/>
    <w:rsid w:val="001C5687"/>
    <w:rsid w:val="001C6AD0"/>
    <w:rsid w:val="001D140B"/>
    <w:rsid w:val="001E02D7"/>
    <w:rsid w:val="001E4ECD"/>
    <w:rsid w:val="001E7A9D"/>
    <w:rsid w:val="001F0E11"/>
    <w:rsid w:val="001F2305"/>
    <w:rsid w:val="001F78B9"/>
    <w:rsid w:val="001F7AEF"/>
    <w:rsid w:val="0020115E"/>
    <w:rsid w:val="00204DDD"/>
    <w:rsid w:val="00205886"/>
    <w:rsid w:val="0020685C"/>
    <w:rsid w:val="00215DA4"/>
    <w:rsid w:val="00230F31"/>
    <w:rsid w:val="002315A3"/>
    <w:rsid w:val="002321C9"/>
    <w:rsid w:val="00234196"/>
    <w:rsid w:val="002402C4"/>
    <w:rsid w:val="00243F20"/>
    <w:rsid w:val="002455C9"/>
    <w:rsid w:val="00245939"/>
    <w:rsid w:val="00246DBD"/>
    <w:rsid w:val="0025295A"/>
    <w:rsid w:val="00256F12"/>
    <w:rsid w:val="00257047"/>
    <w:rsid w:val="0025753D"/>
    <w:rsid w:val="00263D89"/>
    <w:rsid w:val="0026749D"/>
    <w:rsid w:val="00270A66"/>
    <w:rsid w:val="002728E3"/>
    <w:rsid w:val="002777A3"/>
    <w:rsid w:val="002778FB"/>
    <w:rsid w:val="00293B58"/>
    <w:rsid w:val="002A10EF"/>
    <w:rsid w:val="002D3BCF"/>
    <w:rsid w:val="002D4692"/>
    <w:rsid w:val="002E1DA7"/>
    <w:rsid w:val="002E2CBB"/>
    <w:rsid w:val="002E69D3"/>
    <w:rsid w:val="002F101B"/>
    <w:rsid w:val="00300674"/>
    <w:rsid w:val="00324702"/>
    <w:rsid w:val="0032721D"/>
    <w:rsid w:val="003375A0"/>
    <w:rsid w:val="0035059B"/>
    <w:rsid w:val="00350896"/>
    <w:rsid w:val="0035369A"/>
    <w:rsid w:val="003545D7"/>
    <w:rsid w:val="00356A51"/>
    <w:rsid w:val="003620A6"/>
    <w:rsid w:val="003645B6"/>
    <w:rsid w:val="003744A8"/>
    <w:rsid w:val="003800A3"/>
    <w:rsid w:val="00381745"/>
    <w:rsid w:val="00381CD2"/>
    <w:rsid w:val="00384DBB"/>
    <w:rsid w:val="003A0811"/>
    <w:rsid w:val="003A194D"/>
    <w:rsid w:val="003B0002"/>
    <w:rsid w:val="003B196F"/>
    <w:rsid w:val="003B19FD"/>
    <w:rsid w:val="003C2481"/>
    <w:rsid w:val="003C268E"/>
    <w:rsid w:val="003D22CC"/>
    <w:rsid w:val="003D3000"/>
    <w:rsid w:val="003D74C3"/>
    <w:rsid w:val="003E0E89"/>
    <w:rsid w:val="00405018"/>
    <w:rsid w:val="0040540E"/>
    <w:rsid w:val="00405ED2"/>
    <w:rsid w:val="00410232"/>
    <w:rsid w:val="00421505"/>
    <w:rsid w:val="00421DF3"/>
    <w:rsid w:val="00423B73"/>
    <w:rsid w:val="004402B4"/>
    <w:rsid w:val="00443A07"/>
    <w:rsid w:val="00444A89"/>
    <w:rsid w:val="00447A01"/>
    <w:rsid w:val="0045115D"/>
    <w:rsid w:val="004517F8"/>
    <w:rsid w:val="00457942"/>
    <w:rsid w:val="004602DF"/>
    <w:rsid w:val="004626E4"/>
    <w:rsid w:val="00462C12"/>
    <w:rsid w:val="00465378"/>
    <w:rsid w:val="0046621F"/>
    <w:rsid w:val="00470BD2"/>
    <w:rsid w:val="00473E31"/>
    <w:rsid w:val="00475D1F"/>
    <w:rsid w:val="004803B1"/>
    <w:rsid w:val="00480E89"/>
    <w:rsid w:val="00482DA8"/>
    <w:rsid w:val="00487D04"/>
    <w:rsid w:val="004A7912"/>
    <w:rsid w:val="004A7CA5"/>
    <w:rsid w:val="004B1A00"/>
    <w:rsid w:val="004B1D45"/>
    <w:rsid w:val="004B2301"/>
    <w:rsid w:val="004B71E1"/>
    <w:rsid w:val="004B7C46"/>
    <w:rsid w:val="004C0E3C"/>
    <w:rsid w:val="004C1FCA"/>
    <w:rsid w:val="004C2069"/>
    <w:rsid w:val="004C2568"/>
    <w:rsid w:val="004C5F22"/>
    <w:rsid w:val="004C638C"/>
    <w:rsid w:val="004C64F4"/>
    <w:rsid w:val="004C77A4"/>
    <w:rsid w:val="004E06FD"/>
    <w:rsid w:val="004E1996"/>
    <w:rsid w:val="005040FC"/>
    <w:rsid w:val="00504AA7"/>
    <w:rsid w:val="00511854"/>
    <w:rsid w:val="00512EA9"/>
    <w:rsid w:val="005141F0"/>
    <w:rsid w:val="005152EF"/>
    <w:rsid w:val="00520722"/>
    <w:rsid w:val="00523159"/>
    <w:rsid w:val="00536231"/>
    <w:rsid w:val="005411E7"/>
    <w:rsid w:val="00541A62"/>
    <w:rsid w:val="0054575F"/>
    <w:rsid w:val="00552A0D"/>
    <w:rsid w:val="005576E8"/>
    <w:rsid w:val="00563327"/>
    <w:rsid w:val="00571E31"/>
    <w:rsid w:val="005737DD"/>
    <w:rsid w:val="005751E9"/>
    <w:rsid w:val="0058166E"/>
    <w:rsid w:val="00584FE4"/>
    <w:rsid w:val="00586A06"/>
    <w:rsid w:val="00593A23"/>
    <w:rsid w:val="005A3837"/>
    <w:rsid w:val="005A55EE"/>
    <w:rsid w:val="005B6147"/>
    <w:rsid w:val="005C127B"/>
    <w:rsid w:val="005C1571"/>
    <w:rsid w:val="005D08D9"/>
    <w:rsid w:val="005D2B50"/>
    <w:rsid w:val="005D756B"/>
    <w:rsid w:val="005D7DA1"/>
    <w:rsid w:val="005E1901"/>
    <w:rsid w:val="005E1E88"/>
    <w:rsid w:val="005E1EE7"/>
    <w:rsid w:val="005E5FFD"/>
    <w:rsid w:val="005F2763"/>
    <w:rsid w:val="005F2B19"/>
    <w:rsid w:val="005F4B78"/>
    <w:rsid w:val="00604171"/>
    <w:rsid w:val="0060498C"/>
    <w:rsid w:val="00606C3D"/>
    <w:rsid w:val="00607659"/>
    <w:rsid w:val="0061101C"/>
    <w:rsid w:val="0061569D"/>
    <w:rsid w:val="00617BA6"/>
    <w:rsid w:val="0062361D"/>
    <w:rsid w:val="00623D68"/>
    <w:rsid w:val="00631BF6"/>
    <w:rsid w:val="00632A9D"/>
    <w:rsid w:val="006334A3"/>
    <w:rsid w:val="006416AA"/>
    <w:rsid w:val="0064259A"/>
    <w:rsid w:val="0064326E"/>
    <w:rsid w:val="00655B7F"/>
    <w:rsid w:val="006623EF"/>
    <w:rsid w:val="00662D2B"/>
    <w:rsid w:val="0066375E"/>
    <w:rsid w:val="00667843"/>
    <w:rsid w:val="006740D0"/>
    <w:rsid w:val="0068468E"/>
    <w:rsid w:val="00692953"/>
    <w:rsid w:val="0069440F"/>
    <w:rsid w:val="006950DD"/>
    <w:rsid w:val="006A1BD6"/>
    <w:rsid w:val="006C1200"/>
    <w:rsid w:val="006C124A"/>
    <w:rsid w:val="006C5588"/>
    <w:rsid w:val="006D04E4"/>
    <w:rsid w:val="006D1E1B"/>
    <w:rsid w:val="006D3CB4"/>
    <w:rsid w:val="006D537C"/>
    <w:rsid w:val="006E07E5"/>
    <w:rsid w:val="006E3B7B"/>
    <w:rsid w:val="006E6C6A"/>
    <w:rsid w:val="006F2F75"/>
    <w:rsid w:val="006F359D"/>
    <w:rsid w:val="0070515C"/>
    <w:rsid w:val="00710ABE"/>
    <w:rsid w:val="00712DE8"/>
    <w:rsid w:val="0072322F"/>
    <w:rsid w:val="00727B5D"/>
    <w:rsid w:val="00730248"/>
    <w:rsid w:val="0073067A"/>
    <w:rsid w:val="00731737"/>
    <w:rsid w:val="0073492C"/>
    <w:rsid w:val="007370EF"/>
    <w:rsid w:val="00740DBE"/>
    <w:rsid w:val="0074166C"/>
    <w:rsid w:val="007425DF"/>
    <w:rsid w:val="00744736"/>
    <w:rsid w:val="00744811"/>
    <w:rsid w:val="00751B51"/>
    <w:rsid w:val="0076527D"/>
    <w:rsid w:val="00772345"/>
    <w:rsid w:val="007846E3"/>
    <w:rsid w:val="00785922"/>
    <w:rsid w:val="007907DC"/>
    <w:rsid w:val="00792D66"/>
    <w:rsid w:val="00795E7E"/>
    <w:rsid w:val="007A087B"/>
    <w:rsid w:val="007A0C80"/>
    <w:rsid w:val="007A74DA"/>
    <w:rsid w:val="007B08D9"/>
    <w:rsid w:val="007B0F0C"/>
    <w:rsid w:val="007B2FE5"/>
    <w:rsid w:val="007B5EE4"/>
    <w:rsid w:val="007B79EA"/>
    <w:rsid w:val="007D26AC"/>
    <w:rsid w:val="007D467F"/>
    <w:rsid w:val="007D5A2F"/>
    <w:rsid w:val="007E5030"/>
    <w:rsid w:val="007F1D33"/>
    <w:rsid w:val="007F3D00"/>
    <w:rsid w:val="007F7FC7"/>
    <w:rsid w:val="0080312C"/>
    <w:rsid w:val="008048F7"/>
    <w:rsid w:val="00807731"/>
    <w:rsid w:val="00817422"/>
    <w:rsid w:val="00817E08"/>
    <w:rsid w:val="00821E71"/>
    <w:rsid w:val="00822478"/>
    <w:rsid w:val="00831180"/>
    <w:rsid w:val="0083188D"/>
    <w:rsid w:val="00831AB2"/>
    <w:rsid w:val="00833C41"/>
    <w:rsid w:val="0084114C"/>
    <w:rsid w:val="00845204"/>
    <w:rsid w:val="00846D95"/>
    <w:rsid w:val="0086030D"/>
    <w:rsid w:val="0086165D"/>
    <w:rsid w:val="008634A5"/>
    <w:rsid w:val="00865AFC"/>
    <w:rsid w:val="00871BEA"/>
    <w:rsid w:val="0088433C"/>
    <w:rsid w:val="0089224F"/>
    <w:rsid w:val="00892BAA"/>
    <w:rsid w:val="008A5DA6"/>
    <w:rsid w:val="008C572D"/>
    <w:rsid w:val="008D0ED0"/>
    <w:rsid w:val="008D1067"/>
    <w:rsid w:val="008D146B"/>
    <w:rsid w:val="008D5A4A"/>
    <w:rsid w:val="008D5B38"/>
    <w:rsid w:val="008D683E"/>
    <w:rsid w:val="008E78E3"/>
    <w:rsid w:val="008E7C11"/>
    <w:rsid w:val="008F6491"/>
    <w:rsid w:val="00901224"/>
    <w:rsid w:val="00905FC8"/>
    <w:rsid w:val="00911603"/>
    <w:rsid w:val="009153CA"/>
    <w:rsid w:val="0091637F"/>
    <w:rsid w:val="00922531"/>
    <w:rsid w:val="00931476"/>
    <w:rsid w:val="00936E11"/>
    <w:rsid w:val="0094417D"/>
    <w:rsid w:val="00947A6B"/>
    <w:rsid w:val="009514DA"/>
    <w:rsid w:val="00955B28"/>
    <w:rsid w:val="00960EE6"/>
    <w:rsid w:val="009618D3"/>
    <w:rsid w:val="009638AE"/>
    <w:rsid w:val="009657C1"/>
    <w:rsid w:val="00966977"/>
    <w:rsid w:val="009743EF"/>
    <w:rsid w:val="00986C68"/>
    <w:rsid w:val="00990E83"/>
    <w:rsid w:val="009911FD"/>
    <w:rsid w:val="00991FBE"/>
    <w:rsid w:val="009933D4"/>
    <w:rsid w:val="0099599A"/>
    <w:rsid w:val="009A1674"/>
    <w:rsid w:val="009A24B1"/>
    <w:rsid w:val="009A3B12"/>
    <w:rsid w:val="009A7687"/>
    <w:rsid w:val="009B54BE"/>
    <w:rsid w:val="009C1A66"/>
    <w:rsid w:val="009C1BE1"/>
    <w:rsid w:val="009C3583"/>
    <w:rsid w:val="009C467D"/>
    <w:rsid w:val="009D5863"/>
    <w:rsid w:val="009D66A0"/>
    <w:rsid w:val="009E05F5"/>
    <w:rsid w:val="009E406E"/>
    <w:rsid w:val="009E759C"/>
    <w:rsid w:val="009F6162"/>
    <w:rsid w:val="009F7D49"/>
    <w:rsid w:val="00A075B4"/>
    <w:rsid w:val="00A13277"/>
    <w:rsid w:val="00A15DA2"/>
    <w:rsid w:val="00A162B4"/>
    <w:rsid w:val="00A211E4"/>
    <w:rsid w:val="00A22D2C"/>
    <w:rsid w:val="00A303A1"/>
    <w:rsid w:val="00A331BA"/>
    <w:rsid w:val="00A37527"/>
    <w:rsid w:val="00A51103"/>
    <w:rsid w:val="00A55BFA"/>
    <w:rsid w:val="00A56777"/>
    <w:rsid w:val="00A57D26"/>
    <w:rsid w:val="00A62BCA"/>
    <w:rsid w:val="00A66A9A"/>
    <w:rsid w:val="00A71977"/>
    <w:rsid w:val="00A7686E"/>
    <w:rsid w:val="00A85439"/>
    <w:rsid w:val="00A908A0"/>
    <w:rsid w:val="00A93CDF"/>
    <w:rsid w:val="00A95997"/>
    <w:rsid w:val="00A9628A"/>
    <w:rsid w:val="00A97C63"/>
    <w:rsid w:val="00AA103C"/>
    <w:rsid w:val="00AA5242"/>
    <w:rsid w:val="00AA61E5"/>
    <w:rsid w:val="00AA7236"/>
    <w:rsid w:val="00AB0C0F"/>
    <w:rsid w:val="00AC209A"/>
    <w:rsid w:val="00AD1764"/>
    <w:rsid w:val="00AD2DBE"/>
    <w:rsid w:val="00AD3D33"/>
    <w:rsid w:val="00AE1195"/>
    <w:rsid w:val="00AE233D"/>
    <w:rsid w:val="00AF2757"/>
    <w:rsid w:val="00AF4F59"/>
    <w:rsid w:val="00B0101C"/>
    <w:rsid w:val="00B14343"/>
    <w:rsid w:val="00B153D6"/>
    <w:rsid w:val="00B23802"/>
    <w:rsid w:val="00B244B9"/>
    <w:rsid w:val="00B30886"/>
    <w:rsid w:val="00B3189E"/>
    <w:rsid w:val="00B35841"/>
    <w:rsid w:val="00B37953"/>
    <w:rsid w:val="00B37D29"/>
    <w:rsid w:val="00B40354"/>
    <w:rsid w:val="00B4115B"/>
    <w:rsid w:val="00B42601"/>
    <w:rsid w:val="00B5508E"/>
    <w:rsid w:val="00B562F7"/>
    <w:rsid w:val="00B61469"/>
    <w:rsid w:val="00B73337"/>
    <w:rsid w:val="00B830F2"/>
    <w:rsid w:val="00B84A1F"/>
    <w:rsid w:val="00B85BEF"/>
    <w:rsid w:val="00B87D3D"/>
    <w:rsid w:val="00B970E9"/>
    <w:rsid w:val="00BA008B"/>
    <w:rsid w:val="00BA130B"/>
    <w:rsid w:val="00BA4449"/>
    <w:rsid w:val="00BB049C"/>
    <w:rsid w:val="00BB2C66"/>
    <w:rsid w:val="00BB37F6"/>
    <w:rsid w:val="00BB67C9"/>
    <w:rsid w:val="00BD5138"/>
    <w:rsid w:val="00BD5CC7"/>
    <w:rsid w:val="00BE1AD1"/>
    <w:rsid w:val="00BE4844"/>
    <w:rsid w:val="00BF4BB7"/>
    <w:rsid w:val="00C010BB"/>
    <w:rsid w:val="00C012C6"/>
    <w:rsid w:val="00C04F48"/>
    <w:rsid w:val="00C05D90"/>
    <w:rsid w:val="00C067F3"/>
    <w:rsid w:val="00C1019A"/>
    <w:rsid w:val="00C105FC"/>
    <w:rsid w:val="00C149D1"/>
    <w:rsid w:val="00C16279"/>
    <w:rsid w:val="00C16978"/>
    <w:rsid w:val="00C170B6"/>
    <w:rsid w:val="00C204A0"/>
    <w:rsid w:val="00C2192A"/>
    <w:rsid w:val="00C30555"/>
    <w:rsid w:val="00C36012"/>
    <w:rsid w:val="00C41997"/>
    <w:rsid w:val="00C5412A"/>
    <w:rsid w:val="00C54A28"/>
    <w:rsid w:val="00C54AA4"/>
    <w:rsid w:val="00C60B25"/>
    <w:rsid w:val="00C660EC"/>
    <w:rsid w:val="00C87E8F"/>
    <w:rsid w:val="00C95474"/>
    <w:rsid w:val="00CA7968"/>
    <w:rsid w:val="00CB08B8"/>
    <w:rsid w:val="00CB22AC"/>
    <w:rsid w:val="00CB3E6B"/>
    <w:rsid w:val="00CC551D"/>
    <w:rsid w:val="00CD43F4"/>
    <w:rsid w:val="00CD4A64"/>
    <w:rsid w:val="00CD678E"/>
    <w:rsid w:val="00CE5252"/>
    <w:rsid w:val="00CF0E0F"/>
    <w:rsid w:val="00CF137E"/>
    <w:rsid w:val="00CF7CA3"/>
    <w:rsid w:val="00D0126A"/>
    <w:rsid w:val="00D060BE"/>
    <w:rsid w:val="00D12CD7"/>
    <w:rsid w:val="00D2013A"/>
    <w:rsid w:val="00D26CD9"/>
    <w:rsid w:val="00D3005D"/>
    <w:rsid w:val="00D34187"/>
    <w:rsid w:val="00D34F59"/>
    <w:rsid w:val="00D36BCB"/>
    <w:rsid w:val="00D40E33"/>
    <w:rsid w:val="00D42F1B"/>
    <w:rsid w:val="00D52F7B"/>
    <w:rsid w:val="00D5347C"/>
    <w:rsid w:val="00D57655"/>
    <w:rsid w:val="00D643EA"/>
    <w:rsid w:val="00D7758A"/>
    <w:rsid w:val="00D81F36"/>
    <w:rsid w:val="00D86BF9"/>
    <w:rsid w:val="00D95882"/>
    <w:rsid w:val="00DA0EC7"/>
    <w:rsid w:val="00DA390D"/>
    <w:rsid w:val="00DA67B5"/>
    <w:rsid w:val="00DA76FA"/>
    <w:rsid w:val="00DB066D"/>
    <w:rsid w:val="00DB08CE"/>
    <w:rsid w:val="00DB2DCC"/>
    <w:rsid w:val="00DB5826"/>
    <w:rsid w:val="00DB7523"/>
    <w:rsid w:val="00DC4FBB"/>
    <w:rsid w:val="00DC5D21"/>
    <w:rsid w:val="00DD13D0"/>
    <w:rsid w:val="00DE20D1"/>
    <w:rsid w:val="00DE3DCD"/>
    <w:rsid w:val="00DE405D"/>
    <w:rsid w:val="00DE620F"/>
    <w:rsid w:val="00DE704D"/>
    <w:rsid w:val="00DF78D0"/>
    <w:rsid w:val="00E057F3"/>
    <w:rsid w:val="00E06E83"/>
    <w:rsid w:val="00E10B15"/>
    <w:rsid w:val="00E1191A"/>
    <w:rsid w:val="00E134D3"/>
    <w:rsid w:val="00E15699"/>
    <w:rsid w:val="00E160B5"/>
    <w:rsid w:val="00E37B43"/>
    <w:rsid w:val="00E447B4"/>
    <w:rsid w:val="00E476A0"/>
    <w:rsid w:val="00E50C70"/>
    <w:rsid w:val="00E51543"/>
    <w:rsid w:val="00E5214A"/>
    <w:rsid w:val="00E57305"/>
    <w:rsid w:val="00E57E05"/>
    <w:rsid w:val="00E653AB"/>
    <w:rsid w:val="00E661C6"/>
    <w:rsid w:val="00E66930"/>
    <w:rsid w:val="00E66E16"/>
    <w:rsid w:val="00E67035"/>
    <w:rsid w:val="00E721D3"/>
    <w:rsid w:val="00E72809"/>
    <w:rsid w:val="00E75ACC"/>
    <w:rsid w:val="00E76445"/>
    <w:rsid w:val="00E76D2C"/>
    <w:rsid w:val="00E846CF"/>
    <w:rsid w:val="00E87791"/>
    <w:rsid w:val="00E91FED"/>
    <w:rsid w:val="00EA1F8D"/>
    <w:rsid w:val="00EB215D"/>
    <w:rsid w:val="00EB5472"/>
    <w:rsid w:val="00EC31F3"/>
    <w:rsid w:val="00EC3A5F"/>
    <w:rsid w:val="00EC5428"/>
    <w:rsid w:val="00EC58F2"/>
    <w:rsid w:val="00ED4442"/>
    <w:rsid w:val="00EE3741"/>
    <w:rsid w:val="00EE5060"/>
    <w:rsid w:val="00EE5EA4"/>
    <w:rsid w:val="00EF022B"/>
    <w:rsid w:val="00EF7261"/>
    <w:rsid w:val="00F0304B"/>
    <w:rsid w:val="00F03342"/>
    <w:rsid w:val="00F04790"/>
    <w:rsid w:val="00F15725"/>
    <w:rsid w:val="00F15DFE"/>
    <w:rsid w:val="00F2747E"/>
    <w:rsid w:val="00F30481"/>
    <w:rsid w:val="00F325CA"/>
    <w:rsid w:val="00F32A13"/>
    <w:rsid w:val="00F35C01"/>
    <w:rsid w:val="00F36305"/>
    <w:rsid w:val="00F366BA"/>
    <w:rsid w:val="00F40C02"/>
    <w:rsid w:val="00F41F85"/>
    <w:rsid w:val="00F47019"/>
    <w:rsid w:val="00F5059F"/>
    <w:rsid w:val="00F53751"/>
    <w:rsid w:val="00F610B3"/>
    <w:rsid w:val="00F644AB"/>
    <w:rsid w:val="00F65837"/>
    <w:rsid w:val="00F70F9F"/>
    <w:rsid w:val="00F7317E"/>
    <w:rsid w:val="00F77280"/>
    <w:rsid w:val="00F774F6"/>
    <w:rsid w:val="00F827F0"/>
    <w:rsid w:val="00F848CA"/>
    <w:rsid w:val="00F84C5C"/>
    <w:rsid w:val="00F85F5D"/>
    <w:rsid w:val="00F9041D"/>
    <w:rsid w:val="00F95EA6"/>
    <w:rsid w:val="00F961BE"/>
    <w:rsid w:val="00F96AEC"/>
    <w:rsid w:val="00F96CAC"/>
    <w:rsid w:val="00FA40F1"/>
    <w:rsid w:val="00FA4AE7"/>
    <w:rsid w:val="00FB0BF0"/>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5321B3"/>
  <w15:docId w15:val="{7BDD41C7-CDA9-41D6-BAC3-1564B7715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55183-8843-44AE-9396-B98D39EBF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52</Pages>
  <Words>16158</Words>
  <Characters>88875</Characters>
  <Application>Microsoft Office Word</Application>
  <DocSecurity>0</DocSecurity>
  <Lines>740</Lines>
  <Paragraphs>209</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104824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Hartgerink</dc:creator>
  <cp:keywords/>
  <dc:description/>
  <cp:lastModifiedBy>Chris Hartgerink</cp:lastModifiedBy>
  <cp:revision>7</cp:revision>
  <cp:lastPrinted>2013-06-10T18:08:00Z</cp:lastPrinted>
  <dcterms:created xsi:type="dcterms:W3CDTF">2014-02-04T18:11:00Z</dcterms:created>
  <dcterms:modified xsi:type="dcterms:W3CDTF">2014-02-04T22:21:00Z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