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18AFD4" w14:textId="77777777" w:rsidR="00E76D2C" w:rsidRPr="00E76D2C" w:rsidRDefault="00E76D2C" w:rsidP="00444A89">
      <w:pPr>
        <w:spacing w:after="0"/>
        <w:rPr>
          <w:rFonts w:ascii="Times New Roman" w:hAnsi="Times New Roman" w:cs="Times New Roman"/>
          <w:sz w:val="24"/>
          <w:szCs w:val="24"/>
        </w:rPr>
      </w:pPr>
    </w:p>
    <w:p w14:paraId="5E1E2890" w14:textId="77777777" w:rsidR="00E76D2C" w:rsidRDefault="00E76D2C" w:rsidP="00444A89">
      <w:pPr>
        <w:spacing w:after="0"/>
        <w:jc w:val="center"/>
        <w:rPr>
          <w:rFonts w:ascii="Times New Roman" w:hAnsi="Times New Roman" w:cs="Times New Roman"/>
          <w:sz w:val="24"/>
          <w:szCs w:val="24"/>
          <w:lang w:val="en-US"/>
        </w:rPr>
      </w:pPr>
    </w:p>
    <w:p w14:paraId="46070044"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15A21662"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 meta-analysis of Cyberball studies.</w:t>
      </w:r>
    </w:p>
    <w:p w14:paraId="064173BD" w14:textId="77777777" w:rsidR="00C30555" w:rsidRPr="00444A89" w:rsidRDefault="00C30555" w:rsidP="00444A89">
      <w:pPr>
        <w:spacing w:after="0"/>
        <w:jc w:val="center"/>
        <w:rPr>
          <w:rFonts w:ascii="Times New Roman" w:hAnsi="Times New Roman" w:cs="Times New Roman"/>
          <w:sz w:val="24"/>
          <w:szCs w:val="24"/>
          <w:lang w:val="en-US"/>
        </w:rPr>
      </w:pPr>
    </w:p>
    <w:p w14:paraId="1801CDBD" w14:textId="77777777" w:rsidR="00C30555" w:rsidRPr="00444A89" w:rsidRDefault="00C30555" w:rsidP="00444A89">
      <w:pPr>
        <w:spacing w:after="0"/>
        <w:jc w:val="center"/>
        <w:rPr>
          <w:rFonts w:ascii="Times New Roman" w:hAnsi="Times New Roman" w:cs="Times New Roman"/>
          <w:sz w:val="24"/>
          <w:szCs w:val="24"/>
          <w:lang w:val="en-US"/>
        </w:rPr>
      </w:pPr>
    </w:p>
    <w:p w14:paraId="183E885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3201C37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08B516E9" w14:textId="77777777" w:rsidR="00E76D2C" w:rsidRPr="00E50C70" w:rsidRDefault="00731737" w:rsidP="00444A89">
      <w:pPr>
        <w:spacing w:after="0"/>
        <w:jc w:val="center"/>
        <w:rPr>
          <w:rFonts w:ascii="Times New Roman" w:hAnsi="Times New Roman" w:cs="Times New Roman"/>
          <w:sz w:val="24"/>
          <w:szCs w:val="24"/>
          <w:vertAlign w:val="superscript"/>
          <w:lang w:val="en-US"/>
        </w:rPr>
      </w:pPr>
      <w:r w:rsidRPr="00E50C70">
        <w:rPr>
          <w:rFonts w:ascii="Times New Roman" w:hAnsi="Times New Roman" w:cs="Times New Roman"/>
          <w:sz w:val="24"/>
          <w:szCs w:val="24"/>
          <w:lang w:val="en-US"/>
        </w:rPr>
        <w:t>Wicherts, Jelte</w:t>
      </w:r>
      <w:r w:rsidR="00E76D2C" w:rsidRPr="00E50C70">
        <w:rPr>
          <w:rFonts w:ascii="Times New Roman" w:hAnsi="Times New Roman" w:cs="Times New Roman"/>
          <w:sz w:val="24"/>
          <w:szCs w:val="24"/>
          <w:lang w:val="en-US"/>
        </w:rPr>
        <w:t xml:space="preserve"> </w:t>
      </w:r>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
    <w:p w14:paraId="263C983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7DA8A9A8" w14:textId="77777777" w:rsidR="00E76D2C" w:rsidRPr="00F70F0A" w:rsidRDefault="00E76D2C" w:rsidP="00444A89">
      <w:pPr>
        <w:spacing w:after="0"/>
        <w:jc w:val="center"/>
        <w:rPr>
          <w:rFonts w:ascii="Times New Roman" w:hAnsi="Times New Roman" w:cs="Times New Roman"/>
          <w:sz w:val="24"/>
          <w:szCs w:val="24"/>
          <w:lang w:val="en-US"/>
        </w:rPr>
      </w:pPr>
    </w:p>
    <w:p w14:paraId="4A8181E6"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656135BC"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D575DB0" w14:textId="77777777" w:rsidR="00C30555" w:rsidRDefault="00C30555" w:rsidP="00444A89">
      <w:pPr>
        <w:spacing w:after="0"/>
        <w:jc w:val="center"/>
        <w:rPr>
          <w:rFonts w:ascii="Times New Roman" w:hAnsi="Times New Roman" w:cs="Times New Roman"/>
          <w:sz w:val="24"/>
          <w:szCs w:val="24"/>
          <w:lang w:val="en-US"/>
        </w:rPr>
      </w:pPr>
    </w:p>
    <w:p w14:paraId="7BB21475" w14:textId="77777777" w:rsidR="00C30555" w:rsidRPr="00F70F0A" w:rsidRDefault="00C30555" w:rsidP="00444A89">
      <w:pPr>
        <w:spacing w:after="0"/>
        <w:jc w:val="center"/>
        <w:rPr>
          <w:rFonts w:ascii="Times New Roman" w:hAnsi="Times New Roman" w:cs="Times New Roman"/>
          <w:sz w:val="24"/>
          <w:szCs w:val="24"/>
          <w:lang w:val="en-US"/>
        </w:rPr>
      </w:pPr>
    </w:p>
    <w:p w14:paraId="79C7BF71" w14:textId="3AD731FF"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del w:id="0" w:author="Chris Hartgerink" w:date="2014-02-03T21:20:00Z">
        <w:r w:rsidR="00021138" w:rsidDel="005D2B50">
          <w:rPr>
            <w:rFonts w:ascii="Times New Roman" w:hAnsi="Times New Roman" w:cs="Times New Roman"/>
            <w:b/>
            <w:sz w:val="24"/>
            <w:szCs w:val="24"/>
            <w:lang w:val="en-US"/>
          </w:rPr>
          <w:delText>8290</w:delText>
        </w:r>
        <w:r w:rsidDel="005D2B50">
          <w:rPr>
            <w:rFonts w:ascii="Times New Roman" w:hAnsi="Times New Roman" w:cs="Times New Roman"/>
            <w:b/>
            <w:sz w:val="24"/>
            <w:szCs w:val="24"/>
            <w:lang w:val="en-US"/>
          </w:rPr>
          <w:delText xml:space="preserve"> </w:delText>
        </w:r>
      </w:del>
      <w:ins w:id="1" w:author="Chris Hartgerink" w:date="2014-02-03T21:20:00Z">
        <w:r w:rsidR="005D2B50">
          <w:rPr>
            <w:rFonts w:ascii="Times New Roman" w:hAnsi="Times New Roman" w:cs="Times New Roman"/>
            <w:b/>
            <w:sz w:val="24"/>
            <w:szCs w:val="24"/>
            <w:lang w:val="en-US"/>
          </w:rPr>
          <w:t xml:space="preserve">8909 </w:t>
        </w:r>
      </w:ins>
      <w:r>
        <w:rPr>
          <w:rFonts w:ascii="Times New Roman" w:hAnsi="Times New Roman" w:cs="Times New Roman"/>
          <w:b/>
          <w:sz w:val="24"/>
          <w:szCs w:val="24"/>
          <w:lang w:val="en-US"/>
        </w:rPr>
        <w:t>words</w:t>
      </w:r>
    </w:p>
    <w:p w14:paraId="7F084476" w14:textId="1BCA35D2"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del w:id="2" w:author="Chris Hartgerink" w:date="2014-02-03T21:20:00Z">
        <w:r w:rsidR="00021138" w:rsidDel="005D2B50">
          <w:rPr>
            <w:rFonts w:ascii="Times New Roman" w:hAnsi="Times New Roman" w:cs="Times New Roman"/>
            <w:b/>
            <w:sz w:val="24"/>
            <w:szCs w:val="24"/>
            <w:lang w:val="en-US"/>
          </w:rPr>
          <w:delText>249</w:delText>
        </w:r>
        <w:r w:rsidDel="005D2B50">
          <w:rPr>
            <w:rFonts w:ascii="Times New Roman" w:hAnsi="Times New Roman" w:cs="Times New Roman"/>
            <w:b/>
            <w:sz w:val="24"/>
            <w:szCs w:val="24"/>
            <w:lang w:val="en-US"/>
          </w:rPr>
          <w:delText xml:space="preserve"> </w:delText>
        </w:r>
      </w:del>
      <w:ins w:id="3" w:author="Chris Hartgerink" w:date="2014-02-03T21:20:00Z">
        <w:r w:rsidR="005D2B50">
          <w:rPr>
            <w:rFonts w:ascii="Times New Roman" w:hAnsi="Times New Roman" w:cs="Times New Roman"/>
            <w:b/>
            <w:sz w:val="24"/>
            <w:szCs w:val="24"/>
            <w:lang w:val="en-US"/>
          </w:rPr>
          <w:t xml:space="preserve">236 </w:t>
        </w:r>
      </w:ins>
      <w:r>
        <w:rPr>
          <w:rFonts w:ascii="Times New Roman" w:hAnsi="Times New Roman" w:cs="Times New Roman"/>
          <w:b/>
          <w:sz w:val="24"/>
          <w:szCs w:val="24"/>
          <w:lang w:val="en-US"/>
        </w:rPr>
        <w:t>words</w:t>
      </w:r>
    </w:p>
    <w:p w14:paraId="2E8F2909" w14:textId="68FE685D"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del w:id="4" w:author="Chris Hartgerink" w:date="2014-02-03T21:21:00Z">
        <w:r w:rsidR="00021138" w:rsidDel="005D2B50">
          <w:rPr>
            <w:rFonts w:ascii="Times New Roman" w:hAnsi="Times New Roman" w:cs="Times New Roman"/>
            <w:b/>
            <w:sz w:val="24"/>
            <w:szCs w:val="24"/>
            <w:lang w:val="en-US"/>
          </w:rPr>
          <w:delText>5761</w:delText>
        </w:r>
        <w:r w:rsidDel="005D2B50">
          <w:rPr>
            <w:rFonts w:ascii="Times New Roman" w:hAnsi="Times New Roman" w:cs="Times New Roman"/>
            <w:b/>
            <w:sz w:val="24"/>
            <w:szCs w:val="24"/>
            <w:lang w:val="en-US"/>
          </w:rPr>
          <w:delText xml:space="preserve"> </w:delText>
        </w:r>
      </w:del>
      <w:ins w:id="5" w:author="Chris Hartgerink" w:date="2014-02-03T21:21:00Z">
        <w:r w:rsidR="005D2B50">
          <w:rPr>
            <w:rFonts w:ascii="Times New Roman" w:hAnsi="Times New Roman" w:cs="Times New Roman"/>
            <w:b/>
            <w:sz w:val="24"/>
            <w:szCs w:val="24"/>
            <w:lang w:val="en-US"/>
          </w:rPr>
          <w:t xml:space="preserve">6222 </w:t>
        </w:r>
      </w:ins>
      <w:r>
        <w:rPr>
          <w:rFonts w:ascii="Times New Roman" w:hAnsi="Times New Roman" w:cs="Times New Roman"/>
          <w:b/>
          <w:sz w:val="24"/>
          <w:szCs w:val="24"/>
          <w:lang w:val="en-US"/>
        </w:rPr>
        <w:t>words</w:t>
      </w:r>
    </w:p>
    <w:p w14:paraId="54E82CE4" w14:textId="77777777" w:rsidR="005D2B50" w:rsidRDefault="005D2B50" w:rsidP="00444A89">
      <w:pPr>
        <w:spacing w:after="0"/>
        <w:rPr>
          <w:ins w:id="6" w:author="Chris Hartgerink" w:date="2014-02-03T21:18:00Z"/>
          <w:rFonts w:ascii="Times New Roman" w:hAnsi="Times New Roman" w:cs="Times New Roman"/>
          <w:b/>
          <w:sz w:val="24"/>
          <w:szCs w:val="24"/>
          <w:lang w:val="en-US"/>
        </w:rPr>
      </w:pPr>
    </w:p>
    <w:p w14:paraId="0C66F4E6" w14:textId="77777777" w:rsidR="005D2B50" w:rsidRDefault="005D2B50" w:rsidP="00444A89">
      <w:pPr>
        <w:spacing w:after="0"/>
        <w:rPr>
          <w:ins w:id="7" w:author="Chris Hartgerink" w:date="2014-02-03T21:18:00Z"/>
          <w:rFonts w:ascii="Times New Roman" w:hAnsi="Times New Roman" w:cs="Times New Roman"/>
          <w:i/>
          <w:sz w:val="24"/>
          <w:szCs w:val="24"/>
          <w:lang w:val="en-US"/>
        </w:rPr>
      </w:pPr>
      <w:ins w:id="8" w:author="Chris Hartgerink" w:date="2014-02-03T21:18:00Z">
        <w:r>
          <w:rPr>
            <w:rFonts w:ascii="Times New Roman" w:hAnsi="Times New Roman" w:cs="Times New Roman"/>
            <w:i/>
            <w:sz w:val="24"/>
            <w:szCs w:val="24"/>
            <w:lang w:val="en-US"/>
          </w:rPr>
          <w:t>Acknowledgements:</w:t>
        </w:r>
      </w:ins>
    </w:p>
    <w:p w14:paraId="7B377127" w14:textId="69524398" w:rsidR="00E76D2C" w:rsidRPr="00F70F0A" w:rsidRDefault="005D2B50" w:rsidP="00444A89">
      <w:pPr>
        <w:spacing w:after="0"/>
        <w:rPr>
          <w:rFonts w:ascii="Times New Roman" w:hAnsi="Times New Roman" w:cs="Times New Roman"/>
          <w:b/>
          <w:sz w:val="24"/>
          <w:szCs w:val="24"/>
          <w:lang w:val="en-US"/>
        </w:rPr>
      </w:pPr>
      <w:ins w:id="9" w:author="Chris Hartgerink" w:date="2014-02-03T21:18:00Z">
        <w:r>
          <w:rPr>
            <w:rFonts w:ascii="Times New Roman" w:hAnsi="Times New Roman" w:cs="Times New Roman"/>
            <w:sz w:val="24"/>
            <w:szCs w:val="24"/>
            <w:lang w:val="en-US"/>
          </w:rPr>
          <w:t xml:space="preserve">We would like to kindly thank all researchers who sent in their unpublished studies and helped </w:t>
        </w:r>
      </w:ins>
      <w:ins w:id="10" w:author="Chris Hartgerink" w:date="2014-02-03T21:19:00Z">
        <w:r>
          <w:rPr>
            <w:rFonts w:ascii="Times New Roman" w:hAnsi="Times New Roman" w:cs="Times New Roman"/>
            <w:sz w:val="24"/>
            <w:szCs w:val="24"/>
            <w:lang w:val="en-US"/>
          </w:rPr>
          <w:t>us collect all the data we needed. We sent too many emails to you, and thank you for being patient with us. We would also like to thank Andrew Hales for his constructive comments on the piece.</w:t>
        </w:r>
      </w:ins>
      <w:r w:rsidR="00731737" w:rsidRPr="00F70F0A">
        <w:rPr>
          <w:rFonts w:ascii="Times New Roman" w:hAnsi="Times New Roman" w:cs="Times New Roman"/>
          <w:b/>
          <w:sz w:val="24"/>
          <w:szCs w:val="24"/>
          <w:lang w:val="en-US"/>
        </w:rPr>
        <w:br w:type="page"/>
      </w:r>
    </w:p>
    <w:p w14:paraId="18FCE2FA"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389C4366" w14:textId="2ACCCB68"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and heterogeneous</w:t>
      </w:r>
      <w:r w:rsidRPr="00F70F0A">
        <w:rPr>
          <w:rFonts w:ascii="Times New Roman" w:hAnsi="Times New Roman" w:cs="Times New Roman"/>
          <w:sz w:val="24"/>
          <w:szCs w:val="24"/>
          <w:lang w:val="en-US"/>
        </w:rPr>
        <w:t xml:space="preserv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 by a medium interaction effect</w:t>
      </w:r>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commentRangeStart w:id="11"/>
      <w:del w:id="12" w:author="Chris Hartgerink" w:date="2014-02-03T15:55:00Z">
        <w:r w:rsidR="00DE620F" w:rsidDel="00E50C70">
          <w:rPr>
            <w:rStyle w:val="CommentReference"/>
            <w:rFonts w:ascii="Times New Roman" w:hAnsi="Times New Roman" w:cs="Times New Roman"/>
            <w:sz w:val="24"/>
            <w:szCs w:val="24"/>
            <w:lang w:val="en-US"/>
          </w:rPr>
          <w:delText>Finally</w:delText>
        </w:r>
        <w:r w:rsidR="00263D89" w:rsidRPr="00F70F0A" w:rsidDel="00E50C70">
          <w:rPr>
            <w:rFonts w:ascii="Times New Roman" w:hAnsi="Times New Roman" w:cs="Times New Roman"/>
            <w:sz w:val="24"/>
            <w:szCs w:val="24"/>
            <w:lang w:val="en-US"/>
          </w:rPr>
          <w:delText xml:space="preserve">, </w:delText>
        </w:r>
        <w:r w:rsidR="00F53751" w:rsidDel="00E50C70">
          <w:rPr>
            <w:rFonts w:ascii="Times New Roman" w:hAnsi="Times New Roman" w:cs="Times New Roman"/>
            <w:sz w:val="24"/>
            <w:szCs w:val="24"/>
            <w:lang w:val="en-US"/>
          </w:rPr>
          <w:delText xml:space="preserve">an analysis of 19 studies using a three-player cyberball game with 30 ball tosses on immediate need satisfaction </w:delText>
        </w:r>
        <w:r w:rsidR="00263D89" w:rsidRPr="00F70F0A" w:rsidDel="00E50C70">
          <w:rPr>
            <w:rFonts w:ascii="Times New Roman" w:hAnsi="Times New Roman" w:cs="Times New Roman"/>
            <w:sz w:val="24"/>
            <w:szCs w:val="24"/>
            <w:lang w:val="en-US"/>
          </w:rPr>
          <w:delText xml:space="preserve">showed considerable </w:delText>
        </w:r>
        <w:r w:rsidR="00263D89" w:rsidRPr="0008327B" w:rsidDel="00E50C70">
          <w:rPr>
            <w:rFonts w:ascii="Times New Roman" w:hAnsi="Times New Roman" w:cs="Times New Roman"/>
            <w:sz w:val="24"/>
            <w:szCs w:val="24"/>
            <w:lang w:val="en-US"/>
          </w:rPr>
          <w:delText xml:space="preserve">heterogeneity in </w:delText>
        </w:r>
        <w:r w:rsidR="00070978" w:rsidDel="00E50C70">
          <w:rPr>
            <w:rFonts w:ascii="Times New Roman" w:hAnsi="Times New Roman" w:cs="Times New Roman"/>
            <w:sz w:val="24"/>
            <w:szCs w:val="24"/>
            <w:lang w:val="en-US"/>
          </w:rPr>
          <w:delText>the average ostracism effect</w:delText>
        </w:r>
        <w:r w:rsidR="00070978" w:rsidRPr="0008327B" w:rsidDel="00E50C70">
          <w:rPr>
            <w:rFonts w:ascii="Times New Roman" w:hAnsi="Times New Roman" w:cs="Times New Roman"/>
            <w:sz w:val="24"/>
            <w:szCs w:val="24"/>
            <w:lang w:val="en-US"/>
          </w:rPr>
          <w:delText xml:space="preserve"> </w:delText>
        </w:r>
        <w:r w:rsidR="00263D89" w:rsidRPr="0008327B" w:rsidDel="00E50C70">
          <w:rPr>
            <w:rFonts w:ascii="Times New Roman" w:hAnsi="Times New Roman" w:cs="Times New Roman"/>
            <w:sz w:val="24"/>
            <w:szCs w:val="24"/>
            <w:lang w:val="en-US"/>
          </w:rPr>
          <w:delText>(I</w:delText>
        </w:r>
        <w:r w:rsidR="00263D89" w:rsidRPr="0008327B" w:rsidDel="00E50C70">
          <w:rPr>
            <w:rFonts w:ascii="Times New Roman" w:hAnsi="Times New Roman" w:cs="Times New Roman"/>
            <w:sz w:val="24"/>
            <w:szCs w:val="24"/>
            <w:vertAlign w:val="superscript"/>
            <w:lang w:val="en-US"/>
          </w:rPr>
          <w:delText>2</w:delText>
        </w:r>
        <w:r w:rsidR="00263D89" w:rsidRPr="0008327B" w:rsidDel="00E50C70">
          <w:rPr>
            <w:rFonts w:ascii="Times New Roman" w:hAnsi="Times New Roman" w:cs="Times New Roman"/>
            <w:sz w:val="24"/>
            <w:szCs w:val="24"/>
            <w:lang w:val="en-US"/>
          </w:rPr>
          <w:delText xml:space="preserve"> = </w:delText>
        </w:r>
        <w:r w:rsidR="00F53751" w:rsidDel="00E50C70">
          <w:rPr>
            <w:rFonts w:ascii="Times New Roman" w:hAnsi="Times New Roman" w:cs="Times New Roman"/>
            <w:sz w:val="24"/>
            <w:szCs w:val="24"/>
            <w:lang w:val="en-US"/>
          </w:rPr>
          <w:delText>83</w:delText>
        </w:r>
        <w:r w:rsidR="00263D89" w:rsidRPr="0008327B" w:rsidDel="00E50C70">
          <w:rPr>
            <w:rFonts w:ascii="Times New Roman" w:hAnsi="Times New Roman" w:cs="Times New Roman"/>
            <w:sz w:val="24"/>
            <w:szCs w:val="24"/>
            <w:lang w:val="en-US"/>
          </w:rPr>
          <w:delText>%)</w:delText>
        </w:r>
        <w:r w:rsidR="00263D89" w:rsidRPr="0008327B" w:rsidDel="00E50C70">
          <w:rPr>
            <w:rStyle w:val="CommentReference"/>
            <w:rFonts w:ascii="Times New Roman" w:hAnsi="Times New Roman" w:cs="Times New Roman"/>
            <w:sz w:val="24"/>
            <w:szCs w:val="24"/>
            <w:lang w:val="en-US"/>
          </w:rPr>
          <w:delText>.</w:delText>
        </w:r>
        <w:r w:rsidR="00C30555" w:rsidDel="00E50C70">
          <w:rPr>
            <w:rStyle w:val="CommentReference"/>
            <w:rFonts w:ascii="Times New Roman" w:hAnsi="Times New Roman" w:cs="Times New Roman"/>
            <w:sz w:val="24"/>
            <w:szCs w:val="24"/>
            <w:lang w:val="en-US"/>
          </w:rPr>
          <w:delText xml:space="preserve"> </w:delText>
        </w:r>
        <w:commentRangeEnd w:id="11"/>
        <w:r w:rsidR="00487D04" w:rsidDel="00E50C70">
          <w:rPr>
            <w:rStyle w:val="CommentReference"/>
          </w:rPr>
          <w:commentReference w:id="11"/>
        </w:r>
      </w:del>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However, the fact that first measures can be moderated and that the average effect has a large heterogeneity adds</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 xml:space="preserve">than previously assumed. </w:t>
      </w:r>
    </w:p>
    <w:p w14:paraId="5DD26AD5"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6C5951DB"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39A62EA7" w14:textId="77777777" w:rsidR="00C30555" w:rsidRDefault="00C30555" w:rsidP="00444A89">
      <w:pPr>
        <w:spacing w:after="0"/>
        <w:jc w:val="center"/>
        <w:rPr>
          <w:rFonts w:ascii="Times New Roman" w:hAnsi="Times New Roman" w:cs="Times New Roman"/>
          <w:sz w:val="24"/>
          <w:szCs w:val="24"/>
          <w:lang w:val="en-US"/>
        </w:rPr>
      </w:pPr>
    </w:p>
    <w:p w14:paraId="37588C51" w14:textId="3D64EB7E"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Cyberball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ins w:id="13" w:author="Chris Hartgerink" w:date="2014-02-03T15:54:00Z">
        <w:r w:rsidR="00E50C70">
          <w:rPr>
            <w:rFonts w:ascii="Times New Roman" w:hAnsi="Times New Roman" w:cs="Times New Roman"/>
            <w:sz w:val="24"/>
            <w:szCs w:val="24"/>
            <w:lang w:val="en-US"/>
          </w:rPr>
          <w:t>; Williams &amp; Jarvis, 2006</w:t>
        </w:r>
      </w:ins>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ins w:id="14" w:author="Chris Hartgerink" w:date="2014-02-03T15:54:00Z">
        <w:r w:rsidR="00E50C70">
          <w:rPr>
            <w:rFonts w:ascii="Times New Roman" w:hAnsi="Times New Roman" w:cs="Times New Roman"/>
            <w:sz w:val="24"/>
            <w:szCs w:val="24"/>
            <w:lang w:val="en-US"/>
          </w:rPr>
          <w:t xml:space="preserve">(or three) </w:t>
        </w:r>
      </w:ins>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del w:id="15" w:author="Chris Hartgerink" w:date="2014-02-03T15:56:00Z">
        <w:r w:rsidR="000B48A1" w:rsidDel="000E37AA">
          <w:rPr>
            <w:rFonts w:ascii="Times New Roman" w:hAnsi="Times New Roman" w:cs="Times New Roman"/>
            <w:sz w:val="24"/>
            <w:szCs w:val="24"/>
            <w:lang w:val="en-US"/>
          </w:rPr>
          <w:delText>participants are being passed the ball by the other players</w:delText>
        </w:r>
      </w:del>
      <w:ins w:id="16" w:author="Chris Hartgerink" w:date="2014-02-03T15:56:00Z">
        <w:r w:rsidR="000E37AA">
          <w:rPr>
            <w:rFonts w:ascii="Times New Roman" w:hAnsi="Times New Roman" w:cs="Times New Roman"/>
            <w:sz w:val="24"/>
            <w:szCs w:val="24"/>
            <w:lang w:val="en-US"/>
          </w:rPr>
          <w:t>the other players are passing participants the ball</w:t>
        </w:r>
      </w:ins>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ins w:id="17" w:author="Chris Hartgerink" w:date="2014-02-03T15:56:00Z">
        <w:r w:rsidR="000E37AA">
          <w:rPr>
            <w:rFonts w:ascii="Times New Roman" w:hAnsi="Times New Roman" w:cs="Times New Roman"/>
            <w:sz w:val="24"/>
            <w:szCs w:val="24"/>
            <w:lang w:val="en-US"/>
          </w:rPr>
          <w:t xml:space="preserve"> after two initial tosses</w:t>
        </w:r>
      </w:ins>
      <w:r w:rsidR="002F101B">
        <w:rPr>
          <w:rFonts w:ascii="Times New Roman" w:hAnsi="Times New Roman" w:cs="Times New Roman"/>
          <w:sz w:val="24"/>
          <w:szCs w:val="24"/>
          <w:lang w:val="en-US"/>
        </w:rPr>
        <w:t xml:space="preserve">, </w:t>
      </w:r>
      <w:del w:id="18" w:author="Chris Hartgerink" w:date="2014-02-03T15:56:00Z">
        <w:r w:rsidR="002F101B" w:rsidDel="000E37AA">
          <w:rPr>
            <w:rFonts w:ascii="Times New Roman" w:hAnsi="Times New Roman" w:cs="Times New Roman"/>
            <w:sz w:val="24"/>
            <w:szCs w:val="24"/>
            <w:lang w:val="en-US"/>
          </w:rPr>
          <w:delText xml:space="preserve">while </w:delText>
        </w:r>
      </w:del>
      <w:ins w:id="19" w:author="Chris Hartgerink" w:date="2014-02-03T15:56:00Z">
        <w:r w:rsidR="000E37AA">
          <w:rPr>
            <w:rFonts w:ascii="Times New Roman" w:hAnsi="Times New Roman" w:cs="Times New Roman"/>
            <w:sz w:val="24"/>
            <w:szCs w:val="24"/>
            <w:lang w:val="en-US"/>
          </w:rPr>
          <w:t xml:space="preserve">whereas </w:t>
        </w:r>
      </w:ins>
      <w:r w:rsidR="002F101B">
        <w:rPr>
          <w:rFonts w:ascii="Times New Roman" w:hAnsi="Times New Roman" w:cs="Times New Roman"/>
          <w:sz w:val="24"/>
          <w:szCs w:val="24"/>
          <w:lang w:val="en-US"/>
        </w:rPr>
        <w:t>included participants are passed the ball</w:t>
      </w:r>
      <w:ins w:id="20" w:author="Chris Hartgerink" w:date="2014-02-03T15:57:00Z">
        <w:r w:rsidR="000E37AA">
          <w:rPr>
            <w:rFonts w:ascii="Times New Roman" w:hAnsi="Times New Roman" w:cs="Times New Roman"/>
            <w:sz w:val="24"/>
            <w:szCs w:val="24"/>
            <w:lang w:val="en-US"/>
          </w:rPr>
          <w:t xml:space="preserve"> repeatedly</w:t>
        </w:r>
      </w:ins>
      <w:r w:rsidR="002F101B">
        <w:rPr>
          <w:rFonts w:ascii="Times New Roman" w:hAnsi="Times New Roman" w:cs="Times New Roman"/>
          <w:sz w:val="24"/>
          <w:szCs w:val="24"/>
          <w:lang w:val="en-US"/>
        </w:rPr>
        <w:t xml:space="preserve">.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ins w:id="21" w:author="Chris Hartgerink" w:date="2014-02-03T15:57:00Z">
        <w:r w:rsidR="000E37AA">
          <w:rPr>
            <w:rFonts w:ascii="Times New Roman" w:hAnsi="Times New Roman" w:cs="Times New Roman"/>
            <w:sz w:val="24"/>
            <w:szCs w:val="24"/>
            <w:lang w:val="en-US"/>
          </w:rPr>
          <w:t xml:space="preserve">methodological </w:t>
        </w:r>
      </w:ins>
      <w:r w:rsidRPr="00F70F0A">
        <w:rPr>
          <w:rFonts w:ascii="Times New Roman" w:hAnsi="Times New Roman" w:cs="Times New Roman"/>
          <w:sz w:val="24"/>
          <w:szCs w:val="24"/>
          <w:lang w:val="en-US"/>
        </w:rPr>
        <w:t>paradigm has been widely used</w:t>
      </w:r>
      <w:ins w:id="22" w:author="Chris Hartgerink" w:date="2014-02-03T15:58:00Z">
        <w:r w:rsidR="000E37AA">
          <w:rPr>
            <w:rFonts w:ascii="Times New Roman" w:hAnsi="Times New Roman" w:cs="Times New Roman"/>
            <w:sz w:val="24"/>
            <w:szCs w:val="24"/>
            <w:lang w:val="en-US"/>
          </w:rPr>
          <w:t xml:space="preserve"> in parallel with other paradigms</w:t>
        </w:r>
      </w:ins>
      <w:del w:id="23" w:author="Chris Hartgerink" w:date="2014-02-03T15:57:00Z">
        <w:r w:rsidRPr="00F70F0A" w:rsidDel="000E37AA">
          <w:rPr>
            <w:rFonts w:ascii="Times New Roman" w:hAnsi="Times New Roman" w:cs="Times New Roman"/>
            <w:sz w:val="24"/>
            <w:szCs w:val="24"/>
            <w:lang w:val="en-US"/>
          </w:rPr>
          <w:delText xml:space="preserve"> next to other paradigms</w:delText>
        </w:r>
      </w:del>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the Cyberball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5B0BDC7C"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711671D0" w14:textId="3560AF6D"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Cyberball,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del w:id="24" w:author="Chris Hartgerink" w:date="2014-02-03T15:59:00Z">
        <w:r w:rsidR="00731737" w:rsidRPr="00F70F0A" w:rsidDel="000E37AA">
          <w:rPr>
            <w:rFonts w:ascii="Times New Roman" w:hAnsi="Times New Roman" w:cs="Times New Roman"/>
            <w:noProof/>
            <w:sz w:val="24"/>
            <w:szCs w:val="24"/>
            <w:lang w:val="en-US"/>
          </w:rPr>
          <w:delText>i.e.</w:delText>
        </w:r>
      </w:del>
      <w:ins w:id="25" w:author="Chris Hartgerink" w:date="2014-02-03T15:59:00Z">
        <w:r w:rsidR="000E37AA">
          <w:rPr>
            <w:rFonts w:ascii="Times New Roman" w:hAnsi="Times New Roman" w:cs="Times New Roman"/>
            <w:noProof/>
            <w:sz w:val="24"/>
            <w:szCs w:val="24"/>
            <w:lang w:val="en-US"/>
          </w:rPr>
          <w:t>e.g.</w:t>
        </w:r>
      </w:ins>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ins w:id="26" w:author="Chris Hartgerink" w:date="2014-02-03T15:59:00Z">
        <w:r w:rsidR="000E37AA">
          <w:rPr>
            <w:rFonts w:ascii="Times New Roman" w:hAnsi="Times New Roman" w:cs="Times New Roman"/>
            <w:sz w:val="24"/>
            <w:szCs w:val="24"/>
            <w:lang w:val="en-US"/>
          </w:rPr>
          <w:t xml:space="preserve">the </w:t>
        </w:r>
      </w:ins>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ins w:id="27" w:author="Chris Hartgerink" w:date="2014-02-03T16:00:00Z">
        <w:r w:rsidR="000E37AA">
          <w:rPr>
            <w:rFonts w:ascii="Times New Roman" w:hAnsi="Times New Roman" w:cs="Times New Roman"/>
            <w:sz w:val="24"/>
            <w:szCs w:val="24"/>
            <w:lang w:val="en-US"/>
          </w:rPr>
          <w:t xml:space="preserve"> (approximately once a day according to Nezlek et al., 1997)</w:t>
        </w:r>
      </w:ins>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ins w:id="28" w:author="Chris Hartgerink" w:date="2014-02-03T16:01:00Z">
        <w:r w:rsidR="000E37AA">
          <w:rPr>
            <w:rFonts w:ascii="Times New Roman" w:hAnsi="Times New Roman" w:cs="Times New Roman"/>
            <w:sz w:val="24"/>
            <w:szCs w:val="24"/>
            <w:lang w:val="en-US"/>
          </w:rPr>
          <w:t xml:space="preserve">positive </w:t>
        </w:r>
      </w:ins>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 xml:space="preserve">Lustenberger &amp; Jagacinski, </w:t>
      </w:r>
      <w:r w:rsidR="00731737" w:rsidRPr="00F70F0A">
        <w:rPr>
          <w:rFonts w:ascii="Times New Roman" w:hAnsi="Times New Roman" w:cs="Times New Roman"/>
          <w:noProof/>
          <w:sz w:val="24"/>
          <w:szCs w:val="24"/>
          <w:lang w:val="en-US"/>
        </w:rPr>
        <w:lastRenderedPageBreak/>
        <w:t>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Van 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ins w:id="29" w:author="Ilja van Beest" w:date="2014-01-28T10:36:00Z">
        <w:r w:rsidR="00EC5428">
          <w:rPr>
            <w:rFonts w:ascii="Times New Roman" w:hAnsi="Times New Roman" w:cs="Times New Roman"/>
            <w:sz w:val="24"/>
            <w:szCs w:val="24"/>
            <w:lang w:val="en-US"/>
          </w:rPr>
          <w:t xml:space="preserve">compared to being included in Cyberball </w:t>
        </w:r>
      </w:ins>
      <w:r w:rsidR="00731737" w:rsidRPr="00F70F0A">
        <w:rPr>
          <w:rFonts w:ascii="Times New Roman" w:hAnsi="Times New Roman" w:cs="Times New Roman"/>
          <w:sz w:val="24"/>
          <w:szCs w:val="24"/>
          <w:lang w:val="en-US"/>
        </w:rPr>
        <w:t xml:space="preserve">as the </w:t>
      </w:r>
      <w:del w:id="30" w:author="Chris Hartgerink" w:date="2014-02-03T16:03:00Z">
        <w:r w:rsidR="00731737" w:rsidRPr="00F70F0A" w:rsidDel="000E37AA">
          <w:rPr>
            <w:rFonts w:ascii="Times New Roman" w:hAnsi="Times New Roman" w:cs="Times New Roman"/>
            <w:sz w:val="24"/>
            <w:szCs w:val="24"/>
            <w:lang w:val="en-US"/>
          </w:rPr>
          <w:delText>‘</w:delText>
        </w:r>
      </w:del>
      <w:r w:rsidR="00731737" w:rsidRPr="000E37AA">
        <w:rPr>
          <w:rFonts w:ascii="Times New Roman" w:hAnsi="Times New Roman" w:cs="Times New Roman"/>
          <w:i/>
          <w:sz w:val="24"/>
          <w:szCs w:val="24"/>
          <w:lang w:val="en-US"/>
          <w:rPrChange w:id="31" w:author="Chris Hartgerink" w:date="2014-02-03T16:03:00Z">
            <w:rPr>
              <w:rFonts w:ascii="Times New Roman" w:hAnsi="Times New Roman" w:cs="Times New Roman"/>
              <w:sz w:val="24"/>
              <w:szCs w:val="24"/>
              <w:lang w:val="en-US"/>
            </w:rPr>
          </w:rPrChange>
        </w:rPr>
        <w:t>ostracism effect</w:t>
      </w:r>
      <w:r w:rsidR="00731737" w:rsidRPr="00F70F0A">
        <w:rPr>
          <w:rFonts w:ascii="Times New Roman" w:hAnsi="Times New Roman" w:cs="Times New Roman"/>
          <w:sz w:val="24"/>
          <w:szCs w:val="24"/>
          <w:lang w:val="en-US"/>
        </w:rPr>
        <w:t>.</w:t>
      </w:r>
      <w:del w:id="32" w:author="Chris Hartgerink" w:date="2014-02-03T16:03:00Z">
        <w:r w:rsidR="00731737" w:rsidRPr="00F70F0A" w:rsidDel="000E37AA">
          <w:rPr>
            <w:rFonts w:ascii="Times New Roman" w:hAnsi="Times New Roman" w:cs="Times New Roman"/>
            <w:sz w:val="24"/>
            <w:szCs w:val="24"/>
            <w:lang w:val="en-US"/>
          </w:rPr>
          <w:delText>’</w:delText>
        </w:r>
      </w:del>
      <w:r w:rsidR="00731737" w:rsidRPr="00F70F0A">
        <w:rPr>
          <w:rFonts w:ascii="Times New Roman" w:hAnsi="Times New Roman" w:cs="Times New Roman"/>
          <w:sz w:val="24"/>
          <w:szCs w:val="24"/>
          <w:lang w:val="en-US"/>
        </w:rPr>
        <w:t xml:space="preserve"> </w:t>
      </w:r>
    </w:p>
    <w:p w14:paraId="05192091" w14:textId="61F9A4E7"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0E37AA">
        <w:rPr>
          <w:rFonts w:ascii="Times New Roman" w:hAnsi="Times New Roman" w:cs="Times New Roman"/>
          <w:i/>
          <w:sz w:val="24"/>
          <w:szCs w:val="24"/>
          <w:lang w:val="en-US"/>
          <w:rPrChange w:id="33" w:author="Chris Hartgerink" w:date="2014-02-03T16:03:00Z">
            <w:rPr>
              <w:rFonts w:ascii="Times New Roman" w:hAnsi="Times New Roman" w:cs="Times New Roman"/>
              <w:sz w:val="24"/>
              <w:szCs w:val="24"/>
              <w:lang w:val="en-US"/>
            </w:rPr>
          </w:rPrChange>
        </w:rPr>
        <w:t>reflexive</w:t>
      </w:r>
      <w:r w:rsidRPr="00F70F0A">
        <w:rPr>
          <w:rFonts w:ascii="Times New Roman" w:hAnsi="Times New Roman" w:cs="Times New Roman"/>
          <w:sz w:val="24"/>
          <w:szCs w:val="24"/>
          <w:lang w:val="en-US"/>
        </w:rPr>
        <w:t xml:space="preserve"> stage, (2) a </w:t>
      </w:r>
      <w:r w:rsidRPr="000E37AA">
        <w:rPr>
          <w:rFonts w:ascii="Times New Roman" w:hAnsi="Times New Roman" w:cs="Times New Roman"/>
          <w:i/>
          <w:sz w:val="24"/>
          <w:szCs w:val="24"/>
          <w:lang w:val="en-US"/>
          <w:rPrChange w:id="34" w:author="Chris Hartgerink" w:date="2014-02-03T16:03:00Z">
            <w:rPr>
              <w:rFonts w:ascii="Times New Roman" w:hAnsi="Times New Roman" w:cs="Times New Roman"/>
              <w:sz w:val="24"/>
              <w:szCs w:val="24"/>
              <w:lang w:val="en-US"/>
            </w:rPr>
          </w:rPrChange>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0E37AA">
        <w:rPr>
          <w:rFonts w:ascii="Times New Roman" w:hAnsi="Times New Roman" w:cs="Times New Roman"/>
          <w:i/>
          <w:sz w:val="24"/>
          <w:szCs w:val="24"/>
          <w:lang w:val="en-US"/>
          <w:rPrChange w:id="35" w:author="Chris Hartgerink" w:date="2014-02-03T16:03:00Z">
            <w:rPr>
              <w:rFonts w:ascii="Times New Roman" w:hAnsi="Times New Roman" w:cs="Times New Roman"/>
              <w:sz w:val="24"/>
              <w:szCs w:val="24"/>
              <w:lang w:val="en-US"/>
            </w:rPr>
          </w:rPrChange>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w:t>
      </w:r>
      <w:del w:id="36" w:author="Chris Hartgerink" w:date="2014-02-03T16:04:00Z">
        <w:r w:rsidRPr="00F70F0A" w:rsidDel="000E37AA">
          <w:rPr>
            <w:rFonts w:ascii="Times New Roman" w:hAnsi="Times New Roman" w:cs="Times New Roman"/>
            <w:sz w:val="24"/>
            <w:szCs w:val="24"/>
            <w:lang w:val="en-US"/>
          </w:rPr>
          <w:delText xml:space="preserve">no or </w:delText>
        </w:r>
      </w:del>
      <w:r w:rsidRPr="00F70F0A">
        <w:rPr>
          <w:rFonts w:ascii="Times New Roman" w:hAnsi="Times New Roman" w:cs="Times New Roman"/>
          <w:sz w:val="24"/>
          <w:szCs w:val="24"/>
          <w:lang w:val="en-US"/>
        </w:rPr>
        <w:t>little room for coping</w:t>
      </w:r>
      <w:del w:id="37" w:author="Chris Hartgerink" w:date="2014-02-03T16:04:00Z">
        <w:r w:rsidR="00692953" w:rsidDel="000E37AA">
          <w:rPr>
            <w:rFonts w:ascii="Times New Roman" w:hAnsi="Times New Roman" w:cs="Times New Roman"/>
            <w:sz w:val="24"/>
            <w:szCs w:val="24"/>
            <w:lang w:val="en-US"/>
          </w:rPr>
          <w:delText>, and t</w:delText>
        </w:r>
      </w:del>
      <w:ins w:id="38" w:author="Chris Hartgerink" w:date="2014-02-03T16:04:00Z">
        <w:r w:rsidR="000E37AA">
          <w:rPr>
            <w:rFonts w:ascii="Times New Roman" w:hAnsi="Times New Roman" w:cs="Times New Roman"/>
            <w:sz w:val="24"/>
            <w:szCs w:val="24"/>
            <w:lang w:val="en-US"/>
          </w:rPr>
          <w:t>. T</w:t>
        </w:r>
      </w:ins>
      <w:r w:rsidR="00692953">
        <w:rPr>
          <w:rFonts w:ascii="Times New Roman" w:hAnsi="Times New Roman" w:cs="Times New Roman"/>
          <w:sz w:val="24"/>
          <w:szCs w:val="24"/>
          <w:lang w:val="en-US"/>
        </w:rPr>
        <w:t>he reflex is proposed to affect primarily pain</w:t>
      </w:r>
      <w:ins w:id="39" w:author="Chris Hartgerink" w:date="2014-02-03T16:04:00Z">
        <w:r w:rsidR="000E37AA">
          <w:rPr>
            <w:rFonts w:ascii="Times New Roman" w:hAnsi="Times New Roman" w:cs="Times New Roman"/>
            <w:sz w:val="24"/>
            <w:szCs w:val="24"/>
            <w:lang w:val="en-US"/>
          </w:rPr>
          <w:t>,</w:t>
        </w:r>
      </w:ins>
      <w:r w:rsidR="00692953">
        <w:rPr>
          <w:rFonts w:ascii="Times New Roman" w:hAnsi="Times New Roman" w:cs="Times New Roman"/>
          <w:sz w:val="24"/>
          <w:szCs w:val="24"/>
          <w:lang w:val="en-US"/>
        </w:rPr>
        <w:t xml:space="preserve"> </w:t>
      </w:r>
      <w:del w:id="40" w:author="Chris Hartgerink" w:date="2014-02-03T16:04:00Z">
        <w:r w:rsidR="00692953" w:rsidDel="000E37AA">
          <w:rPr>
            <w:rFonts w:ascii="Times New Roman" w:hAnsi="Times New Roman" w:cs="Times New Roman"/>
            <w:sz w:val="24"/>
            <w:szCs w:val="24"/>
            <w:lang w:val="en-US"/>
          </w:rPr>
          <w:delText xml:space="preserve">and different </w:delText>
        </w:r>
      </w:del>
      <w:r w:rsidR="00692953">
        <w:rPr>
          <w:rFonts w:ascii="Times New Roman" w:hAnsi="Times New Roman" w:cs="Times New Roman"/>
          <w:sz w:val="24"/>
          <w:szCs w:val="24"/>
          <w:lang w:val="en-US"/>
        </w:rPr>
        <w:t>fundamental needs</w:t>
      </w:r>
      <w:ins w:id="41" w:author="Chris Hartgerink" w:date="2014-02-03T16:04:00Z">
        <w:r w:rsidR="000E37AA">
          <w:rPr>
            <w:rFonts w:ascii="Times New Roman" w:hAnsi="Times New Roman" w:cs="Times New Roman"/>
            <w:sz w:val="24"/>
            <w:szCs w:val="24"/>
            <w:lang w:val="en-US"/>
          </w:rPr>
          <w:t>, and emotional reactions</w:t>
        </w:r>
      </w:ins>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ins w:id="42" w:author="Chris Hartgerink" w:date="2014-02-03T16:06:00Z">
        <w:r w:rsidR="000E37AA" w:rsidRPr="000E37AA">
          <w:rPr>
            <w:rFonts w:ascii="Times New Roman" w:hAnsi="Times New Roman" w:cs="Times New Roman"/>
            <w:sz w:val="24"/>
            <w:szCs w:val="24"/>
            <w:lang w:val="en-US"/>
            <w:rPrChange w:id="43" w:author="Chris Hartgerink" w:date="2014-02-03T16:06:00Z">
              <w:rPr>
                <w:rFonts w:ascii="Times New Roman" w:hAnsi="Times New Roman" w:cs="Times New Roman"/>
                <w:sz w:val="24"/>
                <w:szCs w:val="24"/>
              </w:rPr>
            </w:rPrChange>
          </w:rPr>
          <w:t xml:space="preserve">According to Williams, measures of reflexive responses must occur during, or in the case of self-report measures, immediately following Cyberball (with the wording of the questions referring to how participants felt </w:t>
        </w:r>
        <w:r w:rsidR="000E37AA" w:rsidRPr="000E37AA">
          <w:rPr>
            <w:rFonts w:ascii="Times New Roman" w:hAnsi="Times New Roman" w:cs="Times New Roman"/>
            <w:i/>
            <w:sz w:val="24"/>
            <w:szCs w:val="24"/>
            <w:lang w:val="en-US"/>
            <w:rPrChange w:id="44" w:author="Chris Hartgerink" w:date="2014-02-03T16:06:00Z">
              <w:rPr>
                <w:rFonts w:ascii="Times New Roman" w:hAnsi="Times New Roman" w:cs="Times New Roman"/>
                <w:i/>
                <w:sz w:val="24"/>
                <w:szCs w:val="24"/>
              </w:rPr>
            </w:rPrChange>
          </w:rPr>
          <w:t>during the game</w:t>
        </w:r>
        <w:r w:rsidR="000E37AA" w:rsidRPr="000E37AA">
          <w:rPr>
            <w:rFonts w:ascii="Times New Roman" w:hAnsi="Times New Roman" w:cs="Times New Roman"/>
            <w:sz w:val="24"/>
            <w:szCs w:val="24"/>
            <w:lang w:val="en-US"/>
            <w:rPrChange w:id="45" w:author="Chris Hartgerink" w:date="2014-02-03T16:06:00Z">
              <w:rPr>
                <w:rFonts w:ascii="Times New Roman" w:hAnsi="Times New Roman" w:cs="Times New Roman"/>
                <w:sz w:val="24"/>
                <w:szCs w:val="24"/>
              </w:rPr>
            </w:rPrChange>
          </w:rPr>
          <w:t>)</w:t>
        </w:r>
        <w:r w:rsidR="000E37A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The </w:t>
      </w:r>
      <w:r w:rsidRPr="00B4115B">
        <w:rPr>
          <w:rFonts w:ascii="Times New Roman" w:hAnsi="Times New Roman" w:cs="Times New Roman"/>
          <w:i/>
          <w:sz w:val="24"/>
          <w:szCs w:val="24"/>
          <w:lang w:val="en-US"/>
          <w:rPrChange w:id="46" w:author="Chris Hartgerink" w:date="2014-02-03T16:06:00Z">
            <w:rPr>
              <w:rFonts w:ascii="Times New Roman" w:hAnsi="Times New Roman" w:cs="Times New Roman"/>
              <w:sz w:val="24"/>
              <w:szCs w:val="24"/>
              <w:lang w:val="en-US"/>
            </w:rPr>
          </w:rPrChange>
        </w:rPr>
        <w:t>reflective</w:t>
      </w:r>
      <w:r w:rsidR="00270A66">
        <w:rPr>
          <w:rFonts w:ascii="Times New Roman" w:hAnsi="Times New Roman" w:cs="Times New Roman"/>
          <w:sz w:val="24"/>
          <w:szCs w:val="24"/>
          <w:lang w:val="en-US"/>
        </w:rPr>
        <w:t xml:space="preserve"> (or </w:t>
      </w:r>
      <w:del w:id="47" w:author="Chris Hartgerink" w:date="2014-02-03T16:06:00Z">
        <w:r w:rsidR="00270A66" w:rsidDel="00B4115B">
          <w:rPr>
            <w:rFonts w:ascii="Times New Roman" w:hAnsi="Times New Roman" w:cs="Times New Roman"/>
            <w:sz w:val="24"/>
            <w:szCs w:val="24"/>
            <w:lang w:val="en-US"/>
          </w:rPr>
          <w:delText>‘</w:delText>
        </w:r>
      </w:del>
      <w:r w:rsidR="00270A66">
        <w:rPr>
          <w:rFonts w:ascii="Times New Roman" w:hAnsi="Times New Roman" w:cs="Times New Roman"/>
          <w:sz w:val="24"/>
          <w:szCs w:val="24"/>
          <w:lang w:val="en-US"/>
        </w:rPr>
        <w:t>delayed</w:t>
      </w:r>
      <w:del w:id="48" w:author="Chris Hartgerink" w:date="2014-02-03T16:06:00Z">
        <w:r w:rsidR="00270A66" w:rsidDel="00B4115B">
          <w:rPr>
            <w:rFonts w:ascii="Times New Roman" w:hAnsi="Times New Roman" w:cs="Times New Roman"/>
            <w:sz w:val="24"/>
            <w:szCs w:val="24"/>
            <w:lang w:val="en-US"/>
          </w:rPr>
          <w:delText>’</w:delText>
        </w:r>
      </w:del>
      <w:r w:rsidR="00270A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del w:id="49" w:author="Chris Hartgerink" w:date="2014-02-03T16:06:00Z">
        <w:r w:rsidR="00692953" w:rsidDel="00B4115B">
          <w:rPr>
            <w:rFonts w:ascii="Times New Roman" w:hAnsi="Times New Roman" w:cs="Times New Roman"/>
            <w:sz w:val="24"/>
            <w:szCs w:val="24"/>
            <w:lang w:val="en-US"/>
          </w:rPr>
          <w:delText xml:space="preserve">affected </w:delText>
        </w:r>
      </w:del>
      <w:ins w:id="50" w:author="Chris Hartgerink" w:date="2014-02-03T16:06:00Z">
        <w:r w:rsidR="00B4115B">
          <w:rPr>
            <w:rFonts w:ascii="Times New Roman" w:hAnsi="Times New Roman" w:cs="Times New Roman"/>
            <w:sz w:val="24"/>
            <w:szCs w:val="24"/>
            <w:lang w:val="en-US"/>
          </w:rPr>
          <w:t xml:space="preserve">threatened </w:t>
        </w:r>
      </w:ins>
      <w:r w:rsidR="00692953">
        <w:rPr>
          <w:rFonts w:ascii="Times New Roman" w:hAnsi="Times New Roman" w:cs="Times New Roman"/>
          <w:sz w:val="24"/>
          <w:szCs w:val="24"/>
          <w:lang w:val="en-US"/>
        </w:rPr>
        <w:t xml:space="preserve">fundamental needs. </w:t>
      </w:r>
      <w:ins w:id="51" w:author="Chris Hartgerink" w:date="2014-02-03T16:07:00Z">
        <w:r w:rsidR="00B4115B" w:rsidRPr="00B4115B">
          <w:rPr>
            <w:rFonts w:ascii="Times New Roman" w:hAnsi="Times New Roman" w:cs="Times New Roman"/>
            <w:sz w:val="24"/>
            <w:szCs w:val="24"/>
            <w:lang w:val="en-US"/>
            <w:rPrChange w:id="52" w:author="Chris Hartgerink" w:date="2014-02-03T16:07:00Z">
              <w:rPr>
                <w:rFonts w:ascii="Times New Roman" w:hAnsi="Times New Roman" w:cs="Times New Roman"/>
                <w:sz w:val="24"/>
                <w:szCs w:val="24"/>
              </w:rPr>
            </w:rPrChange>
          </w:rPr>
          <w:t xml:space="preserve">Coping can be measured both in terms of speed of recovery (higher levels of need satisfaction approaching the levels of included participants), and emotional, cognitive, and behavioral choices. </w:t>
        </w:r>
      </w:ins>
      <w:r w:rsidRPr="00F70F0A">
        <w:rPr>
          <w:rFonts w:ascii="Times New Roman" w:hAnsi="Times New Roman" w:cs="Times New Roman"/>
          <w:sz w:val="24"/>
          <w:szCs w:val="24"/>
          <w:lang w:val="en-US"/>
        </w:rPr>
        <w:t xml:space="preserve">The </w:t>
      </w:r>
      <w:r w:rsidRPr="00B4115B">
        <w:rPr>
          <w:rFonts w:ascii="Times New Roman" w:hAnsi="Times New Roman" w:cs="Times New Roman"/>
          <w:i/>
          <w:sz w:val="24"/>
          <w:szCs w:val="24"/>
          <w:lang w:val="en-US"/>
          <w:rPrChange w:id="53" w:author="Chris Hartgerink" w:date="2014-02-03T16:07:00Z">
            <w:rPr>
              <w:rFonts w:ascii="Times New Roman" w:hAnsi="Times New Roman" w:cs="Times New Roman"/>
              <w:sz w:val="24"/>
              <w:szCs w:val="24"/>
              <w:lang w:val="en-US"/>
            </w:rPr>
          </w:rPrChange>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w:t>
      </w:r>
      <w:r w:rsidR="00692953">
        <w:rPr>
          <w:rFonts w:ascii="Times New Roman" w:hAnsi="Times New Roman" w:cs="Times New Roman"/>
          <w:sz w:val="24"/>
          <w:szCs w:val="24"/>
          <w:lang w:val="en-US"/>
        </w:rPr>
        <w:lastRenderedPageBreak/>
        <w:t xml:space="preserve">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unworthiness. </w:t>
      </w:r>
      <w:ins w:id="54" w:author="Chris Hartgerink" w:date="2014-02-03T16:07:00Z">
        <w:r w:rsidR="00B4115B" w:rsidRPr="00B4115B">
          <w:rPr>
            <w:rFonts w:ascii="Times New Roman" w:hAnsi="Times New Roman" w:cs="Times New Roman"/>
            <w:sz w:val="24"/>
            <w:szCs w:val="24"/>
            <w:lang w:val="en-US"/>
            <w:rPrChange w:id="55" w:author="Chris Hartgerink" w:date="2014-02-03T16:07:00Z">
              <w:rPr>
                <w:rFonts w:ascii="Times New Roman" w:hAnsi="Times New Roman" w:cs="Times New Roman"/>
                <w:sz w:val="24"/>
                <w:szCs w:val="24"/>
              </w:rPr>
            </w:rPrChange>
          </w:rPr>
          <w:t>Because the resignation stage is hypothesized to occur only after prolonged and repeated exposure to ostracism (as in months, years, and decades), it is unlikely laboratory experimental methods will tap into resignation responses.</w:t>
        </w:r>
        <w:r w:rsidR="00B4115B">
          <w:rPr>
            <w:rFonts w:ascii="Times New Roman" w:hAnsi="Times New Roman" w:cs="Times New Roman"/>
            <w:sz w:val="24"/>
            <w:szCs w:val="24"/>
            <w:lang w:val="en-US"/>
          </w:rPr>
          <w:t xml:space="preserve"> Hence, </w:t>
        </w:r>
      </w:ins>
      <w:del w:id="56" w:author="Chris Hartgerink" w:date="2014-02-03T16:07:00Z">
        <w:r w:rsidR="00692953" w:rsidDel="00B4115B">
          <w:rPr>
            <w:rFonts w:ascii="Times New Roman" w:hAnsi="Times New Roman" w:cs="Times New Roman"/>
            <w:sz w:val="24"/>
            <w:szCs w:val="24"/>
            <w:lang w:val="en-US"/>
          </w:rPr>
          <w:delText>I</w:delText>
        </w:r>
      </w:del>
      <w:ins w:id="57" w:author="Chris Hartgerink" w:date="2014-02-03T16:07:00Z">
        <w:r w:rsidR="00B4115B">
          <w:rPr>
            <w:rFonts w:ascii="Times New Roman" w:hAnsi="Times New Roman" w:cs="Times New Roman"/>
            <w:sz w:val="24"/>
            <w:szCs w:val="24"/>
            <w:lang w:val="en-US"/>
          </w:rPr>
          <w:t>i</w:t>
        </w:r>
      </w:ins>
      <w:r w:rsidR="00692953">
        <w:rPr>
          <w:rFonts w:ascii="Times New Roman" w:hAnsi="Times New Roman" w:cs="Times New Roman"/>
          <w:sz w:val="24"/>
          <w:szCs w:val="24"/>
          <w:lang w:val="en-US"/>
        </w:rPr>
        <w:t xml:space="preserve">n this paper we concern ourselves with </w:t>
      </w:r>
      <w:ins w:id="58" w:author="Chris Hartgerink" w:date="2014-02-03T16:08:00Z">
        <w:r w:rsidR="00B4115B">
          <w:rPr>
            <w:rFonts w:ascii="Times New Roman" w:hAnsi="Times New Roman" w:cs="Times New Roman"/>
            <w:sz w:val="24"/>
            <w:szCs w:val="24"/>
            <w:lang w:val="en-US"/>
          </w:rPr>
          <w:t xml:space="preserve">only </w:t>
        </w:r>
      </w:ins>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Williams’</w:t>
      </w:r>
      <w:ins w:id="59" w:author="Kipling Williams" w:date="2014-01-29T12:42:00Z">
        <w:r w:rsidR="006C124A">
          <w:rPr>
            <w:rFonts w:ascii="Times New Roman" w:hAnsi="Times New Roman" w:cs="Times New Roman"/>
            <w:sz w:val="24"/>
            <w:szCs w:val="24"/>
            <w:lang w:val="en-US"/>
          </w:rPr>
          <w:t>s</w:t>
        </w:r>
      </w:ins>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of such effects </w:t>
      </w:r>
      <w:r>
        <w:rPr>
          <w:rFonts w:ascii="Times New Roman" w:hAnsi="Times New Roman" w:cs="Times New Roman"/>
          <w:sz w:val="24"/>
          <w:szCs w:val="24"/>
          <w:lang w:val="en-US"/>
        </w:rPr>
        <w:t>by</w:t>
      </w:r>
      <w:ins w:id="60" w:author="Chris Hartgerink" w:date="2014-02-03T16:08:00Z">
        <w:r w:rsidR="00B4115B">
          <w:rPr>
            <w:rFonts w:ascii="Times New Roman" w:hAnsi="Times New Roman" w:cs="Times New Roman"/>
            <w:sz w:val="24"/>
            <w:szCs w:val="24"/>
            <w:lang w:val="en-US"/>
          </w:rPr>
          <w:t xml:space="preserve"> individual differences and </w:t>
        </w:r>
      </w:ins>
      <w:del w:id="61" w:author="Chris Hartgerink" w:date="2014-02-03T16:08:00Z">
        <w:r w:rsidDel="00B4115B">
          <w:rPr>
            <w:rFonts w:ascii="Times New Roman" w:hAnsi="Times New Roman" w:cs="Times New Roman"/>
            <w:sz w:val="24"/>
            <w:szCs w:val="24"/>
            <w:lang w:val="en-US"/>
          </w:rPr>
          <w:delText xml:space="preserve"> other </w:delText>
        </w:r>
      </w:del>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ins w:id="62" w:author="Chris Hartgerink" w:date="2014-02-03T16:12:00Z">
        <w:r w:rsidR="00B4115B" w:rsidRPr="00B4115B">
          <w:rPr>
            <w:rFonts w:ascii="Times New Roman" w:hAnsi="Times New Roman" w:cs="Times New Roman"/>
            <w:sz w:val="24"/>
            <w:szCs w:val="24"/>
            <w:lang w:val="en-US"/>
            <w:rPrChange w:id="63" w:author="Chris Hartgerink" w:date="2014-02-03T16:12:00Z">
              <w:rPr>
                <w:rFonts w:ascii="Times New Roman" w:hAnsi="Times New Roman" w:cs="Times New Roman"/>
                <w:sz w:val="24"/>
                <w:szCs w:val="24"/>
              </w:rPr>
            </w:rPrChange>
          </w:rPr>
          <w:t xml:space="preserve">be less likely to occur for reflexive measures than for reflective measures. </w:t>
        </w:r>
      </w:ins>
      <w:del w:id="64" w:author="Chris Hartgerink" w:date="2014-02-03T16:12:00Z">
        <w:r w:rsidRPr="00F70F0A" w:rsidDel="00B4115B">
          <w:rPr>
            <w:rFonts w:ascii="Times New Roman" w:hAnsi="Times New Roman" w:cs="Times New Roman"/>
            <w:sz w:val="24"/>
            <w:szCs w:val="24"/>
            <w:lang w:val="en-US"/>
          </w:rPr>
          <w:delText>increase over time</w:delText>
        </w:r>
      </w:del>
      <w:r w:rsidRPr="00F70F0A">
        <w:rPr>
          <w:rFonts w:ascii="Times New Roman" w:hAnsi="Times New Roman" w:cs="Times New Roman"/>
          <w:sz w:val="24"/>
          <w:szCs w:val="24"/>
          <w:lang w:val="en-US"/>
        </w:rPr>
        <w:t>.</w:t>
      </w:r>
    </w:p>
    <w:p w14:paraId="300312A6" w14:textId="185E8584"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moderation of </w:t>
      </w:r>
      <w:ins w:id="65" w:author="Chris Hartgerink" w:date="2014-02-03T16:13:00Z">
        <w:r w:rsidR="00B4115B">
          <w:rPr>
            <w:rFonts w:ascii="Times New Roman" w:hAnsi="Times New Roman" w:cs="Times New Roman"/>
            <w:sz w:val="24"/>
            <w:szCs w:val="24"/>
            <w:lang w:val="en-US"/>
          </w:rPr>
          <w:t xml:space="preserve">(non-Cyberball) </w:t>
        </w:r>
      </w:ins>
      <w:r w:rsidRPr="00F70F0A">
        <w:rPr>
          <w:rFonts w:ascii="Times New Roman" w:hAnsi="Times New Roman" w:cs="Times New Roman"/>
          <w:sz w:val="24"/>
          <w:szCs w:val="24"/>
          <w:lang w:val="en-US"/>
        </w:rPr>
        <w:t>effects by types of manipulation</w:t>
      </w:r>
      <w:ins w:id="66" w:author="Chris Hartgerink" w:date="2014-02-03T16:13:00Z">
        <w:r w:rsidR="00B4115B">
          <w:rPr>
            <w:rFonts w:ascii="Times New Roman" w:hAnsi="Times New Roman" w:cs="Times New Roman"/>
            <w:sz w:val="24"/>
            <w:szCs w:val="24"/>
            <w:lang w:val="en-US"/>
          </w:rPr>
          <w:t xml:space="preserve"> and impact on affective responses</w:t>
        </w:r>
      </w:ins>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(Blackhart et al., 2009)</w:t>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(Cacioppo,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commentRangeStart w:id="67"/>
      <w:r w:rsidR="00712DE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w:t>
      </w:r>
      <w:commentRangeEnd w:id="67"/>
      <w:r w:rsidR="00B4115B">
        <w:rPr>
          <w:rStyle w:val="CommentReference"/>
        </w:rPr>
        <w:commentReference w:id="67"/>
      </w:r>
      <w:r w:rsidR="00462C12">
        <w:rPr>
          <w:rFonts w:ascii="Times New Roman" w:hAnsi="Times New Roman" w:cs="Times New Roman"/>
          <w:sz w:val="24"/>
          <w:szCs w:val="24"/>
          <w:lang w:val="en-US"/>
        </w:rPr>
        <w:t>,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w:t>
      </w:r>
      <w:ins w:id="68" w:author="Chris Hartgerink" w:date="2014-02-03T16:15:00Z">
        <w:r w:rsidR="00B4115B">
          <w:rPr>
            <w:rFonts w:ascii="Times New Roman" w:hAnsi="Times New Roman" w:cs="Times New Roman"/>
            <w:sz w:val="24"/>
            <w:szCs w:val="24"/>
            <w:lang w:val="en-US"/>
          </w:rPr>
          <w:t xml:space="preserve">social- and physical </w:t>
        </w:r>
      </w:ins>
      <w:r w:rsidR="00462C12">
        <w:rPr>
          <w:rFonts w:ascii="Times New Roman" w:hAnsi="Times New Roman" w:cs="Times New Roman"/>
          <w:sz w:val="24"/>
          <w:szCs w:val="24"/>
          <w:lang w:val="en-US"/>
        </w:rPr>
        <w:t xml:space="preserve">pain </w:t>
      </w:r>
      <w:del w:id="69" w:author="Chris Hartgerink" w:date="2014-02-03T16:15:00Z">
        <w:r w:rsidR="00462C12" w:rsidDel="00B4115B">
          <w:rPr>
            <w:rFonts w:ascii="Times New Roman" w:hAnsi="Times New Roman" w:cs="Times New Roman"/>
            <w:sz w:val="24"/>
            <w:szCs w:val="24"/>
            <w:lang w:val="en-US"/>
          </w:rPr>
          <w:delText>due to ostracism is similar to physical pain</w:delText>
        </w:r>
      </w:del>
      <w:ins w:id="70" w:author="Chris Hartgerink" w:date="2014-02-03T16:15:00Z">
        <w:r w:rsidR="00B4115B">
          <w:rPr>
            <w:rFonts w:ascii="Times New Roman" w:hAnsi="Times New Roman" w:cs="Times New Roman"/>
            <w:sz w:val="24"/>
            <w:szCs w:val="24"/>
            <w:lang w:val="en-US"/>
          </w:rPr>
          <w:t>activated the same brain areas</w:t>
        </w:r>
      </w:ins>
      <w:r w:rsidR="00462C12">
        <w:rPr>
          <w:rFonts w:ascii="Times New Roman" w:hAnsi="Times New Roman" w:cs="Times New Roman"/>
          <w:sz w:val="24"/>
          <w:szCs w:val="24"/>
          <w:lang w:val="en-US"/>
        </w:rPr>
        <w:t xml:space="preserve">, as suggested by Eisenberger, </w:t>
      </w:r>
      <w:commentRangeStart w:id="71"/>
      <w:r w:rsidR="00462C12">
        <w:rPr>
          <w:rFonts w:ascii="Times New Roman" w:hAnsi="Times New Roman" w:cs="Times New Roman"/>
          <w:sz w:val="24"/>
          <w:szCs w:val="24"/>
          <w:lang w:val="en-US"/>
        </w:rPr>
        <w:t xml:space="preserve">Lieberman, and Williams (2003). </w:t>
      </w:r>
      <w:commentRangeEnd w:id="71"/>
      <w:r w:rsidR="00E67035">
        <w:rPr>
          <w:rStyle w:val="CommentReference"/>
        </w:rPr>
        <w:commentReference w:id="71"/>
      </w:r>
    </w:p>
    <w:p w14:paraId="00EF3816" w14:textId="5CC77F76"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ins w:id="72" w:author="Chris Hartgerink" w:date="2014-02-03T16:15:00Z">
        <w:r w:rsidR="00B4115B">
          <w:rPr>
            <w:rFonts w:ascii="Times New Roman" w:hAnsi="Times New Roman" w:cs="Times New Roman"/>
            <w:sz w:val="24"/>
            <w:szCs w:val="24"/>
            <w:lang w:val="en-US"/>
          </w:rPr>
          <w:t xml:space="preserve"> (e.g., fundamental needs)</w:t>
        </w:r>
      </w:ins>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ins w:id="73" w:author="Chris Hartgerink" w:date="2014-02-03T16:16:00Z">
        <w:r w:rsidR="00B4115B">
          <w:rPr>
            <w:rFonts w:ascii="Times New Roman" w:hAnsi="Times New Roman" w:cs="Times New Roman"/>
            <w:sz w:val="24"/>
            <w:szCs w:val="24"/>
            <w:lang w:val="en-US"/>
          </w:rPr>
          <w:t xml:space="preserve">between-subjects experiments using </w:t>
        </w:r>
      </w:ins>
      <w:r w:rsidRPr="00F70F0A">
        <w:rPr>
          <w:rFonts w:ascii="Times New Roman" w:hAnsi="Times New Roman" w:cs="Times New Roman"/>
          <w:sz w:val="24"/>
          <w:szCs w:val="24"/>
          <w:lang w:val="en-US"/>
        </w:rPr>
        <w:lastRenderedPageBreak/>
        <w:t>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criteria were also used to ensure broad enough criteria to include as many studies as possible to test our hypotheses</w:t>
      </w:r>
      <w:del w:id="74" w:author="Ilja van Beest" w:date="2014-01-28T10:39:00Z">
        <w:r w:rsidR="000522A2" w:rsidRPr="000A7802" w:rsidDel="00EC5428">
          <w:rPr>
            <w:rFonts w:ascii="Times New Roman" w:hAnsi="Times New Roman" w:cs="Times New Roman"/>
            <w:sz w:val="24"/>
            <w:szCs w:val="24"/>
            <w:lang w:val="en-US"/>
          </w:rPr>
          <w:delText>, while maintaining study quality</w:delText>
        </w:r>
      </w:del>
      <w:r w:rsidR="000522A2" w:rsidRPr="00F70F0A">
        <w:rPr>
          <w:rFonts w:ascii="Times New Roman" w:hAnsi="Times New Roman" w:cs="Times New Roman"/>
          <w:sz w:val="24"/>
          <w:szCs w:val="24"/>
          <w:lang w:val="en-US"/>
        </w:rPr>
        <w:t xml:space="preserve">. </w:t>
      </w:r>
    </w:p>
    <w:p w14:paraId="744745EF"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6D52C687" w14:textId="61B66D62"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Cyberball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ins w:id="75" w:author="Chris Hartgerink" w:date="2014-02-03T16:18:00Z">
        <w:r w:rsidR="00B4115B">
          <w:rPr>
            <w:rFonts w:ascii="Times New Roman" w:hAnsi="Times New Roman" w:cs="Times New Roman"/>
            <w:sz w:val="24"/>
            <w:szCs w:val="24"/>
            <w:lang w:val="en-US"/>
          </w:rPr>
          <w:t xml:space="preserve"> Given that Cyberball is a popular experimental paradigm,</w:t>
        </w:r>
      </w:ins>
      <w:ins w:id="76" w:author="Chris Hartgerink" w:date="2014-02-03T16:19:00Z">
        <w:r w:rsidR="00B4115B">
          <w:rPr>
            <w:rFonts w:ascii="Times New Roman" w:hAnsi="Times New Roman" w:cs="Times New Roman"/>
            <w:sz w:val="24"/>
            <w:szCs w:val="24"/>
            <w:lang w:val="en-US"/>
          </w:rPr>
          <w:t xml:space="preserve"> it is worthwhile to examine whether specific changes in procedure matter in the resulting effect.</w:t>
        </w:r>
      </w:ins>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1B971338"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0DC90DA9"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after </w:t>
      </w:r>
      <w:r w:rsidRPr="00F70F0A">
        <w:rPr>
          <w:rFonts w:ascii="Times New Roman" w:hAnsi="Times New Roman" w:cs="Times New Roman"/>
          <w:sz w:val="24"/>
          <w:szCs w:val="24"/>
          <w:lang w:val="en-US"/>
        </w:rPr>
        <w:lastRenderedPageBreak/>
        <w:t xml:space="preserve">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751DB65A" w14:textId="5C27D69C" w:rsidR="003B0002" w:rsidDel="00E653AB" w:rsidRDefault="00731737" w:rsidP="00E653AB">
      <w:pPr>
        <w:spacing w:after="0" w:line="480" w:lineRule="auto"/>
        <w:rPr>
          <w:ins w:id="77" w:author="Ilja van Beest" w:date="2014-01-28T10:46:00Z"/>
          <w:del w:id="78" w:author="Chris Hartgerink" w:date="2014-02-03T16:33:00Z"/>
          <w:rFonts w:ascii="Times New Roman" w:hAnsi="Times New Roman" w:cs="Times New Roman"/>
          <w:sz w:val="24"/>
          <w:szCs w:val="24"/>
          <w:lang w:val="en-US"/>
        </w:rPr>
      </w:pPr>
      <w:r w:rsidRPr="00F70F0A">
        <w:rPr>
          <w:rFonts w:ascii="Times New Roman" w:hAnsi="Times New Roman" w:cs="Times New Roman"/>
          <w:i/>
          <w:sz w:val="24"/>
          <w:szCs w:val="24"/>
          <w:lang w:val="en-US"/>
        </w:rPr>
        <w:tab/>
      </w:r>
      <w:commentRangeStart w:id="79"/>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commentRangeEnd w:id="79"/>
      <w:r w:rsidR="003B19FD">
        <w:rPr>
          <w:rStyle w:val="CommentReference"/>
        </w:rPr>
        <w:commentReference w:id="79"/>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ins w:id="80" w:author="Ilja van Beest" w:date="2014-01-28T10:46:00Z">
        <w:r w:rsidR="003B0002">
          <w:rPr>
            <w:rFonts w:ascii="Times New Roman" w:hAnsi="Times New Roman" w:cs="Times New Roman"/>
            <w:sz w:val="24"/>
            <w:szCs w:val="24"/>
            <w:lang w:val="en-US"/>
          </w:rPr>
          <w:t xml:space="preserve">In addition, we assessed how structural aspects of Cyberball studies affect first and last measures. We </w:t>
        </w:r>
        <w:del w:id="81" w:author="Chris Hartgerink" w:date="2014-02-03T16:28:00Z">
          <w:r w:rsidR="003B0002" w:rsidDel="00E653AB">
            <w:rPr>
              <w:rFonts w:ascii="Times New Roman" w:hAnsi="Times New Roman" w:cs="Times New Roman"/>
              <w:sz w:val="24"/>
              <w:szCs w:val="24"/>
              <w:lang w:val="en-US"/>
            </w:rPr>
            <w:delText>….</w:delText>
          </w:r>
        </w:del>
      </w:ins>
      <w:ins w:id="82" w:author="Chris Hartgerink" w:date="2014-02-03T16:28:00Z">
        <w:r w:rsidR="00E653AB">
          <w:rPr>
            <w:rFonts w:ascii="Times New Roman" w:hAnsi="Times New Roman" w:cs="Times New Roman"/>
            <w:sz w:val="24"/>
            <w:szCs w:val="24"/>
            <w:lang w:val="en-US"/>
          </w:rPr>
          <w:t xml:space="preserve">inspected whether </w:t>
        </w:r>
      </w:ins>
      <w:ins w:id="83" w:author="Ilja van Beest" w:date="2014-01-28T10:46:00Z">
        <w:del w:id="84" w:author="Chris Hartgerink" w:date="2014-02-03T16:29:00Z">
          <w:r w:rsidR="003B0002" w:rsidDel="00E653AB">
            <w:rPr>
              <w:rFonts w:ascii="Times New Roman" w:hAnsi="Times New Roman" w:cs="Times New Roman"/>
              <w:sz w:val="24"/>
              <w:szCs w:val="24"/>
              <w:lang w:val="en-US"/>
            </w:rPr>
            <w:delText xml:space="preserve"> </w:delText>
          </w:r>
        </w:del>
      </w:ins>
      <w:ins w:id="85" w:author="Chris Hartgerink" w:date="2014-02-03T16:29:00Z">
        <w:r w:rsidR="00E653AB">
          <w:rPr>
            <w:rFonts w:ascii="Times New Roman" w:hAnsi="Times New Roman" w:cs="Times New Roman"/>
            <w:sz w:val="24"/>
            <w:szCs w:val="24"/>
            <w:lang w:val="en-US"/>
          </w:rPr>
          <w:t xml:space="preserve">(1) </w:t>
        </w:r>
        <w:r w:rsidR="00E653AB">
          <w:rPr>
            <w:rStyle w:val="CommentReference"/>
            <w:rFonts w:ascii="Times New Roman" w:hAnsi="Times New Roman" w:cs="Times New Roman"/>
            <w:sz w:val="24"/>
            <w:szCs w:val="24"/>
            <w:lang w:val="en-US"/>
          </w:rPr>
          <w:t>number of players in the game, (2) gender composition of sample, (3) origin of study, (4) sample age, (5) duration of ostracism, and (6) type of needs scale</w:t>
        </w:r>
      </w:ins>
      <w:ins w:id="86" w:author="Chris Hartgerink" w:date="2014-02-03T16:30:00Z">
        <w:r w:rsidR="00E653AB">
          <w:rPr>
            <w:rStyle w:val="CommentReference"/>
            <w:rFonts w:ascii="Times New Roman" w:hAnsi="Times New Roman" w:cs="Times New Roman"/>
            <w:sz w:val="24"/>
            <w:szCs w:val="24"/>
            <w:lang w:val="en-US"/>
          </w:rPr>
          <w:t xml:space="preserve"> affected the found effect size. We inspected this for both </w:t>
        </w:r>
      </w:ins>
      <w:ins w:id="87" w:author="Chris Hartgerink" w:date="2014-02-03T16:31:00Z">
        <w:r w:rsidR="00E653AB">
          <w:rPr>
            <w:rStyle w:val="CommentReference"/>
            <w:rFonts w:ascii="Times New Roman" w:hAnsi="Times New Roman" w:cs="Times New Roman"/>
            <w:sz w:val="24"/>
            <w:szCs w:val="24"/>
            <w:lang w:val="en-US"/>
          </w:rPr>
          <w:t>timepoints.</w:t>
        </w:r>
      </w:ins>
      <w:ins w:id="88" w:author="Chris Hartgerink" w:date="2014-02-03T16:33:00Z">
        <w:r w:rsidR="00E653AB">
          <w:rPr>
            <w:rStyle w:val="CommentReference"/>
            <w:rFonts w:ascii="Times New Roman" w:hAnsi="Times New Roman" w:cs="Times New Roman"/>
            <w:sz w:val="24"/>
            <w:szCs w:val="24"/>
            <w:lang w:val="en-US"/>
          </w:rPr>
          <w:t xml:space="preserve"> This is worthwhile to investigate, as researchers can learn if procedural changes affect the effect size in their study, which can be taken into account when making power calculations.</w:t>
        </w:r>
      </w:ins>
      <w:ins w:id="89" w:author="Chris Hartgerink" w:date="2014-02-03T16:34:00Z">
        <w:r w:rsidR="00E653AB" w:rsidDel="00E653AB">
          <w:rPr>
            <w:rFonts w:ascii="Times New Roman" w:hAnsi="Times New Roman" w:cs="Times New Roman"/>
            <w:sz w:val="24"/>
            <w:szCs w:val="24"/>
            <w:lang w:val="en-US"/>
          </w:rPr>
          <w:t xml:space="preserve"> </w:t>
        </w:r>
      </w:ins>
    </w:p>
    <w:p w14:paraId="0FE9901C" w14:textId="6633A518" w:rsidR="003B0002" w:rsidDel="00E653AB" w:rsidRDefault="003B0002" w:rsidP="00E67035">
      <w:pPr>
        <w:spacing w:after="0" w:line="480" w:lineRule="auto"/>
        <w:rPr>
          <w:ins w:id="90" w:author="Ilja van Beest" w:date="2014-01-28T10:46:00Z"/>
          <w:del w:id="91" w:author="Chris Hartgerink" w:date="2014-02-03T16:33:00Z"/>
          <w:rFonts w:ascii="Times New Roman" w:hAnsi="Times New Roman" w:cs="Times New Roman"/>
          <w:sz w:val="24"/>
          <w:szCs w:val="24"/>
          <w:lang w:val="en-US"/>
        </w:rPr>
      </w:pPr>
    </w:p>
    <w:p w14:paraId="0E4A4DEE" w14:textId="62F280B9" w:rsidR="0066375E" w:rsidRDefault="00130F58" w:rsidP="00DB08CE">
      <w:pPr>
        <w:spacing w:after="0" w:line="480" w:lineRule="auto"/>
        <w:rPr>
          <w:rFonts w:ascii="Times New Roman" w:hAnsi="Times New Roman" w:cs="Times New Roman"/>
          <w:sz w:val="24"/>
          <w:szCs w:val="24"/>
          <w:lang w:val="en-US"/>
        </w:rPr>
      </w:pPr>
      <w:del w:id="92" w:author="Chris Hartgerink" w:date="2014-02-03T16:33:00Z">
        <w:r w:rsidRPr="00130F58" w:rsidDel="00E653AB">
          <w:rPr>
            <w:rFonts w:ascii="Times New Roman" w:hAnsi="Times New Roman" w:cs="Times New Roman"/>
            <w:sz w:val="24"/>
            <w:szCs w:val="24"/>
            <w:lang w:val="en-US"/>
          </w:rPr>
          <w:delText xml:space="preserve">We consider structural aspects associated with </w:delText>
        </w:r>
        <w:r w:rsidDel="00E653AB">
          <w:rPr>
            <w:rFonts w:ascii="Times New Roman" w:hAnsi="Times New Roman" w:cs="Times New Roman"/>
            <w:sz w:val="24"/>
            <w:szCs w:val="24"/>
            <w:lang w:val="en-US"/>
          </w:rPr>
          <w:delText>C</w:delText>
        </w:r>
        <w:r w:rsidRPr="00130F58" w:rsidDel="00E653AB">
          <w:rPr>
            <w:rFonts w:ascii="Times New Roman" w:hAnsi="Times New Roman" w:cs="Times New Roman"/>
            <w:sz w:val="24"/>
            <w:szCs w:val="24"/>
            <w:lang w:val="en-US"/>
          </w:rPr>
          <w:delText>yberball</w:delText>
        </w:r>
      </w:del>
      <w:ins w:id="93" w:author="Ilja van Beest" w:date="2014-01-28T10:40:00Z">
        <w:del w:id="94" w:author="Chris Hartgerink" w:date="2014-02-03T16:33:00Z">
          <w:r w:rsidR="003B19FD" w:rsidDel="00E653AB">
            <w:rPr>
              <w:rFonts w:ascii="Times New Roman" w:hAnsi="Times New Roman" w:cs="Times New Roman"/>
              <w:sz w:val="24"/>
              <w:szCs w:val="24"/>
              <w:lang w:val="en-US"/>
            </w:rPr>
            <w:delText xml:space="preserve">. We assessed whether it country of origin in which the study was conducted would impact cyberball experience. We assessed. </w:delText>
          </w:r>
        </w:del>
      </w:ins>
      <w:del w:id="95" w:author="Chris Hartgerink" w:date="2014-02-03T16:33:00Z">
        <w:r w:rsidRPr="00130F58" w:rsidDel="00E653AB">
          <w:rPr>
            <w:rFonts w:ascii="Times New Roman" w:hAnsi="Times New Roman" w:cs="Times New Roman"/>
            <w:sz w:val="24"/>
            <w:szCs w:val="24"/>
            <w:lang w:val="en-US"/>
          </w:rPr>
          <w:delText xml:space="preserve"> (</w:delText>
        </w:r>
        <w:r w:rsidR="0066375E" w:rsidDel="00E653AB">
          <w:rPr>
            <w:rFonts w:ascii="Times New Roman" w:hAnsi="Times New Roman" w:cs="Times New Roman"/>
            <w:sz w:val="24"/>
            <w:szCs w:val="24"/>
            <w:lang w:val="en-US"/>
          </w:rPr>
          <w:delText>e.g</w:delText>
        </w:r>
        <w:r w:rsidRPr="00130F58" w:rsidDel="00E653AB">
          <w:rPr>
            <w:rFonts w:ascii="Times New Roman" w:hAnsi="Times New Roman" w:cs="Times New Roman"/>
            <w:sz w:val="24"/>
            <w:szCs w:val="24"/>
            <w:lang w:val="en-US"/>
          </w:rPr>
          <w:delText xml:space="preserve">., number of ball tosses, number of </w:delText>
        </w:r>
        <w:r w:rsidDel="00E653AB">
          <w:rPr>
            <w:rFonts w:ascii="Times New Roman" w:hAnsi="Times New Roman" w:cs="Times New Roman"/>
            <w:sz w:val="24"/>
            <w:szCs w:val="24"/>
            <w:lang w:val="en-US"/>
          </w:rPr>
          <w:delText>C</w:delText>
        </w:r>
        <w:r w:rsidRPr="00130F58" w:rsidDel="00E653AB">
          <w:rPr>
            <w:rFonts w:ascii="Times New Roman" w:hAnsi="Times New Roman" w:cs="Times New Roman"/>
            <w:sz w:val="24"/>
            <w:szCs w:val="24"/>
            <w:lang w:val="en-US"/>
          </w:rPr>
          <w:delText>yberball players, gender of participant</w:delText>
        </w:r>
        <w:r w:rsidR="00817422" w:rsidDel="00E653AB">
          <w:rPr>
            <w:rFonts w:ascii="Times New Roman" w:hAnsi="Times New Roman" w:cs="Times New Roman"/>
            <w:sz w:val="24"/>
            <w:szCs w:val="24"/>
            <w:lang w:val="en-US"/>
          </w:rPr>
          <w:delText>s</w:delText>
        </w:r>
        <w:r w:rsidRPr="00130F58" w:rsidDel="00E653AB">
          <w:rPr>
            <w:rFonts w:ascii="Times New Roman" w:hAnsi="Times New Roman" w:cs="Times New Roman"/>
            <w:sz w:val="24"/>
            <w:szCs w:val="24"/>
            <w:lang w:val="en-US"/>
          </w:rPr>
          <w:delText>, etc</w:delText>
        </w:r>
        <w:r w:rsidDel="00E653AB">
          <w:rPr>
            <w:rFonts w:ascii="Times New Roman" w:hAnsi="Times New Roman" w:cs="Times New Roman"/>
            <w:sz w:val="24"/>
            <w:szCs w:val="24"/>
            <w:lang w:val="en-US"/>
          </w:rPr>
          <w:delText>.</w:delText>
        </w:r>
        <w:r w:rsidRPr="00130F58" w:rsidDel="00E653AB">
          <w:rPr>
            <w:rFonts w:ascii="Times New Roman" w:hAnsi="Times New Roman" w:cs="Times New Roman"/>
            <w:sz w:val="24"/>
            <w:szCs w:val="24"/>
            <w:lang w:val="en-US"/>
          </w:rPr>
          <w:delText>) and differences between dependent variables</w:delText>
        </w:r>
        <w:r w:rsidR="0066375E" w:rsidDel="00E653AB">
          <w:rPr>
            <w:rFonts w:ascii="Times New Roman" w:hAnsi="Times New Roman" w:cs="Times New Roman"/>
            <w:sz w:val="24"/>
            <w:szCs w:val="24"/>
            <w:lang w:val="en-US"/>
          </w:rPr>
          <w:delText xml:space="preserve"> for moderation and robustness, respectively</w:delText>
        </w:r>
        <w:r w:rsidRPr="00130F58" w:rsidDel="00E653AB">
          <w:rPr>
            <w:rFonts w:ascii="Times New Roman" w:hAnsi="Times New Roman" w:cs="Times New Roman"/>
            <w:sz w:val="24"/>
            <w:szCs w:val="24"/>
            <w:lang w:val="en-US"/>
          </w:rPr>
          <w:delText xml:space="preserve">.  </w:delText>
        </w:r>
        <w:r w:rsidR="00731737" w:rsidRPr="00F70F0A" w:rsidDel="00E653AB">
          <w:rPr>
            <w:rFonts w:ascii="Times New Roman" w:hAnsi="Times New Roman" w:cs="Times New Roman"/>
            <w:sz w:val="24"/>
            <w:szCs w:val="24"/>
            <w:lang w:val="en-US"/>
          </w:rPr>
          <w:delText xml:space="preserve">These elements can provide nuances in the composition of the </w:delText>
        </w:r>
        <w:r w:rsidR="0066375E" w:rsidDel="00E653AB">
          <w:rPr>
            <w:rFonts w:ascii="Times New Roman" w:hAnsi="Times New Roman" w:cs="Times New Roman"/>
            <w:sz w:val="24"/>
            <w:szCs w:val="24"/>
            <w:lang w:val="en-US"/>
          </w:rPr>
          <w:delText>estimates</w:delText>
        </w:r>
        <w:r w:rsidR="00731737" w:rsidRPr="00F70F0A" w:rsidDel="00E653AB">
          <w:rPr>
            <w:rFonts w:ascii="Times New Roman" w:hAnsi="Times New Roman" w:cs="Times New Roman"/>
            <w:sz w:val="24"/>
            <w:szCs w:val="24"/>
            <w:lang w:val="en-US"/>
          </w:rPr>
          <w:delText>.</w:delText>
        </w:r>
      </w:del>
      <w:r w:rsidR="00731737">
        <w:rPr>
          <w:rFonts w:ascii="Times New Roman" w:hAnsi="Times New Roman" w:cs="Times New Roman"/>
          <w:sz w:val="24"/>
          <w:szCs w:val="24"/>
          <w:lang w:val="en-US"/>
        </w:rPr>
        <w:t xml:space="preserve"> </w:t>
      </w:r>
    </w:p>
    <w:p w14:paraId="539C4913" w14:textId="777777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a variable which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 xml:space="preserve">proportion of male </w:t>
      </w:r>
      <w:r>
        <w:rPr>
          <w:rFonts w:ascii="Times New Roman" w:hAnsi="Times New Roman" w:cs="Times New Roman"/>
          <w:sz w:val="24"/>
          <w:szCs w:val="24"/>
          <w:lang w:val="en-US"/>
        </w:rPr>
        <w:lastRenderedPageBreak/>
        <w:t>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2DAC3EC9" w14:textId="6E32710A"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ins w:id="96" w:author="Chris Hartgerink" w:date="2014-02-03T16:44:00Z">
        <w:r w:rsidR="00E67035">
          <w:rPr>
            <w:rFonts w:ascii="Times New Roman" w:hAnsi="Times New Roman" w:cs="Times New Roman"/>
            <w:sz w:val="24"/>
            <w:szCs w:val="24"/>
            <w:lang w:val="en-US"/>
          </w:rPr>
          <w:t xml:space="preserve">expected to be </w:t>
        </w:r>
      </w:ins>
      <w:r w:rsidRPr="00F70F0A">
        <w:rPr>
          <w:rFonts w:ascii="Times New Roman" w:hAnsi="Times New Roman" w:cs="Times New Roman"/>
          <w:sz w:val="24"/>
          <w:szCs w:val="24"/>
          <w:lang w:val="en-US"/>
        </w:rPr>
        <w:t xml:space="preserve">affected by ostracism, which does not limit the </w:t>
      </w:r>
      <w:commentRangeStart w:id="97"/>
      <w:r w:rsidRPr="00F70F0A">
        <w:rPr>
          <w:rFonts w:ascii="Times New Roman" w:hAnsi="Times New Roman" w:cs="Times New Roman"/>
          <w:sz w:val="24"/>
          <w:szCs w:val="24"/>
          <w:lang w:val="en-US"/>
        </w:rPr>
        <w:t>measures</w:t>
      </w:r>
      <w:commentRangeEnd w:id="97"/>
      <w:r w:rsidR="003B0002">
        <w:rPr>
          <w:rStyle w:val="CommentReference"/>
        </w:rPr>
        <w:commentReference w:id="97"/>
      </w:r>
      <w:r w:rsidRPr="00F70F0A">
        <w:rPr>
          <w:rFonts w:ascii="Times New Roman" w:hAnsi="Times New Roman" w:cs="Times New Roman"/>
          <w:sz w:val="24"/>
          <w:szCs w:val="24"/>
          <w:lang w:val="en-US"/>
        </w:rPr>
        <w:t xml:space="preserve">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ins w:id="98" w:author="Chris Hartgerink" w:date="2014-02-03T16:39:00Z">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t>
        </w:r>
      </w:ins>
      <w:ins w:id="99" w:author="Chris Hartgerink" w:date="2014-02-03T16:41:00Z">
        <w:r w:rsidR="00E67035">
          <w:rPr>
            <w:rFonts w:ascii="Times New Roman" w:hAnsi="Times New Roman" w:cs="Times New Roman"/>
            <w:sz w:val="24"/>
            <w:szCs w:val="24"/>
            <w:lang w:val="en-US"/>
          </w:rPr>
          <w:t xml:space="preserve">We define interpersonal measures  as measures relating to others, whereas </w:t>
        </w:r>
      </w:ins>
      <w:moveToRangeStart w:id="100" w:author="Chris Hartgerink" w:date="2014-02-03T16:41:00Z" w:name="move379209000"/>
      <w:moveTo w:id="101" w:author="Chris Hartgerink" w:date="2014-02-03T16:41:00Z">
        <w:r w:rsidR="00E67035">
          <w:rPr>
            <w:rFonts w:ascii="Times New Roman" w:hAnsi="Times New Roman" w:cs="Times New Roman"/>
            <w:sz w:val="24"/>
            <w:szCs w:val="24"/>
            <w:lang w:val="en-US"/>
          </w:rPr>
          <w:t xml:space="preserve">intrapersonal measures </w:t>
        </w:r>
        <w:del w:id="102" w:author="Chris Hartgerink" w:date="2014-02-03T16:41:00Z">
          <w:r w:rsidR="00E67035" w:rsidDel="00E67035">
            <w:rPr>
              <w:rFonts w:ascii="Times New Roman" w:hAnsi="Times New Roman" w:cs="Times New Roman"/>
              <w:sz w:val="24"/>
              <w:szCs w:val="24"/>
              <w:lang w:val="en-US"/>
            </w:rPr>
            <w:delText xml:space="preserve">(i.e., </w:delText>
          </w:r>
        </w:del>
      </w:moveTo>
      <w:ins w:id="103" w:author="Chris Hartgerink" w:date="2014-02-03T16:41:00Z">
        <w:r w:rsidR="00E67035">
          <w:rPr>
            <w:rFonts w:ascii="Times New Roman" w:hAnsi="Times New Roman" w:cs="Times New Roman"/>
            <w:sz w:val="24"/>
            <w:szCs w:val="24"/>
            <w:lang w:val="en-US"/>
          </w:rPr>
          <w:t xml:space="preserve">are defined as </w:t>
        </w:r>
      </w:ins>
      <w:moveTo w:id="104" w:author="Chris Hartgerink" w:date="2014-02-03T16:41:00Z">
        <w:r w:rsidR="00E67035">
          <w:rPr>
            <w:rFonts w:ascii="Times New Roman" w:hAnsi="Times New Roman" w:cs="Times New Roman"/>
            <w:sz w:val="24"/>
            <w:szCs w:val="24"/>
            <w:lang w:val="en-US"/>
          </w:rPr>
          <w:t xml:space="preserve">measures relating </w:t>
        </w:r>
      </w:moveTo>
      <w:ins w:id="105" w:author="Chris Hartgerink" w:date="2014-02-03T16:42:00Z">
        <w:r w:rsidR="00E67035">
          <w:rPr>
            <w:rFonts w:ascii="Times New Roman" w:hAnsi="Times New Roman" w:cs="Times New Roman"/>
            <w:sz w:val="24"/>
            <w:szCs w:val="24"/>
            <w:lang w:val="en-US"/>
          </w:rPr>
          <w:t xml:space="preserve">only </w:t>
        </w:r>
      </w:ins>
      <w:moveTo w:id="106" w:author="Chris Hartgerink" w:date="2014-02-03T16:41:00Z">
        <w:r w:rsidR="00E67035">
          <w:rPr>
            <w:rFonts w:ascii="Times New Roman" w:hAnsi="Times New Roman" w:cs="Times New Roman"/>
            <w:sz w:val="24"/>
            <w:szCs w:val="24"/>
            <w:lang w:val="en-US"/>
          </w:rPr>
          <w:t>to the self</w:t>
        </w:r>
      </w:moveTo>
      <w:ins w:id="107" w:author="Chris Hartgerink" w:date="2014-02-03T16:41:00Z">
        <w:r w:rsidR="00E67035">
          <w:rPr>
            <w:rFonts w:ascii="Times New Roman" w:hAnsi="Times New Roman" w:cs="Times New Roman"/>
            <w:sz w:val="24"/>
            <w:szCs w:val="24"/>
            <w:lang w:val="en-US"/>
          </w:rPr>
          <w:t>.</w:t>
        </w:r>
      </w:ins>
      <w:moveTo w:id="108" w:author="Chris Hartgerink" w:date="2014-02-03T16:41:00Z">
        <w:del w:id="109" w:author="Chris Hartgerink" w:date="2014-02-03T16:41:00Z">
          <w:r w:rsidR="00E67035" w:rsidDel="00E67035">
            <w:rPr>
              <w:rFonts w:ascii="Times New Roman" w:hAnsi="Times New Roman" w:cs="Times New Roman"/>
              <w:sz w:val="24"/>
              <w:szCs w:val="24"/>
              <w:lang w:val="en-US"/>
            </w:rPr>
            <w:delText xml:space="preserve"> only) and interpersonal measures (i.e., measures relating to others as well)</w:delText>
          </w:r>
        </w:del>
        <w:r w:rsidR="00E67035"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Examples are </w:t>
        </w:r>
      </w:moveTo>
      <w:ins w:id="110" w:author="Chris Hartgerink" w:date="2014-02-03T16:42:00Z">
        <w:r w:rsidR="00E67035">
          <w:rPr>
            <w:rFonts w:ascii="Times New Roman" w:hAnsi="Times New Roman" w:cs="Times New Roman"/>
            <w:sz w:val="24"/>
            <w:szCs w:val="24"/>
            <w:lang w:val="en-US"/>
          </w:rPr>
          <w:t xml:space="preserve">donation behavior and </w:t>
        </w:r>
      </w:ins>
      <w:moveTo w:id="111" w:author="Chris Hartgerink" w:date="2014-02-03T16:41:00Z">
        <w:r w:rsidR="00E67035">
          <w:rPr>
            <w:rFonts w:ascii="Times New Roman" w:hAnsi="Times New Roman" w:cs="Times New Roman"/>
            <w:sz w:val="24"/>
            <w:szCs w:val="24"/>
            <w:lang w:val="en-US"/>
          </w:rPr>
          <w:t xml:space="preserve">self-reported </w:t>
        </w:r>
        <w:del w:id="112" w:author="Chris Hartgerink" w:date="2014-02-03T16:42:00Z">
          <w:r w:rsidR="00E67035" w:rsidDel="00E67035">
            <w:rPr>
              <w:rFonts w:ascii="Times New Roman" w:hAnsi="Times New Roman" w:cs="Times New Roman"/>
              <w:sz w:val="24"/>
              <w:szCs w:val="24"/>
              <w:lang w:val="en-US"/>
            </w:rPr>
            <w:delText xml:space="preserve">hostile feelings and </w:delText>
          </w:r>
        </w:del>
      </w:moveTo>
      <w:ins w:id="113" w:author="Chris Hartgerink" w:date="2014-02-03T16:42:00Z">
        <w:r w:rsidR="00E67035">
          <w:rPr>
            <w:rFonts w:ascii="Times New Roman" w:hAnsi="Times New Roman" w:cs="Times New Roman"/>
            <w:sz w:val="24"/>
            <w:szCs w:val="24"/>
            <w:lang w:val="en-US"/>
          </w:rPr>
          <w:t>anger</w:t>
        </w:r>
      </w:ins>
      <w:moveTo w:id="114" w:author="Chris Hartgerink" w:date="2014-02-03T16:41:00Z">
        <w:del w:id="115" w:author="Chris Hartgerink" w:date="2014-02-03T16:42:00Z">
          <w:r w:rsidR="00E67035" w:rsidDel="00E67035">
            <w:rPr>
              <w:rFonts w:ascii="Times New Roman" w:hAnsi="Times New Roman" w:cs="Times New Roman"/>
              <w:sz w:val="24"/>
              <w:szCs w:val="24"/>
              <w:lang w:val="en-US"/>
            </w:rPr>
            <w:delText>donation behavior</w:delText>
          </w:r>
        </w:del>
        <w:r w:rsidR="00E67035">
          <w:rPr>
            <w:rFonts w:ascii="Times New Roman" w:hAnsi="Times New Roman" w:cs="Times New Roman"/>
            <w:sz w:val="24"/>
            <w:szCs w:val="24"/>
            <w:lang w:val="en-US"/>
          </w:rPr>
          <w:t>, respectively.</w:t>
        </w:r>
      </w:moveTo>
      <w:moveToRangeEnd w:id="100"/>
      <w:ins w:id="116" w:author="Chris Hartgerink" w:date="2014-02-03T16:42:00Z">
        <w:r w:rsidR="00E67035">
          <w:rPr>
            <w:rFonts w:ascii="Times New Roman" w:hAnsi="Times New Roman" w:cs="Times New Roman"/>
            <w:sz w:val="24"/>
            <w:szCs w:val="24"/>
            <w:lang w:val="en-US"/>
          </w:rPr>
          <w:t xml:space="preserve"> </w:t>
        </w:r>
      </w:ins>
      <w:ins w:id="117" w:author="Chris Hartgerink" w:date="2014-02-03T16:39:00Z">
        <w:r w:rsidR="00E67035">
          <w:rPr>
            <w:rFonts w:ascii="Times New Roman" w:hAnsi="Times New Roman" w:cs="Times New Roman"/>
            <w:sz w:val="24"/>
            <w:szCs w:val="24"/>
            <w:lang w:val="en-US"/>
          </w:rPr>
          <w:t xml:space="preserve">For the intrapersonal measures, </w:t>
        </w:r>
      </w:ins>
      <w:ins w:id="118" w:author="Chris Hartgerink" w:date="2014-02-03T16:40:00Z">
        <w:r w:rsidR="00E67035">
          <w:rPr>
            <w:rFonts w:ascii="Times New Roman" w:hAnsi="Times New Roman" w:cs="Times New Roman"/>
            <w:sz w:val="24"/>
            <w:szCs w:val="24"/>
            <w:lang w:val="en-US"/>
          </w:rPr>
          <w:t xml:space="preserve">there was a clear subset: fundamental needs, as </w:t>
        </w:r>
      </w:ins>
      <w:del w:id="119" w:author="Chris Hartgerink" w:date="2014-02-03T16:40:00Z">
        <w:r w:rsidRPr="00F70F0A" w:rsidDel="00E67035">
          <w:rPr>
            <w:rFonts w:ascii="Times New Roman" w:hAnsi="Times New Roman" w:cs="Times New Roman"/>
            <w:sz w:val="24"/>
            <w:szCs w:val="24"/>
            <w:lang w:val="en-US"/>
          </w:rPr>
          <w:delText>T</w:delText>
        </w:r>
      </w:del>
      <w:ins w:id="120" w:author="Chris Hartgerink" w:date="2014-02-03T16:40:00Z">
        <w:r w:rsidR="00E67035">
          <w:rPr>
            <w:rFonts w:ascii="Times New Roman" w:hAnsi="Times New Roman" w:cs="Times New Roman"/>
            <w:sz w:val="24"/>
            <w:szCs w:val="24"/>
            <w:lang w:val="en-US"/>
          </w:rPr>
          <w:t>t</w:t>
        </w:r>
      </w:ins>
      <w:r w:rsidRPr="00F70F0A">
        <w:rPr>
          <w:rFonts w:ascii="Times New Roman" w:hAnsi="Times New Roman" w:cs="Times New Roman"/>
          <w:sz w:val="24"/>
          <w:szCs w:val="24"/>
          <w:lang w:val="en-US"/>
        </w:rPr>
        <w:t xml:space="preserve">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ins w:id="121" w:author="Chris Hartgerink" w:date="2014-02-03T16:40:00Z">
        <w:r w:rsidR="00E67035">
          <w:rPr>
            <w:rFonts w:ascii="Times New Roman" w:hAnsi="Times New Roman" w:cs="Times New Roman"/>
            <w:sz w:val="24"/>
            <w:szCs w:val="24"/>
            <w:lang w:val="en-US"/>
          </w:rPr>
          <w:t xml:space="preserve">these </w:t>
        </w:r>
      </w:ins>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del w:id="122" w:author="Chris Hartgerink" w:date="2014-02-03T16:40:00Z">
        <w:r w:rsidRPr="00F70F0A" w:rsidDel="00E67035">
          <w:rPr>
            <w:rFonts w:ascii="Times New Roman" w:hAnsi="Times New Roman" w:cs="Times New Roman"/>
            <w:sz w:val="24"/>
            <w:szCs w:val="24"/>
            <w:lang w:val="en-US"/>
          </w:rPr>
          <w:delText>,</w:delText>
        </w:r>
      </w:del>
      <w:ins w:id="123" w:author="Chris Hartgerink" w:date="2014-02-03T16:40:00Z">
        <w:r w:rsidR="00E67035">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w:t>
      </w:r>
      <w:del w:id="124" w:author="Chris Hartgerink" w:date="2014-02-03T16:40:00Z">
        <w:r w:rsidRPr="00F70F0A" w:rsidDel="00E67035">
          <w:rPr>
            <w:rFonts w:ascii="Times New Roman" w:hAnsi="Times New Roman" w:cs="Times New Roman"/>
            <w:sz w:val="24"/>
            <w:szCs w:val="24"/>
            <w:lang w:val="en-US"/>
          </w:rPr>
          <w:delText xml:space="preserve">which </w:delText>
        </w:r>
      </w:del>
      <w:ins w:id="125" w:author="Chris Hartgerink" w:date="2014-02-03T16:40:00Z">
        <w:r w:rsidR="00E67035">
          <w:rPr>
            <w:rFonts w:ascii="Times New Roman" w:hAnsi="Times New Roman" w:cs="Times New Roman"/>
            <w:sz w:val="24"/>
            <w:szCs w:val="24"/>
            <w:lang w:val="en-US"/>
          </w:rPr>
          <w:t>These</w:t>
        </w:r>
        <w:r w:rsidR="00E67035"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were developed within the Cyberball paradigm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ins w:id="126" w:author="Chris Hartgerink" w:date="2014-02-03T16:42:00Z">
        <w:r w:rsidR="00E67035">
          <w:rPr>
            <w:rFonts w:ascii="Times New Roman" w:hAnsi="Times New Roman" w:cs="Times New Roman"/>
            <w:sz w:val="24"/>
            <w:szCs w:val="24"/>
            <w:lang w:val="en-US"/>
          </w:rPr>
          <w:t xml:space="preserve"> </w:t>
        </w:r>
      </w:ins>
      <w:del w:id="127" w:author="Chris Hartgerink" w:date="2014-02-03T16:42:00Z">
        <w:r w:rsidRPr="00F70F0A" w:rsidDel="00E67035">
          <w:rPr>
            <w:rFonts w:ascii="Times New Roman" w:hAnsi="Times New Roman" w:cs="Times New Roman"/>
            <w:sz w:val="24"/>
            <w:szCs w:val="24"/>
            <w:lang w:val="en-US"/>
          </w:rPr>
          <w:delText xml:space="preserve"> Next to these fundamental need questionnaires, the measures vary widely and no clear grouping can be made</w:delText>
        </w:r>
        <w:r w:rsidDel="00E67035">
          <w:rPr>
            <w:rFonts w:ascii="Times New Roman" w:hAnsi="Times New Roman" w:cs="Times New Roman"/>
            <w:sz w:val="24"/>
            <w:szCs w:val="24"/>
            <w:lang w:val="en-US"/>
          </w:rPr>
          <w:delText xml:space="preserve"> besides </w:delText>
        </w:r>
      </w:del>
      <w:moveFromRangeStart w:id="128" w:author="Chris Hartgerink" w:date="2014-02-03T16:41:00Z" w:name="move379209000"/>
      <w:moveFrom w:id="129" w:author="Chris Hartgerink" w:date="2014-02-03T16:41:00Z">
        <w:del w:id="130" w:author="Chris Hartgerink" w:date="2014-02-03T16:42:00Z">
          <w:r w:rsidDel="00E67035">
            <w:rPr>
              <w:rFonts w:ascii="Times New Roman" w:hAnsi="Times New Roman" w:cs="Times New Roman"/>
              <w:sz w:val="24"/>
              <w:szCs w:val="24"/>
              <w:lang w:val="en-US"/>
            </w:rPr>
            <w:delText>intrapersonal measures (i.e., measures relating to the self only) and interpersonal measures (i.e., measures relating to others as well)</w:delText>
          </w:r>
          <w:r w:rsidRPr="00F70F0A" w:rsidDel="00E67035">
            <w:rPr>
              <w:rFonts w:ascii="Times New Roman" w:hAnsi="Times New Roman" w:cs="Times New Roman"/>
              <w:sz w:val="24"/>
              <w:szCs w:val="24"/>
              <w:lang w:val="en-US"/>
            </w:rPr>
            <w:delText>.</w:delText>
          </w:r>
          <w:r w:rsidR="00DC5D21" w:rsidDel="00E67035">
            <w:rPr>
              <w:rFonts w:ascii="Times New Roman" w:hAnsi="Times New Roman" w:cs="Times New Roman"/>
              <w:sz w:val="24"/>
              <w:szCs w:val="24"/>
              <w:lang w:val="en-US"/>
            </w:rPr>
            <w:delText xml:space="preserve"> Examples are self-reported hostile feelings and donation behavior, respectively.</w:delText>
          </w:r>
          <w:r w:rsidRPr="00F70F0A" w:rsidDel="00E67035">
            <w:rPr>
              <w:rFonts w:ascii="Times New Roman" w:hAnsi="Times New Roman" w:cs="Times New Roman"/>
              <w:sz w:val="24"/>
              <w:szCs w:val="24"/>
              <w:lang w:val="en-US"/>
            </w:rPr>
            <w:delText xml:space="preserve"> </w:delText>
          </w:r>
        </w:del>
      </w:moveFrom>
      <w:moveFromRangeEnd w:id="128"/>
      <w:r w:rsidR="00480E89">
        <w:rPr>
          <w:rFonts w:ascii="Times New Roman" w:hAnsi="Times New Roman" w:cs="Times New Roman"/>
          <w:sz w:val="24"/>
          <w:szCs w:val="24"/>
          <w:lang w:val="en-US"/>
        </w:rPr>
        <w:t>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 xml:space="preserve">ubdivided into </w:t>
      </w:r>
      <w:del w:id="131" w:author="Chris Hartgerink" w:date="2014-02-03T16:43:00Z">
        <w:r w:rsidRPr="00F70F0A" w:rsidDel="00E67035">
          <w:rPr>
            <w:rFonts w:ascii="Times New Roman" w:hAnsi="Times New Roman" w:cs="Times New Roman"/>
            <w:sz w:val="24"/>
            <w:szCs w:val="24"/>
            <w:lang w:val="en-US"/>
          </w:rPr>
          <w:delText>fundamental needs, intrapersonal and</w:delText>
        </w:r>
        <w:r w:rsidDel="00E67035">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interpersonal</w:t>
      </w:r>
      <w:ins w:id="132" w:author="Chris Hartgerink" w:date="2014-02-03T16:43:00Z">
        <w:r w:rsidR="00E67035">
          <w:rPr>
            <w:rFonts w:ascii="Times New Roman" w:hAnsi="Times New Roman" w:cs="Times New Roman"/>
            <w:sz w:val="24"/>
            <w:szCs w:val="24"/>
            <w:lang w:val="en-US"/>
          </w:rPr>
          <w:t>, and intrapersonal</w:t>
        </w:r>
      </w:ins>
      <w:r>
        <w:rPr>
          <w:rFonts w:ascii="Times New Roman" w:hAnsi="Times New Roman" w:cs="Times New Roman"/>
          <w:sz w:val="24"/>
          <w:szCs w:val="24"/>
          <w:lang w:val="en-US"/>
        </w:rPr>
        <w:t xml:space="preserve"> measures</w:t>
      </w:r>
      <w:ins w:id="133" w:author="Chris Hartgerink" w:date="2014-02-03T16:43:00Z">
        <w:r w:rsidR="00E67035">
          <w:rPr>
            <w:rFonts w:ascii="Times New Roman" w:hAnsi="Times New Roman" w:cs="Times New Roman"/>
            <w:sz w:val="24"/>
            <w:szCs w:val="24"/>
            <w:lang w:val="en-US"/>
          </w:rPr>
          <w:t xml:space="preserve">, with a special subset of fundamental needs, which </w:t>
        </w:r>
      </w:ins>
      <w:del w:id="134" w:author="Chris Hartgerink" w:date="2014-02-03T16:43:00Z">
        <w:r w:rsidDel="00E67035">
          <w:rPr>
            <w:rFonts w:ascii="Times New Roman" w:hAnsi="Times New Roman" w:cs="Times New Roman"/>
            <w:sz w:val="24"/>
            <w:szCs w:val="24"/>
            <w:lang w:val="en-US"/>
          </w:rPr>
          <w:delText xml:space="preserve"> </w:delText>
        </w:r>
      </w:del>
      <w:del w:id="135" w:author="Chris Hartgerink" w:date="2014-02-03T16:44:00Z">
        <w:r w:rsidDel="00E67035">
          <w:rPr>
            <w:rFonts w:ascii="Times New Roman" w:hAnsi="Times New Roman" w:cs="Times New Roman"/>
            <w:sz w:val="24"/>
            <w:szCs w:val="24"/>
            <w:lang w:val="en-US"/>
          </w:rPr>
          <w:delText xml:space="preserve">and these </w:delText>
        </w:r>
      </w:del>
      <w:del w:id="136" w:author="Chris Hartgerink" w:date="2014-02-03T16:43:00Z">
        <w:r w:rsidDel="00E67035">
          <w:rPr>
            <w:rFonts w:ascii="Times New Roman" w:hAnsi="Times New Roman" w:cs="Times New Roman"/>
            <w:sz w:val="24"/>
            <w:szCs w:val="24"/>
            <w:lang w:val="en-US"/>
          </w:rPr>
          <w:delText xml:space="preserve">subsets </w:delText>
        </w:r>
      </w:del>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43F1798A" w14:textId="77777777"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 xml:space="preserve">Besides using different subsets of measures for sensitivity analyses, we also coded whether the first- and last measure included was immediate (i.e., questions relating to during </w:t>
      </w:r>
      <w:r w:rsidR="009E759C">
        <w:rPr>
          <w:rFonts w:ascii="Times New Roman" w:hAnsi="Times New Roman" w:cs="Times New Roman"/>
          <w:sz w:val="24"/>
          <w:szCs w:val="24"/>
          <w:lang w:val="en-US"/>
        </w:rPr>
        <w:lastRenderedPageBreak/>
        <w:t>the game) or delayed (i.e., questions relating to after the game).</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delayed.</w:t>
      </w:r>
      <w:r w:rsidR="009E759C">
        <w:rPr>
          <w:rFonts w:ascii="Times New Roman" w:hAnsi="Times New Roman" w:cs="Times New Roman"/>
          <w:sz w:val="24"/>
          <w:szCs w:val="24"/>
          <w:lang w:val="en-US"/>
        </w:rPr>
        <w:t xml:space="preserve"> </w:t>
      </w:r>
    </w:p>
    <w:p w14:paraId="21D078C7"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55B6355F"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4A2A5780"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556BA91C"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r w:rsidR="00F961BE" w:rsidRPr="00F70F0A">
        <w:rPr>
          <w:rFonts w:ascii="Times New Roman" w:hAnsi="Times New Roman" w:cs="Times New Roman"/>
          <w:sz w:val="24"/>
          <w:szCs w:val="24"/>
          <w:lang w:val="en-US"/>
        </w:rPr>
        <w:t>Cacioppo,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1E436852" w14:textId="62A54120"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 xml:space="preserve">were required to have a factor that manipulated number of </w:t>
      </w:r>
      <w:r w:rsidR="00151D65">
        <w:rPr>
          <w:rFonts w:ascii="Times New Roman" w:hAnsi="Times New Roman" w:cs="Times New Roman"/>
          <w:sz w:val="24"/>
          <w:szCs w:val="24"/>
          <w:lang w:val="en-US"/>
        </w:rPr>
        <w:t xml:space="preserve">virtual </w:t>
      </w:r>
      <w:r w:rsidR="00731737">
        <w:rPr>
          <w:rFonts w:ascii="Times New Roman" w:hAnsi="Times New Roman" w:cs="Times New Roman"/>
          <w:sz w:val="24"/>
          <w:szCs w:val="24"/>
          <w:lang w:val="en-US"/>
        </w:rPr>
        <w:t>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w:t>
      </w:r>
      <w:r w:rsidR="00731737" w:rsidRPr="00F70F0A">
        <w:rPr>
          <w:rFonts w:ascii="Times New Roman" w:hAnsi="Times New Roman" w:cs="Times New Roman"/>
          <w:sz w:val="24"/>
          <w:szCs w:val="24"/>
          <w:lang w:val="en-US"/>
        </w:rPr>
        <w:lastRenderedPageBreak/>
        <w:t xml:space="preserve">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731737" w:rsidRPr="00F70F0A">
        <w:rPr>
          <w:rFonts w:ascii="Times New Roman" w:hAnsi="Times New Roman" w:cs="Times New Roman"/>
          <w:noProof/>
          <w:sz w:val="24"/>
          <w:szCs w:val="24"/>
          <w:lang w:val="en-US"/>
        </w:rPr>
        <w:t xml:space="preserve"> Hunter &amp; Schmidt, 1990; MacCallum, Zhang, Preacher, &amp; Rucker, 2002)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1B05E0C4"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r w:rsidR="0004634D" w:rsidRPr="00F70F0A">
        <w:rPr>
          <w:rFonts w:ascii="Times New Roman" w:hAnsi="Times New Roman" w:cs="Times New Roman"/>
          <w:sz w:val="24"/>
          <w:szCs w:val="24"/>
          <w:lang w:val="en-US"/>
        </w:rPr>
        <w:t xml:space="preserve">Cyberball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4B8C83E9"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68AD7123" w14:textId="77777777"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meta-analysis of Cyberball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60DA3058" w14:textId="06A2544A"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databases searched included Web of Knowledge, PubMed, ScienceDirect and Worldcat</w:t>
      </w:r>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w:t>
      </w:r>
      <w:r w:rsidRPr="00F70F0A">
        <w:rPr>
          <w:rFonts w:ascii="Times New Roman" w:hAnsi="Times New Roman" w:cs="Times New Roman"/>
          <w:sz w:val="24"/>
          <w:szCs w:val="24"/>
          <w:lang w:val="en-US"/>
        </w:rPr>
        <w:lastRenderedPageBreak/>
        <w:t>articles, whereas Worldcat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PsycINFO database</w:t>
      </w:r>
      <w:r w:rsidRPr="00F70F0A">
        <w:rPr>
          <w:rFonts w:ascii="Times New Roman" w:hAnsi="Times New Roman" w:cs="Times New Roman"/>
          <w:sz w:val="24"/>
          <w:szCs w:val="24"/>
          <w:lang w:val="en-US"/>
        </w:rPr>
        <w:t>.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Williams and colleagues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2D7D77A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41636F9F" w14:textId="335A2F7E"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Cyberball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del w:id="137" w:author="Chris Hartgerink" w:date="2014-02-03T21:01:00Z">
        <w:r w:rsidR="0025295A" w:rsidDel="000A5278">
          <w:rPr>
            <w:rFonts w:ascii="Times New Roman" w:hAnsi="Times New Roman" w:cs="Times New Roman"/>
            <w:sz w:val="24"/>
            <w:szCs w:val="24"/>
            <w:lang w:val="en-US"/>
          </w:rPr>
          <w:delText>2013</w:delText>
        </w:r>
      </w:del>
      <w:ins w:id="138" w:author="Chris Hartgerink" w:date="2014-02-03T21:01:00Z">
        <w:r w:rsidR="000A5278">
          <w:rPr>
            <w:rFonts w:ascii="Times New Roman" w:hAnsi="Times New Roman" w:cs="Times New Roman"/>
            <w:sz w:val="24"/>
            <w:szCs w:val="24"/>
            <w:lang w:val="en-US"/>
          </w:rPr>
          <w:t>2012</w:t>
        </w:r>
      </w:ins>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1EBE049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additional studies. Pooled, the personal communication and the conference abstracts yielded </w:t>
      </w:r>
      <w:r w:rsidRPr="00F70F0A">
        <w:rPr>
          <w:rFonts w:ascii="Times New Roman" w:hAnsi="Times New Roman" w:cs="Times New Roman"/>
          <w:sz w:val="24"/>
          <w:szCs w:val="24"/>
          <w:lang w:val="en-US"/>
        </w:rPr>
        <w:lastRenderedPageBreak/>
        <w:t>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7AC23EC2" w14:textId="77777777"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08EEA3F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46162981" w14:textId="4EA47D84"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ins w:id="139" w:author="Ilja van Beest" w:date="2014-01-28T11:01:00Z">
        <w:r w:rsidR="009A1674">
          <w:rPr>
            <w:rFonts w:ascii="Times New Roman" w:hAnsi="Times New Roman" w:cs="Times New Roman"/>
            <w:sz w:val="24"/>
            <w:szCs w:val="24"/>
            <w:lang w:val="en-US"/>
          </w:rPr>
          <w:t xml:space="preserve"> and conducted all the analyes</w:t>
        </w:r>
      </w:ins>
      <w:r w:rsidR="009638AE">
        <w:rPr>
          <w:rFonts w:ascii="Times New Roman" w:hAnsi="Times New Roman" w:cs="Times New Roman"/>
          <w:sz w:val="24"/>
          <w:szCs w:val="24"/>
          <w:lang w:val="en-US"/>
        </w:rPr>
        <w:t xml:space="preserve">. </w:t>
      </w:r>
      <w:moveFromRangeStart w:id="140" w:author="Ilja van Beest" w:date="2014-01-28T10:59:00Z" w:name="move252526072"/>
      <w:moveFrom w:id="141" w:author="Ilja van Beest" w:date="2014-01-28T10:59:00Z">
        <w:r w:rsidR="009638AE" w:rsidDel="009A1674">
          <w:rPr>
            <w:rFonts w:ascii="Times New Roman" w:hAnsi="Times New Roman" w:cs="Times New Roman"/>
            <w:sz w:val="24"/>
            <w:szCs w:val="24"/>
            <w:lang w:val="en-US"/>
          </w:rPr>
          <w:t>T</w:t>
        </w:r>
        <w:r w:rsidRPr="00F70F0A" w:rsidDel="009A1674">
          <w:rPr>
            <w:rFonts w:ascii="Times New Roman" w:hAnsi="Times New Roman" w:cs="Times New Roman"/>
            <w:sz w:val="24"/>
            <w:szCs w:val="24"/>
            <w:lang w:val="en-US"/>
          </w:rPr>
          <w:t xml:space="preserve">he second- and third author checked the coding for a subsample of studies. </w:t>
        </w:r>
      </w:moveFrom>
      <w:moveFromRangeEnd w:id="140"/>
      <w:r w:rsidR="007B79EA">
        <w:rPr>
          <w:rFonts w:ascii="Times New Roman" w:hAnsi="Times New Roman" w:cs="Times New Roman"/>
          <w:sz w:val="24"/>
          <w:szCs w:val="24"/>
          <w:lang w:val="en-US"/>
        </w:rPr>
        <w:t xml:space="preserve">The </w:t>
      </w:r>
      <w:ins w:id="142" w:author="Ilja van Beest" w:date="2014-01-28T10:59:00Z">
        <w:r w:rsidR="009A1674">
          <w:rPr>
            <w:rFonts w:ascii="Times New Roman" w:hAnsi="Times New Roman" w:cs="Times New Roman"/>
            <w:sz w:val="24"/>
            <w:szCs w:val="24"/>
            <w:lang w:val="en-US"/>
          </w:rPr>
          <w:t xml:space="preserve">third author double-checked a subset of all studies, </w:t>
        </w:r>
      </w:ins>
      <w:ins w:id="143" w:author="Chris Hartgerink" w:date="2014-02-03T16:57:00Z">
        <w:r w:rsidR="00381CD2">
          <w:rPr>
            <w:rFonts w:ascii="Times New Roman" w:hAnsi="Times New Roman" w:cs="Times New Roman"/>
            <w:sz w:val="24"/>
            <w:szCs w:val="24"/>
            <w:lang w:val="en-US"/>
          </w:rPr>
          <w:t xml:space="preserve">and </w:t>
        </w:r>
      </w:ins>
      <w:ins w:id="144" w:author="Ilja van Beest" w:date="2014-01-28T10:59:00Z">
        <w:r w:rsidR="009A1674">
          <w:rPr>
            <w:rFonts w:ascii="Times New Roman" w:hAnsi="Times New Roman" w:cs="Times New Roman"/>
            <w:sz w:val="24"/>
            <w:szCs w:val="24"/>
            <w:lang w:val="en-US"/>
          </w:rPr>
          <w:t xml:space="preserve">the </w:t>
        </w:r>
      </w:ins>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ins w:id="145" w:author="Ilja van Beest" w:date="2014-01-28T11:01:00Z">
        <w:r w:rsidR="009A1674">
          <w:rPr>
            <w:rFonts w:ascii="Times New Roman" w:hAnsi="Times New Roman" w:cs="Times New Roman"/>
            <w:sz w:val="24"/>
            <w:szCs w:val="24"/>
            <w:lang w:val="en-US"/>
          </w:rPr>
          <w:t xml:space="preserve">The </w:t>
        </w:r>
      </w:ins>
      <w:moveToRangeStart w:id="146" w:author="Ilja van Beest" w:date="2014-01-28T10:59:00Z" w:name="move252526072"/>
      <w:moveTo w:id="147" w:author="Ilja van Beest" w:date="2014-01-28T10:59:00Z">
        <w:del w:id="148" w:author="Ilja van Beest" w:date="2014-01-28T11:01:00Z">
          <w:r w:rsidR="009A1674" w:rsidDel="009A1674">
            <w:rPr>
              <w:rFonts w:ascii="Times New Roman" w:hAnsi="Times New Roman" w:cs="Times New Roman"/>
              <w:sz w:val="24"/>
              <w:szCs w:val="24"/>
              <w:lang w:val="en-US"/>
            </w:rPr>
            <w:delText>T</w:delText>
          </w:r>
          <w:r w:rsidR="009A1674" w:rsidRPr="00F70F0A" w:rsidDel="009A1674">
            <w:rPr>
              <w:rFonts w:ascii="Times New Roman" w:hAnsi="Times New Roman" w:cs="Times New Roman"/>
              <w:sz w:val="24"/>
              <w:szCs w:val="24"/>
              <w:lang w:val="en-US"/>
            </w:rPr>
            <w:delText xml:space="preserve">he second- and </w:delText>
          </w:r>
        </w:del>
        <w:r w:rsidR="009A1674" w:rsidRPr="00F70F0A">
          <w:rPr>
            <w:rFonts w:ascii="Times New Roman" w:hAnsi="Times New Roman" w:cs="Times New Roman"/>
            <w:sz w:val="24"/>
            <w:szCs w:val="24"/>
            <w:lang w:val="en-US"/>
          </w:rPr>
          <w:t xml:space="preserve">third author checked </w:t>
        </w:r>
        <w:del w:id="149" w:author="Ilja van Beest" w:date="2014-01-28T11:01:00Z">
          <w:r w:rsidR="009A1674" w:rsidRPr="00F70F0A" w:rsidDel="009A1674">
            <w:rPr>
              <w:rFonts w:ascii="Times New Roman" w:hAnsi="Times New Roman" w:cs="Times New Roman"/>
              <w:sz w:val="24"/>
              <w:szCs w:val="24"/>
              <w:lang w:val="en-US"/>
            </w:rPr>
            <w:delText>the coding for</w:delText>
          </w:r>
        </w:del>
      </w:moveTo>
      <w:ins w:id="150" w:author="Ilja van Beest" w:date="2014-01-28T11:01:00Z">
        <w:r w:rsidR="009A1674">
          <w:rPr>
            <w:rFonts w:ascii="Times New Roman" w:hAnsi="Times New Roman" w:cs="Times New Roman"/>
            <w:sz w:val="24"/>
            <w:szCs w:val="24"/>
            <w:lang w:val="en-US"/>
          </w:rPr>
          <w:t>and reran the R-code of all analyses</w:t>
        </w:r>
      </w:ins>
      <w:moveTo w:id="151" w:author="Ilja van Beest" w:date="2014-01-28T10:59:00Z">
        <w:del w:id="152" w:author="Ilja van Beest" w:date="2014-01-28T11:01:00Z">
          <w:r w:rsidR="009A1674" w:rsidRPr="00F70F0A" w:rsidDel="009A1674">
            <w:rPr>
              <w:rFonts w:ascii="Times New Roman" w:hAnsi="Times New Roman" w:cs="Times New Roman"/>
              <w:sz w:val="24"/>
              <w:szCs w:val="24"/>
              <w:lang w:val="en-US"/>
            </w:rPr>
            <w:delText xml:space="preserve"> a subsample of studies</w:delText>
          </w:r>
        </w:del>
        <w:r w:rsidR="009A1674" w:rsidRPr="00F70F0A">
          <w:rPr>
            <w:rFonts w:ascii="Times New Roman" w:hAnsi="Times New Roman" w:cs="Times New Roman"/>
            <w:sz w:val="24"/>
            <w:szCs w:val="24"/>
            <w:lang w:val="en-US"/>
          </w:rPr>
          <w:t>.</w:t>
        </w:r>
      </w:moveTo>
      <w:moveToRangeEnd w:id="146"/>
      <w:del w:id="153" w:author="Ilja van Beest" w:date="2014-01-28T11:02:00Z">
        <w:r w:rsidRPr="00F70F0A" w:rsidDel="00F84C5C">
          <w:rPr>
            <w:rFonts w:ascii="Times New Roman" w:hAnsi="Times New Roman" w:cs="Times New Roman"/>
            <w:sz w:val="24"/>
            <w:szCs w:val="24"/>
            <w:lang w:val="en-US"/>
          </w:rPr>
          <w:delText>For reproducibility purposes</w:delText>
        </w:r>
      </w:del>
      <w:ins w:id="154" w:author="Ilja van Beest" w:date="2014-01-28T11:02:00Z">
        <w:r w:rsidR="00F84C5C">
          <w:rPr>
            <w:rFonts w:ascii="Times New Roman" w:hAnsi="Times New Roman" w:cs="Times New Roman"/>
            <w:sz w:val="24"/>
            <w:szCs w:val="24"/>
            <w:lang w:val="en-US"/>
          </w:rPr>
          <w:t xml:space="preserve"> Finally</w:t>
        </w:r>
      </w:ins>
      <w:r w:rsidRPr="00F70F0A">
        <w:rPr>
          <w:rFonts w:ascii="Times New Roman" w:hAnsi="Times New Roman" w:cs="Times New Roman"/>
          <w:sz w:val="24"/>
          <w:szCs w:val="24"/>
          <w:lang w:val="en-US"/>
        </w:rPr>
        <w:t xml:space="preserve">, an extensive account </w:t>
      </w:r>
      <w:del w:id="155" w:author="Ilja van Beest" w:date="2014-01-28T11:02:00Z">
        <w:r w:rsidRPr="00F70F0A" w:rsidDel="00F84C5C">
          <w:rPr>
            <w:rFonts w:ascii="Times New Roman" w:hAnsi="Times New Roman" w:cs="Times New Roman"/>
            <w:sz w:val="24"/>
            <w:szCs w:val="24"/>
            <w:lang w:val="en-US"/>
          </w:rPr>
          <w:delText>was kept of the decisions made during the coding</w:delText>
        </w:r>
      </w:del>
      <w:ins w:id="156" w:author="Ilja van Beest" w:date="2014-01-28T11:02:00Z">
        <w:r w:rsidR="00F84C5C">
          <w:rPr>
            <w:rFonts w:ascii="Times New Roman" w:hAnsi="Times New Roman" w:cs="Times New Roman"/>
            <w:sz w:val="24"/>
            <w:szCs w:val="24"/>
            <w:lang w:val="en-US"/>
          </w:rPr>
          <w:t>of all coding deci</w:t>
        </w:r>
      </w:ins>
      <w:ins w:id="157" w:author="Ilja van Beest" w:date="2014-01-28T11:03:00Z">
        <w:r w:rsidR="00F84C5C">
          <w:rPr>
            <w:rFonts w:ascii="Times New Roman" w:hAnsi="Times New Roman" w:cs="Times New Roman"/>
            <w:sz w:val="24"/>
            <w:szCs w:val="24"/>
            <w:lang w:val="en-US"/>
          </w:rPr>
          <w:t>si</w:t>
        </w:r>
      </w:ins>
      <w:ins w:id="158" w:author="Ilja van Beest" w:date="2014-01-28T11:02:00Z">
        <w:r w:rsidR="00F84C5C">
          <w:rPr>
            <w:rFonts w:ascii="Times New Roman" w:hAnsi="Times New Roman" w:cs="Times New Roman"/>
            <w:sz w:val="24"/>
            <w:szCs w:val="24"/>
            <w:lang w:val="en-US"/>
          </w:rPr>
          <w:t xml:space="preserve">ons is </w:t>
        </w:r>
      </w:ins>
      <w:del w:id="159" w:author="Ilja van Beest" w:date="2014-01-28T11:02:00Z">
        <w:r w:rsidRPr="00F70F0A" w:rsidDel="00F84C5C">
          <w:rPr>
            <w:rFonts w:ascii="Times New Roman" w:hAnsi="Times New Roman" w:cs="Times New Roman"/>
            <w:sz w:val="24"/>
            <w:szCs w:val="24"/>
            <w:lang w:val="en-US"/>
          </w:rPr>
          <w:delText xml:space="preserve">, which is </w:delText>
        </w:r>
      </w:del>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B4318B9" w14:textId="77777777"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w:t>
      </w:r>
      <w:r w:rsidR="00731737" w:rsidRPr="00F70F0A">
        <w:rPr>
          <w:rFonts w:ascii="Times New Roman" w:hAnsi="Times New Roman" w:cs="Times New Roman"/>
          <w:sz w:val="24"/>
          <w:szCs w:val="24"/>
          <w:lang w:val="en-US"/>
        </w:rPr>
        <w:lastRenderedPageBreak/>
        <w:t xml:space="preserve">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Smits, Dolan, Horst,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38184966"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ins w:id="160" w:author="Ilja van Beest" w:date="2014-01-28T11:04:00Z">
        <w:r w:rsidR="00A71977">
          <w:rPr>
            <w:rFonts w:ascii="Times New Roman" w:hAnsi="Times New Roman" w:cs="Times New Roman"/>
            <w:sz w:val="24"/>
            <w:szCs w:val="24"/>
            <w:lang w:val="en-US"/>
          </w:rPr>
          <w:t>, physiological measures, etc.</w:t>
        </w:r>
      </w:ins>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ins w:id="161" w:author="Ilja van Beest" w:date="2014-01-28T11:05:00Z">
        <w:r w:rsidR="00A71977">
          <w:rPr>
            <w:rFonts w:ascii="Times New Roman" w:hAnsi="Times New Roman" w:cs="Times New Roman"/>
            <w:sz w:val="24"/>
            <w:szCs w:val="24"/>
            <w:lang w:val="en-US"/>
          </w:rPr>
          <w:t>, donations to charity, etc.</w:t>
        </w:r>
      </w:ins>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16C49FE1" w14:textId="7F3CF1F6"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w:t>
      </w:r>
      <w:r>
        <w:rPr>
          <w:rFonts w:ascii="Times New Roman" w:hAnsi="Times New Roman" w:cs="Times New Roman"/>
          <w:sz w:val="24"/>
          <w:szCs w:val="24"/>
          <w:lang w:val="en-US"/>
        </w:rPr>
        <w:lastRenderedPageBreak/>
        <w:t>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0363BB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w:t>
      </w:r>
      <w:r w:rsidRPr="00F70F0A">
        <w:rPr>
          <w:rFonts w:ascii="Times New Roman" w:hAnsi="Times New Roman" w:cs="Times New Roman"/>
          <w:sz w:val="24"/>
          <w:szCs w:val="24"/>
          <w:lang w:val="en-US"/>
        </w:rPr>
        <w:lastRenderedPageBreak/>
        <w:t>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0B9D2E61"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2808E561" w14:textId="701A365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78547F2B" w14:textId="6A441FEE"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5C9F9905" w14:textId="3B276FEE"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w:t>
      </w:r>
      <w:r w:rsidR="00447A01">
        <w:rPr>
          <w:rFonts w:ascii="Times New Roman" w:hAnsi="Times New Roman" w:cs="Times New Roman"/>
          <w:sz w:val="24"/>
          <w:szCs w:val="24"/>
          <w:lang w:val="en-US"/>
        </w:rPr>
        <w:lastRenderedPageBreak/>
        <w:t xml:space="preserve">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71BE2D27"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27D7374B" w14:textId="0D6FC739"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0670F11F"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35DEE09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4259FE41" w14:textId="77777777"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17BECD1" w14:textId="23C4CC3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(Egger et al., 1997; 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A38C24D"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completing the Cyberball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 xml:space="preserve">73 standard deviation </w:t>
      </w:r>
      <w:r w:rsidR="004C2568">
        <w:rPr>
          <w:rFonts w:ascii="Times New Roman" w:hAnsi="Times New Roman" w:cs="Times New Roman"/>
          <w:sz w:val="24"/>
          <w:szCs w:val="24"/>
          <w:lang w:val="en-US"/>
        </w:rPr>
        <w:lastRenderedPageBreak/>
        <w:t>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4E82DC8A" w14:textId="121447FC"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ins w:id="162" w:author="Chris Hartgerink" w:date="2014-02-03T17:14:00Z">
        <w:r w:rsidR="00DB08CE">
          <w:rPr>
            <w:rFonts w:ascii="Times New Roman" w:hAnsi="Times New Roman" w:cs="Times New Roman"/>
            <w:sz w:val="24"/>
            <w:szCs w:val="24"/>
            <w:lang w:val="en-US"/>
          </w:rPr>
          <w:t xml:space="preserve">our operationalization of </w:t>
        </w:r>
      </w:ins>
      <w:r w:rsidR="00731737" w:rsidRPr="00F70F0A">
        <w:rPr>
          <w:rFonts w:ascii="Times New Roman" w:hAnsi="Times New Roman" w:cs="Times New Roman"/>
          <w:sz w:val="24"/>
          <w:szCs w:val="24"/>
          <w:lang w:val="en-US"/>
        </w:rPr>
        <w:t>time</w:t>
      </w:r>
      <w:del w:id="163" w:author="Chris Hartgerink" w:date="2014-02-03T17:14:00Z">
        <w:r w:rsidR="00731737" w:rsidDel="00DB08CE">
          <w:rPr>
            <w:rFonts w:ascii="Times New Roman" w:hAnsi="Times New Roman" w:cs="Times New Roman"/>
            <w:sz w:val="24"/>
            <w:szCs w:val="24"/>
            <w:lang w:val="en-US"/>
          </w:rPr>
          <w:delText xml:space="preserve"> </w:delText>
        </w:r>
        <w:r w:rsidDel="00DB08CE">
          <w:rPr>
            <w:rFonts w:ascii="Times New Roman" w:hAnsi="Times New Roman" w:cs="Times New Roman"/>
            <w:sz w:val="24"/>
            <w:szCs w:val="24"/>
            <w:lang w:val="en-US"/>
          </w:rPr>
          <w:delText xml:space="preserve">as operationalized </w:delText>
        </w:r>
        <w:r w:rsidR="00731737" w:rsidDel="00DB08CE">
          <w:rPr>
            <w:rFonts w:ascii="Times New Roman" w:hAnsi="Times New Roman" w:cs="Times New Roman"/>
            <w:sz w:val="24"/>
            <w:szCs w:val="24"/>
            <w:lang w:val="en-US"/>
          </w:rPr>
          <w:delText>in our analysis</w:delText>
        </w:r>
      </w:del>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conservative  (Schenker &amp; Gentleman, 2001), and hence we conclude that the average ostracism effects </w:t>
      </w:r>
      <w:del w:id="164" w:author="Chris Hartgerink" w:date="2014-02-03T17:16:00Z">
        <w:r w:rsidR="00A37527" w:rsidDel="00DB08CE">
          <w:rPr>
            <w:rFonts w:ascii="Times New Roman" w:hAnsi="Times New Roman" w:cs="Times New Roman"/>
            <w:sz w:val="24"/>
            <w:szCs w:val="24"/>
            <w:lang w:val="en-US"/>
          </w:rPr>
          <w:delText xml:space="preserve">are </w:delText>
        </w:r>
      </w:del>
      <w:ins w:id="165" w:author="Chris Hartgerink" w:date="2014-02-03T17:16:00Z">
        <w:r w:rsidR="00DB08CE">
          <w:rPr>
            <w:rFonts w:ascii="Times New Roman" w:hAnsi="Times New Roman" w:cs="Times New Roman"/>
            <w:sz w:val="24"/>
            <w:szCs w:val="24"/>
            <w:lang w:val="en-US"/>
          </w:rPr>
          <w:t>do decrease</w:t>
        </w:r>
      </w:ins>
      <w:del w:id="166" w:author="Chris Hartgerink" w:date="2014-02-03T17:16:00Z">
        <w:r w:rsidR="00A37527" w:rsidDel="00DB08CE">
          <w:rPr>
            <w:rFonts w:ascii="Times New Roman" w:hAnsi="Times New Roman" w:cs="Times New Roman"/>
            <w:sz w:val="24"/>
            <w:szCs w:val="24"/>
            <w:lang w:val="en-US"/>
          </w:rPr>
          <w:delText>different between</w:delText>
        </w:r>
      </w:del>
      <w:ins w:id="167" w:author="Chris Hartgerink" w:date="2014-02-03T17:16:00Z">
        <w:r w:rsidR="00DB08CE">
          <w:rPr>
            <w:rFonts w:ascii="Times New Roman" w:hAnsi="Times New Roman" w:cs="Times New Roman"/>
            <w:sz w:val="24"/>
            <w:szCs w:val="24"/>
            <w:lang w:val="en-US"/>
          </w:rPr>
          <w:t xml:space="preserve"> from</w:t>
        </w:r>
      </w:ins>
      <w:r w:rsidR="00A37527">
        <w:rPr>
          <w:rFonts w:ascii="Times New Roman" w:hAnsi="Times New Roman" w:cs="Times New Roman"/>
          <w:sz w:val="24"/>
          <w:szCs w:val="24"/>
          <w:lang w:val="en-US"/>
        </w:rPr>
        <w:t xml:space="preserve"> first </w:t>
      </w:r>
      <w:del w:id="168" w:author="Chris Hartgerink" w:date="2014-02-03T17:16:00Z">
        <w:r w:rsidR="00A37527" w:rsidDel="00DB08CE">
          <w:rPr>
            <w:rFonts w:ascii="Times New Roman" w:hAnsi="Times New Roman" w:cs="Times New Roman"/>
            <w:sz w:val="24"/>
            <w:szCs w:val="24"/>
            <w:lang w:val="en-US"/>
          </w:rPr>
          <w:delText xml:space="preserve">and </w:delText>
        </w:r>
      </w:del>
      <w:ins w:id="169" w:author="Chris Hartgerink" w:date="2014-02-03T17:16:00Z">
        <w:r w:rsidR="00DB08CE">
          <w:rPr>
            <w:rFonts w:ascii="Times New Roman" w:hAnsi="Times New Roman" w:cs="Times New Roman"/>
            <w:sz w:val="24"/>
            <w:szCs w:val="24"/>
            <w:lang w:val="en-US"/>
          </w:rPr>
          <w:t xml:space="preserve">to </w:t>
        </w:r>
      </w:ins>
      <w:r w:rsidR="00A37527">
        <w:rPr>
          <w:rFonts w:ascii="Times New Roman" w:hAnsi="Times New Roman" w:cs="Times New Roman"/>
          <w:sz w:val="24"/>
          <w:szCs w:val="24"/>
          <w:lang w:val="en-US"/>
        </w:rPr>
        <w:t>last measures.</w:t>
      </w:r>
    </w:p>
    <w:p w14:paraId="0D536870"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Δd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53DA3D0B" w14:textId="77777777"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studentized residuals, </w:t>
      </w:r>
      <w:r w:rsidR="00A95997" w:rsidRPr="00F70F0A">
        <w:rPr>
          <w:rFonts w:ascii="Times New Roman" w:hAnsi="Times New Roman" w:cs="Times New Roman"/>
          <w:sz w:val="24"/>
          <w:szCs w:val="24"/>
        </w:rPr>
        <w:t>Δ</w:t>
      </w:r>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7664BD36" w14:textId="77777777"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11BBC83E" w14:textId="77777777"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lastRenderedPageBreak/>
        <w:t>show</w:t>
      </w:r>
      <w:r w:rsidR="00230F31">
        <w:rPr>
          <w:rFonts w:ascii="Times New Roman" w:hAnsi="Times New Roman" w:cs="Times New Roman"/>
          <w:sz w:val="24"/>
          <w:szCs w:val="24"/>
          <w:lang w:val="en-US"/>
        </w:rPr>
        <w:t xml:space="preserve">ed </w:t>
      </w:r>
      <w:r w:rsidR="00C012C6">
        <w:rPr>
          <w:rFonts w:ascii="Times New Roman" w:hAnsi="Times New Roman" w:cs="Times New Roman"/>
          <w:sz w:val="24"/>
          <w:szCs w:val="24"/>
          <w:lang w:val="en-US"/>
        </w:rPr>
        <w:t>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Simpson’s paradox (see Borenstein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6BFD9D4E" w14:textId="77777777"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 xml:space="preserve">the moderator effect </w:t>
      </w:r>
      <w:r w:rsidR="0076527D" w:rsidRPr="00D36BCB">
        <w:rPr>
          <w:rFonts w:ascii="Times New Roman" w:hAnsi="Times New Roman" w:cs="Times New Roman"/>
          <w:i/>
          <w:sz w:val="24"/>
          <w:szCs w:val="24"/>
          <w:lang w:val="en-US"/>
        </w:rPr>
        <w:t>within</w:t>
      </w:r>
      <w:r w:rsidR="0076527D">
        <w:rPr>
          <w:rFonts w:ascii="Times New Roman" w:hAnsi="Times New Roman" w:cs="Times New Roman"/>
          <w:sz w:val="24"/>
          <w:szCs w:val="24"/>
          <w:lang w:val="en-US"/>
        </w:rPr>
        <w:t xml:space="preserve"> the levels of the ostracism factor</w:t>
      </w:r>
      <w:r>
        <w:rPr>
          <w:rFonts w:ascii="Times New Roman" w:hAnsi="Times New Roman" w:cs="Times New Roman"/>
          <w:sz w:val="24"/>
          <w:szCs w:val="24"/>
          <w:lang w:val="en-US"/>
        </w:rPr>
        <w:t xml:space="preserve"> showed </w:t>
      </w:r>
      <w:r w:rsidR="0068468E">
        <w:rPr>
          <w:rFonts w:ascii="Times New Roman" w:hAnsi="Times New Roman" w:cs="Times New Roman"/>
          <w:sz w:val="24"/>
          <w:szCs w:val="24"/>
          <w:lang w:val="en-US"/>
        </w:rPr>
        <w:t>the following</w:t>
      </w:r>
      <w:r w:rsidR="0076527D">
        <w:rPr>
          <w:rFonts w:ascii="Times New Roman" w:hAnsi="Times New Roman" w:cs="Times New Roman"/>
          <w:sz w:val="24"/>
          <w:szCs w:val="24"/>
          <w:lang w:val="en-US"/>
        </w:rPr>
        <w:t xml:space="preserve">. Within the ostracism level, the </w:t>
      </w:r>
      <w:r w:rsidR="009D5863">
        <w:rPr>
          <w:rFonts w:ascii="Times New Roman" w:hAnsi="Times New Roman" w:cs="Times New Roman"/>
          <w:sz w:val="24"/>
          <w:szCs w:val="24"/>
          <w:lang w:val="en-US"/>
        </w:rPr>
        <w:t xml:space="preserve">mean </w:t>
      </w:r>
      <w:r w:rsidR="0076527D">
        <w:rPr>
          <w:rFonts w:ascii="Times New Roman" w:hAnsi="Times New Roman" w:cs="Times New Roman"/>
          <w:sz w:val="24"/>
          <w:szCs w:val="24"/>
          <w:lang w:val="en-US"/>
        </w:rPr>
        <w:t>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xml:space="preserve">), and </w:t>
      </w:r>
      <w:r w:rsidR="0068468E">
        <w:rPr>
          <w:rFonts w:ascii="Times New Roman" w:hAnsi="Times New Roman" w:cs="Times New Roman"/>
          <w:sz w:val="24"/>
          <w:szCs w:val="24"/>
          <w:lang w:val="en-US"/>
        </w:rPr>
        <w:t xml:space="preserve">at </w:t>
      </w:r>
      <w:r w:rsidR="0076527D">
        <w:rPr>
          <w:rFonts w:ascii="Times New Roman" w:hAnsi="Times New Roman" w:cs="Times New Roman"/>
          <w:sz w:val="24"/>
          <w:szCs w:val="24"/>
          <w:lang w:val="en-US"/>
        </w:rPr>
        <w:t>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group</w:t>
      </w:r>
      <w:r w:rsidR="00132DA6">
        <w:rPr>
          <w:rFonts w:ascii="Times New Roman" w:hAnsi="Times New Roman" w:cs="Times New Roman"/>
          <w:sz w:val="24"/>
          <w:szCs w:val="24"/>
          <w:lang w:val="en-US"/>
        </w:rPr>
        <w:t xml:space="preserve"> (e.g., </w:t>
      </w:r>
      <w:r w:rsidR="006C1200">
        <w:rPr>
          <w:rFonts w:ascii="Times New Roman" w:hAnsi="Times New Roman" w:cs="Times New Roman"/>
          <w:sz w:val="24"/>
          <w:szCs w:val="24"/>
          <w:lang w:val="en-US"/>
        </w:rPr>
        <w:t>not mentally visualizing the Cyberball game versus visualizing it; Kassner, Dongning, Law, &amp; Williams, n.d.</w:t>
      </w:r>
      <w:r w:rsidR="00132DA6">
        <w:rPr>
          <w:rFonts w:ascii="Times New Roman" w:hAnsi="Times New Roman" w:cs="Times New Roman"/>
          <w:sz w:val="24"/>
          <w:szCs w:val="24"/>
          <w:lang w:val="en-US"/>
        </w:rPr>
        <w:t>)</w:t>
      </w:r>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57942">
        <w:rPr>
          <w:rFonts w:ascii="Times New Roman" w:hAnsi="Times New Roman" w:cs="Times New Roman"/>
          <w:sz w:val="24"/>
          <w:szCs w:val="24"/>
          <w:lang w:val="en-US"/>
        </w:rPr>
        <w:t xml:space="preserve">]). This indicates </w:t>
      </w:r>
      <w:r w:rsidR="004A7CA5">
        <w:rPr>
          <w:rFonts w:ascii="Times New Roman" w:hAnsi="Times New Roman" w:cs="Times New Roman"/>
          <w:sz w:val="24"/>
          <w:szCs w:val="24"/>
          <w:lang w:val="en-US"/>
        </w:rPr>
        <w:t xml:space="preserve">that the </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simple</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 xml:space="preserve"> </w:t>
      </w:r>
      <w:r w:rsidR="000F5363">
        <w:rPr>
          <w:rFonts w:ascii="Times New Roman" w:hAnsi="Times New Roman" w:cs="Times New Roman"/>
          <w:sz w:val="24"/>
          <w:szCs w:val="24"/>
          <w:lang w:val="en-US"/>
        </w:rPr>
        <w:t xml:space="preserve">effect of the moderator is itself moderated by the ostracism effect. Specifically, </w:t>
      </w:r>
      <w:r w:rsidR="004A7CA5">
        <w:rPr>
          <w:rFonts w:ascii="Times New Roman" w:hAnsi="Times New Roman" w:cs="Times New Roman"/>
          <w:sz w:val="24"/>
          <w:szCs w:val="24"/>
          <w:lang w:val="en-US"/>
        </w:rPr>
        <w:t xml:space="preserve">on the included level, </w:t>
      </w:r>
      <w:r w:rsidR="000F5363">
        <w:rPr>
          <w:rFonts w:ascii="Times New Roman" w:hAnsi="Times New Roman" w:cs="Times New Roman"/>
          <w:sz w:val="24"/>
          <w:szCs w:val="24"/>
          <w:lang w:val="en-US"/>
        </w:rPr>
        <w:t xml:space="preserve">the moderator has a negative mean effect  (e.g., self-affirmation present or absent; Webb, Harris, &amp; McAtamney, n.d.) as opposed to a mean positive effect for those who were ostracized. </w:t>
      </w:r>
      <w:r w:rsidR="00C36012">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Pr>
          <w:rFonts w:ascii="Times New Roman" w:hAnsi="Times New Roman" w:cs="Times New Roman"/>
          <w:sz w:val="24"/>
          <w:szCs w:val="24"/>
          <w:lang w:val="en-US"/>
        </w:rPr>
        <w:t xml:space="preserve">  </w:t>
      </w:r>
    </w:p>
    <w:p w14:paraId="7B88AEAC" w14:textId="77777777"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w:t>
      </w:r>
      <w:r w:rsidR="00731737">
        <w:rPr>
          <w:rFonts w:ascii="Times New Roman" w:hAnsi="Times New Roman" w:cs="Times New Roman"/>
          <w:sz w:val="24"/>
          <w:szCs w:val="24"/>
          <w:lang w:val="en-US"/>
        </w:rPr>
        <w:lastRenderedPageBreak/>
        <w:t>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45A1E7B5" w14:textId="0E905027"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w:t>
      </w:r>
      <w:commentRangeStart w:id="170"/>
      <w:r w:rsidRPr="00F70F0A">
        <w:rPr>
          <w:rFonts w:ascii="Times New Roman" w:hAnsi="Times New Roman" w:cs="Times New Roman"/>
          <w:sz w:val="24"/>
          <w:szCs w:val="24"/>
          <w:lang w:val="en-US"/>
        </w:rPr>
        <w:t>and</w:t>
      </w:r>
      <w:commentRangeEnd w:id="170"/>
      <w:r w:rsidR="00512EA9">
        <w:rPr>
          <w:rStyle w:val="CommentReference"/>
        </w:rPr>
        <w:commentReference w:id="170"/>
      </w:r>
      <w:r w:rsidRPr="00F70F0A">
        <w:rPr>
          <w:rFonts w:ascii="Times New Roman" w:hAnsi="Times New Roman" w:cs="Times New Roman"/>
          <w:sz w:val="24"/>
          <w:szCs w:val="24"/>
          <w:lang w:val="en-US"/>
        </w:rPr>
        <w:t xml:space="preserve">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ins w:id="171" w:author="Chris Hartgerink" w:date="2014-02-03T20:35:00Z">
        <w:r w:rsidR="00C067F3">
          <w:rPr>
            <w:rFonts w:ascii="Times New Roman" w:hAnsi="Times New Roman" w:cs="Times New Roman"/>
            <w:sz w:val="24"/>
            <w:szCs w:val="24"/>
            <w:lang w:val="en-US"/>
          </w:rPr>
          <w:t xml:space="preserve">Table 4 </w:t>
        </w:r>
      </w:ins>
      <w:ins w:id="172" w:author="Chris Hartgerink" w:date="2014-02-03T20:36:00Z">
        <w:r w:rsidR="00C067F3">
          <w:rPr>
            <w:rFonts w:ascii="Times New Roman" w:hAnsi="Times New Roman" w:cs="Times New Roman"/>
            <w:sz w:val="24"/>
            <w:szCs w:val="24"/>
            <w:lang w:val="en-US"/>
          </w:rPr>
          <w:t xml:space="preserve">summarizes the interaction effects per subset. </w:t>
        </w:r>
      </w:ins>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6F42E1E5" w14:textId="77777777"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the 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73E0F18B" w14:textId="72CAAB9A"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We ran a mixed-effects model on the ostracism effect of the first </w:t>
      </w:r>
      <w:commentRangeStart w:id="173"/>
      <w:r w:rsidRPr="00F70F0A">
        <w:rPr>
          <w:rFonts w:ascii="Times New Roman" w:hAnsi="Times New Roman" w:cs="Times New Roman"/>
          <w:sz w:val="24"/>
          <w:szCs w:val="24"/>
          <w:lang w:val="en-US"/>
        </w:rPr>
        <w:t>measure</w:t>
      </w:r>
      <w:commentRangeEnd w:id="173"/>
      <w:r w:rsidR="00512EA9">
        <w:rPr>
          <w:rStyle w:val="CommentReference"/>
        </w:rPr>
        <w:commentReference w:id="173"/>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(as in Hypothesis 1) for the composition effects</w:t>
      </w:r>
      <w:del w:id="174" w:author="Chris Hartgerink" w:date="2014-02-03T17:18:00Z">
        <w:r w:rsidRPr="00F70F0A" w:rsidDel="00DB08CE">
          <w:rPr>
            <w:rFonts w:ascii="Times New Roman" w:hAnsi="Times New Roman" w:cs="Times New Roman"/>
            <w:sz w:val="24"/>
            <w:szCs w:val="24"/>
            <w:lang w:val="en-US"/>
          </w:rPr>
          <w:delText>, because we expected that the effects would be largest in this setting and the highest number of studies could be included in this analysis</w:delText>
        </w:r>
      </w:del>
      <w:ins w:id="175" w:author="Chris Hartgerink" w:date="2014-02-03T17:18:00Z">
        <w:r w:rsidR="00DB08CE">
          <w:rPr>
            <w:rFonts w:ascii="Times New Roman" w:hAnsi="Times New Roman" w:cs="Times New Roman"/>
            <w:sz w:val="24"/>
            <w:szCs w:val="24"/>
            <w:lang w:val="en-US"/>
          </w:rPr>
          <w:t>, for both the first and the last measures</w:t>
        </w:r>
      </w:ins>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lastRenderedPageBreak/>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del w:id="176" w:author="Chris Hartgerink" w:date="2014-02-03T17:18:00Z">
        <w:r w:rsidRPr="00F70F0A" w:rsidDel="00DB08CE">
          <w:rPr>
            <w:rFonts w:ascii="Times New Roman" w:hAnsi="Times New Roman" w:cs="Times New Roman"/>
            <w:sz w:val="24"/>
            <w:szCs w:val="24"/>
            <w:lang w:val="en-US"/>
          </w:rPr>
          <w:delText>)</w:delText>
        </w:r>
        <w:r w:rsidR="009F6162" w:rsidDel="00DB08CE">
          <w:rPr>
            <w:rFonts w:ascii="Times New Roman" w:hAnsi="Times New Roman" w:cs="Times New Roman"/>
            <w:sz w:val="24"/>
            <w:szCs w:val="24"/>
            <w:lang w:val="en-US"/>
          </w:rPr>
          <w:delText>,</w:delText>
        </w:r>
      </w:del>
      <w:ins w:id="177" w:author="Chris Hartgerink" w:date="2014-02-03T17:18:00Z">
        <w:r w:rsidR="00DB08CE">
          <w:rPr>
            <w:rFonts w:ascii="Times New Roman" w:hAnsi="Times New Roman" w:cs="Times New Roman"/>
            <w:sz w:val="24"/>
            <w:szCs w:val="24"/>
            <w:lang w:val="en-US"/>
          </w:rPr>
          <w:t>.</w:t>
        </w:r>
      </w:ins>
      <w:del w:id="178" w:author="Chris Hartgerink" w:date="2014-02-03T17:18:00Z">
        <w:r w:rsidR="009F6162" w:rsidDel="00DB08CE">
          <w:rPr>
            <w:rFonts w:ascii="Times New Roman" w:hAnsi="Times New Roman" w:cs="Times New Roman"/>
            <w:sz w:val="24"/>
            <w:szCs w:val="24"/>
            <w:lang w:val="en-US"/>
          </w:rPr>
          <w:delText xml:space="preserve"> </w:delText>
        </w:r>
      </w:del>
      <w:ins w:id="179" w:author="Chris Hartgerink" w:date="2014-02-03T17:18:00Z">
        <w:r w:rsidR="00DB08CE">
          <w:rPr>
            <w:rFonts w:ascii="Times New Roman" w:hAnsi="Times New Roman" w:cs="Times New Roman"/>
            <w:sz w:val="24"/>
            <w:szCs w:val="24"/>
            <w:lang w:val="en-US"/>
          </w:rPr>
          <w:t xml:space="preserve"> </w:t>
        </w:r>
      </w:ins>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w:t>
      </w:r>
      <w:commentRangeStart w:id="180"/>
      <w:commentRangeStart w:id="181"/>
      <w:r w:rsidR="009657C1">
        <w:rPr>
          <w:rFonts w:ascii="Times New Roman" w:hAnsi="Times New Roman" w:cs="Times New Roman"/>
          <w:sz w:val="24"/>
          <w:szCs w:val="24"/>
          <w:lang w:val="en-US"/>
        </w:rPr>
        <w:t xml:space="preserve">(but not necessarily validity). </w:t>
      </w:r>
      <w:commentRangeEnd w:id="180"/>
      <w:r w:rsidR="00DE704D">
        <w:rPr>
          <w:rStyle w:val="CommentReference"/>
        </w:rPr>
        <w:commentReference w:id="180"/>
      </w:r>
      <w:commentRangeEnd w:id="181"/>
      <w:ins w:id="182" w:author="Chris Hartgerink" w:date="2014-02-03T17:20:00Z">
        <w:r w:rsidR="00DB08CE">
          <w:rPr>
            <w:rFonts w:ascii="Times New Roman" w:hAnsi="Times New Roman" w:cs="Times New Roman"/>
            <w:sz w:val="24"/>
            <w:szCs w:val="24"/>
            <w:lang w:val="en-US"/>
          </w:rPr>
          <w:t>On the last measu</w:t>
        </w:r>
      </w:ins>
      <w:ins w:id="183" w:author="Chris Hartgerink" w:date="2014-02-03T17:21:00Z">
        <w:r w:rsidR="00DB08CE">
          <w:rPr>
            <w:rFonts w:ascii="Times New Roman" w:hAnsi="Times New Roman" w:cs="Times New Roman"/>
            <w:sz w:val="24"/>
            <w:szCs w:val="24"/>
            <w:lang w:val="en-US"/>
          </w:rPr>
          <w:t xml:space="preserve">re, no overall moderation was found, </w:t>
        </w:r>
      </w:ins>
      <w:ins w:id="184" w:author="Chris Hartgerink" w:date="2014-02-03T17:22:00Z">
        <w:r w:rsidR="00DB08CE">
          <w:rPr>
            <w:rFonts w:ascii="Times New Roman" w:hAnsi="Times New Roman" w:cs="Times New Roman"/>
            <w:sz w:val="24"/>
            <w:szCs w:val="24"/>
            <w:lang w:val="en-US"/>
          </w:rPr>
          <w:t>Q</w:t>
        </w:r>
        <w:r w:rsidR="00DB08CE">
          <w:rPr>
            <w:rFonts w:ascii="Times New Roman" w:hAnsi="Times New Roman" w:cs="Times New Roman"/>
            <w:sz w:val="24"/>
            <w:szCs w:val="24"/>
            <w:vertAlign w:val="subscript"/>
            <w:lang w:val="en-US"/>
          </w:rPr>
          <w:t>M</w:t>
        </w:r>
        <w:r w:rsidR="00DB08CE">
          <w:rPr>
            <w:rFonts w:ascii="Times New Roman" w:hAnsi="Times New Roman" w:cs="Times New Roman"/>
            <w:sz w:val="24"/>
            <w:szCs w:val="24"/>
            <w:lang w:val="en-US"/>
          </w:rPr>
          <w:t>(10) = 6.12, p = .</w:t>
        </w:r>
      </w:ins>
      <w:ins w:id="185" w:author="Chris Hartgerink" w:date="2014-02-03T17:23:00Z">
        <w:r w:rsidR="00DB08CE">
          <w:rPr>
            <w:rFonts w:ascii="Times New Roman" w:hAnsi="Times New Roman" w:cs="Times New Roman"/>
            <w:sz w:val="24"/>
            <w:szCs w:val="24"/>
            <w:lang w:val="en-US"/>
          </w:rPr>
          <w:t>805</w:t>
        </w:r>
      </w:ins>
      <w:ins w:id="186" w:author="Chris Hartgerink" w:date="2014-02-03T17:21:00Z">
        <w:r w:rsidR="00DB08CE">
          <w:rPr>
            <w:rFonts w:ascii="Times New Roman" w:hAnsi="Times New Roman" w:cs="Times New Roman"/>
            <w:sz w:val="24"/>
            <w:szCs w:val="24"/>
            <w:lang w:val="en-US"/>
          </w:rPr>
          <w:t>, but players in the game did show a barely significant effect, b</w:t>
        </w:r>
      </w:ins>
      <w:ins w:id="187" w:author="Chris Hartgerink" w:date="2014-02-03T17:23:00Z">
        <w:r w:rsidR="00DB08CE">
          <w:rPr>
            <w:rFonts w:ascii="Times New Roman" w:hAnsi="Times New Roman" w:cs="Times New Roman"/>
            <w:sz w:val="24"/>
            <w:szCs w:val="24"/>
            <w:lang w:val="en-US"/>
          </w:rPr>
          <w:t xml:space="preserve"> = 1.48, p = .047, 95% CI [0.02; 2.93]</w:t>
        </w:r>
      </w:ins>
      <w:ins w:id="188" w:author="Chris Hartgerink" w:date="2014-02-03T17:21:00Z">
        <w:r w:rsidR="00DB08CE">
          <w:rPr>
            <w:rFonts w:ascii="Times New Roman" w:hAnsi="Times New Roman" w:cs="Times New Roman"/>
            <w:sz w:val="24"/>
            <w:szCs w:val="24"/>
            <w:lang w:val="en-US"/>
          </w:rPr>
          <w:t xml:space="preserve">. We view </w:t>
        </w:r>
      </w:ins>
      <w:ins w:id="189" w:author="Chris Hartgerink" w:date="2014-02-03T17:24:00Z">
        <w:r w:rsidR="00DB08CE">
          <w:rPr>
            <w:rFonts w:ascii="Times New Roman" w:hAnsi="Times New Roman" w:cs="Times New Roman"/>
            <w:sz w:val="24"/>
            <w:szCs w:val="24"/>
            <w:lang w:val="en-US"/>
          </w:rPr>
          <w:t>the significance of this</w:t>
        </w:r>
      </w:ins>
      <w:ins w:id="190" w:author="Chris Hartgerink" w:date="2014-02-03T17:21:00Z">
        <w:r w:rsidR="00DB08CE">
          <w:rPr>
            <w:rFonts w:ascii="Times New Roman" w:hAnsi="Times New Roman" w:cs="Times New Roman"/>
            <w:sz w:val="24"/>
            <w:szCs w:val="24"/>
            <w:lang w:val="en-US"/>
          </w:rPr>
          <w:t xml:space="preserve"> </w:t>
        </w:r>
      </w:ins>
      <w:ins w:id="191" w:author="Chris Hartgerink" w:date="2014-02-03T17:24:00Z">
        <w:r w:rsidR="00DB08CE">
          <w:rPr>
            <w:rFonts w:ascii="Times New Roman" w:hAnsi="Times New Roman" w:cs="Times New Roman"/>
            <w:sz w:val="24"/>
            <w:szCs w:val="24"/>
            <w:lang w:val="en-US"/>
          </w:rPr>
          <w:t xml:space="preserve">individual predictor </w:t>
        </w:r>
      </w:ins>
      <w:ins w:id="192" w:author="Chris Hartgerink" w:date="2014-02-03T17:21:00Z">
        <w:r w:rsidR="00DB08CE">
          <w:rPr>
            <w:rFonts w:ascii="Times New Roman" w:hAnsi="Times New Roman" w:cs="Times New Roman"/>
            <w:sz w:val="24"/>
            <w:szCs w:val="24"/>
            <w:lang w:val="en-US"/>
          </w:rPr>
          <w:t>a</w:t>
        </w:r>
      </w:ins>
      <w:ins w:id="193" w:author="Chris Hartgerink" w:date="2014-02-03T17:22:00Z">
        <w:r w:rsidR="00DB08CE">
          <w:rPr>
            <w:rFonts w:ascii="Times New Roman" w:hAnsi="Times New Roman" w:cs="Times New Roman"/>
            <w:sz w:val="24"/>
            <w:szCs w:val="24"/>
            <w:lang w:val="en-US"/>
          </w:rPr>
          <w:t xml:space="preserve">s chance capitalization, as the overall moderation test shows no </w:t>
        </w:r>
      </w:ins>
      <w:ins w:id="194" w:author="Chris Hartgerink" w:date="2014-02-03T17:24:00Z">
        <w:r w:rsidR="00DB08CE">
          <w:rPr>
            <w:rFonts w:ascii="Times New Roman" w:hAnsi="Times New Roman" w:cs="Times New Roman"/>
            <w:sz w:val="24"/>
            <w:szCs w:val="24"/>
            <w:lang w:val="en-US"/>
          </w:rPr>
          <w:t xml:space="preserve">systematic decrease </w:t>
        </w:r>
      </w:ins>
      <w:ins w:id="195" w:author="Chris Hartgerink" w:date="2014-02-03T17:22:00Z">
        <w:r w:rsidR="00DB08CE">
          <w:rPr>
            <w:rFonts w:ascii="Times New Roman" w:hAnsi="Times New Roman" w:cs="Times New Roman"/>
            <w:sz w:val="24"/>
            <w:szCs w:val="24"/>
            <w:lang w:val="en-US"/>
          </w:rPr>
          <w:t xml:space="preserve">in heterogeneity. In sum, </w:t>
        </w:r>
      </w:ins>
      <w:r w:rsidR="00DB08CE">
        <w:rPr>
          <w:rStyle w:val="CommentReference"/>
        </w:rPr>
        <w:commentReference w:id="181"/>
      </w:r>
      <w:del w:id="196" w:author="Chris Hartgerink" w:date="2014-02-03T17:22:00Z">
        <w:r w:rsidRPr="00F70F0A" w:rsidDel="00DB08CE">
          <w:rPr>
            <w:rFonts w:ascii="Times New Roman" w:hAnsi="Times New Roman" w:cs="Times New Roman"/>
            <w:sz w:val="24"/>
            <w:szCs w:val="24"/>
            <w:lang w:val="en-US"/>
          </w:rPr>
          <w:delText>T</w:delText>
        </w:r>
      </w:del>
      <w:ins w:id="197" w:author="Chris Hartgerink" w:date="2014-02-03T17:22:00Z">
        <w:r w:rsidR="00DB08CE">
          <w:rPr>
            <w:rFonts w:ascii="Times New Roman" w:hAnsi="Times New Roman" w:cs="Times New Roman"/>
            <w:sz w:val="24"/>
            <w:szCs w:val="24"/>
            <w:lang w:val="en-US"/>
          </w:rPr>
          <w:t>t</w:t>
        </w:r>
      </w:ins>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del w:id="198" w:author="Chris Hartgerink" w:date="2014-02-03T17:20:00Z">
        <w:r w:rsidRPr="00F70F0A" w:rsidDel="00DB08CE">
          <w:rPr>
            <w:rFonts w:ascii="Times New Roman" w:hAnsi="Times New Roman" w:cs="Times New Roman"/>
            <w:sz w:val="24"/>
            <w:szCs w:val="24"/>
            <w:lang w:val="en-US"/>
          </w:rPr>
          <w:delText xml:space="preserve">large </w:delText>
        </w:r>
      </w:del>
      <w:ins w:id="199" w:author="Chris Hartgerink" w:date="2014-02-03T17:20:00Z">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179F5C4E" w14:textId="527DA2A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typical Cyberball</w:t>
      </w:r>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Cyberball studies only involved measures of </w:t>
      </w:r>
      <w:ins w:id="200" w:author="Chris Hartgerink" w:date="2014-02-03T18:32:00Z">
        <w:r w:rsidR="00D42F1B">
          <w:rPr>
            <w:rFonts w:ascii="Times New Roman" w:hAnsi="Times New Roman" w:cs="Times New Roman"/>
            <w:sz w:val="24"/>
            <w:szCs w:val="24"/>
            <w:lang w:val="en-US"/>
          </w:rPr>
          <w:t xml:space="preserve">immediate </w:t>
        </w:r>
      </w:ins>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del w:id="201" w:author="Chris Hartgerink" w:date="2014-02-03T18:32:00Z">
        <w:r w:rsidR="00731737" w:rsidRPr="00F70F0A" w:rsidDel="00D42F1B">
          <w:rPr>
            <w:rFonts w:ascii="Times New Roman" w:hAnsi="Times New Roman" w:cs="Times New Roman"/>
            <w:sz w:val="24"/>
            <w:szCs w:val="24"/>
            <w:lang w:val="en-US"/>
          </w:rPr>
          <w:delText>37</w:delText>
        </w:r>
      </w:del>
      <w:ins w:id="202" w:author="Chris Hartgerink" w:date="2014-02-03T18:32:00Z">
        <w:r w:rsidR="00D42F1B">
          <w:rPr>
            <w:rFonts w:ascii="Times New Roman" w:hAnsi="Times New Roman" w:cs="Times New Roman"/>
            <w:sz w:val="24"/>
            <w:szCs w:val="24"/>
            <w:lang w:val="en-US"/>
          </w:rPr>
          <w:t>19</w:t>
        </w:r>
      </w:ins>
      <w:r w:rsidR="00731737" w:rsidRPr="00F70F0A">
        <w:rPr>
          <w:rFonts w:ascii="Times New Roman" w:hAnsi="Times New Roman" w:cs="Times New Roman"/>
          <w:sz w:val="24"/>
          <w:szCs w:val="24"/>
          <w:lang w:val="en-US"/>
        </w:rPr>
        <w:t>)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del w:id="203" w:author="Chris Hartgerink" w:date="2014-02-03T18:32:00Z">
        <w:r w:rsidR="00731737" w:rsidDel="00D42F1B">
          <w:rPr>
            <w:rFonts w:ascii="Times New Roman" w:hAnsi="Times New Roman" w:cs="Times New Roman"/>
            <w:sz w:val="24"/>
            <w:szCs w:val="24"/>
            <w:lang w:val="en-US"/>
          </w:rPr>
          <w:delText>92</w:delText>
        </w:r>
      </w:del>
      <w:ins w:id="204" w:author="Chris Hartgerink" w:date="2014-02-03T18:32:00Z">
        <w:r w:rsidR="00D42F1B">
          <w:rPr>
            <w:rFonts w:ascii="Times New Roman" w:hAnsi="Times New Roman" w:cs="Times New Roman"/>
            <w:sz w:val="24"/>
            <w:szCs w:val="24"/>
            <w:lang w:val="en-US"/>
          </w:rPr>
          <w:t>83</w:t>
        </w:r>
      </w:ins>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del w:id="205" w:author="Chris Hartgerink" w:date="2014-02-03T18:32:00Z">
        <w:r w:rsidR="00536231" w:rsidDel="00D42F1B">
          <w:rPr>
            <w:rFonts w:ascii="Times New Roman" w:hAnsi="Times New Roman" w:cs="Times New Roman"/>
            <w:sz w:val="24"/>
            <w:szCs w:val="24"/>
            <w:lang w:val="en-US"/>
          </w:rPr>
          <w:delText>92</w:delText>
        </w:r>
      </w:del>
      <w:ins w:id="206" w:author="Chris Hartgerink" w:date="2014-02-03T18:32:00Z">
        <w:r w:rsidR="00D42F1B">
          <w:rPr>
            <w:rFonts w:ascii="Times New Roman" w:hAnsi="Times New Roman" w:cs="Times New Roman"/>
            <w:sz w:val="24"/>
            <w:szCs w:val="24"/>
            <w:lang w:val="en-US"/>
          </w:rPr>
          <w:t>83</w:t>
        </w:r>
      </w:ins>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del w:id="207" w:author="Chris Hartgerink" w:date="2014-02-03T18:32:00Z">
        <w:r w:rsidDel="00D42F1B">
          <w:rPr>
            <w:rFonts w:ascii="Times New Roman" w:hAnsi="Times New Roman" w:cs="Times New Roman"/>
            <w:sz w:val="24"/>
            <w:szCs w:val="24"/>
            <w:lang w:val="en-US"/>
          </w:rPr>
          <w:delText xml:space="preserve">37 </w:delText>
        </w:r>
      </w:del>
      <w:ins w:id="208" w:author="Chris Hartgerink" w:date="2014-02-03T18:32:00Z">
        <w:r w:rsidR="00D42F1B">
          <w:rPr>
            <w:rFonts w:ascii="Times New Roman" w:hAnsi="Times New Roman" w:cs="Times New Roman"/>
            <w:sz w:val="24"/>
            <w:szCs w:val="24"/>
            <w:lang w:val="en-US"/>
          </w:rPr>
          <w:t xml:space="preserve">19 </w:t>
        </w:r>
      </w:ins>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w:t>
      </w:r>
      <w:del w:id="209" w:author="Chris Hartgerink" w:date="2014-02-03T18:32:00Z">
        <w:r w:rsidDel="00D42F1B">
          <w:rPr>
            <w:rFonts w:ascii="Times New Roman" w:hAnsi="Times New Roman" w:cs="Times New Roman"/>
            <w:sz w:val="24"/>
            <w:szCs w:val="24"/>
            <w:lang w:val="en-US"/>
          </w:rPr>
          <w:delText>09</w:delText>
        </w:r>
      </w:del>
      <w:ins w:id="210" w:author="Chris Hartgerink" w:date="2014-02-03T18:32:00Z">
        <w:r w:rsidR="00D42F1B">
          <w:rPr>
            <w:rFonts w:ascii="Times New Roman" w:hAnsi="Times New Roman" w:cs="Times New Roman"/>
            <w:sz w:val="24"/>
            <w:szCs w:val="24"/>
            <w:lang w:val="en-US"/>
          </w:rPr>
          <w:t>05</w:t>
        </w:r>
      </w:ins>
      <w:r>
        <w:rPr>
          <w:rFonts w:ascii="Times New Roman" w:hAnsi="Times New Roman" w:cs="Times New Roman"/>
          <w:sz w:val="24"/>
          <w:szCs w:val="24"/>
          <w:lang w:val="en-US"/>
        </w:rPr>
        <w:t>, 95% CI [-2.</w:t>
      </w:r>
      <w:del w:id="211" w:author="Chris Hartgerink" w:date="2014-02-03T18:33:00Z">
        <w:r w:rsidDel="00D42F1B">
          <w:rPr>
            <w:rFonts w:ascii="Times New Roman" w:hAnsi="Times New Roman" w:cs="Times New Roman"/>
            <w:sz w:val="24"/>
            <w:szCs w:val="24"/>
            <w:lang w:val="en-US"/>
          </w:rPr>
          <w:delText>41</w:delText>
        </w:r>
      </w:del>
      <w:ins w:id="212" w:author="Chris Hartgerink" w:date="2014-02-03T18:33:00Z">
        <w:r w:rsidR="00D42F1B">
          <w:rPr>
            <w:rFonts w:ascii="Times New Roman" w:hAnsi="Times New Roman" w:cs="Times New Roman"/>
            <w:sz w:val="24"/>
            <w:szCs w:val="24"/>
            <w:lang w:val="en-US"/>
          </w:rPr>
          <w:t>4</w:t>
        </w:r>
      </w:ins>
      <w:r>
        <w:rPr>
          <w:rFonts w:ascii="Times New Roman" w:hAnsi="Times New Roman" w:cs="Times New Roman"/>
          <w:sz w:val="24"/>
          <w:szCs w:val="24"/>
          <w:lang w:val="en-US"/>
        </w:rPr>
        <w:t>, -1.</w:t>
      </w:r>
      <w:del w:id="213" w:author="Chris Hartgerink" w:date="2014-02-03T18:33:00Z">
        <w:r w:rsidDel="00D42F1B">
          <w:rPr>
            <w:rFonts w:ascii="Times New Roman" w:hAnsi="Times New Roman" w:cs="Times New Roman"/>
            <w:sz w:val="24"/>
            <w:szCs w:val="24"/>
            <w:lang w:val="en-US"/>
          </w:rPr>
          <w:delText>77</w:delText>
        </w:r>
      </w:del>
      <w:ins w:id="214" w:author="Chris Hartgerink" w:date="2014-02-03T18:33:00Z">
        <w:r w:rsidR="00D42F1B">
          <w:rPr>
            <w:rFonts w:ascii="Times New Roman" w:hAnsi="Times New Roman" w:cs="Times New Roman"/>
            <w:sz w:val="24"/>
            <w:szCs w:val="24"/>
            <w:lang w:val="en-US"/>
          </w:rPr>
          <w:t>65</w:t>
        </w:r>
      </w:ins>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w:t>
      </w:r>
      <w:r w:rsidR="00731737" w:rsidRPr="00F70F0A">
        <w:rPr>
          <w:rFonts w:ascii="Times New Roman" w:hAnsi="Times New Roman" w:cs="Times New Roman"/>
          <w:sz w:val="24"/>
          <w:szCs w:val="24"/>
          <w:lang w:val="en-US"/>
        </w:rPr>
        <w:lastRenderedPageBreak/>
        <w:t xml:space="preserve">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57A4EB1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 xml:space="preserve">yberball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6CDB8128"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BF6D763" w14:textId="38D5AF6B"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ins w:id="215" w:author="Chris Hartgerink" w:date="2014-02-03T18:40:00Z">
        <w:r w:rsidR="00D42F1B">
          <w:rPr>
            <w:rFonts w:ascii="Times New Roman" w:hAnsi="Times New Roman" w:cs="Times New Roman"/>
            <w:sz w:val="24"/>
            <w:szCs w:val="24"/>
            <w:lang w:val="en-US"/>
          </w:rPr>
          <w:t xml:space="preserve">experimental </w:t>
        </w:r>
      </w:ins>
      <w:r>
        <w:rPr>
          <w:rFonts w:ascii="Times New Roman" w:hAnsi="Times New Roman" w:cs="Times New Roman"/>
          <w:sz w:val="24"/>
          <w:szCs w:val="24"/>
          <w:lang w:val="en-US"/>
        </w:rPr>
        <w:t xml:space="preserve">ostracism studies with the Cyberball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 xml:space="preserve">reflexes are expected to be </w:t>
      </w:r>
      <w:r w:rsidR="00EF7261">
        <w:rPr>
          <w:rFonts w:ascii="Times New Roman" w:hAnsi="Times New Roman" w:cs="Times New Roman"/>
          <w:sz w:val="24"/>
          <w:szCs w:val="24"/>
          <w:lang w:val="en-US"/>
        </w:rPr>
        <w:lastRenderedPageBreak/>
        <w:t>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07B1D48C" w14:textId="6172F90F" w:rsidR="005141F0" w:rsidRDefault="00731737" w:rsidP="00C16978">
      <w:pPr>
        <w:spacing w:after="0" w:line="480" w:lineRule="auto"/>
        <w:ind w:firstLine="708"/>
        <w:rPr>
          <w:ins w:id="216" w:author="Chris Hartgerink" w:date="2014-02-03T18:48:00Z"/>
          <w:rFonts w:ascii="Times New Roman" w:hAnsi="Times New Roman" w:cs="Times New Roman"/>
          <w:sz w:val="24"/>
          <w:szCs w:val="24"/>
          <w:lang w:val="en-US"/>
        </w:rPr>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ins w:id="217" w:author="Chris Hartgerink" w:date="2014-02-03T18:41:00Z">
        <w:r w:rsidR="00E721D3">
          <w:rPr>
            <w:rFonts w:ascii="Times New Roman" w:hAnsi="Times New Roman" w:cs="Times New Roman"/>
            <w:sz w:val="24"/>
            <w:szCs w:val="24"/>
            <w:lang w:val="en-US"/>
          </w:rPr>
          <w:t xml:space="preserve">overall </w:t>
        </w:r>
      </w:ins>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ins w:id="218" w:author="Ilja van Beest" w:date="2014-01-28T11:18:00Z">
        <w:r w:rsidR="00421505">
          <w:rPr>
            <w:rFonts w:ascii="Times New Roman" w:hAnsi="Times New Roman" w:cs="Times New Roman"/>
            <w:sz w:val="24"/>
            <w:szCs w:val="24"/>
            <w:lang w:val="en-US"/>
          </w:rPr>
          <w:t xml:space="preserve">Both theses effects were relatively weak (d = </w:t>
        </w:r>
        <w:del w:id="219" w:author="Chris Hartgerink" w:date="2014-02-03T18:43:00Z">
          <w:r w:rsidR="00421505" w:rsidDel="00E721D3">
            <w:rPr>
              <w:rFonts w:ascii="Times New Roman" w:hAnsi="Times New Roman" w:cs="Times New Roman"/>
              <w:sz w:val="24"/>
              <w:szCs w:val="24"/>
              <w:lang w:val="en-US"/>
            </w:rPr>
            <w:delText>??</w:delText>
          </w:r>
        </w:del>
      </w:ins>
      <w:ins w:id="220" w:author="Chris Hartgerink" w:date="2014-02-03T18:43:00Z">
        <w:r w:rsidR="00E721D3">
          <w:rPr>
            <w:rFonts w:ascii="Times New Roman" w:hAnsi="Times New Roman" w:cs="Times New Roman"/>
            <w:sz w:val="24"/>
            <w:szCs w:val="24"/>
            <w:lang w:val="en-US"/>
          </w:rPr>
          <w:t xml:space="preserve">0.31 and d = </w:t>
        </w:r>
      </w:ins>
      <w:ins w:id="221" w:author="Chris Hartgerink" w:date="2014-02-03T18:44:00Z">
        <w:r w:rsidR="00E721D3">
          <w:rPr>
            <w:rFonts w:ascii="Times New Roman" w:hAnsi="Times New Roman" w:cs="Times New Roman"/>
            <w:sz w:val="24"/>
            <w:szCs w:val="24"/>
            <w:lang w:val="en-US"/>
          </w:rPr>
          <w:t>-0.16, respectively</w:t>
        </w:r>
      </w:ins>
      <w:ins w:id="222" w:author="Ilja van Beest" w:date="2014-01-28T11:18:00Z">
        <w:r w:rsidR="00421505">
          <w:rPr>
            <w:rFonts w:ascii="Times New Roman" w:hAnsi="Times New Roman" w:cs="Times New Roman"/>
            <w:sz w:val="24"/>
            <w:szCs w:val="24"/>
            <w:lang w:val="en-US"/>
          </w:rPr>
          <w:t>)</w:t>
        </w:r>
      </w:ins>
      <w:ins w:id="223" w:author="Chris Hartgerink" w:date="2014-02-03T18:44:00Z">
        <w:r w:rsidR="00E721D3">
          <w:rPr>
            <w:rFonts w:ascii="Times New Roman" w:hAnsi="Times New Roman" w:cs="Times New Roman"/>
            <w:sz w:val="24"/>
            <w:szCs w:val="24"/>
            <w:lang w:val="en-US"/>
          </w:rPr>
          <w:t>.</w:t>
        </w:r>
      </w:ins>
      <w:r w:rsidR="00EE5EA4">
        <w:rPr>
          <w:rFonts w:ascii="Times New Roman" w:hAnsi="Times New Roman" w:cs="Times New Roman"/>
          <w:sz w:val="24"/>
          <w:szCs w:val="24"/>
          <w:lang w:val="en-US"/>
        </w:rPr>
        <w:t xml:space="preserve"> </w:t>
      </w:r>
      <w:del w:id="224" w:author="Chris Hartgerink" w:date="2014-02-03T18:48:00Z">
        <w:r w:rsidR="00AD2DBE" w:rsidDel="00E721D3">
          <w:rPr>
            <w:rFonts w:ascii="Times New Roman" w:hAnsi="Times New Roman" w:cs="Times New Roman"/>
            <w:sz w:val="24"/>
            <w:szCs w:val="24"/>
            <w:lang w:val="en-US"/>
          </w:rPr>
          <w:delText>For example,</w:delText>
        </w:r>
        <w:r w:rsidR="00FB237B" w:rsidDel="00E721D3">
          <w:rPr>
            <w:rFonts w:ascii="Times New Roman" w:hAnsi="Times New Roman" w:cs="Times New Roman"/>
            <w:sz w:val="24"/>
            <w:szCs w:val="24"/>
            <w:lang w:val="en-US"/>
          </w:rPr>
          <w:delText xml:space="preserve"> if we </w:delText>
        </w:r>
        <w:r w:rsidR="00FD0516" w:rsidDel="00E721D3">
          <w:rPr>
            <w:rFonts w:ascii="Times New Roman" w:hAnsi="Times New Roman" w:cs="Times New Roman"/>
            <w:sz w:val="24"/>
            <w:szCs w:val="24"/>
            <w:lang w:val="en-US"/>
          </w:rPr>
          <w:delText xml:space="preserve">apply </w:delText>
        </w:r>
        <w:r w:rsidR="00FB237B" w:rsidDel="00E721D3">
          <w:rPr>
            <w:rFonts w:ascii="Times New Roman" w:hAnsi="Times New Roman" w:cs="Times New Roman"/>
            <w:sz w:val="24"/>
            <w:szCs w:val="24"/>
            <w:lang w:val="en-US"/>
          </w:rPr>
          <w:delText>the findings to the factors</w:delText>
        </w:r>
      </w:del>
      <w:del w:id="225" w:author="Chris Hartgerink" w:date="2014-02-03T18:45:00Z">
        <w:r w:rsidR="00FB237B" w:rsidDel="00E721D3">
          <w:rPr>
            <w:rFonts w:ascii="Times New Roman" w:hAnsi="Times New Roman" w:cs="Times New Roman"/>
            <w:sz w:val="24"/>
            <w:szCs w:val="24"/>
            <w:lang w:val="en-US"/>
          </w:rPr>
          <w:delText xml:space="preserve"> of </w:delText>
        </w:r>
        <w:r w:rsidR="00243F20" w:rsidDel="00E721D3">
          <w:rPr>
            <w:rFonts w:ascii="Times New Roman" w:hAnsi="Times New Roman" w:cs="Times New Roman"/>
            <w:sz w:val="24"/>
            <w:szCs w:val="24"/>
            <w:lang w:val="en-US"/>
          </w:rPr>
          <w:delText>Bernstein, Sacco, and Young (2010)</w:delText>
        </w:r>
      </w:del>
      <w:del w:id="226" w:author="Chris Hartgerink" w:date="2014-02-03T18:48:00Z">
        <w:r w:rsidR="00FB237B" w:rsidDel="00E721D3">
          <w:rPr>
            <w:rFonts w:ascii="Times New Roman" w:hAnsi="Times New Roman" w:cs="Times New Roman"/>
            <w:sz w:val="24"/>
            <w:szCs w:val="24"/>
            <w:lang w:val="en-US"/>
          </w:rPr>
          <w:delText>,</w:delText>
        </w:r>
        <w:r w:rsidR="00AD2DBE" w:rsidDel="00E721D3">
          <w:rPr>
            <w:rFonts w:ascii="Times New Roman" w:hAnsi="Times New Roman" w:cs="Times New Roman"/>
            <w:sz w:val="24"/>
            <w:szCs w:val="24"/>
            <w:lang w:val="en-US"/>
          </w:rPr>
          <w:delText xml:space="preserve"> the </w:delText>
        </w:r>
        <w:r w:rsidR="00FB237B" w:rsidDel="00E721D3">
          <w:rPr>
            <w:rFonts w:ascii="Times New Roman" w:hAnsi="Times New Roman" w:cs="Times New Roman"/>
            <w:sz w:val="24"/>
            <w:szCs w:val="24"/>
            <w:lang w:val="en-US"/>
          </w:rPr>
          <w:delText xml:space="preserve">relative between-subjects </w:delText>
        </w:r>
        <w:r w:rsidR="00AD2DBE" w:rsidDel="00E721D3">
          <w:rPr>
            <w:rFonts w:ascii="Times New Roman" w:hAnsi="Times New Roman" w:cs="Times New Roman"/>
            <w:sz w:val="24"/>
            <w:szCs w:val="24"/>
            <w:lang w:val="en-US"/>
          </w:rPr>
          <w:delText>effect of ostracism</w:delText>
        </w:r>
        <w:r w:rsidR="00FB237B" w:rsidDel="00E721D3">
          <w:rPr>
            <w:rFonts w:ascii="Times New Roman" w:hAnsi="Times New Roman" w:cs="Times New Roman"/>
            <w:sz w:val="24"/>
            <w:szCs w:val="24"/>
            <w:lang w:val="en-US"/>
          </w:rPr>
          <w:delText>,</w:delText>
        </w:r>
        <w:r w:rsidR="00AD2DBE" w:rsidDel="00E721D3">
          <w:rPr>
            <w:rFonts w:ascii="Times New Roman" w:hAnsi="Times New Roman" w:cs="Times New Roman"/>
            <w:sz w:val="24"/>
            <w:szCs w:val="24"/>
            <w:lang w:val="en-US"/>
          </w:rPr>
          <w:delText xml:space="preserve"> compared to inclusion</w:delText>
        </w:r>
        <w:r w:rsidR="00FB237B" w:rsidDel="00E721D3">
          <w:rPr>
            <w:rFonts w:ascii="Times New Roman" w:hAnsi="Times New Roman" w:cs="Times New Roman"/>
            <w:sz w:val="24"/>
            <w:szCs w:val="24"/>
            <w:lang w:val="en-US"/>
          </w:rPr>
          <w:delText>,</w:delText>
        </w:r>
        <w:r w:rsidR="00AD2DBE" w:rsidDel="00E721D3">
          <w:rPr>
            <w:rFonts w:ascii="Times New Roman" w:hAnsi="Times New Roman" w:cs="Times New Roman"/>
            <w:sz w:val="24"/>
            <w:szCs w:val="24"/>
            <w:lang w:val="en-US"/>
          </w:rPr>
          <w:delText xml:space="preserve"> </w:delText>
        </w:r>
        <w:r w:rsidR="00FB237B" w:rsidDel="00E721D3">
          <w:rPr>
            <w:rFonts w:ascii="Times New Roman" w:hAnsi="Times New Roman" w:cs="Times New Roman"/>
            <w:sz w:val="24"/>
            <w:szCs w:val="24"/>
            <w:lang w:val="en-US"/>
          </w:rPr>
          <w:delText xml:space="preserve">is similar </w:delText>
        </w:r>
        <w:r w:rsidR="00243F20" w:rsidDel="00E721D3">
          <w:rPr>
            <w:rFonts w:ascii="Times New Roman" w:hAnsi="Times New Roman" w:cs="Times New Roman"/>
            <w:sz w:val="24"/>
            <w:szCs w:val="24"/>
            <w:lang w:val="en-US"/>
          </w:rPr>
          <w:delText xml:space="preserve">for both being ostracized by the outgroup </w:delText>
        </w:r>
        <w:r w:rsidR="00243F20" w:rsidRPr="00243F20" w:rsidDel="00E721D3">
          <w:rPr>
            <w:rFonts w:ascii="Times New Roman" w:hAnsi="Times New Roman" w:cs="Times New Roman"/>
            <w:i/>
            <w:sz w:val="24"/>
            <w:szCs w:val="24"/>
            <w:lang w:val="en-US"/>
          </w:rPr>
          <w:delText>and</w:delText>
        </w:r>
        <w:r w:rsidR="00243F20" w:rsidDel="00E721D3">
          <w:rPr>
            <w:rFonts w:ascii="Times New Roman" w:hAnsi="Times New Roman" w:cs="Times New Roman"/>
            <w:sz w:val="24"/>
            <w:szCs w:val="24"/>
            <w:lang w:val="en-US"/>
          </w:rPr>
          <w:delText xml:space="preserve"> the ingroup, on the dependent measure need for control</w:delText>
        </w:r>
        <w:r w:rsidR="00FB237B" w:rsidDel="00E721D3">
          <w:rPr>
            <w:rFonts w:ascii="Times New Roman" w:hAnsi="Times New Roman" w:cs="Times New Roman"/>
            <w:sz w:val="24"/>
            <w:szCs w:val="24"/>
            <w:lang w:val="en-US"/>
          </w:rPr>
          <w:delText>.</w:delText>
        </w:r>
        <w:r w:rsidR="00AD2DBE" w:rsidDel="00E721D3">
          <w:rPr>
            <w:rFonts w:ascii="Times New Roman" w:hAnsi="Times New Roman" w:cs="Times New Roman"/>
            <w:sz w:val="24"/>
            <w:szCs w:val="24"/>
            <w:lang w:val="en-US"/>
          </w:rPr>
          <w:delText xml:space="preserve"> However, </w:delText>
        </w:r>
        <w:r w:rsidR="00243F20" w:rsidDel="00E721D3">
          <w:rPr>
            <w:rFonts w:ascii="Times New Roman" w:hAnsi="Times New Roman" w:cs="Times New Roman"/>
            <w:sz w:val="24"/>
            <w:szCs w:val="24"/>
            <w:lang w:val="en-US"/>
          </w:rPr>
          <w:delText xml:space="preserve">those </w:delText>
        </w:r>
        <w:r w:rsidR="00AD2DBE" w:rsidDel="00E721D3">
          <w:rPr>
            <w:rFonts w:ascii="Times New Roman" w:hAnsi="Times New Roman" w:cs="Times New Roman"/>
            <w:sz w:val="24"/>
            <w:szCs w:val="24"/>
            <w:lang w:val="en-US"/>
          </w:rPr>
          <w:delText xml:space="preserve">ostracized </w:delText>
        </w:r>
        <w:r w:rsidR="00243F20" w:rsidDel="00E721D3">
          <w:rPr>
            <w:rFonts w:ascii="Times New Roman" w:hAnsi="Times New Roman" w:cs="Times New Roman"/>
            <w:sz w:val="24"/>
            <w:szCs w:val="24"/>
            <w:lang w:val="en-US"/>
          </w:rPr>
          <w:delText xml:space="preserve">by the outgroup, </w:delText>
        </w:r>
        <w:r w:rsidR="004C638C" w:rsidDel="00E721D3">
          <w:rPr>
            <w:rFonts w:ascii="Times New Roman" w:hAnsi="Times New Roman" w:cs="Times New Roman"/>
            <w:sz w:val="24"/>
            <w:szCs w:val="24"/>
            <w:lang w:val="en-US"/>
          </w:rPr>
          <w:delText>out</w:delText>
        </w:r>
        <w:r w:rsidR="00AD2DBE" w:rsidDel="00E721D3">
          <w:rPr>
            <w:rFonts w:ascii="Times New Roman" w:hAnsi="Times New Roman" w:cs="Times New Roman"/>
            <w:sz w:val="24"/>
            <w:szCs w:val="24"/>
            <w:lang w:val="en-US"/>
          </w:rPr>
          <w:delText xml:space="preserve">score </w:delText>
        </w:r>
        <w:r w:rsidR="00243F20" w:rsidDel="00E721D3">
          <w:rPr>
            <w:rFonts w:ascii="Times New Roman" w:hAnsi="Times New Roman" w:cs="Times New Roman"/>
            <w:sz w:val="24"/>
            <w:szCs w:val="24"/>
            <w:lang w:val="en-US"/>
          </w:rPr>
          <w:delText xml:space="preserve">those </w:delText>
        </w:r>
        <w:r w:rsidR="00AD2DBE" w:rsidDel="00E721D3">
          <w:rPr>
            <w:rFonts w:ascii="Times New Roman" w:hAnsi="Times New Roman" w:cs="Times New Roman"/>
            <w:sz w:val="24"/>
            <w:szCs w:val="24"/>
            <w:lang w:val="en-US"/>
          </w:rPr>
          <w:delText xml:space="preserve">ostracized </w:delText>
        </w:r>
        <w:r w:rsidR="00243F20" w:rsidDel="00E721D3">
          <w:rPr>
            <w:rFonts w:ascii="Times New Roman" w:hAnsi="Times New Roman" w:cs="Times New Roman"/>
            <w:sz w:val="24"/>
            <w:szCs w:val="24"/>
            <w:lang w:val="en-US"/>
          </w:rPr>
          <w:delText>by the ingroup</w:delText>
        </w:r>
        <w:r w:rsidR="004C638C" w:rsidDel="00E721D3">
          <w:rPr>
            <w:rFonts w:ascii="Times New Roman" w:hAnsi="Times New Roman" w:cs="Times New Roman"/>
            <w:sz w:val="24"/>
            <w:szCs w:val="24"/>
            <w:lang w:val="en-US"/>
          </w:rPr>
          <w:delText xml:space="preserve"> </w:delText>
        </w:r>
        <w:r w:rsidR="00AD2DBE" w:rsidDel="00E721D3">
          <w:rPr>
            <w:rFonts w:ascii="Times New Roman" w:hAnsi="Times New Roman" w:cs="Times New Roman"/>
            <w:sz w:val="24"/>
            <w:szCs w:val="24"/>
            <w:lang w:val="en-US"/>
          </w:rPr>
          <w:delText xml:space="preserve">(and vice versa for the included). </w:delText>
        </w:r>
      </w:del>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suggests that a moderator decreases negative feelings in the ostracism conditions, but makes these feelings worse in the inclusion conditions. Substantively, this suggests that what makes the bad feel good, makes the good feel bad.</w:t>
      </w:r>
    </w:p>
    <w:p w14:paraId="12C9AE10" w14:textId="16724B3F" w:rsidR="00E721D3" w:rsidRDefault="00E721D3" w:rsidP="00C16978">
      <w:pPr>
        <w:spacing w:after="0" w:line="480" w:lineRule="auto"/>
        <w:ind w:firstLine="708"/>
        <w:rPr>
          <w:rFonts w:ascii="Times New Roman" w:hAnsi="Times New Roman" w:cs="Times New Roman"/>
          <w:sz w:val="24"/>
          <w:szCs w:val="24"/>
          <w:lang w:val="en-US"/>
        </w:rPr>
      </w:pPr>
      <w:ins w:id="227" w:author="Chris Hartgerink" w:date="2014-02-03T18:48:00Z">
        <w:r>
          <w:rPr>
            <w:rFonts w:ascii="Times New Roman" w:hAnsi="Times New Roman" w:cs="Times New Roman"/>
            <w:sz w:val="24"/>
            <w:szCs w:val="24"/>
            <w:lang w:val="en-US"/>
          </w:rPr>
          <w:t>For example, if we apply the findings to the factors</w:t>
        </w:r>
      </w:ins>
      <w:ins w:id="228" w:author="Chris Hartgerink" w:date="2014-02-03T18:49:00Z">
        <w:r>
          <w:rPr>
            <w:rFonts w:ascii="Times New Roman" w:hAnsi="Times New Roman" w:cs="Times New Roman"/>
            <w:sz w:val="24"/>
            <w:szCs w:val="24"/>
            <w:lang w:val="en-US"/>
          </w:rPr>
          <w:t xml:space="preserve"> </w:t>
        </w:r>
      </w:ins>
      <w:ins w:id="229" w:author="Chris Hartgerink" w:date="2014-02-03T18:48:00Z">
        <w:r>
          <w:rPr>
            <w:rFonts w:ascii="Times New Roman" w:hAnsi="Times New Roman" w:cs="Times New Roman"/>
            <w:sz w:val="24"/>
            <w:szCs w:val="24"/>
            <w:lang w:val="en-US"/>
          </w:rPr>
          <w:t xml:space="preserve">ostracism (ostracized vs. included) and group status (outgroup vs. ingroup), the relative between-subjects effect of ostracism, compared to inclusion, is similar for both being ostracized by the outgroup </w:t>
        </w:r>
        <w:r w:rsidRPr="00243F20">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ingroup, on the dependent measure need for control. However, those ostracized by the outgroup, outscore those ostracized by the ingroup (and vice versa for the included).</w:t>
        </w:r>
      </w:ins>
    </w:p>
    <w:p w14:paraId="4C33C1B2" w14:textId="29682069" w:rsidR="00F2747E" w:rsidRPr="008634A5" w:rsidRDefault="007B2FE5" w:rsidP="00C16978">
      <w:pPr>
        <w:spacing w:after="0" w:line="480" w:lineRule="auto"/>
        <w:ind w:firstLine="708"/>
        <w:rPr>
          <w:rFonts w:ascii="Times New Roman" w:hAnsi="Times New Roman" w:cs="Times New Roman"/>
          <w:sz w:val="24"/>
          <w:szCs w:val="24"/>
          <w:lang w:val="en-US"/>
        </w:rPr>
      </w:pPr>
      <w:ins w:id="230" w:author="Ilja van Beest" w:date="2014-01-28T11:25:00Z">
        <w:r>
          <w:rPr>
            <w:rFonts w:ascii="Times New Roman" w:hAnsi="Times New Roman" w:cs="Times New Roman"/>
            <w:sz w:val="24"/>
            <w:szCs w:val="24"/>
            <w:lang w:val="en-US"/>
          </w:rPr>
          <w:t xml:space="preserve">The exploratory analyses focused </w:t>
        </w:r>
      </w:ins>
      <w:ins w:id="231" w:author="Chris Hartgerink" w:date="2014-02-03T18:49:00Z">
        <w:r w:rsidR="00E721D3">
          <w:rPr>
            <w:rFonts w:ascii="Times New Roman" w:hAnsi="Times New Roman" w:cs="Times New Roman"/>
            <w:sz w:val="24"/>
            <w:szCs w:val="24"/>
            <w:lang w:val="en-US"/>
          </w:rPr>
          <w:t xml:space="preserve">on </w:t>
        </w:r>
      </w:ins>
      <w:ins w:id="232" w:author="Chris Hartgerink" w:date="2014-02-03T18:52:00Z">
        <w:r w:rsidR="0046621F">
          <w:rPr>
            <w:rFonts w:ascii="Times New Roman" w:hAnsi="Times New Roman" w:cs="Times New Roman"/>
            <w:sz w:val="24"/>
            <w:szCs w:val="24"/>
            <w:lang w:val="en-US"/>
          </w:rPr>
          <w:t xml:space="preserve">how the experimental procedure and sample </w:t>
        </w:r>
      </w:ins>
      <w:ins w:id="233" w:author="Chris Hartgerink" w:date="2014-02-03T18:53:00Z">
        <w:r w:rsidR="0046621F">
          <w:rPr>
            <w:rFonts w:ascii="Times New Roman" w:hAnsi="Times New Roman" w:cs="Times New Roman"/>
            <w:sz w:val="24"/>
            <w:szCs w:val="24"/>
            <w:lang w:val="en-US"/>
          </w:rPr>
          <w:t xml:space="preserve">composition influenced effect sizes. We inspected whether </w:t>
        </w:r>
      </w:ins>
      <w:ins w:id="234" w:author="Chris Hartgerink" w:date="2014-02-03T18:54:00Z">
        <w:r w:rsidR="0046621F">
          <w:rPr>
            <w:rFonts w:ascii="Times New Roman" w:hAnsi="Times New Roman" w:cs="Times New Roman"/>
            <w:sz w:val="24"/>
            <w:szCs w:val="24"/>
            <w:lang w:val="en-US"/>
          </w:rPr>
          <w:t xml:space="preserve">(1)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w:t>
        </w:r>
        <w:r w:rsidR="0046621F">
          <w:rPr>
            <w:rStyle w:val="CommentReference"/>
            <w:rFonts w:ascii="Times New Roman" w:hAnsi="Times New Roman" w:cs="Times New Roman"/>
            <w:sz w:val="24"/>
            <w:szCs w:val="24"/>
            <w:lang w:val="en-US"/>
          </w:rPr>
          <w:lastRenderedPageBreak/>
          <w:t xml:space="preserve">ostracism, and (6) type of needs scale predicted the estimated average effect. These analyses revealed that no </w:t>
        </w:r>
      </w:ins>
      <w:ins w:id="235" w:author="Chris Hartgerink" w:date="2014-02-03T18:55:00Z">
        <w:r w:rsidR="0046621F">
          <w:rPr>
            <w:rStyle w:val="CommentReference"/>
            <w:rFonts w:ascii="Times New Roman" w:hAnsi="Times New Roman" w:cs="Times New Roman"/>
            <w:sz w:val="24"/>
            <w:szCs w:val="24"/>
            <w:lang w:val="en-US"/>
          </w:rPr>
          <w:t xml:space="preserve">procedural variations proved to be influential. Similarly, sample composition did not reveal to be influential (see Table 3). </w:t>
        </w:r>
      </w:ins>
      <w:ins w:id="236" w:author="Chris Hartgerink" w:date="2014-02-03T18:58:00Z">
        <w:r w:rsidR="0046621F">
          <w:rPr>
            <w:rFonts w:ascii="Times New Roman" w:hAnsi="Times New Roman" w:cs="Times New Roman"/>
            <w:sz w:val="24"/>
            <w:szCs w:val="24"/>
            <w:lang w:val="en-US"/>
          </w:rPr>
          <w:t xml:space="preserve">We note that our failure of finding a predictive effect of gender composition runs counter the findings of Hawes et al. (2012). </w:t>
        </w:r>
      </w:ins>
      <w:ins w:id="237" w:author="Chris Hartgerink" w:date="2014-02-03T18:55:00Z">
        <w:r w:rsidR="0046621F">
          <w:rPr>
            <w:rStyle w:val="CommentReference"/>
            <w:rFonts w:ascii="Times New Roman" w:hAnsi="Times New Roman" w:cs="Times New Roman"/>
            <w:sz w:val="24"/>
            <w:szCs w:val="24"/>
            <w:lang w:val="en-US"/>
          </w:rPr>
          <w:t xml:space="preserve">In other words, results indicated that the ostracism effect is the same, regardless of </w:t>
        </w:r>
      </w:ins>
      <w:ins w:id="238" w:author="Chris Hartgerink" w:date="2014-02-03T18:56:00Z">
        <w:r w:rsidR="0046621F">
          <w:rPr>
            <w:rStyle w:val="CommentReference"/>
            <w:rFonts w:ascii="Times New Roman" w:hAnsi="Times New Roman" w:cs="Times New Roman"/>
            <w:sz w:val="24"/>
            <w:szCs w:val="24"/>
            <w:lang w:val="en-US"/>
          </w:rPr>
          <w:t>experimental variations.</w:t>
        </w:r>
      </w:ins>
      <w:ins w:id="239" w:author="Ilja van Beest" w:date="2014-01-28T11:25:00Z">
        <w:del w:id="240" w:author="Chris Hartgerink" w:date="2014-02-03T18:49:00Z">
          <w:r w:rsidDel="00E721D3">
            <w:rPr>
              <w:rFonts w:ascii="Times New Roman" w:hAnsi="Times New Roman" w:cs="Times New Roman"/>
              <w:sz w:val="24"/>
              <w:szCs w:val="24"/>
              <w:lang w:val="en-US"/>
            </w:rPr>
            <w:delText>on….</w:delText>
          </w:r>
        </w:del>
        <w:del w:id="241" w:author="Chris Hartgerink" w:date="2014-02-03T18:54:00Z">
          <w:r w:rsidDel="0046621F">
            <w:rPr>
              <w:rFonts w:ascii="Times New Roman" w:hAnsi="Times New Roman" w:cs="Times New Roman"/>
              <w:sz w:val="24"/>
              <w:szCs w:val="24"/>
              <w:lang w:val="en-US"/>
            </w:rPr>
            <w:delText xml:space="preserve"> These analyses revealed … </w:delText>
          </w:r>
        </w:del>
      </w:ins>
      <w:del w:id="242" w:author="Chris Hartgerink" w:date="2014-02-03T18:58:00Z">
        <w:r w:rsidR="00731737" w:rsidDel="0046621F">
          <w:rPr>
            <w:rFonts w:ascii="Times New Roman" w:hAnsi="Times New Roman" w:cs="Times New Roman"/>
            <w:sz w:val="24"/>
            <w:szCs w:val="24"/>
            <w:lang w:val="en-US"/>
          </w:rPr>
          <w:delText xml:space="preserve">We </w:delText>
        </w:r>
      </w:del>
      <w:del w:id="243" w:author="Chris Hartgerink" w:date="2014-02-03T18:57:00Z">
        <w:r w:rsidR="00731737" w:rsidDel="0046621F">
          <w:rPr>
            <w:rFonts w:ascii="Times New Roman" w:hAnsi="Times New Roman" w:cs="Times New Roman"/>
            <w:sz w:val="24"/>
            <w:szCs w:val="24"/>
            <w:lang w:val="en-US"/>
          </w:rPr>
          <w:delText>also ran exploratory analyses to study</w:delText>
        </w:r>
        <w:r w:rsidR="00731737" w:rsidRPr="00F70F0A" w:rsidDel="0046621F">
          <w:rPr>
            <w:rFonts w:ascii="Times New Roman" w:hAnsi="Times New Roman" w:cs="Times New Roman"/>
            <w:sz w:val="24"/>
            <w:szCs w:val="24"/>
            <w:lang w:val="en-US"/>
          </w:rPr>
          <w:delText xml:space="preserve"> whether the make-up of a study </w:delText>
        </w:r>
        <w:r w:rsidR="00F2747E" w:rsidDel="0046621F">
          <w:rPr>
            <w:rFonts w:ascii="Times New Roman" w:hAnsi="Times New Roman" w:cs="Times New Roman"/>
            <w:sz w:val="24"/>
            <w:szCs w:val="24"/>
            <w:lang w:val="en-US"/>
          </w:rPr>
          <w:delText xml:space="preserve">predicted study-level </w:delText>
        </w:r>
        <w:r w:rsidR="00731737" w:rsidRPr="00F70F0A" w:rsidDel="0046621F">
          <w:rPr>
            <w:rFonts w:ascii="Times New Roman" w:hAnsi="Times New Roman" w:cs="Times New Roman"/>
            <w:sz w:val="24"/>
            <w:szCs w:val="24"/>
            <w:lang w:val="en-US"/>
          </w:rPr>
          <w:delText>effect sizes. The analyses showed that this was the case</w:delText>
        </w:r>
        <w:r w:rsidR="00153A5A" w:rsidDel="0046621F">
          <w:rPr>
            <w:rFonts w:ascii="Times New Roman" w:hAnsi="Times New Roman" w:cs="Times New Roman"/>
            <w:sz w:val="24"/>
            <w:szCs w:val="24"/>
            <w:lang w:val="en-US"/>
          </w:rPr>
          <w:delText xml:space="preserve"> neither</w:delText>
        </w:r>
        <w:r w:rsidR="00731737" w:rsidRPr="00F70F0A" w:rsidDel="0046621F">
          <w:rPr>
            <w:rFonts w:ascii="Times New Roman" w:hAnsi="Times New Roman" w:cs="Times New Roman"/>
            <w:sz w:val="24"/>
            <w:szCs w:val="24"/>
            <w:lang w:val="en-US"/>
          </w:rPr>
          <w:delText xml:space="preserve"> for mean age of the participants, </w:delText>
        </w:r>
        <w:r w:rsidR="00153A5A" w:rsidDel="0046621F">
          <w:rPr>
            <w:rFonts w:ascii="Times New Roman" w:hAnsi="Times New Roman" w:cs="Times New Roman"/>
            <w:sz w:val="24"/>
            <w:szCs w:val="24"/>
            <w:lang w:val="en-US"/>
          </w:rPr>
          <w:delText>nor</w:delText>
        </w:r>
        <w:r w:rsidR="00153A5A" w:rsidRPr="00F70F0A" w:rsidDel="0046621F">
          <w:rPr>
            <w:rFonts w:ascii="Times New Roman" w:hAnsi="Times New Roman" w:cs="Times New Roman"/>
            <w:sz w:val="24"/>
            <w:szCs w:val="24"/>
            <w:lang w:val="en-US"/>
          </w:rPr>
          <w:delText xml:space="preserve"> </w:delText>
        </w:r>
        <w:r w:rsidR="00731737" w:rsidRPr="00F70F0A" w:rsidDel="0046621F">
          <w:rPr>
            <w:rFonts w:ascii="Times New Roman" w:hAnsi="Times New Roman" w:cs="Times New Roman"/>
            <w:sz w:val="24"/>
            <w:szCs w:val="24"/>
            <w:lang w:val="en-US"/>
          </w:rPr>
          <w:delText xml:space="preserve">the </w:delText>
        </w:r>
        <w:r w:rsidR="00731737" w:rsidDel="0046621F">
          <w:rPr>
            <w:rFonts w:ascii="Times New Roman" w:hAnsi="Times New Roman" w:cs="Times New Roman"/>
            <w:sz w:val="24"/>
            <w:szCs w:val="24"/>
            <w:lang w:val="en-US"/>
          </w:rPr>
          <w:delText>setup</w:delText>
        </w:r>
        <w:r w:rsidR="00731737" w:rsidRPr="00F70F0A" w:rsidDel="0046621F">
          <w:rPr>
            <w:rFonts w:ascii="Times New Roman" w:hAnsi="Times New Roman" w:cs="Times New Roman"/>
            <w:sz w:val="24"/>
            <w:szCs w:val="24"/>
            <w:lang w:val="en-US"/>
          </w:rPr>
          <w:delText xml:space="preserve"> of the Cyberball manipulation</w:delText>
        </w:r>
        <w:r w:rsidR="00153A5A" w:rsidDel="0046621F">
          <w:rPr>
            <w:rFonts w:ascii="Times New Roman" w:hAnsi="Times New Roman" w:cs="Times New Roman"/>
            <w:sz w:val="24"/>
            <w:szCs w:val="24"/>
            <w:lang w:val="en-US"/>
          </w:rPr>
          <w:delText xml:space="preserve">. </w:delText>
        </w:r>
        <w:r w:rsidR="00E57305" w:rsidDel="0046621F">
          <w:rPr>
            <w:rFonts w:ascii="Times New Roman" w:hAnsi="Times New Roman" w:cs="Times New Roman"/>
            <w:sz w:val="24"/>
            <w:szCs w:val="24"/>
            <w:lang w:val="en-US"/>
          </w:rPr>
          <w:delText>Additionally</w:delText>
        </w:r>
        <w:r w:rsidR="009E406E" w:rsidDel="0046621F">
          <w:rPr>
            <w:rFonts w:ascii="Times New Roman" w:hAnsi="Times New Roman" w:cs="Times New Roman"/>
            <w:sz w:val="24"/>
            <w:szCs w:val="24"/>
            <w:lang w:val="en-US"/>
          </w:rPr>
          <w:delText xml:space="preserve">, the gender distribution in the sample did not </w:delText>
        </w:r>
        <w:r w:rsidR="00E57305" w:rsidDel="0046621F">
          <w:rPr>
            <w:rFonts w:ascii="Times New Roman" w:hAnsi="Times New Roman" w:cs="Times New Roman"/>
            <w:sz w:val="24"/>
            <w:szCs w:val="24"/>
            <w:lang w:val="en-US"/>
          </w:rPr>
          <w:delText xml:space="preserve">influence the effect size found, counter to what has been hypothesized before </w:delText>
        </w:r>
        <w:r w:rsidR="00E57305" w:rsidRPr="008634A5" w:rsidDel="0046621F">
          <w:rPr>
            <w:rFonts w:ascii="Times New Roman" w:hAnsi="Times New Roman" w:cs="Times New Roman"/>
            <w:noProof/>
            <w:sz w:val="24"/>
            <w:szCs w:val="24"/>
            <w:lang w:val="en-US"/>
          </w:rPr>
          <w:delText>(</w:delText>
        </w:r>
        <w:r w:rsidR="00E57305" w:rsidDel="0046621F">
          <w:rPr>
            <w:rFonts w:ascii="Times New Roman" w:hAnsi="Times New Roman" w:cs="Times New Roman"/>
            <w:noProof/>
            <w:sz w:val="24"/>
            <w:szCs w:val="24"/>
            <w:lang w:val="en-US"/>
          </w:rPr>
          <w:delText xml:space="preserve">e.g., </w:delText>
        </w:r>
        <w:r w:rsidR="00E57305" w:rsidRPr="008634A5" w:rsidDel="0046621F">
          <w:rPr>
            <w:rFonts w:ascii="Times New Roman" w:hAnsi="Times New Roman" w:cs="Times New Roman"/>
            <w:noProof/>
            <w:sz w:val="24"/>
            <w:szCs w:val="24"/>
            <w:lang w:val="en-US"/>
          </w:rPr>
          <w:delText>Hawes et al., 2012)</w:delText>
        </w:r>
        <w:r w:rsidR="00E57305" w:rsidDel="0046621F">
          <w:rPr>
            <w:rFonts w:ascii="Times New Roman" w:hAnsi="Times New Roman" w:cs="Times New Roman"/>
            <w:sz w:val="24"/>
            <w:szCs w:val="24"/>
            <w:lang w:val="en-US"/>
          </w:rPr>
          <w:delText>.</w:delText>
        </w:r>
        <w:r w:rsidR="00F2747E" w:rsidDel="0046621F">
          <w:rPr>
            <w:rFonts w:ascii="Times New Roman" w:hAnsi="Times New Roman" w:cs="Times New Roman"/>
            <w:sz w:val="24"/>
            <w:szCs w:val="24"/>
            <w:lang w:val="en-US"/>
          </w:rPr>
          <w:delText xml:space="preserve"> </w:delText>
        </w:r>
      </w:del>
    </w:p>
    <w:p w14:paraId="789AA466" w14:textId="77777777"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5FA1DBFB" w14:textId="744D7F24" w:rsidR="00E76D2C" w:rsidRDefault="004C2069" w:rsidP="004C2069">
      <w:pPr>
        <w:spacing w:after="0" w:line="480" w:lineRule="auto"/>
        <w:ind w:firstLine="708"/>
        <w:rPr>
          <w:ins w:id="244" w:author="I. van Beest" w:date="2014-01-29T16:33:00Z"/>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meta-analyses</w:t>
      </w:r>
      <w:r w:rsidR="00E57305">
        <w:rPr>
          <w:rFonts w:ascii="Times New Roman" w:hAnsi="Times New Roman" w:cs="Times New Roman"/>
          <w:sz w:val="24"/>
          <w:szCs w:val="24"/>
          <w:lang w:val="en-US"/>
        </w:rPr>
        <w:t xml:space="preserve"> </w:t>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F8120FF" w14:textId="3719E98E" w:rsidR="00A331BA" w:rsidDel="00475D1F" w:rsidRDefault="00A331BA">
      <w:pPr>
        <w:spacing w:after="0" w:line="480" w:lineRule="auto"/>
        <w:rPr>
          <w:ins w:id="245" w:author="I. van Beest" w:date="2014-01-29T16:33:00Z"/>
          <w:del w:id="246" w:author="Chris Hartgerink" w:date="2014-02-03T19:06:00Z"/>
          <w:rFonts w:ascii="Times New Roman" w:hAnsi="Times New Roman" w:cs="Times New Roman"/>
          <w:sz w:val="24"/>
          <w:szCs w:val="24"/>
          <w:lang w:val="en-US"/>
        </w:rPr>
        <w:pPrChange w:id="247" w:author="Chris Hartgerink" w:date="2014-02-03T19:06:00Z">
          <w:pPr>
            <w:spacing w:after="0" w:line="480" w:lineRule="auto"/>
            <w:ind w:firstLine="708"/>
          </w:pPr>
        </w:pPrChange>
      </w:pPr>
    </w:p>
    <w:p w14:paraId="77DBB74B" w14:textId="7821C5AC" w:rsidR="00A331BA" w:rsidDel="00475D1F" w:rsidRDefault="00A331BA" w:rsidP="004C2069">
      <w:pPr>
        <w:spacing w:after="0" w:line="480" w:lineRule="auto"/>
        <w:ind w:firstLine="708"/>
        <w:rPr>
          <w:ins w:id="248" w:author="I. van Beest" w:date="2014-01-29T16:33:00Z"/>
          <w:del w:id="249" w:author="Chris Hartgerink" w:date="2014-02-03T19:06:00Z"/>
          <w:rFonts w:ascii="Times New Roman" w:hAnsi="Times New Roman" w:cs="Times New Roman"/>
          <w:sz w:val="24"/>
          <w:szCs w:val="24"/>
          <w:lang w:val="en-US"/>
        </w:rPr>
      </w:pPr>
    </w:p>
    <w:p w14:paraId="43139E39" w14:textId="58B64B20" w:rsidR="00A331BA" w:rsidDel="00475D1F" w:rsidRDefault="00A331BA" w:rsidP="004C2069">
      <w:pPr>
        <w:spacing w:after="0" w:line="480" w:lineRule="auto"/>
        <w:ind w:firstLine="708"/>
        <w:rPr>
          <w:ins w:id="250" w:author="I. van Beest" w:date="2014-01-29T16:33:00Z"/>
          <w:del w:id="251" w:author="Chris Hartgerink" w:date="2014-02-03T19:06:00Z"/>
          <w:rFonts w:ascii="Times New Roman" w:hAnsi="Times New Roman" w:cs="Times New Roman"/>
          <w:sz w:val="24"/>
          <w:szCs w:val="24"/>
          <w:lang w:val="en-US"/>
        </w:rPr>
      </w:pPr>
      <w:ins w:id="252" w:author="I. van Beest" w:date="2014-01-29T16:33:00Z">
        <w:del w:id="253" w:author="Chris Hartgerink" w:date="2014-02-03T19:06:00Z">
          <w:r w:rsidDel="00475D1F">
            <w:rPr>
              <w:rFonts w:ascii="Times New Roman" w:hAnsi="Times New Roman" w:cs="Times New Roman"/>
              <w:sz w:val="24"/>
              <w:szCs w:val="24"/>
              <w:lang w:val="en-US"/>
            </w:rPr>
            <w:delText xml:space="preserve">Hi Kip, this would be an excellent moment to share your magic….here .. explain that experiments say one thing and that meta does the </w:delText>
          </w:r>
        </w:del>
      </w:ins>
      <w:ins w:id="254" w:author="I. van Beest" w:date="2014-01-29T16:34:00Z">
        <w:del w:id="255" w:author="Chris Hartgerink" w:date="2014-02-03T19:06:00Z">
          <w:r w:rsidDel="00475D1F">
            <w:rPr>
              <w:rFonts w:ascii="Times New Roman" w:hAnsi="Times New Roman" w:cs="Times New Roman"/>
              <w:sz w:val="24"/>
              <w:szCs w:val="24"/>
              <w:lang w:val="en-US"/>
            </w:rPr>
            <w:delText>other</w:delText>
          </w:r>
        </w:del>
      </w:ins>
      <w:ins w:id="256" w:author="I. van Beest" w:date="2014-01-29T16:33:00Z">
        <w:del w:id="257" w:author="Chris Hartgerink" w:date="2014-02-03T19:06:00Z">
          <w:r w:rsidDel="00475D1F">
            <w:rPr>
              <w:rFonts w:ascii="Times New Roman" w:hAnsi="Times New Roman" w:cs="Times New Roman"/>
              <w:sz w:val="24"/>
              <w:szCs w:val="24"/>
              <w:lang w:val="en-US"/>
            </w:rPr>
            <w:delText>.</w:delText>
          </w:r>
        </w:del>
      </w:ins>
      <w:ins w:id="258" w:author="I. van Beest" w:date="2014-01-29T16:34:00Z">
        <w:del w:id="259" w:author="Chris Hartgerink" w:date="2014-02-03T19:06:00Z">
          <w:r w:rsidDel="00475D1F">
            <w:rPr>
              <w:rFonts w:ascii="Times New Roman" w:hAnsi="Times New Roman" w:cs="Times New Roman"/>
              <w:sz w:val="24"/>
              <w:szCs w:val="24"/>
              <w:lang w:val="en-US"/>
            </w:rPr>
            <w:delText xml:space="preserve"> And a call for further experimentation. </w:delText>
          </w:r>
        </w:del>
      </w:ins>
    </w:p>
    <w:p w14:paraId="552F6C64" w14:textId="645E7F1B" w:rsidR="0001299C" w:rsidRDefault="0001299C" w:rsidP="004C2069">
      <w:pPr>
        <w:spacing w:after="0" w:line="480" w:lineRule="auto"/>
        <w:ind w:firstLine="708"/>
        <w:rPr>
          <w:ins w:id="260" w:author="Kipling Williams" w:date="2014-01-30T09:08:00Z"/>
          <w:rFonts w:ascii="Times New Roman" w:hAnsi="Times New Roman" w:cs="Times New Roman"/>
          <w:sz w:val="24"/>
          <w:szCs w:val="24"/>
          <w:lang w:val="en-US"/>
        </w:rPr>
      </w:pPr>
      <w:ins w:id="261" w:author="Kipling Williams" w:date="2014-01-30T09:13:00Z">
        <w:r w:rsidRPr="0001299C">
          <w:rPr>
            <w:rFonts w:ascii="Times New Roman" w:hAnsi="Times New Roman" w:cs="Times New Roman"/>
            <w:b/>
            <w:sz w:val="24"/>
            <w:szCs w:val="24"/>
            <w:lang w:val="en-US"/>
            <w:rPrChange w:id="262" w:author="Kipling Williams" w:date="2014-01-30T09:13:00Z">
              <w:rPr>
                <w:rFonts w:ascii="Times New Roman" w:hAnsi="Times New Roman" w:cs="Times New Roman"/>
                <w:sz w:val="24"/>
                <w:szCs w:val="24"/>
                <w:lang w:val="en-US"/>
              </w:rPr>
            </w:rPrChange>
          </w:rPr>
          <w:t>Williams’s Model of Ostracism: Supported or Not?</w:t>
        </w:r>
        <w:r>
          <w:rPr>
            <w:rFonts w:ascii="Times New Roman" w:hAnsi="Times New Roman" w:cs="Times New Roman"/>
            <w:b/>
            <w:sz w:val="24"/>
            <w:szCs w:val="24"/>
            <w:lang w:val="en-US"/>
          </w:rPr>
          <w:t xml:space="preserve"> </w:t>
        </w:r>
      </w:ins>
      <w:ins w:id="263" w:author="Kipling Williams" w:date="2014-01-29T12:43:00Z">
        <w:r w:rsidR="006C124A">
          <w:rPr>
            <w:rFonts w:ascii="Times New Roman" w:hAnsi="Times New Roman" w:cs="Times New Roman"/>
            <w:sz w:val="24"/>
            <w:szCs w:val="24"/>
            <w:lang w:val="en-US"/>
          </w:rPr>
          <w:t>Regarding the test of Williams</w:t>
        </w:r>
      </w:ins>
      <w:ins w:id="264" w:author="Kipling Williams" w:date="2014-01-29T12:44:00Z">
        <w:r w:rsidR="006C124A">
          <w:rPr>
            <w:rFonts w:ascii="Times New Roman" w:hAnsi="Times New Roman" w:cs="Times New Roman"/>
            <w:sz w:val="24"/>
            <w:szCs w:val="24"/>
            <w:lang w:val="en-US"/>
          </w:rPr>
          <w:t xml:space="preserve">’s model, there are </w:t>
        </w:r>
      </w:ins>
      <w:ins w:id="265" w:author="Kipling Williams" w:date="2014-01-29T12:56:00Z">
        <w:r w:rsidR="006C124A">
          <w:rPr>
            <w:rFonts w:ascii="Times New Roman" w:hAnsi="Times New Roman" w:cs="Times New Roman"/>
            <w:sz w:val="24"/>
            <w:szCs w:val="24"/>
            <w:lang w:val="en-US"/>
          </w:rPr>
          <w:t>a few important</w:t>
        </w:r>
      </w:ins>
      <w:ins w:id="266" w:author="Kipling Williams" w:date="2014-01-29T12:44:00Z">
        <w:r w:rsidR="006C124A">
          <w:rPr>
            <w:rFonts w:ascii="Times New Roman" w:hAnsi="Times New Roman" w:cs="Times New Roman"/>
            <w:sz w:val="24"/>
            <w:szCs w:val="24"/>
            <w:lang w:val="en-US"/>
          </w:rPr>
          <w:t xml:space="preserve"> </w:t>
        </w:r>
      </w:ins>
      <w:ins w:id="267" w:author="Kipling Williams" w:date="2014-01-30T09:03:00Z">
        <w:r>
          <w:rPr>
            <w:rFonts w:ascii="Times New Roman" w:hAnsi="Times New Roman" w:cs="Times New Roman"/>
            <w:sz w:val="24"/>
            <w:szCs w:val="24"/>
            <w:lang w:val="en-US"/>
          </w:rPr>
          <w:t xml:space="preserve">observations and </w:t>
        </w:r>
      </w:ins>
      <w:ins w:id="268" w:author="Kipling Williams" w:date="2014-01-29T12:44:00Z">
        <w:r w:rsidR="006C124A">
          <w:rPr>
            <w:rFonts w:ascii="Times New Roman" w:hAnsi="Times New Roman" w:cs="Times New Roman"/>
            <w:sz w:val="24"/>
            <w:szCs w:val="24"/>
            <w:lang w:val="en-US"/>
          </w:rPr>
          <w:t xml:space="preserve">limitations. First, </w:t>
        </w:r>
      </w:ins>
      <w:ins w:id="269" w:author="Kipling Williams" w:date="2014-01-30T09:02:00Z">
        <w:r>
          <w:rPr>
            <w:rFonts w:ascii="Times New Roman" w:hAnsi="Times New Roman" w:cs="Times New Roman"/>
            <w:sz w:val="24"/>
            <w:szCs w:val="24"/>
            <w:lang w:val="en-US"/>
          </w:rPr>
          <w:t xml:space="preserve">Williams proposes fundamental need threat as a result of even a brief episode of ostracism. This was supported by the meta-analysis. </w:t>
        </w:r>
      </w:ins>
      <w:ins w:id="270" w:author="Kipling Williams" w:date="2014-01-30T09:04:00Z">
        <w:r>
          <w:rPr>
            <w:rFonts w:ascii="Times New Roman" w:hAnsi="Times New Roman" w:cs="Times New Roman"/>
            <w:sz w:val="24"/>
            <w:szCs w:val="24"/>
            <w:lang w:val="en-US"/>
          </w:rPr>
          <w:t>The model asserts that n</w:t>
        </w:r>
      </w:ins>
      <w:ins w:id="271" w:author="Kipling Williams" w:date="2014-01-30T09:03:00Z">
        <w:r>
          <w:rPr>
            <w:rFonts w:ascii="Times New Roman" w:hAnsi="Times New Roman" w:cs="Times New Roman"/>
            <w:sz w:val="24"/>
            <w:szCs w:val="24"/>
            <w:lang w:val="en-US"/>
          </w:rPr>
          <w:t>egative</w:t>
        </w:r>
      </w:ins>
      <w:ins w:id="272" w:author="Kipling Williams" w:date="2014-01-30T09:02:00Z">
        <w:r>
          <w:rPr>
            <w:rFonts w:ascii="Times New Roman" w:hAnsi="Times New Roman" w:cs="Times New Roman"/>
            <w:sz w:val="24"/>
            <w:szCs w:val="24"/>
            <w:lang w:val="en-US"/>
          </w:rPr>
          <w:t xml:space="preserve"> emotional reactions are also induced by ostracism; this was </w:t>
        </w:r>
      </w:ins>
      <w:ins w:id="273" w:author="Kipling Williams" w:date="2014-01-30T09:04:00Z">
        <w:r>
          <w:rPr>
            <w:rFonts w:ascii="Times New Roman" w:hAnsi="Times New Roman" w:cs="Times New Roman"/>
            <w:sz w:val="24"/>
            <w:szCs w:val="24"/>
            <w:lang w:val="en-US"/>
          </w:rPr>
          <w:t xml:space="preserve">also </w:t>
        </w:r>
      </w:ins>
      <w:ins w:id="274" w:author="Kipling Williams" w:date="2014-01-30T09:02:00Z">
        <w:r>
          <w:rPr>
            <w:rFonts w:ascii="Times New Roman" w:hAnsi="Times New Roman" w:cs="Times New Roman"/>
            <w:sz w:val="24"/>
            <w:szCs w:val="24"/>
            <w:lang w:val="en-US"/>
          </w:rPr>
          <w:t xml:space="preserve">supported. </w:t>
        </w:r>
      </w:ins>
      <w:ins w:id="275" w:author="Kipling Williams" w:date="2014-01-30T09:04:00Z">
        <w:del w:id="276" w:author="Chris Hartgerink" w:date="2014-02-03T19:44:00Z">
          <w:r w:rsidDel="0045115D">
            <w:rPr>
              <w:rFonts w:ascii="Times New Roman" w:hAnsi="Times New Roman" w:cs="Times New Roman"/>
              <w:sz w:val="24"/>
              <w:szCs w:val="24"/>
              <w:lang w:val="en-US"/>
            </w:rPr>
            <w:delText xml:space="preserve">The proposition that the initial reaction to ostracism is pain is difficult to assess with the criterion of inclusion in this meta-analysis. </w:delText>
          </w:r>
        </w:del>
      </w:ins>
      <w:ins w:id="277" w:author="Kipling Williams" w:date="2014-01-30T09:05:00Z">
        <w:del w:id="278" w:author="Chris Hartgerink" w:date="2014-02-03T19:44:00Z">
          <w:r w:rsidDel="0045115D">
            <w:rPr>
              <w:rFonts w:ascii="Times New Roman" w:hAnsi="Times New Roman" w:cs="Times New Roman"/>
              <w:sz w:val="24"/>
              <w:szCs w:val="24"/>
              <w:lang w:val="en-US"/>
            </w:rPr>
            <w:delText xml:space="preserve">The most convincing evidence of ostracism-induced-pain comes from the neuroscience literature, which was not included in this meta-analysis. </w:delText>
          </w:r>
        </w:del>
        <w:r>
          <w:rPr>
            <w:rFonts w:ascii="Times New Roman" w:hAnsi="Times New Roman" w:cs="Times New Roman"/>
            <w:sz w:val="24"/>
            <w:szCs w:val="24"/>
            <w:lang w:val="en-US"/>
          </w:rPr>
          <w:t xml:space="preserve">That moderation is predicted to occur in the reflective stage, when the context and meaning of the ostracism event can be appraised, is also supported by the present meta-analysis. </w:t>
        </w:r>
        <w:commentRangeStart w:id="279"/>
        <w:del w:id="280" w:author="Chris Hartgerink" w:date="2014-02-03T19:45:00Z">
          <w:r w:rsidDel="0045115D">
            <w:rPr>
              <w:rFonts w:ascii="Times New Roman" w:hAnsi="Times New Roman" w:cs="Times New Roman"/>
              <w:sz w:val="24"/>
              <w:szCs w:val="24"/>
              <w:lang w:val="en-US"/>
            </w:rPr>
            <w:delText xml:space="preserve">Both individual differences and situational context are shown to moderate downstream reactions. </w:delText>
          </w:r>
        </w:del>
      </w:ins>
      <w:commentRangeEnd w:id="279"/>
      <w:r w:rsidR="0045115D">
        <w:rPr>
          <w:rStyle w:val="CommentReference"/>
        </w:rPr>
        <w:commentReference w:id="279"/>
      </w:r>
      <w:ins w:id="281" w:author="Kipling Williams" w:date="2014-01-30T09:05:00Z">
        <w:r>
          <w:rPr>
            <w:rFonts w:ascii="Times New Roman" w:hAnsi="Times New Roman" w:cs="Times New Roman"/>
            <w:sz w:val="24"/>
            <w:szCs w:val="24"/>
            <w:lang w:val="en-US"/>
          </w:rPr>
          <w:t>The final stage of Williams</w:t>
        </w:r>
      </w:ins>
      <w:ins w:id="282" w:author="Kipling Williams" w:date="2014-01-30T09:07:00Z">
        <w:r>
          <w:rPr>
            <w:rFonts w:ascii="Times New Roman" w:hAnsi="Times New Roman" w:cs="Times New Roman"/>
            <w:sz w:val="24"/>
            <w:szCs w:val="24"/>
            <w:lang w:val="en-US"/>
          </w:rPr>
          <w:t xml:space="preserve">’s model—resignation—is </w:t>
        </w:r>
        <w:r>
          <w:rPr>
            <w:rFonts w:ascii="Times New Roman" w:hAnsi="Times New Roman" w:cs="Times New Roman"/>
            <w:sz w:val="24"/>
            <w:szCs w:val="24"/>
            <w:lang w:val="en-US"/>
          </w:rPr>
          <w:lastRenderedPageBreak/>
          <w:t>outside the aims of the present meta-analysis, as it requires long</w:t>
        </w:r>
      </w:ins>
      <w:ins w:id="283" w:author="Kipling Williams" w:date="2014-01-30T09:08:00Z">
        <w:r>
          <w:rPr>
            <w:rFonts w:ascii="Times New Roman" w:hAnsi="Times New Roman" w:cs="Times New Roman"/>
            <w:sz w:val="24"/>
            <w:szCs w:val="24"/>
            <w:lang w:val="en-US"/>
          </w:rPr>
          <w:t>-</w:t>
        </w:r>
      </w:ins>
      <w:ins w:id="284" w:author="Kipling Williams" w:date="2014-01-30T09:07:00Z">
        <w:r>
          <w:rPr>
            <w:rFonts w:ascii="Times New Roman" w:hAnsi="Times New Roman" w:cs="Times New Roman"/>
            <w:sz w:val="24"/>
            <w:szCs w:val="24"/>
            <w:lang w:val="en-US"/>
          </w:rPr>
          <w:t xml:space="preserve">term exposure to ostracism. Thus, most </w:t>
        </w:r>
        <w:del w:id="285" w:author="Chris Hartgerink" w:date="2014-02-03T19:45:00Z">
          <w:r w:rsidDel="0045115D">
            <w:rPr>
              <w:rFonts w:ascii="Times New Roman" w:hAnsi="Times New Roman" w:cs="Times New Roman"/>
              <w:sz w:val="24"/>
              <w:szCs w:val="24"/>
              <w:lang w:val="en-US"/>
            </w:rPr>
            <w:delText xml:space="preserve">of </w:delText>
          </w:r>
        </w:del>
        <w:r>
          <w:rPr>
            <w:rFonts w:ascii="Times New Roman" w:hAnsi="Times New Roman" w:cs="Times New Roman"/>
            <w:sz w:val="24"/>
            <w:szCs w:val="24"/>
            <w:lang w:val="en-US"/>
          </w:rPr>
          <w:t>propositions set forth in Williams</w:t>
        </w:r>
      </w:ins>
      <w:ins w:id="286" w:author="Kipling Williams" w:date="2014-01-30T09:08:00Z">
        <w:r>
          <w:rPr>
            <w:rFonts w:ascii="Times New Roman" w:hAnsi="Times New Roman" w:cs="Times New Roman"/>
            <w:sz w:val="24"/>
            <w:szCs w:val="24"/>
            <w:lang w:val="en-US"/>
          </w:rPr>
          <w:t>’s model that can be tested within this meta-analysis</w:t>
        </w:r>
      </w:ins>
      <w:ins w:id="287" w:author="Chris Hartgerink" w:date="2014-02-03T19:45:00Z">
        <w:r w:rsidR="0045115D">
          <w:rPr>
            <w:rFonts w:ascii="Times New Roman" w:hAnsi="Times New Roman" w:cs="Times New Roman"/>
            <w:sz w:val="24"/>
            <w:szCs w:val="24"/>
            <w:lang w:val="en-US"/>
          </w:rPr>
          <w:t>,</w:t>
        </w:r>
      </w:ins>
      <w:ins w:id="288" w:author="Kipling Williams" w:date="2014-01-30T09:08:00Z">
        <w:r>
          <w:rPr>
            <w:rFonts w:ascii="Times New Roman" w:hAnsi="Times New Roman" w:cs="Times New Roman"/>
            <w:sz w:val="24"/>
            <w:szCs w:val="24"/>
            <w:lang w:val="en-US"/>
          </w:rPr>
          <w:t xml:space="preserve"> are supported.</w:t>
        </w:r>
      </w:ins>
    </w:p>
    <w:p w14:paraId="736EF214" w14:textId="6600AFDD" w:rsidR="0001299C" w:rsidRDefault="0001299C" w:rsidP="004C2069">
      <w:pPr>
        <w:spacing w:after="0" w:line="480" w:lineRule="auto"/>
        <w:ind w:firstLine="708"/>
        <w:rPr>
          <w:ins w:id="289" w:author="Kipling Williams" w:date="2014-01-30T09:12:00Z"/>
          <w:rFonts w:ascii="Times New Roman" w:hAnsi="Times New Roman" w:cs="Times New Roman"/>
          <w:sz w:val="24"/>
          <w:szCs w:val="24"/>
          <w:lang w:val="en-US"/>
        </w:rPr>
      </w:pPr>
      <w:ins w:id="290" w:author="Kipling Williams" w:date="2014-01-30T09:08:00Z">
        <w:r>
          <w:rPr>
            <w:rFonts w:ascii="Times New Roman" w:hAnsi="Times New Roman" w:cs="Times New Roman"/>
            <w:sz w:val="24"/>
            <w:szCs w:val="24"/>
            <w:lang w:val="en-US"/>
          </w:rPr>
          <w:t xml:space="preserve">The one </w:t>
        </w:r>
      </w:ins>
      <w:ins w:id="291" w:author="Kipling Williams" w:date="2014-01-30T09:09:00Z">
        <w:r>
          <w:rPr>
            <w:rFonts w:ascii="Times New Roman" w:hAnsi="Times New Roman" w:cs="Times New Roman"/>
            <w:sz w:val="24"/>
            <w:szCs w:val="24"/>
            <w:lang w:val="en-US"/>
          </w:rPr>
          <w:t>proposition that</w:t>
        </w:r>
      </w:ins>
      <w:ins w:id="292" w:author="Kipling Williams" w:date="2014-01-30T09:08:00Z">
        <w:r>
          <w:rPr>
            <w:rFonts w:ascii="Times New Roman" w:hAnsi="Times New Roman" w:cs="Times New Roman"/>
            <w:sz w:val="24"/>
            <w:szCs w:val="24"/>
            <w:lang w:val="en-US"/>
          </w:rPr>
          <w:t xml:space="preserve"> appears to be </w:t>
        </w:r>
      </w:ins>
      <w:ins w:id="293" w:author="Kipling Williams" w:date="2014-01-30T09:09:00Z">
        <w:r>
          <w:rPr>
            <w:rFonts w:ascii="Times New Roman" w:hAnsi="Times New Roman" w:cs="Times New Roman"/>
            <w:sz w:val="24"/>
            <w:szCs w:val="24"/>
            <w:lang w:val="en-US"/>
          </w:rPr>
          <w:t xml:space="preserve">unsupported is the argument that, because reactions to ostracism are functionally adaptive, there is a universal distress reaction to </w:t>
        </w:r>
      </w:ins>
      <w:ins w:id="294" w:author="Kipling Williams" w:date="2014-01-30T09:10:00Z">
        <w:r>
          <w:rPr>
            <w:rFonts w:ascii="Times New Roman" w:hAnsi="Times New Roman" w:cs="Times New Roman"/>
            <w:sz w:val="24"/>
            <w:szCs w:val="24"/>
            <w:lang w:val="en-US"/>
          </w:rPr>
          <w:t xml:space="preserve">the initial onset of </w:t>
        </w:r>
      </w:ins>
      <w:ins w:id="295" w:author="Kipling Williams" w:date="2014-01-30T09:09:00Z">
        <w:r>
          <w:rPr>
            <w:rFonts w:ascii="Times New Roman" w:hAnsi="Times New Roman" w:cs="Times New Roman"/>
            <w:sz w:val="24"/>
            <w:szCs w:val="24"/>
            <w:lang w:val="en-US"/>
          </w:rPr>
          <w:t xml:space="preserve">ostracism </w:t>
        </w:r>
      </w:ins>
      <w:ins w:id="296" w:author="Kipling Williams" w:date="2014-01-30T09:10:00Z">
        <w:r>
          <w:rPr>
            <w:rFonts w:ascii="Times New Roman" w:hAnsi="Times New Roman" w:cs="Times New Roman"/>
            <w:sz w:val="24"/>
            <w:szCs w:val="24"/>
            <w:lang w:val="en-US"/>
          </w:rPr>
          <w:t>that is resistant to moderation.</w:t>
        </w:r>
      </w:ins>
      <w:ins w:id="297" w:author="Kipling Williams" w:date="2014-01-30T09:08:00Z">
        <w:r>
          <w:rPr>
            <w:rFonts w:ascii="Times New Roman" w:hAnsi="Times New Roman" w:cs="Times New Roman"/>
            <w:sz w:val="24"/>
            <w:szCs w:val="24"/>
            <w:lang w:val="en-US"/>
          </w:rPr>
          <w:t xml:space="preserve"> </w:t>
        </w:r>
      </w:ins>
      <w:ins w:id="298" w:author="Kipling Williams" w:date="2014-01-29T12:44:00Z">
        <w:r w:rsidR="006C124A">
          <w:rPr>
            <w:rFonts w:ascii="Times New Roman" w:hAnsi="Times New Roman" w:cs="Times New Roman"/>
            <w:sz w:val="24"/>
            <w:szCs w:val="24"/>
            <w:lang w:val="en-US"/>
          </w:rPr>
          <w:t xml:space="preserve">Williams specifically refers to physiological, online, or immediate retrospective reports to assess reflexive reactions. </w:t>
        </w:r>
      </w:ins>
      <w:ins w:id="299" w:author="Kipling Williams" w:date="2014-01-29T12:45:00Z">
        <w:r w:rsidR="006C124A">
          <w:rPr>
            <w:rFonts w:ascii="Times New Roman" w:hAnsi="Times New Roman" w:cs="Times New Roman"/>
            <w:sz w:val="24"/>
            <w:szCs w:val="24"/>
            <w:lang w:val="en-US"/>
          </w:rPr>
          <w:t>In many instances,</w:t>
        </w:r>
      </w:ins>
      <w:ins w:id="300" w:author="Kipling Williams" w:date="2014-01-29T12:44:00Z">
        <w:r w:rsidR="006C124A">
          <w:rPr>
            <w:rFonts w:ascii="Times New Roman" w:hAnsi="Times New Roman" w:cs="Times New Roman"/>
            <w:sz w:val="24"/>
            <w:szCs w:val="24"/>
            <w:lang w:val="en-US"/>
          </w:rPr>
          <w:t xml:space="preserve"> the </w:t>
        </w:r>
        <w:r w:rsidR="006C124A" w:rsidRPr="006C124A">
          <w:rPr>
            <w:rFonts w:ascii="Times New Roman" w:hAnsi="Times New Roman" w:cs="Times New Roman"/>
            <w:i/>
            <w:sz w:val="24"/>
            <w:szCs w:val="24"/>
            <w:lang w:val="en-US"/>
            <w:rPrChange w:id="301" w:author="Kipling Williams" w:date="2014-01-29T12:45:00Z">
              <w:rPr>
                <w:rFonts w:ascii="Times New Roman" w:hAnsi="Times New Roman" w:cs="Times New Roman"/>
                <w:sz w:val="24"/>
                <w:szCs w:val="24"/>
                <w:lang w:val="en-US"/>
              </w:rPr>
            </w:rPrChange>
          </w:rPr>
          <w:t>first</w:t>
        </w:r>
        <w:r w:rsidR="006C124A">
          <w:rPr>
            <w:rFonts w:ascii="Times New Roman" w:hAnsi="Times New Roman" w:cs="Times New Roman"/>
            <w:sz w:val="24"/>
            <w:szCs w:val="24"/>
            <w:lang w:val="en-US"/>
          </w:rPr>
          <w:t xml:space="preserve"> reaction is not isomorphic with </w:t>
        </w:r>
      </w:ins>
      <w:ins w:id="302" w:author="Kipling Williams" w:date="2014-01-29T12:45:00Z">
        <w:r w:rsidR="006C124A">
          <w:rPr>
            <w:rFonts w:ascii="Times New Roman" w:hAnsi="Times New Roman" w:cs="Times New Roman"/>
            <w:sz w:val="24"/>
            <w:szCs w:val="24"/>
            <w:lang w:val="en-US"/>
          </w:rPr>
          <w:t>reflexive measures. Anything taken after the game, or assessed by wording indicating present state (rather than the participants</w:t>
        </w:r>
      </w:ins>
      <w:ins w:id="303" w:author="Kipling Williams" w:date="2014-01-29T12:46:00Z">
        <w:r w:rsidR="006C124A">
          <w:rPr>
            <w:rFonts w:ascii="Times New Roman" w:hAnsi="Times New Roman" w:cs="Times New Roman"/>
            <w:sz w:val="24"/>
            <w:szCs w:val="24"/>
            <w:lang w:val="en-US"/>
          </w:rPr>
          <w:t xml:space="preserve">’ state during the game), is not assumed to be reflexive, nor predicted to be resistant to moderation. Indeed, </w:t>
        </w:r>
      </w:ins>
      <w:ins w:id="304" w:author="Kipling Williams" w:date="2014-01-29T12:48:00Z">
        <w:r w:rsidR="006C124A">
          <w:rPr>
            <w:rFonts w:ascii="Times New Roman" w:hAnsi="Times New Roman" w:cs="Times New Roman"/>
            <w:sz w:val="24"/>
            <w:szCs w:val="24"/>
            <w:lang w:val="en-US"/>
          </w:rPr>
          <w:t xml:space="preserve">empirical </w:t>
        </w:r>
      </w:ins>
      <w:ins w:id="305" w:author="Kipling Williams" w:date="2014-01-29T12:46:00Z">
        <w:r w:rsidR="006C124A">
          <w:rPr>
            <w:rFonts w:ascii="Times New Roman" w:hAnsi="Times New Roman" w:cs="Times New Roman"/>
            <w:sz w:val="24"/>
            <w:szCs w:val="24"/>
            <w:lang w:val="en-US"/>
          </w:rPr>
          <w:t xml:space="preserve">studies </w:t>
        </w:r>
      </w:ins>
      <w:ins w:id="306" w:author="Kipling Williams" w:date="2014-01-29T12:47:00Z">
        <w:r w:rsidR="006C124A">
          <w:rPr>
            <w:rFonts w:ascii="Times New Roman" w:hAnsi="Times New Roman" w:cs="Times New Roman"/>
            <w:sz w:val="24"/>
            <w:szCs w:val="24"/>
            <w:lang w:val="en-US"/>
          </w:rPr>
          <w:t xml:space="preserve">published by Williams </w:t>
        </w:r>
      </w:ins>
      <w:ins w:id="307" w:author="Kipling Williams" w:date="2014-01-29T12:48:00Z">
        <w:r w:rsidR="006C124A">
          <w:rPr>
            <w:rFonts w:ascii="Times New Roman" w:hAnsi="Times New Roman" w:cs="Times New Roman"/>
            <w:sz w:val="24"/>
            <w:szCs w:val="24"/>
            <w:lang w:val="en-US"/>
          </w:rPr>
          <w:t xml:space="preserve">and his colleagues </w:t>
        </w:r>
      </w:ins>
      <w:ins w:id="308" w:author="Kipling Williams" w:date="2014-01-29T12:47:00Z">
        <w:r w:rsidR="006C124A">
          <w:rPr>
            <w:rFonts w:ascii="Times New Roman" w:hAnsi="Times New Roman" w:cs="Times New Roman"/>
            <w:sz w:val="24"/>
            <w:szCs w:val="24"/>
            <w:lang w:val="en-US"/>
          </w:rPr>
          <w:t>for which</w:t>
        </w:r>
      </w:ins>
      <w:ins w:id="309" w:author="Kipling Williams" w:date="2014-01-29T12:46:00Z">
        <w:r w:rsidR="006C124A">
          <w:rPr>
            <w:rFonts w:ascii="Times New Roman" w:hAnsi="Times New Roman" w:cs="Times New Roman"/>
            <w:sz w:val="24"/>
            <w:szCs w:val="24"/>
            <w:lang w:val="en-US"/>
          </w:rPr>
          <w:t xml:space="preserve"> reflexive </w:t>
        </w:r>
      </w:ins>
      <w:ins w:id="310" w:author="Kipling Williams" w:date="2014-01-29T12:47:00Z">
        <w:r w:rsidR="006C124A">
          <w:rPr>
            <w:rFonts w:ascii="Times New Roman" w:hAnsi="Times New Roman" w:cs="Times New Roman"/>
            <w:sz w:val="24"/>
            <w:szCs w:val="24"/>
            <w:lang w:val="en-US"/>
          </w:rPr>
          <w:t xml:space="preserve">and reflective need satisfaction measures </w:t>
        </w:r>
      </w:ins>
      <w:ins w:id="311" w:author="Kipling Williams" w:date="2014-01-29T12:48:00Z">
        <w:r w:rsidR="006C124A">
          <w:rPr>
            <w:rFonts w:ascii="Times New Roman" w:hAnsi="Times New Roman" w:cs="Times New Roman"/>
            <w:sz w:val="24"/>
            <w:szCs w:val="24"/>
            <w:lang w:val="en-US"/>
          </w:rPr>
          <w:t>are used</w:t>
        </w:r>
      </w:ins>
      <w:ins w:id="312" w:author="Chris Hartgerink" w:date="2014-02-03T19:51:00Z">
        <w:r w:rsidR="00C067F3">
          <w:rPr>
            <w:rFonts w:ascii="Times New Roman" w:hAnsi="Times New Roman" w:cs="Times New Roman"/>
            <w:sz w:val="24"/>
            <w:szCs w:val="24"/>
            <w:lang w:val="en-US"/>
          </w:rPr>
          <w:t>,</w:t>
        </w:r>
      </w:ins>
      <w:ins w:id="313" w:author="Kipling Williams" w:date="2014-01-29T12:48:00Z">
        <w:r w:rsidR="006C124A">
          <w:rPr>
            <w:rFonts w:ascii="Times New Roman" w:hAnsi="Times New Roman" w:cs="Times New Roman"/>
            <w:sz w:val="24"/>
            <w:szCs w:val="24"/>
            <w:lang w:val="en-US"/>
          </w:rPr>
          <w:t xml:space="preserve"> </w:t>
        </w:r>
      </w:ins>
      <w:ins w:id="314" w:author="Kipling Williams" w:date="2014-01-29T12:47:00Z">
        <w:del w:id="315" w:author="Chris Hartgerink" w:date="2014-02-03T19:51:00Z">
          <w:r w:rsidR="006C124A" w:rsidDel="00C067F3">
            <w:rPr>
              <w:rFonts w:ascii="Times New Roman" w:hAnsi="Times New Roman" w:cs="Times New Roman"/>
              <w:sz w:val="24"/>
              <w:szCs w:val="24"/>
              <w:lang w:val="en-US"/>
            </w:rPr>
            <w:delText xml:space="preserve">show </w:delText>
          </w:r>
        </w:del>
        <w:r w:rsidR="006C124A">
          <w:rPr>
            <w:rFonts w:ascii="Times New Roman" w:hAnsi="Times New Roman" w:cs="Times New Roman"/>
            <w:sz w:val="24"/>
            <w:szCs w:val="24"/>
            <w:lang w:val="en-US"/>
          </w:rPr>
          <w:t xml:space="preserve">repeatedly </w:t>
        </w:r>
      </w:ins>
      <w:ins w:id="316" w:author="Chris Hartgerink" w:date="2014-02-03T19:51:00Z">
        <w:r w:rsidR="00C067F3">
          <w:rPr>
            <w:rFonts w:ascii="Times New Roman" w:hAnsi="Times New Roman" w:cs="Times New Roman"/>
            <w:sz w:val="24"/>
            <w:szCs w:val="24"/>
            <w:lang w:val="en-US"/>
          </w:rPr>
          <w:t xml:space="preserve">show </w:t>
        </w:r>
      </w:ins>
      <w:ins w:id="317" w:author="Kipling Williams" w:date="2014-01-29T12:47:00Z">
        <w:r w:rsidR="006C124A">
          <w:rPr>
            <w:rFonts w:ascii="Times New Roman" w:hAnsi="Times New Roman" w:cs="Times New Roman"/>
            <w:sz w:val="24"/>
            <w:szCs w:val="24"/>
            <w:lang w:val="en-US"/>
          </w:rPr>
          <w:t>that the reflexive measures are unaffected by cross-cutting situational factors or individual differences</w:t>
        </w:r>
      </w:ins>
      <w:ins w:id="318" w:author="Kipling Williams" w:date="2014-01-29T12:49:00Z">
        <w:r w:rsidR="006C124A">
          <w:rPr>
            <w:rFonts w:ascii="Times New Roman" w:hAnsi="Times New Roman" w:cs="Times New Roman"/>
            <w:sz w:val="24"/>
            <w:szCs w:val="24"/>
            <w:lang w:val="en-US"/>
          </w:rPr>
          <w:t xml:space="preserve">, whereas reflective measures </w:t>
        </w:r>
        <w:r w:rsidR="006C124A" w:rsidRPr="0045115D">
          <w:rPr>
            <w:rFonts w:ascii="Times New Roman" w:hAnsi="Times New Roman" w:cs="Times New Roman"/>
            <w:i/>
            <w:sz w:val="24"/>
            <w:szCs w:val="24"/>
            <w:lang w:val="en-US"/>
            <w:rPrChange w:id="319" w:author="Chris Hartgerink" w:date="2014-02-03T19:46:00Z">
              <w:rPr>
                <w:rFonts w:ascii="Times New Roman" w:hAnsi="Times New Roman" w:cs="Times New Roman"/>
                <w:sz w:val="24"/>
                <w:szCs w:val="24"/>
                <w:lang w:val="en-US"/>
              </w:rPr>
            </w:rPrChange>
          </w:rPr>
          <w:t>are</w:t>
        </w:r>
        <w:r w:rsidR="006C124A">
          <w:rPr>
            <w:rFonts w:ascii="Times New Roman" w:hAnsi="Times New Roman" w:cs="Times New Roman"/>
            <w:sz w:val="24"/>
            <w:szCs w:val="24"/>
            <w:lang w:val="en-US"/>
          </w:rPr>
          <w:t xml:space="preserve"> moderated. The only exceptions to this pattern are the Wirth, Lynam, &amp; Williams</w:t>
        </w:r>
      </w:ins>
      <w:ins w:id="320" w:author="Kipling Williams" w:date="2014-01-29T12:50:00Z">
        <w:r w:rsidR="006C124A">
          <w:rPr>
            <w:rFonts w:ascii="Times New Roman" w:hAnsi="Times New Roman" w:cs="Times New Roman"/>
            <w:sz w:val="24"/>
            <w:szCs w:val="24"/>
            <w:lang w:val="en-US"/>
          </w:rPr>
          <w:t xml:space="preserve"> (2010) study for which trait measures of personality disorder do show initial moderation (those with higher levels of </w:t>
        </w:r>
      </w:ins>
      <w:ins w:id="321" w:author="Kipling Williams" w:date="2014-01-29T12:51:00Z">
        <w:r w:rsidR="006C124A">
          <w:rPr>
            <w:rFonts w:ascii="Times New Roman" w:hAnsi="Times New Roman" w:cs="Times New Roman"/>
            <w:sz w:val="24"/>
            <w:szCs w:val="24"/>
            <w:lang w:val="en-US"/>
          </w:rPr>
          <w:t xml:space="preserve">trait </w:t>
        </w:r>
      </w:ins>
      <w:ins w:id="322" w:author="Kipling Williams" w:date="2014-01-29T12:50:00Z">
        <w:r w:rsidR="006C124A">
          <w:rPr>
            <w:rFonts w:ascii="Times New Roman" w:hAnsi="Times New Roman" w:cs="Times New Roman"/>
            <w:sz w:val="24"/>
            <w:szCs w:val="24"/>
            <w:lang w:val="en-US"/>
          </w:rPr>
          <w:t>personality disorder show less pain than those with lower levels of trait personality disorder)</w:t>
        </w:r>
      </w:ins>
      <w:ins w:id="323" w:author="Kipling Williams" w:date="2014-01-29T12:51:00Z">
        <w:r w:rsidR="006C124A">
          <w:rPr>
            <w:rFonts w:ascii="Times New Roman" w:hAnsi="Times New Roman" w:cs="Times New Roman"/>
            <w:sz w:val="24"/>
            <w:szCs w:val="24"/>
            <w:lang w:val="en-US"/>
          </w:rPr>
          <w:t>, and Goodwin, Williams, &amp; Carter-Sowell</w:t>
        </w:r>
      </w:ins>
      <w:ins w:id="324" w:author="Kipling Williams" w:date="2014-01-29T12:52:00Z">
        <w:r w:rsidR="006C124A">
          <w:rPr>
            <w:rFonts w:ascii="Times New Roman" w:hAnsi="Times New Roman" w:cs="Times New Roman"/>
            <w:sz w:val="24"/>
            <w:szCs w:val="24"/>
            <w:lang w:val="en-US"/>
          </w:rPr>
          <w:t xml:space="preserve"> (2010)</w:t>
        </w:r>
      </w:ins>
      <w:ins w:id="325" w:author="Kipling Williams" w:date="2014-01-29T12:51:00Z">
        <w:r w:rsidR="006C124A">
          <w:rPr>
            <w:rFonts w:ascii="Times New Roman" w:hAnsi="Times New Roman" w:cs="Times New Roman"/>
            <w:sz w:val="24"/>
            <w:szCs w:val="24"/>
            <w:lang w:val="en-US"/>
          </w:rPr>
          <w:t xml:space="preserve">, for which a small difference in reflexive distress was noted </w:t>
        </w:r>
      </w:ins>
      <w:ins w:id="326" w:author="Kipling Williams" w:date="2014-01-29T12:52:00Z">
        <w:r w:rsidR="006C124A">
          <w:rPr>
            <w:rFonts w:ascii="Times New Roman" w:hAnsi="Times New Roman" w:cs="Times New Roman"/>
            <w:sz w:val="24"/>
            <w:szCs w:val="24"/>
            <w:lang w:val="en-US"/>
          </w:rPr>
          <w:t xml:space="preserve">in a sample of over 600 participants </w:t>
        </w:r>
      </w:ins>
      <w:ins w:id="327" w:author="Kipling Williams" w:date="2014-01-29T12:51:00Z">
        <w:r w:rsidR="006C124A">
          <w:rPr>
            <w:rFonts w:ascii="Times New Roman" w:hAnsi="Times New Roman" w:cs="Times New Roman"/>
            <w:sz w:val="24"/>
            <w:szCs w:val="24"/>
            <w:lang w:val="en-US"/>
          </w:rPr>
          <w:t>such that females showed stronger negative effects than males.</w:t>
        </w:r>
      </w:ins>
      <w:ins w:id="328" w:author="Kipling Williams" w:date="2014-01-29T12:53:00Z">
        <w:r w:rsidR="006C124A">
          <w:rPr>
            <w:rFonts w:ascii="Times New Roman" w:hAnsi="Times New Roman" w:cs="Times New Roman"/>
            <w:sz w:val="24"/>
            <w:szCs w:val="24"/>
            <w:lang w:val="en-US"/>
          </w:rPr>
          <w:t xml:space="preserve"> That leaves well over 15 publications, some with multiple </w:t>
        </w:r>
      </w:ins>
      <w:ins w:id="329" w:author="Kipling Williams" w:date="2014-01-29T12:57:00Z">
        <w:r w:rsidR="0088433C">
          <w:rPr>
            <w:rFonts w:ascii="Times New Roman" w:hAnsi="Times New Roman" w:cs="Times New Roman"/>
            <w:sz w:val="24"/>
            <w:szCs w:val="24"/>
            <w:lang w:val="en-US"/>
          </w:rPr>
          <w:t>studies, which</w:t>
        </w:r>
      </w:ins>
      <w:ins w:id="330" w:author="Kipling Williams" w:date="2014-01-29T12:53:00Z">
        <w:r w:rsidR="006C124A">
          <w:rPr>
            <w:rFonts w:ascii="Times New Roman" w:hAnsi="Times New Roman" w:cs="Times New Roman"/>
            <w:sz w:val="24"/>
            <w:szCs w:val="24"/>
            <w:lang w:val="en-US"/>
          </w:rPr>
          <w:t xml:space="preserve"> show the predicted pattern. </w:t>
        </w:r>
      </w:ins>
      <w:ins w:id="331" w:author="Kipling Williams" w:date="2014-01-30T09:10:00Z">
        <w:r>
          <w:rPr>
            <w:rFonts w:ascii="Times New Roman" w:hAnsi="Times New Roman" w:cs="Times New Roman"/>
            <w:sz w:val="24"/>
            <w:szCs w:val="24"/>
            <w:lang w:val="en-US"/>
          </w:rPr>
          <w:t xml:space="preserve">Thus, studies that specifically test this proposition have, within the studies, supported the hypothesis of more moderation at the reflective than reflexive stage. However, </w:t>
        </w:r>
      </w:ins>
      <w:ins w:id="332" w:author="Kipling Williams" w:date="2014-01-30T09:11:00Z">
        <w:r>
          <w:rPr>
            <w:rFonts w:ascii="Times New Roman" w:hAnsi="Times New Roman" w:cs="Times New Roman"/>
            <w:sz w:val="24"/>
            <w:szCs w:val="24"/>
            <w:lang w:val="en-US"/>
          </w:rPr>
          <w:t xml:space="preserve">meta-analytically </w:t>
        </w:r>
      </w:ins>
      <w:ins w:id="333" w:author="Kipling Williams" w:date="2014-01-30T09:10:00Z">
        <w:r>
          <w:rPr>
            <w:rFonts w:ascii="Times New Roman" w:hAnsi="Times New Roman" w:cs="Times New Roman"/>
            <w:sz w:val="24"/>
            <w:szCs w:val="24"/>
            <w:lang w:val="en-US"/>
          </w:rPr>
          <w:t>combining across studies</w:t>
        </w:r>
      </w:ins>
      <w:ins w:id="334" w:author="Kipling Williams" w:date="2014-01-30T09:11:00Z">
        <w:r>
          <w:rPr>
            <w:rFonts w:ascii="Times New Roman" w:hAnsi="Times New Roman" w:cs="Times New Roman"/>
            <w:sz w:val="24"/>
            <w:szCs w:val="24"/>
            <w:lang w:val="en-US"/>
          </w:rPr>
          <w:t xml:space="preserve"> does not provide similar support. Thus, we are left deciding which method is more compelling.</w:t>
        </w:r>
      </w:ins>
    </w:p>
    <w:p w14:paraId="62A9D2C9" w14:textId="284C7D60" w:rsidR="00A331BA" w:rsidDel="007F1D33" w:rsidRDefault="0001299C" w:rsidP="004C2069">
      <w:pPr>
        <w:spacing w:after="0" w:line="480" w:lineRule="auto"/>
        <w:ind w:firstLine="708"/>
        <w:rPr>
          <w:ins w:id="335" w:author="Kipling Williams" w:date="2014-01-30T09:13:00Z"/>
          <w:del w:id="336" w:author="Chris Hartgerink" w:date="2014-02-03T19:34:00Z"/>
          <w:rFonts w:ascii="Times New Roman" w:hAnsi="Times New Roman" w:cs="Times New Roman"/>
          <w:sz w:val="24"/>
          <w:szCs w:val="24"/>
          <w:lang w:val="en-US"/>
        </w:rPr>
      </w:pPr>
      <w:commentRangeStart w:id="337"/>
      <w:ins w:id="338" w:author="Kipling Williams" w:date="2014-01-30T09:12:00Z">
        <w:del w:id="339" w:author="Chris Hartgerink" w:date="2014-02-03T19:34:00Z">
          <w:r w:rsidDel="007F1D33">
            <w:rPr>
              <w:rFonts w:ascii="Times New Roman" w:hAnsi="Times New Roman" w:cs="Times New Roman"/>
              <w:sz w:val="24"/>
              <w:szCs w:val="24"/>
              <w:lang w:val="en-US"/>
            </w:rPr>
            <w:lastRenderedPageBreak/>
            <w:delText>Further, the</w:delText>
          </w:r>
        </w:del>
      </w:ins>
      <w:ins w:id="340" w:author="Kipling Williams" w:date="2014-01-29T12:53:00Z">
        <w:del w:id="341" w:author="Chris Hartgerink" w:date="2014-02-03T19:34:00Z">
          <w:r w:rsidR="006C124A" w:rsidDel="007F1D33">
            <w:rPr>
              <w:rFonts w:ascii="Times New Roman" w:hAnsi="Times New Roman" w:cs="Times New Roman"/>
              <w:sz w:val="24"/>
              <w:szCs w:val="24"/>
              <w:lang w:val="en-US"/>
            </w:rPr>
            <w:delText xml:space="preserve"> </w:delText>
          </w:r>
        </w:del>
      </w:ins>
      <w:ins w:id="342" w:author="Kipling Williams" w:date="2014-01-30T09:12:00Z">
        <w:del w:id="343" w:author="Chris Hartgerink" w:date="2014-02-03T19:34:00Z">
          <w:r w:rsidDel="007F1D33">
            <w:rPr>
              <w:rFonts w:ascii="Times New Roman" w:hAnsi="Times New Roman" w:cs="Times New Roman"/>
              <w:sz w:val="24"/>
              <w:szCs w:val="24"/>
              <w:lang w:val="en-US"/>
            </w:rPr>
            <w:delText xml:space="preserve">seemingly large </w:delText>
          </w:r>
        </w:del>
      </w:ins>
      <w:ins w:id="344" w:author="Kipling Williams" w:date="2014-01-29T12:53:00Z">
        <w:del w:id="345" w:author="Chris Hartgerink" w:date="2014-02-03T19:34:00Z">
          <w:r w:rsidR="006C124A" w:rsidDel="007F1D33">
            <w:rPr>
              <w:rFonts w:ascii="Times New Roman" w:hAnsi="Times New Roman" w:cs="Times New Roman"/>
              <w:sz w:val="24"/>
              <w:szCs w:val="24"/>
              <w:lang w:val="en-US"/>
            </w:rPr>
            <w:delText xml:space="preserve">heterogeneity of the data to the </w:delText>
          </w:r>
        </w:del>
      </w:ins>
      <w:ins w:id="346" w:author="Kipling Williams" w:date="2014-01-29T12:54:00Z">
        <w:del w:id="347" w:author="Chris Hartgerink" w:date="2014-02-03T19:34:00Z">
          <w:r w:rsidR="006C124A" w:rsidDel="007F1D33">
            <w:rPr>
              <w:rFonts w:ascii="Times New Roman" w:hAnsi="Times New Roman" w:cs="Times New Roman"/>
              <w:sz w:val="24"/>
              <w:szCs w:val="24"/>
              <w:lang w:val="en-US"/>
            </w:rPr>
            <w:delText>first</w:delText>
          </w:r>
        </w:del>
      </w:ins>
      <w:ins w:id="348" w:author="Kipling Williams" w:date="2014-01-29T12:53:00Z">
        <w:del w:id="349" w:author="Chris Hartgerink" w:date="2014-02-03T19:34:00Z">
          <w:r w:rsidR="006C124A" w:rsidDel="007F1D33">
            <w:rPr>
              <w:rFonts w:ascii="Times New Roman" w:hAnsi="Times New Roman" w:cs="Times New Roman"/>
              <w:sz w:val="24"/>
              <w:szCs w:val="24"/>
              <w:lang w:val="en-US"/>
            </w:rPr>
            <w:delText xml:space="preserve"> measures</w:delText>
          </w:r>
        </w:del>
      </w:ins>
      <w:ins w:id="350" w:author="Kipling Williams" w:date="2014-01-29T12:54:00Z">
        <w:del w:id="351" w:author="Chris Hartgerink" w:date="2014-02-03T19:34:00Z">
          <w:r w:rsidR="006C124A" w:rsidDel="007F1D33">
            <w:rPr>
              <w:rFonts w:ascii="Times New Roman" w:hAnsi="Times New Roman" w:cs="Times New Roman"/>
              <w:sz w:val="24"/>
              <w:szCs w:val="24"/>
              <w:lang w:val="en-US"/>
            </w:rPr>
            <w:delText xml:space="preserve"> is suggested to indicate hidden moderators that have yet </w:delText>
          </w:r>
        </w:del>
        <w:del w:id="352" w:author="Chris Hartgerink" w:date="2014-02-03T19:08:00Z">
          <w:r w:rsidR="006C124A" w:rsidDel="00475D1F">
            <w:rPr>
              <w:rFonts w:ascii="Times New Roman" w:hAnsi="Times New Roman" w:cs="Times New Roman"/>
              <w:sz w:val="24"/>
              <w:szCs w:val="24"/>
              <w:lang w:val="en-US"/>
            </w:rPr>
            <w:delText>been</w:delText>
          </w:r>
        </w:del>
        <w:del w:id="353" w:author="Chris Hartgerink" w:date="2014-02-03T19:34:00Z">
          <w:r w:rsidR="006C124A" w:rsidDel="007F1D33">
            <w:rPr>
              <w:rFonts w:ascii="Times New Roman" w:hAnsi="Times New Roman" w:cs="Times New Roman"/>
              <w:sz w:val="24"/>
              <w:szCs w:val="24"/>
              <w:lang w:val="en-US"/>
            </w:rPr>
            <w:delText xml:space="preserve"> discovered. Whereas this is certainly interesting and may lead to further experimentation and discoveries, we need to be cauti</w:delText>
          </w:r>
        </w:del>
        <w:del w:id="354" w:author="Chris Hartgerink" w:date="2014-02-03T19:08:00Z">
          <w:r w:rsidR="006C124A" w:rsidDel="00475D1F">
            <w:rPr>
              <w:rFonts w:ascii="Times New Roman" w:hAnsi="Times New Roman" w:cs="Times New Roman"/>
              <w:sz w:val="24"/>
              <w:szCs w:val="24"/>
              <w:lang w:val="en-US"/>
            </w:rPr>
            <w:delText>on</w:delText>
          </w:r>
        </w:del>
        <w:del w:id="355" w:author="Chris Hartgerink" w:date="2014-02-03T19:34:00Z">
          <w:r w:rsidR="006C124A" w:rsidDel="007F1D33">
            <w:rPr>
              <w:rFonts w:ascii="Times New Roman" w:hAnsi="Times New Roman" w:cs="Times New Roman"/>
              <w:sz w:val="24"/>
              <w:szCs w:val="24"/>
              <w:lang w:val="en-US"/>
            </w:rPr>
            <w:delText xml:space="preserve"> when interpreting this heterogeneity in a conceptual vacuum. What paradigms that have been meta-analyzed show significantly less heterogeneity? A control or comparison group is needed to allow for any speculation regarding the presumed high level of heterogeneity.</w:delText>
          </w:r>
        </w:del>
      </w:ins>
      <w:ins w:id="356" w:author="Kipling Williams" w:date="2014-01-30T09:01:00Z">
        <w:del w:id="357" w:author="Chris Hartgerink" w:date="2014-02-03T19:34:00Z">
          <w:r w:rsidDel="007F1D33">
            <w:rPr>
              <w:rFonts w:ascii="Times New Roman" w:hAnsi="Times New Roman" w:cs="Times New Roman"/>
              <w:sz w:val="24"/>
              <w:szCs w:val="24"/>
              <w:lang w:val="en-US"/>
            </w:rPr>
            <w:delText xml:space="preserve"> </w:delText>
          </w:r>
        </w:del>
      </w:ins>
      <w:commentRangeEnd w:id="337"/>
      <w:del w:id="358" w:author="Chris Hartgerink" w:date="2014-02-03T19:34:00Z">
        <w:r w:rsidR="000E2F23" w:rsidDel="007F1D33">
          <w:rPr>
            <w:rStyle w:val="CommentReference"/>
          </w:rPr>
          <w:commentReference w:id="337"/>
        </w:r>
      </w:del>
    </w:p>
    <w:p w14:paraId="1E6A0C20" w14:textId="5DD3AD55" w:rsidR="0001299C" w:rsidRPr="00F70F0A" w:rsidDel="00C067F3" w:rsidRDefault="0001299C">
      <w:pPr>
        <w:spacing w:after="0" w:line="480" w:lineRule="auto"/>
        <w:rPr>
          <w:del w:id="359" w:author="Chris Hartgerink" w:date="2014-02-03T19:54:00Z"/>
          <w:rFonts w:ascii="Times New Roman" w:hAnsi="Times New Roman" w:cs="Times New Roman"/>
          <w:sz w:val="24"/>
          <w:szCs w:val="24"/>
          <w:lang w:val="en-US"/>
        </w:rPr>
        <w:pPrChange w:id="360" w:author="Chris Hartgerink" w:date="2014-02-03T19:54:00Z">
          <w:pPr>
            <w:spacing w:after="0" w:line="480" w:lineRule="auto"/>
            <w:ind w:firstLine="708"/>
          </w:pPr>
        </w:pPrChange>
      </w:pPr>
      <w:commentRangeStart w:id="361"/>
      <w:ins w:id="362" w:author="Kipling Williams" w:date="2014-01-30T09:13:00Z">
        <w:del w:id="363" w:author="Chris Hartgerink" w:date="2014-02-03T19:54:00Z">
          <w:r w:rsidDel="00C067F3">
            <w:rPr>
              <w:rFonts w:ascii="Times New Roman" w:hAnsi="Times New Roman" w:cs="Times New Roman"/>
              <w:sz w:val="24"/>
              <w:szCs w:val="24"/>
              <w:lang w:val="en-US"/>
            </w:rPr>
            <w:delText>In sum, there is substantial meta-analytic support for many of the propositions put forth in Williams</w:delText>
          </w:r>
        </w:del>
      </w:ins>
      <w:ins w:id="364" w:author="Kipling Williams" w:date="2014-01-30T09:14:00Z">
        <w:del w:id="365" w:author="Chris Hartgerink" w:date="2014-02-03T19:54:00Z">
          <w:r w:rsidDel="00C067F3">
            <w:rPr>
              <w:rFonts w:ascii="Times New Roman" w:hAnsi="Times New Roman" w:cs="Times New Roman"/>
              <w:sz w:val="24"/>
              <w:szCs w:val="24"/>
              <w:lang w:val="en-US"/>
            </w:rPr>
            <w:delText xml:space="preserve">’s model of ostracism. Future research is needed to clarify whether </w:delText>
          </w:r>
        </w:del>
      </w:ins>
      <w:ins w:id="366" w:author="Kipling Williams" w:date="2014-01-30T09:15:00Z">
        <w:del w:id="367" w:author="Chris Hartgerink" w:date="2014-02-03T19:54:00Z">
          <w:r w:rsidDel="00C067F3">
            <w:rPr>
              <w:rFonts w:ascii="Times New Roman" w:hAnsi="Times New Roman" w:cs="Times New Roman"/>
              <w:sz w:val="24"/>
              <w:szCs w:val="24"/>
              <w:lang w:val="en-US"/>
            </w:rPr>
            <w:delText xml:space="preserve">(or under what conditions) </w:delText>
          </w:r>
        </w:del>
      </w:ins>
      <w:ins w:id="368" w:author="Kipling Williams" w:date="2014-01-30T09:14:00Z">
        <w:del w:id="369" w:author="Chris Hartgerink" w:date="2014-02-03T19:54:00Z">
          <w:r w:rsidDel="00C067F3">
            <w:rPr>
              <w:rFonts w:ascii="Times New Roman" w:hAnsi="Times New Roman" w:cs="Times New Roman"/>
              <w:sz w:val="24"/>
              <w:szCs w:val="24"/>
              <w:lang w:val="en-US"/>
            </w:rPr>
            <w:delText>immediate (reflexive) reactions are more resistant to moderation than delayed (reflexive) reactions.</w:delText>
          </w:r>
        </w:del>
      </w:ins>
      <w:commentRangeEnd w:id="361"/>
      <w:r w:rsidR="00C067F3">
        <w:rPr>
          <w:rStyle w:val="CommentReference"/>
        </w:rPr>
        <w:commentReference w:id="361"/>
      </w:r>
    </w:p>
    <w:p w14:paraId="2808604F" w14:textId="70ED8B87" w:rsidR="00204DDD" w:rsidRDefault="00731737" w:rsidP="006C124A">
      <w:pPr>
        <w:tabs>
          <w:tab w:val="left" w:pos="2506"/>
        </w:tabs>
        <w:spacing w:after="0" w:line="480" w:lineRule="auto"/>
        <w:ind w:firstLine="720"/>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Pr="00F70F0A">
        <w:rPr>
          <w:rFonts w:ascii="Times New Roman" w:hAnsi="Times New Roman" w:cs="Times New Roman"/>
          <w:noProof/>
          <w:sz w:val="24"/>
          <w:szCs w:val="24"/>
          <w:lang w:val="en-US"/>
        </w:rPr>
        <w:t>(Wicherts, Borsboom, Kats, &amp; Molenaar, 2006)</w:t>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46370C4"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55EA06A3" w14:textId="236443F3"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xml:space="preserve">. This could pose the problem that several of </w:t>
      </w:r>
      <w:r w:rsidRPr="00F70F0A">
        <w:rPr>
          <w:rFonts w:ascii="Times New Roman" w:hAnsi="Times New Roman" w:cs="Times New Roman"/>
          <w:sz w:val="24"/>
          <w:szCs w:val="24"/>
          <w:lang w:val="en-US"/>
        </w:rPr>
        <w:lastRenderedPageBreak/>
        <w:t>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del w:id="370" w:author="Chris Hartgerink" w:date="2014-02-03T19:35:00Z">
        <w:r w:rsidDel="007F1D33">
          <w:rPr>
            <w:rFonts w:ascii="Times New Roman" w:hAnsi="Times New Roman" w:cs="Times New Roman"/>
            <w:sz w:val="24"/>
            <w:szCs w:val="24"/>
            <w:lang w:val="en-US"/>
          </w:rPr>
          <w:delText>92</w:delText>
        </w:r>
      </w:del>
      <w:ins w:id="371" w:author="Chris Hartgerink" w:date="2014-02-03T19:35:00Z">
        <w:r w:rsidR="007F1D33">
          <w:rPr>
            <w:rFonts w:ascii="Times New Roman" w:hAnsi="Times New Roman" w:cs="Times New Roman"/>
            <w:sz w:val="24"/>
            <w:szCs w:val="24"/>
            <w:lang w:val="en-US"/>
          </w:rPr>
          <w:t>83</w:t>
        </w:r>
      </w:ins>
      <w:r w:rsidRPr="00F70F0A">
        <w:rPr>
          <w:rFonts w:ascii="Times New Roman" w:hAnsi="Times New Roman" w:cs="Times New Roman"/>
          <w:sz w:val="24"/>
          <w:szCs w:val="24"/>
          <w:lang w:val="en-US"/>
        </w:rPr>
        <w:t xml:space="preserve">%. </w:t>
      </w:r>
      <w:commentRangeStart w:id="372"/>
      <w:commentRangeStart w:id="373"/>
      <w:r w:rsidRPr="00F70F0A">
        <w:rPr>
          <w:rFonts w:ascii="Times New Roman" w:hAnsi="Times New Roman" w:cs="Times New Roman"/>
          <w:sz w:val="24"/>
          <w:szCs w:val="24"/>
          <w:lang w:val="en-US"/>
        </w:rPr>
        <w:t>This</w:t>
      </w:r>
      <w:commentRangeEnd w:id="372"/>
      <w:r w:rsidR="004C77A4">
        <w:rPr>
          <w:rStyle w:val="CommentReference"/>
        </w:rPr>
        <w:commentReference w:id="372"/>
      </w:r>
      <w:commentRangeEnd w:id="373"/>
      <w:r w:rsidR="007F1D33">
        <w:rPr>
          <w:rStyle w:val="CommentReference"/>
        </w:rPr>
        <w:commentReference w:id="373"/>
      </w:r>
      <w:r w:rsidRPr="00F70F0A">
        <w:rPr>
          <w:rFonts w:ascii="Times New Roman" w:hAnsi="Times New Roman" w:cs="Times New Roman"/>
          <w:sz w:val="24"/>
          <w:szCs w:val="24"/>
          <w:lang w:val="en-US"/>
        </w:rPr>
        <w:t xml:space="preserve"> indicates that the effects are very variable to begin with, and makes it unlikely that the effects are misrepresented.</w:t>
      </w:r>
    </w:p>
    <w:p w14:paraId="0E0D8996" w14:textId="77777777"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timepoints (maximum discrepancy of 4.9 percentage points). Substantive differences in proportions of measures across time points are minimal, and form an unlikely driving force for our findings. In sum, we conclude that the findings are not an artefact of selecting the first and last measures. </w:t>
      </w:r>
    </w:p>
    <w:p w14:paraId="38640853"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w:t>
      </w:r>
      <w:r w:rsidRPr="00F70F0A">
        <w:rPr>
          <w:rFonts w:ascii="Times New Roman" w:hAnsi="Times New Roman" w:cs="Times New Roman"/>
          <w:sz w:val="24"/>
          <w:szCs w:val="24"/>
          <w:lang w:val="en-US"/>
        </w:rPr>
        <w:lastRenderedPageBreak/>
        <w:t>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and colleagues (2013) within the physiological framework. These references can easily be retrieved from the database of examined papers, as is available on the OSF page of this paper.</w:t>
      </w:r>
    </w:p>
    <w:p w14:paraId="70A020E8" w14:textId="4B3DEA31" w:rsidR="00B5508E" w:rsidDel="0045115D" w:rsidRDefault="00731737" w:rsidP="00B5508E">
      <w:pPr>
        <w:numPr>
          <w:ins w:id="374" w:author="I van Beest" w:date="2013-10-07T23:51:00Z"/>
        </w:numPr>
        <w:spacing w:after="0" w:line="480" w:lineRule="auto"/>
        <w:ind w:firstLine="708"/>
        <w:rPr>
          <w:ins w:id="375" w:author="Ilja van Beest" w:date="2014-01-28T11:41:00Z"/>
          <w:del w:id="376" w:author="Chris Hartgerink" w:date="2014-02-03T19:43:00Z"/>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4A1B4C6E" w14:textId="67A81B65" w:rsidR="00D95882" w:rsidDel="007F1D33" w:rsidRDefault="00D95882" w:rsidP="0045115D">
      <w:pPr>
        <w:numPr>
          <w:ins w:id="377" w:author="I van Beest" w:date="2013-10-07T23:51:00Z"/>
        </w:numPr>
        <w:spacing w:after="0" w:line="480" w:lineRule="auto"/>
        <w:ind w:firstLine="708"/>
        <w:rPr>
          <w:ins w:id="378" w:author="Ilja van Beest" w:date="2014-01-28T11:41:00Z"/>
          <w:del w:id="379" w:author="Chris Hartgerink" w:date="2014-02-03T19:43:00Z"/>
          <w:rFonts w:ascii="Times New Roman" w:hAnsi="Times New Roman" w:cs="Times New Roman"/>
          <w:sz w:val="24"/>
          <w:szCs w:val="24"/>
          <w:lang w:val="en-US"/>
        </w:rPr>
      </w:pPr>
      <w:commentRangeStart w:id="380"/>
    </w:p>
    <w:p w14:paraId="14500463" w14:textId="49005506" w:rsidR="00D95882" w:rsidDel="007F1D33" w:rsidRDefault="00D95882" w:rsidP="00B5508E">
      <w:pPr>
        <w:numPr>
          <w:ins w:id="381" w:author="I van Beest" w:date="2013-10-07T23:51:00Z"/>
        </w:numPr>
        <w:spacing w:after="0" w:line="480" w:lineRule="auto"/>
        <w:ind w:firstLine="708"/>
        <w:rPr>
          <w:ins w:id="382" w:author="Ilja van Beest" w:date="2014-01-28T11:41:00Z"/>
          <w:del w:id="383" w:author="Chris Hartgerink" w:date="2014-02-03T19:43:00Z"/>
          <w:rFonts w:ascii="Times New Roman" w:hAnsi="Times New Roman" w:cs="Times New Roman"/>
          <w:sz w:val="24"/>
          <w:szCs w:val="24"/>
          <w:lang w:val="en-US"/>
        </w:rPr>
      </w:pPr>
      <w:ins w:id="384" w:author="Ilja van Beest" w:date="2014-01-28T11:41:00Z">
        <w:del w:id="385" w:author="Chris Hartgerink" w:date="2014-02-03T19:43:00Z">
          <w:r w:rsidRPr="00D95882" w:rsidDel="007F1D33">
            <w:rPr>
              <w:rFonts w:ascii="Times New Roman" w:hAnsi="Times New Roman" w:cs="Times New Roman"/>
              <w:sz w:val="24"/>
              <w:szCs w:val="24"/>
              <w:highlight w:val="yellow"/>
              <w:lang w:val="en-US"/>
            </w:rPr>
            <w:delText>Mff</w:delText>
          </w:r>
          <w:r w:rsidRPr="00D95882" w:rsidDel="007F1D33">
            <w:rPr>
              <w:rFonts w:ascii="Times New Roman" w:hAnsi="Times New Roman" w:cs="Times New Roman"/>
              <w:sz w:val="24"/>
              <w:szCs w:val="24"/>
              <w:highlight w:val="yellow"/>
              <w:lang w:val="en-US"/>
              <w:rPrChange w:id="386" w:author="Ilja van Beest" w:date="2014-01-28T11:47:00Z">
                <w:rPr>
                  <w:rFonts w:ascii="Times New Roman" w:hAnsi="Times New Roman" w:cs="Times New Roman"/>
                  <w:sz w:val="24"/>
                  <w:szCs w:val="24"/>
                  <w:lang w:val="en-US"/>
                </w:rPr>
              </w:rPrChange>
            </w:rPr>
            <w:delText xml:space="preserve">  We coded the articles in a specific way. In each article we only condired the first and last measures that was subsequently coded as being an interpersonal, intrapersonal or need </w:delText>
          </w:r>
        </w:del>
      </w:ins>
      <w:ins w:id="387" w:author="Ilja van Beest" w:date="2014-01-28T11:42:00Z">
        <w:del w:id="388" w:author="Chris Hartgerink" w:date="2014-02-03T19:43:00Z">
          <w:r w:rsidRPr="00D95882" w:rsidDel="007F1D33">
            <w:rPr>
              <w:rFonts w:ascii="Times New Roman" w:hAnsi="Times New Roman" w:cs="Times New Roman"/>
              <w:sz w:val="24"/>
              <w:szCs w:val="24"/>
              <w:highlight w:val="yellow"/>
              <w:lang w:val="en-US"/>
              <w:rPrChange w:id="389" w:author="Ilja van Beest" w:date="2014-01-28T11:47:00Z">
                <w:rPr>
                  <w:rFonts w:ascii="Times New Roman" w:hAnsi="Times New Roman" w:cs="Times New Roman"/>
                  <w:sz w:val="24"/>
                  <w:szCs w:val="24"/>
                  <w:lang w:val="en-US"/>
                </w:rPr>
              </w:rPrChange>
            </w:rPr>
            <w:delText>satisfaction</w:delText>
          </w:r>
        </w:del>
      </w:ins>
      <w:ins w:id="390" w:author="Ilja van Beest" w:date="2014-01-28T11:41:00Z">
        <w:del w:id="391" w:author="Chris Hartgerink" w:date="2014-02-03T19:43:00Z">
          <w:r w:rsidRPr="00D95882" w:rsidDel="007F1D33">
            <w:rPr>
              <w:rFonts w:ascii="Times New Roman" w:hAnsi="Times New Roman" w:cs="Times New Roman"/>
              <w:sz w:val="24"/>
              <w:szCs w:val="24"/>
              <w:highlight w:val="yellow"/>
              <w:lang w:val="en-US"/>
              <w:rPrChange w:id="392" w:author="Ilja van Beest" w:date="2014-01-28T11:47:00Z">
                <w:rPr>
                  <w:rFonts w:ascii="Times New Roman" w:hAnsi="Times New Roman" w:cs="Times New Roman"/>
                  <w:sz w:val="24"/>
                  <w:szCs w:val="24"/>
                  <w:lang w:val="en-US"/>
                </w:rPr>
              </w:rPrChange>
            </w:rPr>
            <w:delText xml:space="preserve"> </w:delText>
          </w:r>
        </w:del>
      </w:ins>
      <w:ins w:id="393" w:author="Ilja van Beest" w:date="2014-01-28T11:42:00Z">
        <w:del w:id="394" w:author="Chris Hartgerink" w:date="2014-02-03T19:43:00Z">
          <w:r w:rsidRPr="00D95882" w:rsidDel="007F1D33">
            <w:rPr>
              <w:rFonts w:ascii="Times New Roman" w:hAnsi="Times New Roman" w:cs="Times New Roman"/>
              <w:sz w:val="24"/>
              <w:szCs w:val="24"/>
              <w:highlight w:val="yellow"/>
              <w:lang w:val="en-US"/>
              <w:rPrChange w:id="395" w:author="Ilja van Beest" w:date="2014-01-28T11:47:00Z">
                <w:rPr>
                  <w:rFonts w:ascii="Times New Roman" w:hAnsi="Times New Roman" w:cs="Times New Roman"/>
                  <w:sz w:val="24"/>
                  <w:szCs w:val="24"/>
                  <w:lang w:val="en-US"/>
                </w:rPr>
              </w:rPrChange>
            </w:rPr>
            <w:delText xml:space="preserve">meausure. An alternative method for coding would be to check in each article whether it contains an interpsonal, intrapersonal or needs satisfaction measures, and then code for each of these measures whehther it is first or last. In our coding we only have two means for every article. In </w:delText>
          </w:r>
        </w:del>
      </w:ins>
      <w:ins w:id="396" w:author="Ilja van Beest" w:date="2014-01-28T11:44:00Z">
        <w:del w:id="397" w:author="Chris Hartgerink" w:date="2014-02-03T19:43:00Z">
          <w:r w:rsidRPr="00D95882" w:rsidDel="007F1D33">
            <w:rPr>
              <w:rFonts w:ascii="Times New Roman" w:hAnsi="Times New Roman" w:cs="Times New Roman"/>
              <w:sz w:val="24"/>
              <w:szCs w:val="24"/>
              <w:highlight w:val="yellow"/>
              <w:lang w:val="en-US"/>
              <w:rPrChange w:id="398" w:author="Ilja van Beest" w:date="2014-01-28T11:47:00Z">
                <w:rPr>
                  <w:rFonts w:ascii="Times New Roman" w:hAnsi="Times New Roman" w:cs="Times New Roman"/>
                  <w:sz w:val="24"/>
                  <w:szCs w:val="24"/>
                  <w:lang w:val="en-US"/>
                </w:rPr>
              </w:rPrChange>
            </w:rPr>
            <w:delText>the second coding it would be possible to have 6 means for every article. The consequence is that we can state whether T1 differs from T2, and see how different measures change this relations. But, can not directly test how a specific measure is affected by temperoal changes.</w:delText>
          </w:r>
          <w:r w:rsidDel="007F1D33">
            <w:rPr>
              <w:rFonts w:ascii="Times New Roman" w:hAnsi="Times New Roman" w:cs="Times New Roman"/>
              <w:sz w:val="24"/>
              <w:szCs w:val="24"/>
              <w:lang w:val="en-US"/>
            </w:rPr>
            <w:delText xml:space="preserve"> </w:delText>
          </w:r>
        </w:del>
      </w:ins>
      <w:commentRangeEnd w:id="380"/>
      <w:del w:id="399" w:author="Chris Hartgerink" w:date="2014-02-03T19:43:00Z">
        <w:r w:rsidR="007F1D33" w:rsidDel="007F1D33">
          <w:rPr>
            <w:rStyle w:val="CommentReference"/>
          </w:rPr>
          <w:commentReference w:id="380"/>
        </w:r>
      </w:del>
    </w:p>
    <w:p w14:paraId="5CC4F712" w14:textId="77777777" w:rsidR="00D95882" w:rsidRDefault="00D95882" w:rsidP="00B5508E">
      <w:pPr>
        <w:numPr>
          <w:ins w:id="400" w:author="I van Beest" w:date="2013-10-07T23:51:00Z"/>
        </w:numPr>
        <w:spacing w:after="0" w:line="480" w:lineRule="auto"/>
        <w:ind w:firstLine="708"/>
        <w:rPr>
          <w:rFonts w:ascii="Times New Roman" w:hAnsi="Times New Roman" w:cs="Times New Roman"/>
          <w:sz w:val="24"/>
          <w:szCs w:val="24"/>
          <w:lang w:val="en-US"/>
        </w:rPr>
      </w:pPr>
    </w:p>
    <w:p w14:paraId="0B4754B8" w14:textId="13245900" w:rsidR="00A15DA2" w:rsidRDefault="0014060B" w:rsidP="00B5508E">
      <w:pPr>
        <w:spacing w:after="0" w:line="480" w:lineRule="auto"/>
        <w:rPr>
          <w:ins w:id="401"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Conclusion.</w:t>
      </w:r>
      <w:r w:rsidR="00731737" w:rsidRPr="00F70F0A">
        <w:rPr>
          <w:rFonts w:ascii="Times New Roman" w:hAnsi="Times New Roman" w:cs="Times New Roman"/>
          <w:sz w:val="24"/>
          <w:szCs w:val="24"/>
          <w:lang w:val="en-US"/>
        </w:rPr>
        <w:t xml:space="preserve">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 xml:space="preserve">Moreover, the results show that the impact of ostracism decreases from first to last measure.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w:t>
      </w:r>
      <w:commentRangeStart w:id="402"/>
      <w:commentRangeStart w:id="403"/>
      <w:r w:rsidR="00731737" w:rsidRPr="00F70F0A">
        <w:rPr>
          <w:rFonts w:ascii="Times New Roman" w:hAnsi="Times New Roman" w:cs="Times New Roman"/>
          <w:sz w:val="24"/>
          <w:szCs w:val="24"/>
          <w:lang w:val="en-US"/>
        </w:rPr>
        <w:t>studies</w:t>
      </w:r>
      <w:commentRangeEnd w:id="402"/>
      <w:r w:rsidR="00052E9B">
        <w:rPr>
          <w:rStyle w:val="CommentReference"/>
        </w:rPr>
        <w:commentReference w:id="402"/>
      </w:r>
      <w:commentRangeEnd w:id="403"/>
      <w:r w:rsidR="007F1D33">
        <w:rPr>
          <w:rStyle w:val="CommentReference"/>
        </w:rPr>
        <w:commentReference w:id="403"/>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 is actually as reflexive as has been previously</w:t>
      </w:r>
      <w:r w:rsidR="0061569D">
        <w:rPr>
          <w:rFonts w:ascii="Times New Roman" w:hAnsi="Times New Roman" w:cs="Times New Roman"/>
          <w:sz w:val="24"/>
          <w:szCs w:val="24"/>
          <w:lang w:val="en-US"/>
        </w:rPr>
        <w:t xml:space="preserve"> 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These findings extend the need-threat model (Williams, 2009), which has played a major role in ostracism research until </w:t>
      </w:r>
      <w:r w:rsidR="00731737" w:rsidRPr="00F70F0A">
        <w:rPr>
          <w:rFonts w:ascii="Times New Roman" w:hAnsi="Times New Roman" w:cs="Times New Roman"/>
          <w:sz w:val="24"/>
          <w:szCs w:val="24"/>
          <w:lang w:val="en-US"/>
        </w:rPr>
        <w:lastRenderedPageBreak/>
        <w:t>now. We invite fellow researchers to think and test ideas that might provide some explanation for these findings</w:t>
      </w:r>
      <w:ins w:id="404" w:author="Chris Hartgerink" w:date="2014-02-03T19:13:00Z">
        <w:r w:rsidR="00986C68">
          <w:rPr>
            <w:rFonts w:ascii="Times New Roman" w:hAnsi="Times New Roman" w:cs="Times New Roman"/>
            <w:sz w:val="24"/>
            <w:szCs w:val="24"/>
            <w:lang w:val="en-US"/>
          </w:rPr>
          <w:t>, including reanal</w:t>
        </w:r>
      </w:ins>
      <w:ins w:id="405" w:author="Chris Hartgerink" w:date="2014-02-03T19:14:00Z">
        <w:r w:rsidR="00986C68">
          <w:rPr>
            <w:rFonts w:ascii="Times New Roman" w:hAnsi="Times New Roman" w:cs="Times New Roman"/>
            <w:sz w:val="24"/>
            <w:szCs w:val="24"/>
            <w:lang w:val="en-US"/>
          </w:rPr>
          <w:t>ysis</w:t>
        </w:r>
      </w:ins>
      <w:ins w:id="406" w:author="Chris Hartgerink" w:date="2014-02-03T19:13:00Z">
        <w:r w:rsidR="00986C68">
          <w:rPr>
            <w:rFonts w:ascii="Times New Roman" w:hAnsi="Times New Roman" w:cs="Times New Roman"/>
            <w:sz w:val="24"/>
            <w:szCs w:val="24"/>
            <w:lang w:val="en-US"/>
          </w:rPr>
          <w:t xml:space="preserve"> </w:t>
        </w:r>
      </w:ins>
      <w:ins w:id="407" w:author="Chris Hartgerink" w:date="2014-02-03T19:14:00Z">
        <w:r w:rsidR="00986C68">
          <w:rPr>
            <w:rFonts w:ascii="Times New Roman" w:hAnsi="Times New Roman" w:cs="Times New Roman"/>
            <w:sz w:val="24"/>
            <w:szCs w:val="24"/>
            <w:lang w:val="en-US"/>
          </w:rPr>
          <w:t xml:space="preserve">of </w:t>
        </w:r>
      </w:ins>
      <w:ins w:id="408" w:author="Chris Hartgerink" w:date="2014-02-03T19:13:00Z">
        <w:r w:rsidR="00986C68">
          <w:rPr>
            <w:rFonts w:ascii="Times New Roman" w:hAnsi="Times New Roman" w:cs="Times New Roman"/>
            <w:sz w:val="24"/>
            <w:szCs w:val="24"/>
            <w:lang w:val="en-US"/>
          </w:rPr>
          <w:t>our data</w:t>
        </w:r>
      </w:ins>
      <w:r w:rsidR="00731737" w:rsidRPr="00F70F0A">
        <w:rPr>
          <w:rFonts w:ascii="Times New Roman" w:hAnsi="Times New Roman" w:cs="Times New Roman"/>
          <w:sz w:val="24"/>
          <w:szCs w:val="24"/>
          <w:lang w:val="en-US"/>
        </w:rPr>
        <w:t>.</w:t>
      </w:r>
    </w:p>
    <w:p w14:paraId="4A89CEE4" w14:textId="77777777" w:rsidR="00E76D2C" w:rsidRDefault="00731737" w:rsidP="00B5508E">
      <w:pPr>
        <w:spacing w:after="0" w:line="480" w:lineRule="auto"/>
        <w:rPr>
          <w:ins w:id="409"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3D2D593" w14:textId="77777777" w:rsidR="00215DA4" w:rsidRDefault="00215DA4" w:rsidP="00215DA4">
      <w:pPr>
        <w:jc w:val="center"/>
        <w:rPr>
          <w:rFonts w:ascii="Times New Roman" w:hAnsi="Times New Roman" w:cs="Times New Roman"/>
          <w:sz w:val="24"/>
          <w:szCs w:val="24"/>
          <w:lang w:val="en-US"/>
        </w:rPr>
      </w:pPr>
      <w:commentRangeStart w:id="410"/>
      <w:r>
        <w:rPr>
          <w:rFonts w:ascii="Times New Roman" w:hAnsi="Times New Roman" w:cs="Times New Roman"/>
          <w:sz w:val="24"/>
          <w:szCs w:val="24"/>
          <w:lang w:val="en-US"/>
        </w:rPr>
        <w:lastRenderedPageBreak/>
        <w:t>References</w:t>
      </w:r>
      <w:commentRangeEnd w:id="410"/>
      <w:r w:rsidR="00504AA7">
        <w:rPr>
          <w:rStyle w:val="CommentReference"/>
        </w:rPr>
        <w:commentReference w:id="410"/>
      </w:r>
    </w:p>
    <w:p w14:paraId="6A582C9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A2C1C18" w14:textId="77777777" w:rsidR="00192992" w:rsidRPr="00BF2D27" w:rsidRDefault="00192992" w:rsidP="00192992">
      <w:pPr>
        <w:spacing w:before="100" w:beforeAutospacing="1" w:after="100" w:afterAutospacing="1" w:line="240" w:lineRule="auto"/>
        <w:ind w:left="480" w:hanging="480"/>
        <w:rPr>
          <w:ins w:id="412" w:author="Chris Hartgerink" w:date="2014-02-03T21:17:00Z"/>
          <w:rFonts w:ascii="Times New Roman" w:hAnsi="Times New Roman" w:cs="Times New Roman"/>
          <w:sz w:val="24"/>
          <w:szCs w:val="24"/>
          <w:lang w:val="en-US"/>
        </w:rPr>
      </w:pPr>
      <w:ins w:id="413" w:author="Chris Hartgerink" w:date="2014-02-03T21:17:00Z">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543-554. doi: 10.1177/1745691612459060</w:t>
        </w:r>
      </w:ins>
    </w:p>
    <w:p w14:paraId="693EA66C" w14:textId="77777777" w:rsidR="00192992" w:rsidRPr="00BF2D27" w:rsidRDefault="00192992" w:rsidP="00192992">
      <w:pPr>
        <w:spacing w:before="100" w:beforeAutospacing="1" w:after="100" w:afterAutospacing="1" w:line="240" w:lineRule="auto"/>
        <w:ind w:left="480" w:hanging="480"/>
        <w:rPr>
          <w:ins w:id="414" w:author="Chris Hartgerink" w:date="2014-02-03T21:17:00Z"/>
          <w:rFonts w:ascii="Times New Roman" w:eastAsia="Times New Roman" w:hAnsi="Times New Roman" w:cs="Times New Roman"/>
          <w:sz w:val="24"/>
          <w:szCs w:val="24"/>
        </w:rPr>
      </w:pPr>
      <w:ins w:id="415" w:author="Chris Hartgerink" w:date="2014-02-03T21:17:00Z">
        <w:r w:rsidRPr="00BF2D27">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ins>
    </w:p>
    <w:p w14:paraId="2383780B" w14:textId="77777777" w:rsidR="00192992" w:rsidRPr="00BF2D27" w:rsidRDefault="00192992" w:rsidP="00192992">
      <w:pPr>
        <w:pStyle w:val="NormalWeb"/>
        <w:ind w:left="480" w:hanging="480"/>
        <w:rPr>
          <w:ins w:id="416" w:author="Chris Hartgerink" w:date="2014-02-03T21:17:00Z"/>
          <w:noProof/>
        </w:rPr>
      </w:pPr>
      <w:ins w:id="417" w:author="Chris Hartgerink" w:date="2014-02-03T21:17:00Z">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ins>
    </w:p>
    <w:p w14:paraId="05A10CAD" w14:textId="77777777" w:rsidR="00192992" w:rsidRPr="00BF2D27" w:rsidRDefault="00192992" w:rsidP="00192992">
      <w:pPr>
        <w:pStyle w:val="NormalWeb"/>
        <w:ind w:left="480" w:hanging="480"/>
        <w:rPr>
          <w:ins w:id="418" w:author="Chris Hartgerink" w:date="2014-02-03T21:17:00Z"/>
          <w:noProof/>
        </w:rPr>
      </w:pPr>
      <w:ins w:id="419" w:author="Chris Hartgerink" w:date="2014-02-03T21:17:00Z">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Personality and social psychology review : an official journal of the Society for Personality and Social Psychology, Inc</w:t>
        </w:r>
        <w:r w:rsidRPr="00BF2D27">
          <w:rPr>
            <w:noProof/>
          </w:rPr>
          <w:t xml:space="preserve">, </w:t>
        </w:r>
        <w:r w:rsidRPr="00BF2D27">
          <w:rPr>
            <w:i/>
            <w:iCs/>
            <w:noProof/>
          </w:rPr>
          <w:t>13</w:t>
        </w:r>
        <w:r w:rsidRPr="00BF2D27">
          <w:rPr>
            <w:noProof/>
          </w:rPr>
          <w:t>, 269–309. doi:10.1177/1088868309346065</w:t>
        </w:r>
      </w:ins>
    </w:p>
    <w:p w14:paraId="0E6FF1B0" w14:textId="77777777" w:rsidR="00192992" w:rsidRPr="00BF2D27" w:rsidRDefault="00192992" w:rsidP="00192992">
      <w:pPr>
        <w:pStyle w:val="NormalWeb"/>
        <w:ind w:left="480" w:hanging="480"/>
        <w:rPr>
          <w:ins w:id="420" w:author="Chris Hartgerink" w:date="2014-02-03T21:17:00Z"/>
          <w:noProof/>
        </w:rPr>
      </w:pPr>
      <w:ins w:id="421" w:author="Chris Hartgerink" w:date="2014-02-03T21:17:00Z">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ins>
    </w:p>
    <w:p w14:paraId="7797A02F" w14:textId="77777777" w:rsidR="00192992" w:rsidRPr="00BF2D27" w:rsidRDefault="00192992" w:rsidP="00192992">
      <w:pPr>
        <w:pStyle w:val="NormalWeb"/>
        <w:ind w:left="480" w:hanging="480"/>
        <w:rPr>
          <w:ins w:id="422" w:author="Chris Hartgerink" w:date="2014-02-03T21:17:00Z"/>
          <w:noProof/>
        </w:rPr>
      </w:pPr>
      <w:ins w:id="423" w:author="Chris Hartgerink" w:date="2014-02-03T21:17:00Z">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ins>
    </w:p>
    <w:p w14:paraId="0EE93492" w14:textId="77777777" w:rsidR="00192992" w:rsidRPr="00BF2D27" w:rsidRDefault="00192992" w:rsidP="00192992">
      <w:pPr>
        <w:pStyle w:val="NormalWeb"/>
        <w:ind w:left="480" w:hanging="480"/>
        <w:rPr>
          <w:ins w:id="424" w:author="Chris Hartgerink" w:date="2014-02-03T21:17:00Z"/>
          <w:color w:val="222222"/>
          <w:shd w:val="clear" w:color="auto" w:fill="FFFFFF"/>
        </w:rPr>
      </w:pPr>
      <w:ins w:id="425" w:author="Chris Hartgerink" w:date="2014-02-03T21:17:00Z">
        <w:r w:rsidRPr="00BF2D27">
          <w:rPr>
            <w:color w:val="222222"/>
            <w:shd w:val="clear" w:color="auto" w:fill="FFFFFF"/>
          </w:rPr>
          <w:t>Cacioppo, S., Frum, C., Asp, E., Weiss, R. M., Lewis, J. W., &amp; Cacioppo,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ins>
    </w:p>
    <w:p w14:paraId="23928481" w14:textId="77777777" w:rsidR="00192992" w:rsidRPr="00BF2D27" w:rsidRDefault="00192992" w:rsidP="00192992">
      <w:pPr>
        <w:spacing w:before="100" w:beforeAutospacing="1" w:after="100" w:afterAutospacing="1" w:line="240" w:lineRule="auto"/>
        <w:ind w:left="480" w:hanging="480"/>
        <w:rPr>
          <w:ins w:id="426" w:author="Chris Hartgerink" w:date="2014-02-03T21:17:00Z"/>
          <w:rFonts w:ascii="Times New Roman" w:eastAsia="Times New Roman" w:hAnsi="Times New Roman" w:cs="Times New Roman"/>
          <w:sz w:val="24"/>
          <w:szCs w:val="24"/>
          <w:lang w:val="en-US" w:eastAsia="nl-NL"/>
        </w:rPr>
      </w:pPr>
      <w:ins w:id="427" w:author="Chris Hartgerink" w:date="2014-02-03T21:17:00Z">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ins>
    </w:p>
    <w:p w14:paraId="46F21CEF" w14:textId="77777777" w:rsidR="00192992" w:rsidRPr="00BF2D27" w:rsidRDefault="00192992" w:rsidP="00192992">
      <w:pPr>
        <w:pStyle w:val="NormalWeb"/>
        <w:ind w:left="480" w:hanging="480"/>
        <w:rPr>
          <w:ins w:id="428" w:author="Chris Hartgerink" w:date="2014-02-03T21:17:00Z"/>
          <w:noProof/>
        </w:rPr>
      </w:pPr>
      <w:ins w:id="429" w:author="Chris Hartgerink" w:date="2014-02-03T21:17:00Z">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ins>
    </w:p>
    <w:p w14:paraId="514CCF05" w14:textId="77777777" w:rsidR="00192992" w:rsidRPr="00BF2D27" w:rsidRDefault="00192992" w:rsidP="00192992">
      <w:pPr>
        <w:pStyle w:val="NormalWeb"/>
        <w:ind w:left="480" w:hanging="480"/>
        <w:rPr>
          <w:ins w:id="430" w:author="Chris Hartgerink" w:date="2014-02-03T21:17:00Z"/>
          <w:noProof/>
        </w:rPr>
      </w:pPr>
      <w:ins w:id="431" w:author="Chris Hartgerink" w:date="2014-02-03T21:17:00Z">
        <w:r w:rsidRPr="00192992">
          <w:rPr>
            <w:color w:val="222222"/>
            <w:shd w:val="clear" w:color="auto" w:fill="FFFFFF"/>
            <w:rPrChange w:id="432" w:author="Chris Hartgerink" w:date="2014-02-03T21:17:00Z">
              <w:rPr>
                <w:color w:val="222222"/>
                <w:shd w:val="clear" w:color="auto" w:fill="FFFFFF"/>
                <w:lang w:val="nl-NL"/>
              </w:rPr>
            </w:rPrChange>
          </w:rPr>
          <w:t xml:space="preserve">Eisenberger, N. I., Lieberman, M. D., &amp; Williams, K. D. (2003). </w:t>
        </w:r>
        <w:r w:rsidRPr="00BF2D27">
          <w:rPr>
            <w:color w:val="222222"/>
            <w:shd w:val="clear" w:color="auto" w:fill="FFFFFF"/>
          </w:rPr>
          <w:t>Does rejection hurt? An fMRI study of social exclusion.</w:t>
        </w:r>
        <w:r w:rsidRPr="00BF2D27">
          <w:rPr>
            <w:rStyle w:val="apple-converted-space"/>
            <w:color w:val="222222"/>
            <w:shd w:val="clear" w:color="auto" w:fill="FFFFFF"/>
          </w:rPr>
          <w:t> </w:t>
        </w:r>
        <w:r w:rsidRPr="00BF2D27">
          <w:rPr>
            <w:i/>
            <w:iCs/>
            <w:color w:val="222222"/>
            <w:shd w:val="clear" w:color="auto" w:fill="FFFFFF"/>
          </w:rPr>
          <w:t>Science</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302</w:t>
        </w:r>
        <w:r w:rsidRPr="00BF2D27">
          <w:rPr>
            <w:color w:val="222222"/>
            <w:shd w:val="clear" w:color="auto" w:fill="FFFFFF"/>
          </w:rPr>
          <w:t>, 290-292.</w:t>
        </w:r>
      </w:ins>
    </w:p>
    <w:p w14:paraId="0AAED6A0" w14:textId="77777777" w:rsidR="00192992" w:rsidRPr="00BF2D27" w:rsidRDefault="00192992" w:rsidP="00192992">
      <w:pPr>
        <w:pStyle w:val="NormalWeb"/>
        <w:ind w:left="480" w:hanging="480"/>
        <w:rPr>
          <w:ins w:id="433" w:author="Chris Hartgerink" w:date="2014-02-03T21:17:00Z"/>
          <w:noProof/>
        </w:rPr>
      </w:pPr>
      <w:ins w:id="434" w:author="Chris Hartgerink" w:date="2014-02-03T21:17:00Z">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ins>
    </w:p>
    <w:p w14:paraId="706C6980" w14:textId="77777777" w:rsidR="00192992" w:rsidRPr="00BF2D27" w:rsidRDefault="00192992" w:rsidP="00192992">
      <w:pPr>
        <w:pStyle w:val="NormalWeb"/>
        <w:ind w:left="480" w:hanging="480"/>
        <w:rPr>
          <w:ins w:id="435" w:author="Chris Hartgerink" w:date="2014-02-03T21:17:00Z"/>
          <w:noProof/>
        </w:rPr>
      </w:pPr>
      <w:ins w:id="436" w:author="Chris Hartgerink" w:date="2014-02-03T21:17:00Z">
        <w:r>
          <w:rPr>
            <w:noProof/>
          </w:rPr>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ins>
    </w:p>
    <w:p w14:paraId="0A18483E" w14:textId="77777777" w:rsidR="00192992" w:rsidRPr="00BF2D27" w:rsidRDefault="00192992" w:rsidP="00192992">
      <w:pPr>
        <w:spacing w:before="100" w:beforeAutospacing="1" w:after="100" w:afterAutospacing="1" w:line="240" w:lineRule="auto"/>
        <w:ind w:left="480" w:hanging="480"/>
        <w:rPr>
          <w:ins w:id="437" w:author="Chris Hartgerink" w:date="2014-02-03T21:17:00Z"/>
          <w:rFonts w:ascii="Times New Roman" w:eastAsia="Times New Roman" w:hAnsi="Times New Roman" w:cs="Times New Roman"/>
          <w:sz w:val="24"/>
          <w:szCs w:val="24"/>
          <w:lang w:val="en-US" w:eastAsia="nl-NL"/>
        </w:rPr>
      </w:pPr>
      <w:ins w:id="438" w:author="Chris Hartgerink" w:date="2014-02-03T21:17:00Z">
        <w:r>
          <w:rPr>
            <w:rFonts w:ascii="Times New Roman" w:eastAsia="Times New Roman" w:hAnsi="Times New Roman" w:cs="Times New Roman"/>
            <w:sz w:val="24"/>
            <w:szCs w:val="24"/>
            <w:lang w:val="en-US" w:eastAsia="nl-NL"/>
          </w:rPr>
          <w:lastRenderedPageBreak/>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ins>
    </w:p>
    <w:p w14:paraId="609825FF" w14:textId="77777777" w:rsidR="00192992" w:rsidRPr="00BF2D27" w:rsidRDefault="00192992" w:rsidP="00192992">
      <w:pPr>
        <w:spacing w:before="100" w:beforeAutospacing="1" w:after="100" w:afterAutospacing="1" w:line="240" w:lineRule="auto"/>
        <w:ind w:left="480" w:hanging="480"/>
        <w:rPr>
          <w:ins w:id="439" w:author="Chris Hartgerink" w:date="2014-02-03T21:17:00Z"/>
          <w:rFonts w:ascii="Times New Roman" w:eastAsia="Times New Roman" w:hAnsi="Times New Roman" w:cs="Times New Roman"/>
          <w:sz w:val="24"/>
          <w:szCs w:val="24"/>
          <w:lang w:val="en-US" w:eastAsia="nl-NL"/>
        </w:rPr>
      </w:pPr>
      <w:ins w:id="440" w:author="Chris Hartgerink" w:date="2014-02-03T21:17:00Z">
        <w:r w:rsidRPr="00BF2D27">
          <w:rPr>
            <w:rFonts w:ascii="Times New Roman" w:hAnsi="Times New Roman" w:cs="Times New Roman"/>
            <w:color w:val="222222"/>
            <w:sz w:val="24"/>
            <w:szCs w:val="24"/>
            <w:shd w:val="clear" w:color="auto" w:fill="FFFFFF"/>
            <w:lang w:val="en-US"/>
          </w:rPr>
          <w:t>Haselton,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ins>
    </w:p>
    <w:p w14:paraId="47F69FAC" w14:textId="77777777" w:rsidR="00192992" w:rsidRPr="00BF2D27" w:rsidRDefault="00192992" w:rsidP="00192992">
      <w:pPr>
        <w:pStyle w:val="NormalWeb"/>
        <w:ind w:left="480" w:hanging="480"/>
        <w:rPr>
          <w:ins w:id="441" w:author="Chris Hartgerink" w:date="2014-02-03T21:17:00Z"/>
          <w:noProof/>
        </w:rPr>
      </w:pPr>
      <w:ins w:id="442" w:author="Chris Hartgerink" w:date="2014-02-03T21:17:00Z">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ins>
    </w:p>
    <w:p w14:paraId="5B5862DF" w14:textId="77777777" w:rsidR="00192992" w:rsidRPr="00BF2D27" w:rsidRDefault="00192992" w:rsidP="00192992">
      <w:pPr>
        <w:pStyle w:val="NormalWeb"/>
        <w:ind w:left="480" w:hanging="480"/>
        <w:rPr>
          <w:ins w:id="443" w:author="Chris Hartgerink" w:date="2014-02-03T21:17:00Z"/>
          <w:noProof/>
        </w:rPr>
      </w:pPr>
      <w:ins w:id="444" w:author="Chris Hartgerink" w:date="2014-02-03T21:17:00Z">
        <w:r w:rsidRPr="00BF2D27">
          <w:rPr>
            <w:noProof/>
          </w:rPr>
          <w:t>Hedges., L.V. (1981). Distribution theory for Glass’s estimator of effect size and related estimators, Journal of Educational and Behavioral Statistics</w:t>
        </w:r>
        <w:r>
          <w:rPr>
            <w:noProof/>
          </w:rPr>
          <w:t xml:space="preserve">, </w:t>
        </w:r>
        <w:r w:rsidRPr="00BF2D27">
          <w:rPr>
            <w:i/>
            <w:iCs/>
            <w:noProof/>
          </w:rPr>
          <w:t>6</w:t>
        </w:r>
        <w:r w:rsidRPr="00BF2D27">
          <w:rPr>
            <w:noProof/>
          </w:rPr>
          <w:t>, 107–128.</w:t>
        </w:r>
      </w:ins>
    </w:p>
    <w:p w14:paraId="68D5F999" w14:textId="77777777" w:rsidR="00192992" w:rsidRPr="00BF2D27" w:rsidRDefault="00192992" w:rsidP="00192992">
      <w:pPr>
        <w:spacing w:before="100" w:beforeAutospacing="1" w:after="100" w:afterAutospacing="1" w:line="240" w:lineRule="auto"/>
        <w:ind w:left="480" w:hanging="480"/>
        <w:rPr>
          <w:ins w:id="445" w:author="Chris Hartgerink" w:date="2014-02-03T21:17:00Z"/>
          <w:rFonts w:ascii="Times New Roman" w:eastAsia="Times New Roman" w:hAnsi="Times New Roman" w:cs="Times New Roman"/>
          <w:sz w:val="24"/>
          <w:szCs w:val="24"/>
          <w:lang w:val="en-US" w:eastAsia="nl-NL"/>
        </w:rPr>
      </w:pPr>
      <w:ins w:id="446" w:author="Chris Hartgerink" w:date="2014-02-03T21:17:00Z">
        <w:r w:rsidRPr="00BF2D27">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ins>
    </w:p>
    <w:p w14:paraId="73D554B2" w14:textId="77777777" w:rsidR="00192992" w:rsidRPr="00BF2D27" w:rsidRDefault="00192992" w:rsidP="00192992">
      <w:pPr>
        <w:pStyle w:val="NormalWeb"/>
        <w:ind w:left="480" w:hanging="480"/>
        <w:rPr>
          <w:ins w:id="447" w:author="Chris Hartgerink" w:date="2014-02-03T21:17:00Z"/>
          <w:noProof/>
        </w:rPr>
      </w:pPr>
      <w:ins w:id="448" w:author="Chris Hartgerink" w:date="2014-02-03T21:17:00Z">
        <w:r w:rsidRPr="00BF2D27">
          <w:rPr>
            <w:color w:val="222222"/>
            <w:shd w:val="clear" w:color="auto" w:fill="FFFFFF"/>
          </w:rPr>
          <w:t>Hofstede, G. (1980). Culture’s consequences: International differences in work-related values. London, UK: Sage.</w:t>
        </w:r>
      </w:ins>
    </w:p>
    <w:p w14:paraId="5A1F2301" w14:textId="77777777" w:rsidR="00192992" w:rsidRPr="00BF2D27" w:rsidRDefault="00192992" w:rsidP="00192992">
      <w:pPr>
        <w:pStyle w:val="NormalWeb"/>
        <w:ind w:left="480" w:hanging="480"/>
        <w:rPr>
          <w:ins w:id="449" w:author="Chris Hartgerink" w:date="2014-02-03T21:17:00Z"/>
          <w:noProof/>
        </w:rPr>
      </w:pPr>
      <w:ins w:id="450" w:author="Chris Hartgerink" w:date="2014-02-03T21:17:00Z">
        <w:r w:rsidRPr="00BF2D27">
          <w:rPr>
            <w:noProof/>
          </w:rPr>
          <w:t xml:space="preserve">Hunter, J. E., &amp; Schmidt, F. L. (1990). Dichotomization of Continuous Variables: The Implications for Meta-Anafysis. </w:t>
        </w:r>
        <w:r w:rsidRPr="00BF2D27">
          <w:rPr>
            <w:i/>
            <w:iCs/>
            <w:noProof/>
          </w:rPr>
          <w:t>Journal of Applied Psychology</w:t>
        </w:r>
        <w:r w:rsidRPr="00BF2D27">
          <w:rPr>
            <w:noProof/>
          </w:rPr>
          <w:t xml:space="preserve">, </w:t>
        </w:r>
        <w:r w:rsidRPr="00BF2D27">
          <w:rPr>
            <w:i/>
            <w:iCs/>
            <w:noProof/>
          </w:rPr>
          <w:t>75</w:t>
        </w:r>
        <w:r w:rsidRPr="00BF2D27">
          <w:rPr>
            <w:noProof/>
          </w:rPr>
          <w:t>, 334–349.</w:t>
        </w:r>
      </w:ins>
    </w:p>
    <w:p w14:paraId="778EBE64" w14:textId="77777777" w:rsidR="00192992" w:rsidRPr="00BF2D27" w:rsidRDefault="00192992" w:rsidP="00192992">
      <w:pPr>
        <w:pStyle w:val="NormalWeb"/>
        <w:ind w:left="480" w:hanging="480"/>
        <w:rPr>
          <w:ins w:id="451" w:author="Chris Hartgerink" w:date="2014-02-03T21:17:00Z"/>
          <w:color w:val="222222"/>
          <w:shd w:val="clear" w:color="auto" w:fill="FFFFFF"/>
        </w:rPr>
      </w:pPr>
      <w:ins w:id="452" w:author="Chris Hartgerink" w:date="2014-02-03T21:17:00Z">
        <w:r>
          <w:rPr>
            <w:color w:val="222222"/>
            <w:shd w:val="clear" w:color="auto" w:fill="FFFFFF"/>
          </w:rPr>
          <w:t>*</w:t>
        </w:r>
        <w:r w:rsidRPr="00BF2D27">
          <w:rPr>
            <w:color w:val="222222"/>
            <w:shd w:val="clear" w:color="auto" w:fill="FFFFFF"/>
          </w:rPr>
          <w:t>IJzerman, H., Gallucci, M., Pouw, W. T., Weiβgerber, S. C., Van Doesum, N. J., &amp; Williams, K. D. (2012). Cold-blooded loneliness: Social exclusion leads to lower skin temperatures.</w:t>
        </w:r>
        <w:r w:rsidRPr="00BF2D27">
          <w:rPr>
            <w:rStyle w:val="apple-converted-space"/>
            <w:color w:val="222222"/>
            <w:shd w:val="clear" w:color="auto" w:fill="FFFFFF"/>
          </w:rPr>
          <w:t> </w:t>
        </w:r>
        <w:r>
          <w:rPr>
            <w:i/>
            <w:iCs/>
            <w:color w:val="222222"/>
            <w:shd w:val="clear" w:color="auto" w:fill="FFFFFF"/>
          </w:rPr>
          <w:t>Acta P</w:t>
        </w:r>
        <w:r w:rsidRPr="00BF2D27">
          <w:rPr>
            <w:i/>
            <w:iCs/>
            <w:color w:val="222222"/>
            <w:shd w:val="clear" w:color="auto" w:fill="FFFFFF"/>
          </w:rPr>
          <w:t>sychologica</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ins>
    </w:p>
    <w:p w14:paraId="3A2B0B26" w14:textId="77777777" w:rsidR="00192992" w:rsidRPr="00BF2D27" w:rsidRDefault="00192992" w:rsidP="00192992">
      <w:pPr>
        <w:spacing w:before="100" w:beforeAutospacing="1" w:after="100" w:afterAutospacing="1" w:line="240" w:lineRule="auto"/>
        <w:ind w:left="480" w:hanging="480"/>
        <w:rPr>
          <w:ins w:id="453" w:author="Chris Hartgerink" w:date="2014-02-03T21:17:00Z"/>
          <w:rFonts w:ascii="Times New Roman" w:eastAsia="Times New Roman" w:hAnsi="Times New Roman" w:cs="Times New Roman"/>
          <w:sz w:val="24"/>
          <w:szCs w:val="24"/>
          <w:lang w:val="en-US" w:eastAsia="nl-NL"/>
        </w:rPr>
      </w:pPr>
      <w:ins w:id="454" w:author="Chris Hartgerink" w:date="2014-02-03T21:17:00Z">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Kassner, M. P., Dongning, R., Law, A. T., &amp; Williams, K. D. (</w:t>
        </w:r>
        <w:r w:rsidRPr="00BF2D27">
          <w:rPr>
            <w:rFonts w:ascii="Times New Roman" w:eastAsia="Times New Roman" w:hAnsi="Times New Roman" w:cs="Times New Roman"/>
            <w:i/>
            <w:sz w:val="24"/>
            <w:szCs w:val="24"/>
            <w:lang w:val="en-US" w:eastAsia="nl-NL"/>
          </w:rPr>
          <w:t>in preparation</w:t>
        </w:r>
        <w:r w:rsidRPr="00BF2D27">
          <w:rPr>
            <w:rFonts w:ascii="Times New Roman" w:eastAsia="Times New Roman" w:hAnsi="Times New Roman" w:cs="Times New Roman"/>
            <w:sz w:val="24"/>
            <w:szCs w:val="24"/>
            <w:lang w:val="en-US" w:eastAsia="nl-NL"/>
          </w:rPr>
          <w:t>). Effects of Mental Visualization and Degraded Presentation on Detection and Influence of Ostracism.</w:t>
        </w:r>
      </w:ins>
    </w:p>
    <w:p w14:paraId="20577E5C" w14:textId="77777777" w:rsidR="00192992" w:rsidRPr="00BF2D27" w:rsidRDefault="00192992" w:rsidP="00192992">
      <w:pPr>
        <w:pStyle w:val="NormalWeb"/>
        <w:ind w:left="480" w:hanging="480"/>
        <w:rPr>
          <w:ins w:id="455" w:author="Chris Hartgerink" w:date="2014-02-03T21:17:00Z"/>
          <w:noProof/>
        </w:rPr>
      </w:pPr>
      <w:ins w:id="456" w:author="Chris Hartgerink" w:date="2014-02-03T21:17:00Z">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ins>
    </w:p>
    <w:p w14:paraId="579742D2" w14:textId="77777777" w:rsidR="00192992" w:rsidRPr="00192992" w:rsidRDefault="00192992" w:rsidP="00192992">
      <w:pPr>
        <w:spacing w:before="100" w:beforeAutospacing="1" w:after="100" w:afterAutospacing="1" w:line="240" w:lineRule="auto"/>
        <w:ind w:left="480" w:hanging="480"/>
        <w:rPr>
          <w:ins w:id="457" w:author="Chris Hartgerink" w:date="2014-02-03T21:17:00Z"/>
          <w:rFonts w:ascii="Times New Roman" w:eastAsia="Times New Roman" w:hAnsi="Times New Roman" w:cs="Times New Roman"/>
          <w:sz w:val="24"/>
          <w:szCs w:val="24"/>
          <w:lang w:val="en-US" w:eastAsia="nl-NL"/>
          <w:rPrChange w:id="458" w:author="Chris Hartgerink" w:date="2014-02-03T21:17:00Z">
            <w:rPr>
              <w:ins w:id="459" w:author="Chris Hartgerink" w:date="2014-02-03T21:17:00Z"/>
              <w:rFonts w:ascii="Times New Roman" w:eastAsia="Times New Roman" w:hAnsi="Times New Roman" w:cs="Times New Roman"/>
              <w:sz w:val="24"/>
              <w:szCs w:val="24"/>
              <w:lang w:eastAsia="nl-NL"/>
            </w:rPr>
          </w:rPrChange>
        </w:rPr>
      </w:pPr>
      <w:ins w:id="460" w:author="Chris Hartgerink" w:date="2014-02-03T21:17:00Z">
        <w:r w:rsidRPr="00BF2D27">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192992">
          <w:rPr>
            <w:rFonts w:ascii="Times New Roman" w:eastAsia="Times New Roman" w:hAnsi="Times New Roman" w:cs="Times New Roman"/>
            <w:i/>
            <w:iCs/>
            <w:sz w:val="24"/>
            <w:szCs w:val="24"/>
            <w:lang w:val="en-US" w:eastAsia="nl-NL"/>
            <w:rPrChange w:id="461" w:author="Chris Hartgerink" w:date="2014-02-03T21:17:00Z">
              <w:rPr>
                <w:rFonts w:ascii="Times New Roman" w:eastAsia="Times New Roman" w:hAnsi="Times New Roman" w:cs="Times New Roman"/>
                <w:i/>
                <w:iCs/>
                <w:sz w:val="24"/>
                <w:szCs w:val="24"/>
                <w:lang w:eastAsia="nl-NL"/>
              </w:rPr>
            </w:rPrChange>
          </w:rPr>
          <w:t>Perspectives on Psychological Science</w:t>
        </w:r>
        <w:r w:rsidRPr="00192992">
          <w:rPr>
            <w:rFonts w:ascii="Times New Roman" w:eastAsia="Times New Roman" w:hAnsi="Times New Roman" w:cs="Times New Roman"/>
            <w:sz w:val="24"/>
            <w:szCs w:val="24"/>
            <w:lang w:val="en-US" w:eastAsia="nl-NL"/>
            <w:rPrChange w:id="462" w:author="Chris Hartgerink" w:date="2014-02-03T21:17:00Z">
              <w:rPr>
                <w:rFonts w:ascii="Times New Roman" w:eastAsia="Times New Roman" w:hAnsi="Times New Roman" w:cs="Times New Roman"/>
                <w:sz w:val="24"/>
                <w:szCs w:val="24"/>
                <w:lang w:eastAsia="nl-NL"/>
              </w:rPr>
            </w:rPrChange>
          </w:rPr>
          <w:t xml:space="preserve">, </w:t>
        </w:r>
        <w:r w:rsidRPr="00192992">
          <w:rPr>
            <w:rFonts w:ascii="Times New Roman" w:eastAsia="Times New Roman" w:hAnsi="Times New Roman" w:cs="Times New Roman"/>
            <w:i/>
            <w:iCs/>
            <w:sz w:val="24"/>
            <w:szCs w:val="24"/>
            <w:lang w:val="en-US" w:eastAsia="nl-NL"/>
            <w:rPrChange w:id="463" w:author="Chris Hartgerink" w:date="2014-02-03T21:17:00Z">
              <w:rPr>
                <w:rFonts w:ascii="Times New Roman" w:eastAsia="Times New Roman" w:hAnsi="Times New Roman" w:cs="Times New Roman"/>
                <w:i/>
                <w:iCs/>
                <w:sz w:val="24"/>
                <w:szCs w:val="24"/>
                <w:lang w:eastAsia="nl-NL"/>
              </w:rPr>
            </w:rPrChange>
          </w:rPr>
          <w:t>8</w:t>
        </w:r>
        <w:r w:rsidRPr="00192992">
          <w:rPr>
            <w:rFonts w:ascii="Times New Roman" w:eastAsia="Times New Roman" w:hAnsi="Times New Roman" w:cs="Times New Roman"/>
            <w:sz w:val="24"/>
            <w:szCs w:val="24"/>
            <w:lang w:val="en-US" w:eastAsia="nl-NL"/>
            <w:rPrChange w:id="464" w:author="Chris Hartgerink" w:date="2014-02-03T21:17:00Z">
              <w:rPr>
                <w:rFonts w:ascii="Times New Roman" w:eastAsia="Times New Roman" w:hAnsi="Times New Roman" w:cs="Times New Roman"/>
                <w:sz w:val="24"/>
                <w:szCs w:val="24"/>
                <w:lang w:eastAsia="nl-NL"/>
              </w:rPr>
            </w:rPrChange>
          </w:rPr>
          <w:t>, 424–432. doi:10.1177/1745691613491437</w:t>
        </w:r>
      </w:ins>
    </w:p>
    <w:p w14:paraId="60EB635B" w14:textId="77777777" w:rsidR="00192992" w:rsidRPr="00BF2D27" w:rsidRDefault="00192992" w:rsidP="00192992">
      <w:pPr>
        <w:spacing w:before="100" w:beforeAutospacing="1" w:after="100" w:afterAutospacing="1" w:line="240" w:lineRule="auto"/>
        <w:ind w:left="480" w:hanging="480"/>
        <w:rPr>
          <w:ins w:id="465" w:author="Chris Hartgerink" w:date="2014-02-03T21:17:00Z"/>
          <w:rFonts w:ascii="Times New Roman" w:eastAsia="Times New Roman" w:hAnsi="Times New Roman" w:cs="Times New Roman"/>
          <w:sz w:val="24"/>
          <w:szCs w:val="24"/>
          <w:lang w:val="en-US" w:eastAsia="nl-NL"/>
        </w:rPr>
      </w:pPr>
      <w:ins w:id="466" w:author="Chris Hartgerink" w:date="2014-02-03T21:17:00Z">
        <w:r w:rsidRPr="00BF2D27">
          <w:rPr>
            <w:rFonts w:ascii="Times New Roman" w:eastAsia="Times New Roman" w:hAnsi="Times New Roman" w:cs="Times New Roman"/>
            <w:sz w:val="24"/>
            <w:szCs w:val="24"/>
            <w:lang w:val="en-US" w:eastAsia="nl-NL"/>
          </w:rPr>
          <w:t xml:space="preserve">Light, R. J., &amp; Pillemer,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ins>
    </w:p>
    <w:p w14:paraId="414F7792" w14:textId="77777777" w:rsidR="00192992" w:rsidRPr="00BF2D27" w:rsidRDefault="00192992" w:rsidP="00192992">
      <w:pPr>
        <w:pStyle w:val="NormalWeb"/>
        <w:ind w:left="480" w:hanging="480"/>
        <w:rPr>
          <w:ins w:id="467" w:author="Chris Hartgerink" w:date="2014-02-03T21:17:00Z"/>
          <w:noProof/>
        </w:rPr>
      </w:pPr>
      <w:ins w:id="468" w:author="Chris Hartgerink" w:date="2014-02-03T21:17:00Z">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ins>
    </w:p>
    <w:p w14:paraId="20AAE9E4" w14:textId="77777777" w:rsidR="00192992" w:rsidRPr="00BF2D27" w:rsidRDefault="00192992" w:rsidP="00192992">
      <w:pPr>
        <w:pStyle w:val="NormalWeb"/>
        <w:ind w:left="480" w:hanging="480"/>
        <w:rPr>
          <w:ins w:id="469" w:author="Chris Hartgerink" w:date="2014-02-03T21:17:00Z"/>
          <w:noProof/>
        </w:rPr>
      </w:pPr>
      <w:ins w:id="470" w:author="Chris Hartgerink" w:date="2014-02-03T21:17:00Z">
        <w:r w:rsidRPr="00BF2D27">
          <w:rPr>
            <w:noProof/>
          </w:rPr>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ins>
    </w:p>
    <w:p w14:paraId="57DB9F1A" w14:textId="77777777" w:rsidR="00192992" w:rsidRPr="00BF2D27" w:rsidRDefault="00192992" w:rsidP="00192992">
      <w:pPr>
        <w:pStyle w:val="NormalWeb"/>
        <w:ind w:left="480" w:hanging="480"/>
        <w:rPr>
          <w:ins w:id="471" w:author="Chris Hartgerink" w:date="2014-02-03T21:17:00Z"/>
          <w:noProof/>
        </w:rPr>
      </w:pPr>
      <w:ins w:id="472" w:author="Chris Hartgerink" w:date="2014-02-03T21:17:00Z">
        <w:r w:rsidRPr="00BF2D27">
          <w:rPr>
            <w:color w:val="222222"/>
            <w:shd w:val="clear" w:color="auto" w:fill="FFFFFF"/>
          </w:rPr>
          <w:lastRenderedPageBreak/>
          <w:t>Nezlek,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ins>
    </w:p>
    <w:p w14:paraId="1F738908" w14:textId="77777777" w:rsidR="00192992" w:rsidRPr="00BF2D27" w:rsidRDefault="00192992" w:rsidP="00192992">
      <w:pPr>
        <w:pStyle w:val="NormalWeb"/>
        <w:ind w:left="480" w:hanging="480"/>
        <w:rPr>
          <w:ins w:id="473" w:author="Chris Hartgerink" w:date="2014-02-03T21:17:00Z"/>
          <w:noProof/>
        </w:rPr>
      </w:pPr>
      <w:ins w:id="474" w:author="Chris Hartgerink" w:date="2014-02-03T21:17:00Z">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ins>
    </w:p>
    <w:p w14:paraId="2E5CB08E" w14:textId="77777777" w:rsidR="00192992" w:rsidRPr="00BF2D27" w:rsidRDefault="00192992" w:rsidP="00192992">
      <w:pPr>
        <w:pStyle w:val="NormalWeb"/>
        <w:ind w:left="480" w:hanging="480"/>
        <w:rPr>
          <w:ins w:id="475" w:author="Chris Hartgerink" w:date="2014-02-03T21:17:00Z"/>
          <w:noProof/>
        </w:rPr>
      </w:pPr>
      <w:ins w:id="476" w:author="Chris Hartgerink" w:date="2014-02-03T21:17:00Z">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ins>
    </w:p>
    <w:p w14:paraId="34EDF75A" w14:textId="77777777" w:rsidR="00192992" w:rsidRPr="00BF2D27" w:rsidRDefault="00192992" w:rsidP="00192992">
      <w:pPr>
        <w:pStyle w:val="NormalWeb"/>
        <w:ind w:left="480" w:hanging="480"/>
        <w:rPr>
          <w:ins w:id="477" w:author="Chris Hartgerink" w:date="2014-02-03T21:17:00Z"/>
          <w:noProof/>
        </w:rPr>
      </w:pPr>
      <w:ins w:id="478" w:author="Chris Hartgerink" w:date="2014-02-03T21:17:00Z">
        <w:r w:rsidRPr="00BF2D27">
          <w:rPr>
            <w:noProof/>
          </w:rPr>
          <w:t>R Core Team. (2013). R: A Language and Environment for Statistical Computing. Vienna, Austria. Retrieved from http://www.r-project.org/</w:t>
        </w:r>
      </w:ins>
    </w:p>
    <w:p w14:paraId="28370147" w14:textId="77777777" w:rsidR="00192992" w:rsidRPr="00BF2D27" w:rsidRDefault="00192992" w:rsidP="00192992">
      <w:pPr>
        <w:pStyle w:val="NormalWeb"/>
        <w:ind w:left="480" w:hanging="480"/>
        <w:rPr>
          <w:ins w:id="479" w:author="Chris Hartgerink" w:date="2014-02-03T21:17:00Z"/>
          <w:noProof/>
        </w:rPr>
      </w:pPr>
      <w:ins w:id="480" w:author="Chris Hartgerink" w:date="2014-02-03T21:17:00Z">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ins>
    </w:p>
    <w:p w14:paraId="6138C281" w14:textId="77777777" w:rsidR="00192992" w:rsidRPr="00192992" w:rsidRDefault="00192992" w:rsidP="00192992">
      <w:pPr>
        <w:spacing w:before="100" w:beforeAutospacing="1" w:after="100" w:afterAutospacing="1" w:line="240" w:lineRule="auto"/>
        <w:ind w:left="480" w:hanging="480"/>
        <w:rPr>
          <w:ins w:id="481" w:author="Chris Hartgerink" w:date="2014-02-03T21:17:00Z"/>
          <w:rFonts w:ascii="Times New Roman" w:eastAsia="Times New Roman" w:hAnsi="Times New Roman" w:cs="Times New Roman"/>
          <w:sz w:val="24"/>
          <w:szCs w:val="24"/>
          <w:lang w:val="en-US" w:eastAsia="nl-NL"/>
          <w:rPrChange w:id="482" w:author="Chris Hartgerink" w:date="2014-02-03T21:17:00Z">
            <w:rPr>
              <w:ins w:id="483" w:author="Chris Hartgerink" w:date="2014-02-03T21:17:00Z"/>
              <w:rFonts w:ascii="Times New Roman" w:eastAsia="Times New Roman" w:hAnsi="Times New Roman" w:cs="Times New Roman"/>
              <w:sz w:val="24"/>
              <w:szCs w:val="24"/>
              <w:lang w:eastAsia="nl-NL"/>
            </w:rPr>
          </w:rPrChange>
        </w:rPr>
      </w:pPr>
      <w:ins w:id="484" w:author="Chris Hartgerink" w:date="2014-02-03T21:17:00Z">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Riva, P., Wirth, J. H., &amp; Williams, K. D. (2011). The consequences of pain: The social and physical pain overlap on psychological responses. </w:t>
        </w:r>
        <w:r w:rsidRPr="00192992">
          <w:rPr>
            <w:rFonts w:ascii="Times New Roman" w:eastAsia="Times New Roman" w:hAnsi="Times New Roman" w:cs="Times New Roman"/>
            <w:i/>
            <w:iCs/>
            <w:sz w:val="24"/>
            <w:szCs w:val="24"/>
            <w:lang w:val="en-US" w:eastAsia="nl-NL"/>
            <w:rPrChange w:id="485" w:author="Chris Hartgerink" w:date="2014-02-03T21:17:00Z">
              <w:rPr>
                <w:rFonts w:ascii="Times New Roman" w:eastAsia="Times New Roman" w:hAnsi="Times New Roman" w:cs="Times New Roman"/>
                <w:i/>
                <w:iCs/>
                <w:sz w:val="24"/>
                <w:szCs w:val="24"/>
                <w:lang w:eastAsia="nl-NL"/>
              </w:rPr>
            </w:rPrChange>
          </w:rPr>
          <w:t>European Journal of Social Psychology</w:t>
        </w:r>
        <w:r w:rsidRPr="00192992">
          <w:rPr>
            <w:rFonts w:ascii="Times New Roman" w:eastAsia="Times New Roman" w:hAnsi="Times New Roman" w:cs="Times New Roman"/>
            <w:sz w:val="24"/>
            <w:szCs w:val="24"/>
            <w:lang w:val="en-US" w:eastAsia="nl-NL"/>
            <w:rPrChange w:id="486" w:author="Chris Hartgerink" w:date="2014-02-03T21:17:00Z">
              <w:rPr>
                <w:rFonts w:ascii="Times New Roman" w:eastAsia="Times New Roman" w:hAnsi="Times New Roman" w:cs="Times New Roman"/>
                <w:sz w:val="24"/>
                <w:szCs w:val="24"/>
                <w:lang w:eastAsia="nl-NL"/>
              </w:rPr>
            </w:rPrChange>
          </w:rPr>
          <w:t xml:space="preserve">, </w:t>
        </w:r>
        <w:r w:rsidRPr="00192992">
          <w:rPr>
            <w:rFonts w:ascii="Times New Roman" w:eastAsia="Times New Roman" w:hAnsi="Times New Roman" w:cs="Times New Roman"/>
            <w:i/>
            <w:iCs/>
            <w:sz w:val="24"/>
            <w:szCs w:val="24"/>
            <w:lang w:val="en-US" w:eastAsia="nl-NL"/>
            <w:rPrChange w:id="487" w:author="Chris Hartgerink" w:date="2014-02-03T21:17:00Z">
              <w:rPr>
                <w:rFonts w:ascii="Times New Roman" w:eastAsia="Times New Roman" w:hAnsi="Times New Roman" w:cs="Times New Roman"/>
                <w:i/>
                <w:iCs/>
                <w:sz w:val="24"/>
                <w:szCs w:val="24"/>
                <w:lang w:eastAsia="nl-NL"/>
              </w:rPr>
            </w:rPrChange>
          </w:rPr>
          <w:t>41</w:t>
        </w:r>
        <w:r w:rsidRPr="00192992">
          <w:rPr>
            <w:rFonts w:ascii="Times New Roman" w:eastAsia="Times New Roman" w:hAnsi="Times New Roman" w:cs="Times New Roman"/>
            <w:sz w:val="24"/>
            <w:szCs w:val="24"/>
            <w:lang w:val="en-US" w:eastAsia="nl-NL"/>
            <w:rPrChange w:id="488" w:author="Chris Hartgerink" w:date="2014-02-03T21:17:00Z">
              <w:rPr>
                <w:rFonts w:ascii="Times New Roman" w:eastAsia="Times New Roman" w:hAnsi="Times New Roman" w:cs="Times New Roman"/>
                <w:sz w:val="24"/>
                <w:szCs w:val="24"/>
                <w:lang w:eastAsia="nl-NL"/>
              </w:rPr>
            </w:rPrChange>
          </w:rPr>
          <w:t>, 681–687. doi:10.1002/ejsp.837</w:t>
        </w:r>
      </w:ins>
    </w:p>
    <w:p w14:paraId="598AB42A" w14:textId="77777777" w:rsidR="00192992" w:rsidRPr="00BF2D27" w:rsidRDefault="00192992" w:rsidP="00192992">
      <w:pPr>
        <w:spacing w:before="100" w:beforeAutospacing="1" w:after="100" w:afterAutospacing="1" w:line="240" w:lineRule="auto"/>
        <w:ind w:left="480" w:hanging="480"/>
        <w:rPr>
          <w:ins w:id="489" w:author="Chris Hartgerink" w:date="2014-02-03T21:17:00Z"/>
          <w:rFonts w:ascii="Times New Roman" w:eastAsia="Times New Roman" w:hAnsi="Times New Roman" w:cs="Times New Roman"/>
          <w:sz w:val="24"/>
          <w:szCs w:val="24"/>
          <w:lang w:val="en-US" w:eastAsia="nl-NL"/>
        </w:rPr>
      </w:pPr>
      <w:ins w:id="490" w:author="Chris Hartgerink" w:date="2014-02-03T21:17:00Z">
        <w:r w:rsidRPr="00BF2D27">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ins>
    </w:p>
    <w:p w14:paraId="392E9F47" w14:textId="77777777" w:rsidR="00192992" w:rsidRPr="00BF2D27" w:rsidRDefault="00192992" w:rsidP="00192992">
      <w:pPr>
        <w:pStyle w:val="NormalWeb"/>
        <w:ind w:left="480" w:hanging="480"/>
        <w:rPr>
          <w:ins w:id="491" w:author="Chris Hartgerink" w:date="2014-02-03T21:17:00Z"/>
          <w:noProof/>
        </w:rPr>
      </w:pPr>
      <w:ins w:id="492" w:author="Chris Hartgerink" w:date="2014-02-03T21:17:00Z">
        <w:r w:rsidRPr="00192992">
          <w:rPr>
            <w:noProof/>
            <w:rPrChange w:id="493" w:author="Chris Hartgerink" w:date="2014-02-03T21:17:00Z">
              <w:rPr>
                <w:noProof/>
                <w:lang w:val="nl-NL"/>
              </w:rPr>
            </w:rPrChange>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ins>
    </w:p>
    <w:p w14:paraId="4CA12F79" w14:textId="77777777" w:rsidR="00192992" w:rsidRPr="00BF2D27" w:rsidRDefault="00192992" w:rsidP="00192992">
      <w:pPr>
        <w:pStyle w:val="NormalWeb"/>
        <w:ind w:left="480" w:hanging="480"/>
        <w:rPr>
          <w:ins w:id="494" w:author="Chris Hartgerink" w:date="2014-02-03T21:17:00Z"/>
          <w:noProof/>
        </w:rPr>
      </w:pPr>
      <w:ins w:id="495" w:author="Chris Hartgerink" w:date="2014-02-03T21:17:00Z">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ins>
    </w:p>
    <w:p w14:paraId="5EA71623" w14:textId="77777777" w:rsidR="00192992" w:rsidRPr="00BF2D27" w:rsidRDefault="00192992" w:rsidP="00192992">
      <w:pPr>
        <w:pStyle w:val="NormalWeb"/>
        <w:ind w:left="480" w:hanging="480"/>
        <w:rPr>
          <w:ins w:id="496" w:author="Chris Hartgerink" w:date="2014-02-03T21:17:00Z"/>
          <w:noProof/>
        </w:rPr>
      </w:pPr>
      <w:ins w:id="497" w:author="Chris Hartgerink" w:date="2014-02-03T21:17:00Z">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ins>
    </w:p>
    <w:p w14:paraId="4B092D1B" w14:textId="77777777" w:rsidR="00192992" w:rsidRPr="00BF2D27" w:rsidRDefault="00192992" w:rsidP="00192992">
      <w:pPr>
        <w:pStyle w:val="NormalWeb"/>
        <w:ind w:left="480" w:hanging="480"/>
        <w:rPr>
          <w:ins w:id="498" w:author="Chris Hartgerink" w:date="2014-02-03T21:17:00Z"/>
          <w:noProof/>
        </w:rPr>
      </w:pPr>
      <w:ins w:id="499" w:author="Chris Hartgerink" w:date="2014-02-03T21:17:00Z">
        <w:r w:rsidRPr="00BF2D27">
          <w:rPr>
            <w:noProof/>
          </w:rPr>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ins>
    </w:p>
    <w:p w14:paraId="3A145055" w14:textId="77777777" w:rsidR="00192992" w:rsidRPr="00BF2D27" w:rsidRDefault="00192992" w:rsidP="00192992">
      <w:pPr>
        <w:pStyle w:val="NormalWeb"/>
        <w:ind w:left="480" w:hanging="480"/>
        <w:rPr>
          <w:ins w:id="500" w:author="Chris Hartgerink" w:date="2014-02-03T21:17:00Z"/>
          <w:noProof/>
        </w:rPr>
      </w:pPr>
      <w:ins w:id="501" w:author="Chris Hartgerink" w:date="2014-02-03T21:17:00Z">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 Retrieved from http://onlinelibrary.wiley.com/doi/10.1002/wics.10/full</w:t>
        </w:r>
      </w:ins>
    </w:p>
    <w:p w14:paraId="385A9975" w14:textId="77777777" w:rsidR="00192992" w:rsidRPr="00BF2D27" w:rsidRDefault="00192992" w:rsidP="00192992">
      <w:pPr>
        <w:spacing w:before="100" w:beforeAutospacing="1" w:after="100" w:afterAutospacing="1" w:line="240" w:lineRule="auto"/>
        <w:ind w:left="480" w:hanging="480"/>
        <w:rPr>
          <w:ins w:id="502" w:author="Chris Hartgerink" w:date="2014-02-03T21:17:00Z"/>
          <w:rFonts w:ascii="Times New Roman" w:eastAsia="Times New Roman" w:hAnsi="Times New Roman" w:cs="Times New Roman"/>
          <w:sz w:val="24"/>
          <w:szCs w:val="24"/>
          <w:lang w:val="en-US"/>
        </w:rPr>
      </w:pPr>
      <w:ins w:id="503" w:author="Chris Hartgerink" w:date="2014-02-03T21:17:00Z">
        <w:r>
          <w:rPr>
            <w:rFonts w:ascii="Times New Roman" w:eastAsia="Times New Roman" w:hAnsi="Times New Roman" w:cs="Times New Roman"/>
            <w:sz w:val="24"/>
            <w:szCs w:val="24"/>
            <w:lang w:val="en-US"/>
          </w:rPr>
          <w:t>*</w:t>
        </w:r>
        <w:r w:rsidRPr="00BF2D27">
          <w:rPr>
            <w:rFonts w:ascii="Times New Roman" w:eastAsia="Times New Roman" w:hAnsi="Times New Roman" w:cs="Times New Roman"/>
            <w:sz w:val="24"/>
            <w:szCs w:val="24"/>
            <w:lang w:val="en-US"/>
          </w:rPr>
          <w:t>Webb, T. L., Harris, P., &amp; McAtamney, K. (</w:t>
        </w:r>
        <w:r w:rsidRPr="00BF2D27">
          <w:rPr>
            <w:rFonts w:ascii="Times New Roman" w:eastAsia="Times New Roman" w:hAnsi="Times New Roman" w:cs="Times New Roman"/>
            <w:i/>
            <w:sz w:val="24"/>
            <w:szCs w:val="24"/>
            <w:lang w:val="en-US"/>
          </w:rPr>
          <w:t>n.d.</w:t>
        </w:r>
        <w:r w:rsidRPr="00BF2D27">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ins>
    </w:p>
    <w:p w14:paraId="06BDE969" w14:textId="77777777" w:rsidR="00192992" w:rsidRPr="00BF2D27" w:rsidRDefault="00192992" w:rsidP="00192992">
      <w:pPr>
        <w:pStyle w:val="NormalWeb"/>
        <w:ind w:left="480" w:hanging="480"/>
        <w:rPr>
          <w:ins w:id="504" w:author="Chris Hartgerink" w:date="2014-02-03T21:17:00Z"/>
          <w:noProof/>
        </w:rPr>
      </w:pPr>
      <w:ins w:id="505" w:author="Chris Hartgerink" w:date="2014-02-03T21:17:00Z">
        <w:r w:rsidRPr="00BF2D27">
          <w:rPr>
            <w:noProof/>
          </w:rPr>
          <w:lastRenderedPageBreak/>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ins>
    </w:p>
    <w:p w14:paraId="3EB014B2" w14:textId="77777777" w:rsidR="00192992" w:rsidRPr="00BF2D27" w:rsidRDefault="00192992" w:rsidP="00192992">
      <w:pPr>
        <w:pStyle w:val="NormalWeb"/>
        <w:ind w:left="480" w:hanging="480"/>
        <w:rPr>
          <w:ins w:id="506" w:author="Chris Hartgerink" w:date="2014-02-03T21:17:00Z"/>
          <w:noProof/>
        </w:rPr>
      </w:pPr>
      <w:ins w:id="507" w:author="Chris Hartgerink" w:date="2014-02-03T21:17:00Z">
        <w:r>
          <w:rPr>
            <w:noProof/>
          </w:rPr>
          <w:t>*</w:t>
        </w:r>
        <w:r w:rsidRPr="00BF2D27">
          <w:rPr>
            <w:noProof/>
          </w:rPr>
          <w:t xml:space="preserve">Williams, K D, Cheung, C. K., &amp; Choi, W. (2000). Cyberostracism: effects of being ignored over the Internet. </w:t>
        </w:r>
        <w:r w:rsidRPr="00BF2D27">
          <w:rPr>
            <w:i/>
            <w:iCs/>
            <w:noProof/>
          </w:rPr>
          <w:t>Journal of personality and social psychology</w:t>
        </w:r>
        <w:r w:rsidRPr="00BF2D27">
          <w:rPr>
            <w:noProof/>
          </w:rPr>
          <w:t xml:space="preserve">, </w:t>
        </w:r>
        <w:r w:rsidRPr="00BF2D27">
          <w:rPr>
            <w:i/>
            <w:iCs/>
            <w:noProof/>
          </w:rPr>
          <w:t>79</w:t>
        </w:r>
        <w:r w:rsidRPr="00BF2D27">
          <w:rPr>
            <w:noProof/>
          </w:rPr>
          <w:t>, 748–62.</w:t>
        </w:r>
      </w:ins>
    </w:p>
    <w:p w14:paraId="0416C94F" w14:textId="77777777" w:rsidR="00192992" w:rsidRPr="00BF2D27" w:rsidRDefault="00192992" w:rsidP="00192992">
      <w:pPr>
        <w:pStyle w:val="NormalWeb"/>
        <w:ind w:left="480" w:hanging="480"/>
        <w:rPr>
          <w:ins w:id="508" w:author="Chris Hartgerink" w:date="2014-02-03T21:17:00Z"/>
          <w:noProof/>
        </w:rPr>
      </w:pPr>
      <w:ins w:id="509" w:author="Chris Hartgerink" w:date="2014-02-03T21:17:00Z">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ins>
    </w:p>
    <w:p w14:paraId="79358A9A" w14:textId="77777777" w:rsidR="00192992" w:rsidRPr="00BF2D27" w:rsidRDefault="00192992" w:rsidP="00192992">
      <w:pPr>
        <w:pStyle w:val="NormalWeb"/>
        <w:ind w:left="480" w:hanging="480"/>
        <w:rPr>
          <w:ins w:id="510" w:author="Chris Hartgerink" w:date="2014-02-03T21:17:00Z"/>
          <w:noProof/>
        </w:rPr>
      </w:pPr>
      <w:ins w:id="511" w:author="Chris Hartgerink" w:date="2014-02-03T21:17:00Z">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ins>
    </w:p>
    <w:p w14:paraId="16132AE9" w14:textId="77777777" w:rsidR="00192992" w:rsidRPr="00BF2D27" w:rsidRDefault="00192992" w:rsidP="00192992">
      <w:pPr>
        <w:spacing w:before="100" w:beforeAutospacing="1" w:after="100" w:afterAutospacing="1" w:line="240" w:lineRule="auto"/>
        <w:ind w:left="480" w:hanging="480"/>
        <w:rPr>
          <w:ins w:id="512" w:author="Chris Hartgerink" w:date="2014-02-03T21:17:00Z"/>
          <w:rFonts w:ascii="Times New Roman" w:eastAsia="Times New Roman" w:hAnsi="Times New Roman" w:cs="Times New Roman"/>
          <w:sz w:val="24"/>
          <w:szCs w:val="24"/>
          <w:lang w:val="en-US" w:eastAsia="nl-NL"/>
        </w:rPr>
      </w:pPr>
      <w:ins w:id="513" w:author="Chris Hartgerink" w:date="2014-02-03T21:17:00Z">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Wirth, J. H., Lynam, D. R., &amp; Williams, K. D. (2010). When social pain is not automatic: Personality disorder traits buffer ostracism’s immediate negative impact. </w:t>
        </w:r>
        <w:r w:rsidRPr="00BF2D27">
          <w:rPr>
            <w:rFonts w:ascii="Times New Roman" w:eastAsia="Times New Roman" w:hAnsi="Times New Roman" w:cs="Times New Roman"/>
            <w:i/>
            <w:iCs/>
            <w:sz w:val="24"/>
            <w:szCs w:val="24"/>
            <w:lang w:val="en-US" w:eastAsia="nl-NL"/>
          </w:rPr>
          <w:t>Journal of Research in Personality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44</w:t>
        </w:r>
        <w:r w:rsidRPr="00BF2D27">
          <w:rPr>
            <w:rFonts w:ascii="Times New Roman" w:eastAsia="Times New Roman" w:hAnsi="Times New Roman" w:cs="Times New Roman"/>
            <w:sz w:val="24"/>
            <w:szCs w:val="24"/>
            <w:lang w:val="en-US" w:eastAsia="nl-NL"/>
          </w:rPr>
          <w:t>, 397–401. doi:10.1016/j.jrp.2010.03.001</w:t>
        </w:r>
      </w:ins>
    </w:p>
    <w:p w14:paraId="7861F4F2" w14:textId="77777777" w:rsidR="00192992" w:rsidRPr="00BF2D27" w:rsidRDefault="00192992" w:rsidP="00192992">
      <w:pPr>
        <w:pStyle w:val="NormalWeb"/>
        <w:ind w:left="480" w:hanging="480"/>
        <w:rPr>
          <w:ins w:id="514" w:author="Chris Hartgerink" w:date="2014-02-03T21:17:00Z"/>
          <w:noProof/>
        </w:rPr>
      </w:pPr>
      <w:ins w:id="515" w:author="Chris Hartgerink" w:date="2014-02-03T21:17:00Z">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ins>
    </w:p>
    <w:p w14:paraId="53B35B92" w14:textId="71CAD8CE" w:rsidR="00215DA4" w:rsidDel="000A5278" w:rsidRDefault="00215DA4" w:rsidP="00215DA4">
      <w:pPr>
        <w:spacing w:before="100" w:beforeAutospacing="1" w:after="100" w:afterAutospacing="1" w:line="240" w:lineRule="auto"/>
        <w:ind w:left="480" w:hanging="480"/>
        <w:rPr>
          <w:del w:id="516" w:author="Chris Hartgerink" w:date="2014-02-03T20:48:00Z"/>
          <w:rFonts w:ascii="Times New Roman" w:hAnsi="Times New Roman" w:cs="Times New Roman"/>
          <w:sz w:val="24"/>
          <w:szCs w:val="24"/>
          <w:lang w:val="en-US"/>
        </w:rPr>
      </w:pPr>
      <w:del w:id="517" w:author="Chris Hartgerink" w:date="2014-02-03T20:48:00Z">
        <w:r w:rsidRPr="00CD678E" w:rsidDel="000A5278">
          <w:rPr>
            <w:rFonts w:ascii="Times New Roman" w:hAnsi="Times New Roman" w:cs="Times New Roman"/>
            <w:sz w:val="24"/>
            <w:szCs w:val="24"/>
          </w:rPr>
          <w:delText xml:space="preserve">Bakker, M., van Dijk, A., &amp; Wicherts, J. M. (2012). </w:delText>
        </w:r>
        <w:r w:rsidDel="000A5278">
          <w:rPr>
            <w:rFonts w:ascii="Times New Roman" w:hAnsi="Times New Roman" w:cs="Times New Roman"/>
            <w:sz w:val="24"/>
            <w:szCs w:val="24"/>
            <w:lang w:val="en-US"/>
          </w:rPr>
          <w:delText xml:space="preserve">The rules of the game called psychological science. </w:delText>
        </w:r>
        <w:r w:rsidDel="000A5278">
          <w:rPr>
            <w:rFonts w:ascii="Times New Roman" w:hAnsi="Times New Roman" w:cs="Times New Roman"/>
            <w:i/>
            <w:iCs/>
            <w:sz w:val="24"/>
            <w:szCs w:val="24"/>
            <w:lang w:val="en-US"/>
          </w:rPr>
          <w:delText>Perspectives on Psychological Science, 7</w:delText>
        </w:r>
        <w:r w:rsidDel="000A5278">
          <w:rPr>
            <w:rFonts w:ascii="Times New Roman" w:hAnsi="Times New Roman" w:cs="Times New Roman"/>
            <w:sz w:val="24"/>
            <w:szCs w:val="24"/>
            <w:lang w:val="en-US"/>
          </w:rPr>
          <w:delText>, 543-554. doi: 10.1177/1745691612459060</w:delText>
        </w:r>
      </w:del>
    </w:p>
    <w:p w14:paraId="22CCCB27" w14:textId="56770415" w:rsidR="00215DA4" w:rsidDel="000A5278" w:rsidRDefault="00215DA4" w:rsidP="00215DA4">
      <w:pPr>
        <w:spacing w:before="100" w:beforeAutospacing="1" w:after="100" w:afterAutospacing="1" w:line="240" w:lineRule="auto"/>
        <w:ind w:left="480" w:hanging="480"/>
        <w:rPr>
          <w:del w:id="518" w:author="Chris Hartgerink" w:date="2014-02-03T20:48:00Z"/>
          <w:rFonts w:ascii="Times New Roman" w:eastAsia="Times New Roman" w:hAnsi="Times New Roman" w:cs="Times New Roman"/>
          <w:sz w:val="24"/>
          <w:szCs w:val="24"/>
        </w:rPr>
      </w:pPr>
      <w:del w:id="519" w:author="Chris Hartgerink" w:date="2014-02-03T20:48:00Z">
        <w:r w:rsidDel="000A5278">
          <w:rPr>
            <w:rFonts w:ascii="Times New Roman" w:eastAsia="Times New Roman" w:hAnsi="Times New Roman" w:cs="Times New Roman"/>
            <w:sz w:val="24"/>
            <w:szCs w:val="24"/>
            <w:lang w:val="en-US"/>
          </w:rPr>
          <w:delText>Baumeister, R. F., &amp; Leary, M. R. (1995). The need to belong: desire for interpersonal attachments as a fundamental human motivation. </w:delText>
        </w:r>
        <w:r w:rsidDel="000A5278">
          <w:rPr>
            <w:rFonts w:ascii="Times New Roman" w:eastAsia="Times New Roman" w:hAnsi="Times New Roman" w:cs="Times New Roman"/>
            <w:i/>
            <w:iCs/>
            <w:sz w:val="24"/>
            <w:szCs w:val="24"/>
          </w:rPr>
          <w:delText>Psychological Bulletin</w:delText>
        </w:r>
        <w:r w:rsidDel="000A5278">
          <w:rPr>
            <w:rFonts w:ascii="Times New Roman" w:eastAsia="Times New Roman" w:hAnsi="Times New Roman" w:cs="Times New Roman"/>
            <w:sz w:val="24"/>
            <w:szCs w:val="24"/>
          </w:rPr>
          <w:delText>, </w:delText>
        </w:r>
        <w:r w:rsidDel="000A5278">
          <w:rPr>
            <w:rFonts w:ascii="Times New Roman" w:eastAsia="Times New Roman" w:hAnsi="Times New Roman" w:cs="Times New Roman"/>
            <w:i/>
            <w:iCs/>
            <w:sz w:val="24"/>
            <w:szCs w:val="24"/>
          </w:rPr>
          <w:delText>117</w:delText>
        </w:r>
        <w:r w:rsidDel="000A5278">
          <w:rPr>
            <w:rFonts w:ascii="Times New Roman" w:eastAsia="Times New Roman" w:hAnsi="Times New Roman" w:cs="Times New Roman"/>
            <w:sz w:val="24"/>
            <w:szCs w:val="24"/>
          </w:rPr>
          <w:delText>, 497-529.</w:delText>
        </w:r>
      </w:del>
    </w:p>
    <w:p w14:paraId="259A6C37" w14:textId="1FB751F6" w:rsidR="009B54BE" w:rsidRPr="000A5278" w:rsidDel="000A5278" w:rsidRDefault="00593A23">
      <w:pPr>
        <w:pStyle w:val="NormalWeb"/>
        <w:ind w:left="480" w:hanging="480"/>
        <w:divId w:val="1425105130"/>
        <w:rPr>
          <w:del w:id="520" w:author="Chris Hartgerink" w:date="2014-02-03T20:48:00Z"/>
          <w:noProof/>
        </w:rPr>
      </w:pPr>
      <w:del w:id="521" w:author="Chris Hartgerink" w:date="2014-02-03T20:48:00Z">
        <w:r w:rsidDel="000A5278">
          <w:fldChar w:fldCharType="begin" w:fldLock="1"/>
        </w:r>
        <w:r w:rsidR="00215DA4" w:rsidRPr="000A5278" w:rsidDel="000A5278">
          <w:delInstrText xml:space="preserve">ADDIN Mendeley Bibliography CSL_BIBLIOGRAPHY </w:delInstrText>
        </w:r>
        <w:r w:rsidDel="000A5278">
          <w:fldChar w:fldCharType="separate"/>
        </w:r>
        <w:r w:rsidR="009B54BE" w:rsidRPr="000A5278" w:rsidDel="000A5278">
          <w:rPr>
            <w:noProof/>
            <w:lang w:val="nl-NL"/>
            <w:rPrChange w:id="522" w:author="Chris Hartgerink" w:date="2014-02-03T20:48:00Z">
              <w:rPr>
                <w:noProof/>
              </w:rPr>
            </w:rPrChange>
          </w:rPr>
          <w:delText xml:space="preserve">Baumeister, R. F., Twenge, J. M., &amp; Nuss, C. K. (2002). </w:delText>
        </w:r>
        <w:r w:rsidR="009B54BE" w:rsidRPr="000A5278" w:rsidDel="000A5278">
          <w:rPr>
            <w:noProof/>
          </w:rPr>
          <w:delText>Effects of social exclusion on cognitive processe</w:delText>
        </w:r>
        <w:r w:rsidR="009B54BE" w:rsidRPr="00192992" w:rsidDel="000A5278">
          <w:rPr>
            <w:noProof/>
          </w:rPr>
          <w:delText xml:space="preserve">s: Anticipated aloneness reduces intelligent thought. </w:delText>
        </w:r>
        <w:r w:rsidR="009B54BE" w:rsidRPr="00192992" w:rsidDel="000A5278">
          <w:rPr>
            <w:i/>
            <w:iCs/>
            <w:noProof/>
          </w:rPr>
          <w:delText>Journal of Personality and Social Psychology</w:delText>
        </w:r>
        <w:r w:rsidR="009B54BE" w:rsidRPr="000A5278" w:rsidDel="000A5278">
          <w:rPr>
            <w:noProof/>
          </w:rPr>
          <w:delText xml:space="preserve">, </w:delText>
        </w:r>
        <w:r w:rsidR="009B54BE" w:rsidRPr="000A5278" w:rsidDel="000A5278">
          <w:rPr>
            <w:i/>
            <w:iCs/>
            <w:noProof/>
          </w:rPr>
          <w:delText>83</w:delText>
        </w:r>
        <w:r w:rsidR="009B54BE" w:rsidRPr="000A5278" w:rsidDel="000A5278">
          <w:rPr>
            <w:noProof/>
          </w:rPr>
          <w:delText>(4), 817–827. doi:10.1037//0022-3514.83.4.817</w:delText>
        </w:r>
      </w:del>
    </w:p>
    <w:p w14:paraId="303633AD" w14:textId="74F367F6" w:rsidR="009B54BE" w:rsidRPr="000A5278" w:rsidDel="000A5278" w:rsidRDefault="009B54BE">
      <w:pPr>
        <w:pStyle w:val="NormalWeb"/>
        <w:ind w:left="480" w:hanging="480"/>
        <w:divId w:val="1425105130"/>
        <w:rPr>
          <w:del w:id="523" w:author="Chris Hartgerink" w:date="2014-02-03T20:48:00Z"/>
          <w:noProof/>
        </w:rPr>
      </w:pPr>
      <w:del w:id="524" w:author="Chris Hartgerink" w:date="2014-02-03T20:48:00Z">
        <w:r w:rsidRPr="000A5278" w:rsidDel="000A5278">
          <w:rPr>
            <w:noProof/>
          </w:rPr>
          <w:delText xml:space="preserve">Blackhart, G. C., Nelson, B. C., Knowles, M. L., &amp; Baumeister, R. F. (2009). Rejection elicits emotional reactions but neither causes immediate distress nor lowers self-esteem: a meta-analytic review of 192 studies on social exclusion. </w:delText>
        </w:r>
        <w:r w:rsidRPr="000A5278" w:rsidDel="000A5278">
          <w:rPr>
            <w:i/>
            <w:iCs/>
            <w:noProof/>
          </w:rPr>
          <w:delText>Personality and social psychology review : an official journal of the Society for Personality and Social Psychology, Inc</w:delText>
        </w:r>
        <w:r w:rsidRPr="000A5278" w:rsidDel="000A5278">
          <w:rPr>
            <w:noProof/>
          </w:rPr>
          <w:delText xml:space="preserve">, </w:delText>
        </w:r>
        <w:r w:rsidRPr="000A5278" w:rsidDel="000A5278">
          <w:rPr>
            <w:i/>
            <w:iCs/>
            <w:noProof/>
          </w:rPr>
          <w:delText>13</w:delText>
        </w:r>
        <w:r w:rsidRPr="000A5278" w:rsidDel="000A5278">
          <w:rPr>
            <w:noProof/>
          </w:rPr>
          <w:delText>(4), 269–309. doi:10.1177/1088868309346065</w:delText>
        </w:r>
      </w:del>
    </w:p>
    <w:p w14:paraId="2A694871" w14:textId="7D2AA376" w:rsidR="009B54BE" w:rsidRPr="000A5278" w:rsidDel="000A5278" w:rsidRDefault="009B54BE">
      <w:pPr>
        <w:pStyle w:val="NormalWeb"/>
        <w:ind w:left="480" w:hanging="480"/>
        <w:divId w:val="1425105130"/>
        <w:rPr>
          <w:del w:id="525" w:author="Chris Hartgerink" w:date="2014-02-03T20:48:00Z"/>
          <w:noProof/>
        </w:rPr>
      </w:pPr>
      <w:del w:id="526" w:author="Chris Hartgerink" w:date="2014-02-03T20:48:00Z">
        <w:r w:rsidRPr="000A5278" w:rsidDel="000A5278">
          <w:rPr>
            <w:noProof/>
          </w:rPr>
          <w:delText xml:space="preserve">Borenstein, M. (2009). Effect sizes for continuous data. In H. Cooper, L. V. Hedges, &amp; J. C. Valentine (Eds.), </w:delText>
        </w:r>
        <w:r w:rsidRPr="000A5278" w:rsidDel="000A5278">
          <w:rPr>
            <w:i/>
            <w:iCs/>
            <w:noProof/>
          </w:rPr>
          <w:delText>The handbook of research synthesis and meta-analysis</w:delText>
        </w:r>
        <w:r w:rsidRPr="000A5278" w:rsidDel="000A5278">
          <w:rPr>
            <w:noProof/>
          </w:rPr>
          <w:delText xml:space="preserve"> (2nd ed.). New York, NY: Russell Sage Foundation.</w:delText>
        </w:r>
      </w:del>
    </w:p>
    <w:p w14:paraId="240CF3AA" w14:textId="7400AE86" w:rsidR="009B54BE" w:rsidRPr="000A5278" w:rsidDel="000A5278" w:rsidRDefault="009B54BE">
      <w:pPr>
        <w:pStyle w:val="NormalWeb"/>
        <w:ind w:left="480" w:hanging="480"/>
        <w:divId w:val="1425105130"/>
        <w:rPr>
          <w:del w:id="527" w:author="Chris Hartgerink" w:date="2014-02-03T20:48:00Z"/>
          <w:noProof/>
        </w:rPr>
      </w:pPr>
      <w:del w:id="528" w:author="Chris Hartgerink" w:date="2014-02-03T20:48:00Z">
        <w:r w:rsidRPr="000A5278" w:rsidDel="000A5278">
          <w:rPr>
            <w:noProof/>
          </w:rPr>
          <w:delText xml:space="preserve">Boyes, M. E., &amp; French, D. J. (2009). Having a Cyberball: Using a ball-throwing game as an experimental social stressor to examine the relationship between neuroticism and coping. </w:delText>
        </w:r>
        <w:r w:rsidRPr="000A5278" w:rsidDel="000A5278">
          <w:rPr>
            <w:i/>
            <w:iCs/>
            <w:noProof/>
          </w:rPr>
          <w:delText>Personality and Individual Differences</w:delText>
        </w:r>
        <w:r w:rsidRPr="000A5278" w:rsidDel="000A5278">
          <w:rPr>
            <w:noProof/>
          </w:rPr>
          <w:delText xml:space="preserve">, </w:delText>
        </w:r>
        <w:r w:rsidRPr="000A5278" w:rsidDel="000A5278">
          <w:rPr>
            <w:i/>
            <w:iCs/>
            <w:noProof/>
          </w:rPr>
          <w:delText>47</w:delText>
        </w:r>
        <w:r w:rsidRPr="000A5278" w:rsidDel="000A5278">
          <w:rPr>
            <w:noProof/>
          </w:rPr>
          <w:delText>(5), 396–401. doi:10.1016/j.paid.2009.04.005</w:delText>
        </w:r>
      </w:del>
    </w:p>
    <w:p w14:paraId="1FEC87B8" w14:textId="6DABAE2D" w:rsidR="009B54BE" w:rsidRPr="000A5278" w:rsidDel="000A5278" w:rsidRDefault="009B54BE">
      <w:pPr>
        <w:pStyle w:val="NormalWeb"/>
        <w:ind w:left="480" w:hanging="480"/>
        <w:divId w:val="1425105130"/>
        <w:rPr>
          <w:del w:id="529" w:author="Chris Hartgerink" w:date="2014-02-03T20:48:00Z"/>
          <w:noProof/>
        </w:rPr>
      </w:pPr>
      <w:del w:id="530" w:author="Chris Hartgerink" w:date="2014-02-03T20:48:00Z">
        <w:r w:rsidRPr="000A5278" w:rsidDel="000A5278">
          <w:rPr>
            <w:noProof/>
          </w:rPr>
          <w:delText xml:space="preserve">Egger, M., Smith, G. D., Schneider, M., &amp; Minder, C. (1997). Bias in meta-analysis detected by a simple, graphical test. </w:delText>
        </w:r>
        <w:r w:rsidRPr="000A5278" w:rsidDel="000A5278">
          <w:rPr>
            <w:i/>
            <w:iCs/>
            <w:noProof/>
          </w:rPr>
          <w:delText>BMJ</w:delText>
        </w:r>
        <w:r w:rsidRPr="000A5278" w:rsidDel="000A5278">
          <w:rPr>
            <w:noProof/>
          </w:rPr>
          <w:delText xml:space="preserve">, </w:delText>
        </w:r>
        <w:r w:rsidRPr="000A5278" w:rsidDel="000A5278">
          <w:rPr>
            <w:i/>
            <w:iCs/>
            <w:noProof/>
          </w:rPr>
          <w:delText>315</w:delText>
        </w:r>
        <w:r w:rsidRPr="000A5278" w:rsidDel="000A5278">
          <w:rPr>
            <w:noProof/>
          </w:rPr>
          <w:delText>(7109), 629–634. doi:10.1136/bmj.315.7109.629</w:delText>
        </w:r>
      </w:del>
    </w:p>
    <w:p w14:paraId="501F51D8" w14:textId="0936FB78" w:rsidR="009B54BE" w:rsidRPr="000A5278" w:rsidDel="000A5278" w:rsidRDefault="009B54BE">
      <w:pPr>
        <w:pStyle w:val="NormalWeb"/>
        <w:ind w:left="480" w:hanging="480"/>
        <w:divId w:val="1425105130"/>
        <w:rPr>
          <w:del w:id="531" w:author="Chris Hartgerink" w:date="2014-02-03T20:48:00Z"/>
          <w:noProof/>
        </w:rPr>
      </w:pPr>
      <w:del w:id="532" w:author="Chris Hartgerink" w:date="2014-02-03T20:48:00Z">
        <w:r w:rsidRPr="000A5278" w:rsidDel="000A5278">
          <w:rPr>
            <w:noProof/>
          </w:rPr>
          <w:delText xml:space="preserve">Gerber, J., &amp; Wheeler, L. (2009). On Being Rejected: A Meta-Analysis of Experimental Research on Rejection. </w:delText>
        </w:r>
        <w:r w:rsidRPr="000A5278" w:rsidDel="000A5278">
          <w:rPr>
            <w:i/>
            <w:iCs/>
            <w:noProof/>
          </w:rPr>
          <w:delText>Perspectives on Psychological Science</w:delText>
        </w:r>
        <w:r w:rsidRPr="000A5278" w:rsidDel="000A5278">
          <w:rPr>
            <w:noProof/>
          </w:rPr>
          <w:delText xml:space="preserve">, </w:delText>
        </w:r>
        <w:r w:rsidRPr="000A5278" w:rsidDel="000A5278">
          <w:rPr>
            <w:i/>
            <w:iCs/>
            <w:noProof/>
          </w:rPr>
          <w:delText>4</w:delText>
        </w:r>
        <w:r w:rsidRPr="000A5278" w:rsidDel="000A5278">
          <w:rPr>
            <w:noProof/>
          </w:rPr>
          <w:delText>(5), 468–488. doi:10.1111/j.1745-6924.2009.01158.x</w:delText>
        </w:r>
      </w:del>
    </w:p>
    <w:p w14:paraId="34B397B9" w14:textId="503F6584" w:rsidR="000E2F23" w:rsidRPr="000A5278" w:rsidDel="000A5278" w:rsidRDefault="009B54BE">
      <w:pPr>
        <w:spacing w:before="100" w:beforeAutospacing="1" w:after="100" w:afterAutospacing="1" w:line="240" w:lineRule="auto"/>
        <w:ind w:left="480" w:hanging="480"/>
        <w:divId w:val="1425105130"/>
        <w:rPr>
          <w:del w:id="533" w:author="Chris Hartgerink" w:date="2014-02-03T20:48:00Z"/>
          <w:rFonts w:eastAsia="Times New Roman"/>
          <w:lang w:eastAsia="nl-NL"/>
          <w:rPrChange w:id="534" w:author="Chris Hartgerink" w:date="2014-02-03T20:48:00Z">
            <w:rPr>
              <w:del w:id="535" w:author="Chris Hartgerink" w:date="2014-02-03T20:48:00Z"/>
              <w:noProof/>
            </w:rPr>
          </w:rPrChange>
        </w:rPr>
        <w:pPrChange w:id="536" w:author="Chris Hartgerink" w:date="2014-02-03T19:22:00Z">
          <w:pPr>
            <w:pStyle w:val="NormalWeb"/>
            <w:ind w:left="480" w:hanging="480"/>
            <w:divId w:val="1425105130"/>
          </w:pPr>
        </w:pPrChange>
      </w:pPr>
      <w:del w:id="537" w:author="Chris Hartgerink" w:date="2014-02-03T20:48:00Z">
        <w:r w:rsidRPr="000A5278" w:rsidDel="000A5278">
          <w:rPr>
            <w:noProof/>
            <w:rPrChange w:id="538" w:author="Chris Hartgerink" w:date="2014-02-03T20:48:00Z">
              <w:rPr>
                <w:noProof/>
              </w:rPr>
            </w:rPrChange>
          </w:rPr>
          <w:delText xml:space="preserve">Gonsalkorale, K., &amp; Williams, K. D. (2007). The KKK won’t let me play: ostracism even by a despised outgroup hurts. </w:delText>
        </w:r>
        <w:r w:rsidRPr="000A5278" w:rsidDel="000A5278">
          <w:rPr>
            <w:i/>
            <w:iCs/>
            <w:noProof/>
            <w:rPrChange w:id="539" w:author="Chris Hartgerink" w:date="2014-02-03T20:48:00Z">
              <w:rPr>
                <w:i/>
                <w:iCs/>
                <w:noProof/>
              </w:rPr>
            </w:rPrChange>
          </w:rPr>
          <w:delText>European Journal of Social Psychology</w:delText>
        </w:r>
        <w:r w:rsidRPr="000A5278" w:rsidDel="000A5278">
          <w:rPr>
            <w:noProof/>
            <w:rPrChange w:id="540" w:author="Chris Hartgerink" w:date="2014-02-03T20:48:00Z">
              <w:rPr>
                <w:noProof/>
              </w:rPr>
            </w:rPrChange>
          </w:rPr>
          <w:delText xml:space="preserve">, </w:delText>
        </w:r>
        <w:r w:rsidRPr="000A5278" w:rsidDel="000A5278">
          <w:rPr>
            <w:i/>
            <w:iCs/>
            <w:noProof/>
            <w:rPrChange w:id="541" w:author="Chris Hartgerink" w:date="2014-02-03T20:48:00Z">
              <w:rPr>
                <w:i/>
                <w:iCs/>
                <w:noProof/>
              </w:rPr>
            </w:rPrChange>
          </w:rPr>
          <w:delText>37</w:delText>
        </w:r>
        <w:r w:rsidRPr="000A5278" w:rsidDel="000A5278">
          <w:rPr>
            <w:noProof/>
            <w:rPrChange w:id="542" w:author="Chris Hartgerink" w:date="2014-02-03T20:48:00Z">
              <w:rPr>
                <w:noProof/>
              </w:rPr>
            </w:rPrChange>
          </w:rPr>
          <w:delText>(6), 1176–1186. doi:10.1002/ejsp.392</w:delText>
        </w:r>
      </w:del>
    </w:p>
    <w:p w14:paraId="278FD57E" w14:textId="35771651" w:rsidR="009B54BE" w:rsidRPr="000A5278" w:rsidDel="000A5278" w:rsidRDefault="009B54BE">
      <w:pPr>
        <w:pStyle w:val="NormalWeb"/>
        <w:ind w:left="480" w:hanging="480"/>
        <w:divId w:val="1425105130"/>
        <w:rPr>
          <w:del w:id="543" w:author="Chris Hartgerink" w:date="2014-02-03T20:48:00Z"/>
          <w:noProof/>
        </w:rPr>
      </w:pPr>
      <w:del w:id="544" w:author="Chris Hartgerink" w:date="2014-02-03T20:48:00Z">
        <w:r w:rsidRPr="000A5278" w:rsidDel="000A5278">
          <w:rPr>
            <w:noProof/>
          </w:rPr>
          <w:delText xml:space="preserve">Hawes, D. J., Zadro, L., Fink, E., Richardson, R., O’Moore, K., Griffiths, B., … Williams, K. D. (2012). The effects of peer ostracism on children’s cognitive processes. </w:delText>
        </w:r>
        <w:r w:rsidRPr="00192992" w:rsidDel="000A5278">
          <w:rPr>
            <w:i/>
            <w:iCs/>
            <w:noProof/>
          </w:rPr>
          <w:delText>European Journal of Developmental Psychology</w:delText>
        </w:r>
        <w:r w:rsidRPr="000A5278" w:rsidDel="000A5278">
          <w:rPr>
            <w:noProof/>
          </w:rPr>
          <w:delText xml:space="preserve">, </w:delText>
        </w:r>
        <w:r w:rsidRPr="000A5278" w:rsidDel="000A5278">
          <w:rPr>
            <w:i/>
            <w:iCs/>
            <w:noProof/>
          </w:rPr>
          <w:delText>9</w:delText>
        </w:r>
        <w:r w:rsidRPr="000A5278" w:rsidDel="000A5278">
          <w:rPr>
            <w:noProof/>
          </w:rPr>
          <w:delText>(5), 599–613. doi:10.1080/17405629.2011.638815</w:delText>
        </w:r>
      </w:del>
    </w:p>
    <w:p w14:paraId="53FE139F" w14:textId="7A0F0A8F" w:rsidR="009B54BE" w:rsidRPr="000A5278" w:rsidDel="000A5278" w:rsidRDefault="009B54BE">
      <w:pPr>
        <w:pStyle w:val="NormalWeb"/>
        <w:ind w:left="480" w:hanging="480"/>
        <w:divId w:val="1425105130"/>
        <w:rPr>
          <w:del w:id="545" w:author="Chris Hartgerink" w:date="2014-02-03T20:48:00Z"/>
          <w:noProof/>
        </w:rPr>
      </w:pPr>
      <w:del w:id="546" w:author="Chris Hartgerink" w:date="2014-02-03T20:48:00Z">
        <w:r w:rsidRPr="000A5278" w:rsidDel="000A5278">
          <w:rPr>
            <w:noProof/>
          </w:rPr>
          <w:delText xml:space="preserve">Hunter, J. E., &amp; Schmidt, F. L. (1990). Dichotomization of Continuous Variables: The Implications for Meta-Anafysis. </w:delText>
        </w:r>
        <w:r w:rsidRPr="000A5278" w:rsidDel="000A5278">
          <w:rPr>
            <w:i/>
            <w:iCs/>
            <w:noProof/>
          </w:rPr>
          <w:delText>Journal of Applied Psychology</w:delText>
        </w:r>
        <w:r w:rsidRPr="000A5278" w:rsidDel="000A5278">
          <w:rPr>
            <w:noProof/>
          </w:rPr>
          <w:delText xml:space="preserve">, </w:delText>
        </w:r>
        <w:r w:rsidRPr="000A5278" w:rsidDel="000A5278">
          <w:rPr>
            <w:i/>
            <w:iCs/>
            <w:noProof/>
          </w:rPr>
          <w:delText>75</w:delText>
        </w:r>
        <w:r w:rsidRPr="000A5278" w:rsidDel="000A5278">
          <w:rPr>
            <w:noProof/>
          </w:rPr>
          <w:delText>(3), 334–349.</w:delText>
        </w:r>
      </w:del>
    </w:p>
    <w:p w14:paraId="5543943A" w14:textId="316D6E54" w:rsidR="009B54BE" w:rsidRPr="000A5278" w:rsidDel="000A5278" w:rsidRDefault="009B54BE">
      <w:pPr>
        <w:pStyle w:val="NormalWeb"/>
        <w:ind w:left="480" w:hanging="480"/>
        <w:divId w:val="1425105130"/>
        <w:rPr>
          <w:del w:id="547" w:author="Chris Hartgerink" w:date="2014-02-03T20:48:00Z"/>
          <w:noProof/>
        </w:rPr>
      </w:pPr>
      <w:del w:id="548" w:author="Chris Hartgerink" w:date="2014-02-03T20:48:00Z">
        <w:r w:rsidRPr="000A5278" w:rsidDel="000A5278">
          <w:rPr>
            <w:noProof/>
          </w:rPr>
          <w:delText xml:space="preserve">Larry V. Hedges. (1981). Distribution theory for Glass’s estimator of effect size and related estimators, </w:delText>
        </w:r>
        <w:r w:rsidRPr="000A5278" w:rsidDel="000A5278">
          <w:rPr>
            <w:i/>
            <w:iCs/>
            <w:noProof/>
          </w:rPr>
          <w:delText>6</w:delText>
        </w:r>
        <w:r w:rsidRPr="000A5278" w:rsidDel="000A5278">
          <w:rPr>
            <w:noProof/>
          </w:rPr>
          <w:delText>(2), 107–128.</w:delText>
        </w:r>
      </w:del>
    </w:p>
    <w:p w14:paraId="1C9A4A44" w14:textId="79215F98" w:rsidR="009B54BE" w:rsidRPr="000A5278" w:rsidDel="000A5278" w:rsidRDefault="009B54BE">
      <w:pPr>
        <w:pStyle w:val="NormalWeb"/>
        <w:ind w:left="480" w:hanging="480"/>
        <w:divId w:val="1425105130"/>
        <w:rPr>
          <w:del w:id="549" w:author="Chris Hartgerink" w:date="2014-02-03T20:48:00Z"/>
          <w:noProof/>
        </w:rPr>
      </w:pPr>
      <w:del w:id="550" w:author="Chris Hartgerink" w:date="2014-02-03T20:48:00Z">
        <w:r w:rsidRPr="000A5278" w:rsidDel="000A5278">
          <w:rPr>
            <w:noProof/>
          </w:rPr>
          <w:delText xml:space="preserve">Leary, M. R., Kowalski, R. M., Smith, L., &amp; Phillips, S. (2003). Teasing, rejection, and violence: Case studies of the school shootings. </w:delText>
        </w:r>
        <w:r w:rsidRPr="000A5278" w:rsidDel="000A5278">
          <w:rPr>
            <w:i/>
            <w:iCs/>
            <w:noProof/>
          </w:rPr>
          <w:delText>Aggressive Behavior</w:delText>
        </w:r>
        <w:r w:rsidRPr="000A5278" w:rsidDel="000A5278">
          <w:rPr>
            <w:noProof/>
          </w:rPr>
          <w:delText xml:space="preserve">, </w:delText>
        </w:r>
        <w:r w:rsidRPr="000A5278" w:rsidDel="000A5278">
          <w:rPr>
            <w:i/>
            <w:iCs/>
            <w:noProof/>
          </w:rPr>
          <w:delText>29</w:delText>
        </w:r>
        <w:r w:rsidRPr="000A5278" w:rsidDel="000A5278">
          <w:rPr>
            <w:noProof/>
          </w:rPr>
          <w:delText>(3), 202–214. doi:10.1002/ab.10061</w:delText>
        </w:r>
      </w:del>
    </w:p>
    <w:p w14:paraId="661FDA55" w14:textId="5E431634" w:rsidR="009B54BE" w:rsidRPr="000A5278" w:rsidDel="000A5278" w:rsidRDefault="009B54BE">
      <w:pPr>
        <w:pStyle w:val="NormalWeb"/>
        <w:ind w:left="480" w:hanging="480"/>
        <w:divId w:val="1425105130"/>
        <w:rPr>
          <w:del w:id="551" w:author="Chris Hartgerink" w:date="2014-02-03T20:48:00Z"/>
          <w:noProof/>
        </w:rPr>
      </w:pPr>
      <w:del w:id="552" w:author="Chris Hartgerink" w:date="2014-02-03T20:48:00Z">
        <w:r w:rsidRPr="000A5278" w:rsidDel="000A5278">
          <w:rPr>
            <w:noProof/>
          </w:rPr>
          <w:delText xml:space="preserve">Lustenberger, D. E., &amp; Jagacinski, C. M. (2010). Exploring the Effects of Ostracism on Performance and Intrinsic Motivation. </w:delText>
        </w:r>
        <w:r w:rsidRPr="000A5278" w:rsidDel="000A5278">
          <w:rPr>
            <w:i/>
            <w:iCs/>
            <w:noProof/>
          </w:rPr>
          <w:delText>Human Performance</w:delText>
        </w:r>
        <w:r w:rsidRPr="000A5278" w:rsidDel="000A5278">
          <w:rPr>
            <w:noProof/>
          </w:rPr>
          <w:delText xml:space="preserve">, </w:delText>
        </w:r>
        <w:r w:rsidRPr="000A5278" w:rsidDel="000A5278">
          <w:rPr>
            <w:i/>
            <w:iCs/>
            <w:noProof/>
          </w:rPr>
          <w:delText>23</w:delText>
        </w:r>
        <w:r w:rsidRPr="000A5278" w:rsidDel="000A5278">
          <w:rPr>
            <w:noProof/>
          </w:rPr>
          <w:delText>(4), 283–304. doi:10.1080/08959285.2010.501046</w:delText>
        </w:r>
      </w:del>
    </w:p>
    <w:p w14:paraId="6F07E197" w14:textId="3D344288" w:rsidR="009B54BE" w:rsidRPr="000A5278" w:rsidDel="000A5278" w:rsidRDefault="009B54BE">
      <w:pPr>
        <w:pStyle w:val="NormalWeb"/>
        <w:ind w:left="480" w:hanging="480"/>
        <w:divId w:val="1425105130"/>
        <w:rPr>
          <w:del w:id="553" w:author="Chris Hartgerink" w:date="2014-02-03T20:48:00Z"/>
          <w:noProof/>
        </w:rPr>
      </w:pPr>
      <w:del w:id="554" w:author="Chris Hartgerink" w:date="2014-02-03T20:48:00Z">
        <w:r w:rsidRPr="000A5278" w:rsidDel="000A5278">
          <w:rPr>
            <w:noProof/>
          </w:rPr>
          <w:delText xml:space="preserve">MacCallum, R. C., Zhang, S., Preacher, K. J., &amp; Rucker, D. D. (2002). On the practice of dichotomization of quantitative variables. </w:delText>
        </w:r>
        <w:r w:rsidRPr="000A5278" w:rsidDel="000A5278">
          <w:rPr>
            <w:i/>
            <w:iCs/>
            <w:noProof/>
          </w:rPr>
          <w:delText>Psychological Methods</w:delText>
        </w:r>
        <w:r w:rsidRPr="000A5278" w:rsidDel="000A5278">
          <w:rPr>
            <w:noProof/>
          </w:rPr>
          <w:delText xml:space="preserve">, </w:delText>
        </w:r>
        <w:r w:rsidRPr="000A5278" w:rsidDel="000A5278">
          <w:rPr>
            <w:i/>
            <w:iCs/>
            <w:noProof/>
          </w:rPr>
          <w:delText>7</w:delText>
        </w:r>
        <w:r w:rsidRPr="000A5278" w:rsidDel="000A5278">
          <w:rPr>
            <w:noProof/>
          </w:rPr>
          <w:delText>(1), 19–40. doi:10.1037//1082-989X.7.1.19</w:delText>
        </w:r>
      </w:del>
    </w:p>
    <w:p w14:paraId="1C666195" w14:textId="4C90B86D" w:rsidR="009B54BE" w:rsidRPr="000A5278" w:rsidDel="000A5278" w:rsidRDefault="009B54BE">
      <w:pPr>
        <w:pStyle w:val="NormalWeb"/>
        <w:ind w:left="480" w:hanging="480"/>
        <w:divId w:val="1425105130"/>
        <w:rPr>
          <w:del w:id="555" w:author="Chris Hartgerink" w:date="2014-02-03T20:48:00Z"/>
          <w:noProof/>
        </w:rPr>
      </w:pPr>
      <w:del w:id="556" w:author="Chris Hartgerink" w:date="2014-02-03T20:48:00Z">
        <w:r w:rsidRPr="000A5278" w:rsidDel="000A5278">
          <w:rPr>
            <w:noProof/>
          </w:rPr>
          <w:delText xml:space="preserve">Oaten, M., Williams, K. D., Jones, A., &amp; Zadro, L. (2008). The effects of ostracism on self-regulation in the socially anxious. </w:delText>
        </w:r>
        <w:r w:rsidRPr="000A5278" w:rsidDel="000A5278">
          <w:rPr>
            <w:i/>
            <w:iCs/>
            <w:noProof/>
          </w:rPr>
          <w:delText>Journal of Social and Clinical Psychology</w:delText>
        </w:r>
        <w:r w:rsidRPr="000A5278" w:rsidDel="000A5278">
          <w:rPr>
            <w:noProof/>
          </w:rPr>
          <w:delText xml:space="preserve">, </w:delText>
        </w:r>
        <w:r w:rsidRPr="000A5278" w:rsidDel="000A5278">
          <w:rPr>
            <w:i/>
            <w:iCs/>
            <w:noProof/>
          </w:rPr>
          <w:delText>27</w:delText>
        </w:r>
        <w:r w:rsidRPr="000A5278" w:rsidDel="000A5278">
          <w:rPr>
            <w:noProof/>
          </w:rPr>
          <w:delText>(5), 471–504.</w:delText>
        </w:r>
      </w:del>
    </w:p>
    <w:p w14:paraId="1EBA5132" w14:textId="628C6A24" w:rsidR="009B54BE" w:rsidRPr="000A5278" w:rsidDel="000A5278" w:rsidRDefault="009B54BE">
      <w:pPr>
        <w:pStyle w:val="NormalWeb"/>
        <w:ind w:left="480" w:hanging="480"/>
        <w:divId w:val="1425105130"/>
        <w:rPr>
          <w:del w:id="557" w:author="Chris Hartgerink" w:date="2014-02-03T20:48:00Z"/>
          <w:noProof/>
        </w:rPr>
      </w:pPr>
      <w:del w:id="558" w:author="Chris Hartgerink" w:date="2014-02-03T20:48:00Z">
        <w:r w:rsidRPr="000A5278" w:rsidDel="000A5278">
          <w:rPr>
            <w:noProof/>
          </w:rPr>
          <w:delText xml:space="preserve">Pharo, H., Gross, J., Richardson, R., &amp; Hayne, H. (2011). Age-related changes in the effect of ostracism. </w:delText>
        </w:r>
        <w:r w:rsidRPr="000A5278" w:rsidDel="000A5278">
          <w:rPr>
            <w:i/>
            <w:iCs/>
            <w:noProof/>
          </w:rPr>
          <w:delText>Social Influence</w:delText>
        </w:r>
        <w:r w:rsidRPr="000A5278" w:rsidDel="000A5278">
          <w:rPr>
            <w:noProof/>
          </w:rPr>
          <w:delText xml:space="preserve">, </w:delText>
        </w:r>
        <w:r w:rsidRPr="000A5278" w:rsidDel="000A5278">
          <w:rPr>
            <w:i/>
            <w:iCs/>
            <w:noProof/>
          </w:rPr>
          <w:delText>6</w:delText>
        </w:r>
        <w:r w:rsidRPr="000A5278" w:rsidDel="000A5278">
          <w:rPr>
            <w:noProof/>
          </w:rPr>
          <w:delText>(1), 22–38. doi:10.1080/15534510.2010.525852</w:delText>
        </w:r>
      </w:del>
    </w:p>
    <w:p w14:paraId="6CC9AA40" w14:textId="4B934ED9" w:rsidR="009B54BE" w:rsidRPr="000A5278" w:rsidDel="000A5278" w:rsidRDefault="009B54BE">
      <w:pPr>
        <w:pStyle w:val="NormalWeb"/>
        <w:ind w:left="480" w:hanging="480"/>
        <w:divId w:val="1425105130"/>
        <w:rPr>
          <w:del w:id="559" w:author="Chris Hartgerink" w:date="2014-02-03T20:48:00Z"/>
          <w:noProof/>
        </w:rPr>
      </w:pPr>
      <w:del w:id="560" w:author="Chris Hartgerink" w:date="2014-02-03T20:48:00Z">
        <w:r w:rsidRPr="000A5278" w:rsidDel="000A5278">
          <w:rPr>
            <w:noProof/>
          </w:rPr>
          <w:delText>R Core Team. (2013). R: A Language and Environment for Statistical Computing. Vienna, Austria. Retrieved from http://www.r-project.org/</w:delText>
        </w:r>
      </w:del>
    </w:p>
    <w:p w14:paraId="0F955735" w14:textId="00886740" w:rsidR="009B54BE" w:rsidRPr="000A5278" w:rsidDel="000A5278" w:rsidRDefault="009B54BE">
      <w:pPr>
        <w:pStyle w:val="NormalWeb"/>
        <w:ind w:left="480" w:hanging="480"/>
        <w:divId w:val="1425105130"/>
        <w:rPr>
          <w:del w:id="561" w:author="Chris Hartgerink" w:date="2014-02-03T20:48:00Z"/>
          <w:noProof/>
        </w:rPr>
      </w:pPr>
      <w:del w:id="562" w:author="Chris Hartgerink" w:date="2014-02-03T20:48:00Z">
        <w:r w:rsidRPr="000A5278" w:rsidDel="000A5278">
          <w:rPr>
            <w:noProof/>
          </w:rPr>
          <w:delText xml:space="preserve">Ritter, D., &amp; Eslea, M. (2005). Hot Sauce, toy guns, and graffiti: A critical account of current laboratory aggression paradigms. </w:delText>
        </w:r>
        <w:r w:rsidRPr="000A5278" w:rsidDel="000A5278">
          <w:rPr>
            <w:i/>
            <w:iCs/>
            <w:noProof/>
          </w:rPr>
          <w:delText>Aggressive Behavior</w:delText>
        </w:r>
        <w:r w:rsidRPr="000A5278" w:rsidDel="000A5278">
          <w:rPr>
            <w:noProof/>
          </w:rPr>
          <w:delText xml:space="preserve">, </w:delText>
        </w:r>
        <w:r w:rsidRPr="000A5278" w:rsidDel="000A5278">
          <w:rPr>
            <w:i/>
            <w:iCs/>
            <w:noProof/>
          </w:rPr>
          <w:delText>31</w:delText>
        </w:r>
        <w:r w:rsidRPr="000A5278" w:rsidDel="000A5278">
          <w:rPr>
            <w:noProof/>
          </w:rPr>
          <w:delText>(5), 407–419. doi:10.1002/ab.20066</w:delText>
        </w:r>
      </w:del>
    </w:p>
    <w:p w14:paraId="6F3F4CC4" w14:textId="091C802F" w:rsidR="009B54BE" w:rsidRPr="000A5278" w:rsidDel="000A5278" w:rsidRDefault="009B54BE">
      <w:pPr>
        <w:pStyle w:val="NormalWeb"/>
        <w:ind w:left="480" w:hanging="480"/>
        <w:divId w:val="1425105130"/>
        <w:rPr>
          <w:del w:id="563" w:author="Chris Hartgerink" w:date="2014-02-03T20:48:00Z"/>
          <w:noProof/>
        </w:rPr>
      </w:pPr>
      <w:del w:id="564" w:author="Chris Hartgerink" w:date="2014-02-03T20:48:00Z">
        <w:r w:rsidRPr="000A5278" w:rsidDel="000A5278">
          <w:rPr>
            <w:noProof/>
          </w:rPr>
          <w:delText xml:space="preserve">Sterne, J. A. C., &amp; Egger, M. (2005). Regression Methods to Detect Publication and Other Bias in Meta-Analysis. In H. R. Rothstein, A. J. Sutton, &amp; M. Borenstein (Eds.), </w:delText>
        </w:r>
        <w:r w:rsidRPr="000A5278" w:rsidDel="000A5278">
          <w:rPr>
            <w:i/>
            <w:iCs/>
            <w:noProof/>
          </w:rPr>
          <w:delText>Publication bias in meta-analysis</w:delText>
        </w:r>
        <w:r w:rsidRPr="000A5278" w:rsidDel="000A5278">
          <w:rPr>
            <w:noProof/>
          </w:rPr>
          <w:delText>. Chichester: John Wiley &amp; Sons.</w:delText>
        </w:r>
      </w:del>
    </w:p>
    <w:p w14:paraId="6A70E41A" w14:textId="23F02CE9" w:rsidR="009B54BE" w:rsidRPr="000A5278" w:rsidDel="000A5278" w:rsidRDefault="009B54BE">
      <w:pPr>
        <w:pStyle w:val="NormalWeb"/>
        <w:ind w:left="480" w:hanging="480"/>
        <w:divId w:val="1425105130"/>
        <w:rPr>
          <w:del w:id="565" w:author="Chris Hartgerink" w:date="2014-02-03T20:48:00Z"/>
          <w:noProof/>
        </w:rPr>
      </w:pPr>
      <w:del w:id="566" w:author="Chris Hartgerink" w:date="2014-02-03T20:48:00Z">
        <w:r w:rsidRPr="000A5278" w:rsidDel="000A5278">
          <w:rPr>
            <w:noProof/>
            <w:lang w:val="nl-NL"/>
            <w:rPrChange w:id="567" w:author="Chris Hartgerink" w:date="2014-02-03T20:48:00Z">
              <w:rPr>
                <w:noProof/>
              </w:rPr>
            </w:rPrChange>
          </w:rPr>
          <w:delText xml:space="preserve">Van Beest, I., Carter-Sowell, A. R., van Dijk, E., &amp; Williams, K. D. (2012). </w:delText>
        </w:r>
        <w:r w:rsidRPr="000A5278" w:rsidDel="000A5278">
          <w:rPr>
            <w:noProof/>
          </w:rPr>
          <w:delText xml:space="preserve">Groups being ostracized by groups: Is the pain shared, is recovery quicker, and are groups more likely to be aggressive? </w:delText>
        </w:r>
        <w:r w:rsidRPr="00192992" w:rsidDel="000A5278">
          <w:rPr>
            <w:i/>
            <w:iCs/>
            <w:noProof/>
          </w:rPr>
          <w:delText>Group Dynamics: Theory, Research, and Practice</w:delText>
        </w:r>
        <w:r w:rsidRPr="000A5278" w:rsidDel="000A5278">
          <w:rPr>
            <w:noProof/>
          </w:rPr>
          <w:delText xml:space="preserve">, </w:delText>
        </w:r>
        <w:r w:rsidRPr="000A5278" w:rsidDel="000A5278">
          <w:rPr>
            <w:i/>
            <w:iCs/>
            <w:noProof/>
          </w:rPr>
          <w:delText>16</w:delText>
        </w:r>
        <w:r w:rsidRPr="000A5278" w:rsidDel="000A5278">
          <w:rPr>
            <w:noProof/>
          </w:rPr>
          <w:delText>(4), 241–254. doi:10.1037/a0030104</w:delText>
        </w:r>
      </w:del>
    </w:p>
    <w:p w14:paraId="07EB9EAD" w14:textId="7A2DB1E3" w:rsidR="009B54BE" w:rsidRPr="000A5278" w:rsidDel="000A5278" w:rsidRDefault="009B54BE">
      <w:pPr>
        <w:pStyle w:val="NormalWeb"/>
        <w:ind w:left="480" w:hanging="480"/>
        <w:divId w:val="1425105130"/>
        <w:rPr>
          <w:del w:id="568" w:author="Chris Hartgerink" w:date="2014-02-03T20:48:00Z"/>
          <w:noProof/>
        </w:rPr>
      </w:pPr>
      <w:del w:id="569" w:author="Chris Hartgerink" w:date="2014-02-03T20:48:00Z">
        <w:r w:rsidRPr="000A5278" w:rsidDel="000A5278">
          <w:rPr>
            <w:noProof/>
          </w:rPr>
          <w:delText xml:space="preserve">Van Beest, I., &amp; Williams, K. D. (2006). When inclusion costs and ostracism pays, ostracism still hurts. </w:delText>
        </w:r>
        <w:r w:rsidRPr="000A5278" w:rsidDel="000A5278">
          <w:rPr>
            <w:i/>
            <w:iCs/>
            <w:noProof/>
          </w:rPr>
          <w:delText>Journal of personality and social psychology</w:delText>
        </w:r>
        <w:r w:rsidRPr="000A5278" w:rsidDel="000A5278">
          <w:rPr>
            <w:noProof/>
          </w:rPr>
          <w:delText xml:space="preserve">, </w:delText>
        </w:r>
        <w:r w:rsidRPr="000A5278" w:rsidDel="000A5278">
          <w:rPr>
            <w:i/>
            <w:iCs/>
            <w:noProof/>
          </w:rPr>
          <w:delText>91</w:delText>
        </w:r>
        <w:r w:rsidRPr="000A5278" w:rsidDel="000A5278">
          <w:rPr>
            <w:noProof/>
          </w:rPr>
          <w:delText>(5), 918–928. doi:10.1037/0022-3514.91.5.918</w:delText>
        </w:r>
      </w:del>
    </w:p>
    <w:p w14:paraId="75331588" w14:textId="435C7D0C" w:rsidR="009B54BE" w:rsidRPr="000A5278" w:rsidDel="000A5278" w:rsidRDefault="009B54BE">
      <w:pPr>
        <w:pStyle w:val="NormalWeb"/>
        <w:ind w:left="480" w:hanging="480"/>
        <w:divId w:val="1425105130"/>
        <w:rPr>
          <w:del w:id="570" w:author="Chris Hartgerink" w:date="2014-02-03T20:48:00Z"/>
          <w:noProof/>
        </w:rPr>
      </w:pPr>
      <w:del w:id="571" w:author="Chris Hartgerink" w:date="2014-02-03T20:48:00Z">
        <w:r w:rsidRPr="000A5278" w:rsidDel="000A5278">
          <w:rPr>
            <w:noProof/>
          </w:rPr>
          <w:delText xml:space="preserve">Viechtbauer, W. (2005). Bias and Efficiency of Meta-Analytic Variance Estimators in the Random-Effects Model. </w:delText>
        </w:r>
        <w:r w:rsidRPr="000A5278" w:rsidDel="000A5278">
          <w:rPr>
            <w:i/>
            <w:iCs/>
            <w:noProof/>
          </w:rPr>
          <w:delText>Journal of Educational and Behavioral Statistics</w:delText>
        </w:r>
        <w:r w:rsidRPr="000A5278" w:rsidDel="000A5278">
          <w:rPr>
            <w:noProof/>
          </w:rPr>
          <w:delText xml:space="preserve">, </w:delText>
        </w:r>
        <w:r w:rsidRPr="000A5278" w:rsidDel="000A5278">
          <w:rPr>
            <w:i/>
            <w:iCs/>
            <w:noProof/>
          </w:rPr>
          <w:delText>30</w:delText>
        </w:r>
        <w:r w:rsidRPr="000A5278" w:rsidDel="000A5278">
          <w:rPr>
            <w:noProof/>
          </w:rPr>
          <w:delText>(3), 261–293. doi:10.3102/10769986030003261</w:delText>
        </w:r>
      </w:del>
    </w:p>
    <w:p w14:paraId="43CDF592" w14:textId="63370F69" w:rsidR="009B54BE" w:rsidRPr="000A5278" w:rsidDel="000A5278" w:rsidRDefault="009B54BE">
      <w:pPr>
        <w:pStyle w:val="NormalWeb"/>
        <w:ind w:left="480" w:hanging="480"/>
        <w:divId w:val="1425105130"/>
        <w:rPr>
          <w:del w:id="572" w:author="Chris Hartgerink" w:date="2014-02-03T20:48:00Z"/>
          <w:noProof/>
        </w:rPr>
      </w:pPr>
      <w:del w:id="573" w:author="Chris Hartgerink" w:date="2014-02-03T20:48:00Z">
        <w:r w:rsidRPr="000A5278" w:rsidDel="000A5278">
          <w:rPr>
            <w:noProof/>
          </w:rPr>
          <w:delText xml:space="preserve">Viechtbauer, Wolfgang. (2010). Conducting meta-analyses in R with the metafor package. </w:delText>
        </w:r>
        <w:r w:rsidRPr="000A5278" w:rsidDel="000A5278">
          <w:rPr>
            <w:i/>
            <w:iCs/>
            <w:noProof/>
          </w:rPr>
          <w:delText>Journal of Statistical Software</w:delText>
        </w:r>
        <w:r w:rsidRPr="000A5278" w:rsidDel="000A5278">
          <w:rPr>
            <w:noProof/>
          </w:rPr>
          <w:delText xml:space="preserve">, </w:delText>
        </w:r>
        <w:r w:rsidRPr="000A5278" w:rsidDel="000A5278">
          <w:rPr>
            <w:i/>
            <w:iCs/>
            <w:noProof/>
          </w:rPr>
          <w:delText>36</w:delText>
        </w:r>
        <w:r w:rsidRPr="000A5278" w:rsidDel="000A5278">
          <w:rPr>
            <w:noProof/>
          </w:rPr>
          <w:delText>(3), 1–48. Retrieved from http://onlinelibrary.wiley.com/doi/10.1002/wics.10/full</w:delText>
        </w:r>
      </w:del>
    </w:p>
    <w:p w14:paraId="4F52C2EC" w14:textId="2B48464E" w:rsidR="00AD2DBE" w:rsidRPr="000A5278" w:rsidDel="000A5278" w:rsidRDefault="00AD2DBE" w:rsidP="00AD2DBE">
      <w:pPr>
        <w:spacing w:before="100" w:beforeAutospacing="1" w:after="100" w:afterAutospacing="1" w:line="240" w:lineRule="auto"/>
        <w:ind w:left="480" w:hanging="480"/>
        <w:divId w:val="1425105130"/>
        <w:rPr>
          <w:del w:id="574" w:author="Chris Hartgerink" w:date="2014-02-03T20:48:00Z"/>
          <w:rFonts w:ascii="Times New Roman" w:eastAsia="Times New Roman" w:hAnsi="Times New Roman" w:cs="Times New Roman"/>
          <w:sz w:val="24"/>
          <w:szCs w:val="24"/>
          <w:lang w:val="en-US"/>
        </w:rPr>
      </w:pPr>
      <w:del w:id="575" w:author="Chris Hartgerink" w:date="2014-02-03T20:48:00Z">
        <w:r w:rsidRPr="000A5278" w:rsidDel="000A5278">
          <w:rPr>
            <w:rFonts w:ascii="Times New Roman" w:eastAsia="Times New Roman" w:hAnsi="Times New Roman" w:cs="Times New Roman"/>
            <w:sz w:val="24"/>
            <w:szCs w:val="24"/>
            <w:lang w:val="en-US"/>
          </w:rPr>
          <w:delText>Webb, T. L., Harris, P., &amp; McAtamney, K. (</w:delText>
        </w:r>
        <w:r w:rsidRPr="000A5278" w:rsidDel="000A5278">
          <w:rPr>
            <w:rFonts w:ascii="Times New Roman" w:eastAsia="Times New Roman" w:hAnsi="Times New Roman" w:cs="Times New Roman"/>
            <w:i/>
            <w:sz w:val="24"/>
            <w:szCs w:val="24"/>
            <w:lang w:val="en-US"/>
          </w:rPr>
          <w:delText>n.d.</w:delText>
        </w:r>
        <w:r w:rsidRPr="000A5278" w:rsidDel="000A5278">
          <w:rPr>
            <w:rFonts w:ascii="Times New Roman" w:eastAsia="Times New Roman" w:hAnsi="Times New Roman" w:cs="Times New Roman"/>
            <w:sz w:val="24"/>
            <w:szCs w:val="24"/>
            <w:lang w:val="en-US"/>
          </w:rPr>
          <w:delText>). Self-Affirmation Moderates the Negative Effect of Ostracism on Perceptions of Control, But Not in Predictable Ways. Unpublished manuscript, University of Sheffield, Sheffield, UK.</w:delText>
        </w:r>
      </w:del>
    </w:p>
    <w:p w14:paraId="350CAC41" w14:textId="16D5C94C" w:rsidR="009B54BE" w:rsidRPr="000A5278" w:rsidDel="000A5278" w:rsidRDefault="009B54BE">
      <w:pPr>
        <w:pStyle w:val="NormalWeb"/>
        <w:ind w:left="480" w:hanging="480"/>
        <w:divId w:val="1425105130"/>
        <w:rPr>
          <w:del w:id="576" w:author="Chris Hartgerink" w:date="2014-02-03T20:48:00Z"/>
          <w:noProof/>
        </w:rPr>
      </w:pPr>
      <w:del w:id="577" w:author="Chris Hartgerink" w:date="2014-02-03T20:48:00Z">
        <w:r w:rsidRPr="000A5278" w:rsidDel="000A5278">
          <w:rPr>
            <w:noProof/>
          </w:rPr>
          <w:delText xml:space="preserve">Wicherts, J. M., Borsboom, D., Kats, J., &amp; Molenaar, D. (2006). The poor availability of psychological research data for reanalysis. </w:delText>
        </w:r>
        <w:r w:rsidRPr="000A5278" w:rsidDel="000A5278">
          <w:rPr>
            <w:i/>
            <w:iCs/>
            <w:noProof/>
          </w:rPr>
          <w:delText>The American psychologist</w:delText>
        </w:r>
        <w:r w:rsidRPr="000A5278" w:rsidDel="000A5278">
          <w:rPr>
            <w:noProof/>
          </w:rPr>
          <w:delText xml:space="preserve">, </w:delText>
        </w:r>
        <w:r w:rsidRPr="000A5278" w:rsidDel="000A5278">
          <w:rPr>
            <w:i/>
            <w:iCs/>
            <w:noProof/>
          </w:rPr>
          <w:delText>61</w:delText>
        </w:r>
        <w:r w:rsidRPr="000A5278" w:rsidDel="000A5278">
          <w:rPr>
            <w:noProof/>
          </w:rPr>
          <w:delText>(7), 726–8. doi:10.1037/0003-066X.61.7.726</w:delText>
        </w:r>
      </w:del>
    </w:p>
    <w:p w14:paraId="42390F42" w14:textId="2F16EAD4" w:rsidR="009B54BE" w:rsidRPr="000A5278" w:rsidDel="000A5278" w:rsidRDefault="009B54BE">
      <w:pPr>
        <w:pStyle w:val="NormalWeb"/>
        <w:ind w:left="480" w:hanging="480"/>
        <w:divId w:val="1425105130"/>
        <w:rPr>
          <w:del w:id="578" w:author="Chris Hartgerink" w:date="2014-02-03T20:48:00Z"/>
          <w:noProof/>
        </w:rPr>
      </w:pPr>
      <w:del w:id="579" w:author="Chris Hartgerink" w:date="2014-02-03T20:48:00Z">
        <w:r w:rsidRPr="000A5278" w:rsidDel="000A5278">
          <w:rPr>
            <w:noProof/>
          </w:rPr>
          <w:delText xml:space="preserve">Williams, K D, Cheung, C. K., &amp; Choi, W. (2000). Cyberostracism: effects of being ignored over the Internet. </w:delText>
        </w:r>
        <w:r w:rsidRPr="000A5278" w:rsidDel="000A5278">
          <w:rPr>
            <w:i/>
            <w:iCs/>
            <w:noProof/>
          </w:rPr>
          <w:delText>Journal of personality and social psychology</w:delText>
        </w:r>
        <w:r w:rsidRPr="000A5278" w:rsidDel="000A5278">
          <w:rPr>
            <w:noProof/>
          </w:rPr>
          <w:delText xml:space="preserve">, </w:delText>
        </w:r>
        <w:r w:rsidRPr="000A5278" w:rsidDel="000A5278">
          <w:rPr>
            <w:i/>
            <w:iCs/>
            <w:noProof/>
          </w:rPr>
          <w:delText>79</w:delText>
        </w:r>
        <w:r w:rsidRPr="000A5278" w:rsidDel="000A5278">
          <w:rPr>
            <w:noProof/>
          </w:rPr>
          <w:delText>(5), 748–62. Retrieved from http://www.ncbi.nlm.nih.gov/pubmed/11079239</w:delText>
        </w:r>
      </w:del>
    </w:p>
    <w:p w14:paraId="220B220F" w14:textId="1598703C" w:rsidR="009B54BE" w:rsidRPr="000A5278" w:rsidDel="000A5278" w:rsidRDefault="009B54BE">
      <w:pPr>
        <w:pStyle w:val="NormalWeb"/>
        <w:ind w:left="480" w:hanging="480"/>
        <w:divId w:val="1425105130"/>
        <w:rPr>
          <w:del w:id="580" w:author="Chris Hartgerink" w:date="2014-02-03T20:48:00Z"/>
          <w:noProof/>
        </w:rPr>
      </w:pPr>
      <w:del w:id="581" w:author="Chris Hartgerink" w:date="2014-02-03T20:48:00Z">
        <w:r w:rsidRPr="000A5278" w:rsidDel="000A5278">
          <w:rPr>
            <w:noProof/>
          </w:rPr>
          <w:delText xml:space="preserve">Williams, K.D. (2009). Ostracism: a temporal need-threat model. </w:delText>
        </w:r>
        <w:r w:rsidRPr="000A5278" w:rsidDel="000A5278">
          <w:rPr>
            <w:i/>
            <w:iCs/>
            <w:noProof/>
          </w:rPr>
          <w:delText>Advances in Experimental Social Psychology</w:delText>
        </w:r>
        <w:r w:rsidRPr="000A5278" w:rsidDel="000A5278">
          <w:rPr>
            <w:noProof/>
          </w:rPr>
          <w:delText xml:space="preserve">, </w:delText>
        </w:r>
        <w:r w:rsidRPr="000A5278" w:rsidDel="000A5278">
          <w:rPr>
            <w:i/>
            <w:iCs/>
            <w:noProof/>
          </w:rPr>
          <w:delText>41</w:delText>
        </w:r>
        <w:r w:rsidRPr="000A5278" w:rsidDel="000A5278">
          <w:rPr>
            <w:noProof/>
          </w:rPr>
          <w:delText>, 275–314. doi:10.1016/S0065-2601(08)00406-1</w:delText>
        </w:r>
      </w:del>
    </w:p>
    <w:p w14:paraId="619323F6" w14:textId="40BB9BCB" w:rsidR="000E2F23" w:rsidRPr="000A5278" w:rsidDel="000A5278" w:rsidRDefault="009B54BE">
      <w:pPr>
        <w:spacing w:before="100" w:beforeAutospacing="1" w:after="100" w:afterAutospacing="1" w:line="240" w:lineRule="auto"/>
        <w:ind w:left="480" w:hanging="480"/>
        <w:divId w:val="1425105130"/>
        <w:rPr>
          <w:del w:id="582" w:author="Chris Hartgerink" w:date="2014-02-03T20:48:00Z"/>
          <w:rFonts w:eastAsia="Times New Roman"/>
          <w:lang w:eastAsia="nl-NL"/>
          <w:rPrChange w:id="583" w:author="Chris Hartgerink" w:date="2014-02-03T20:48:00Z">
            <w:rPr>
              <w:del w:id="584" w:author="Chris Hartgerink" w:date="2014-02-03T20:48:00Z"/>
              <w:noProof/>
            </w:rPr>
          </w:rPrChange>
        </w:rPr>
        <w:pPrChange w:id="585" w:author="Chris Hartgerink" w:date="2014-02-03T19:22:00Z">
          <w:pPr>
            <w:pStyle w:val="NormalWeb"/>
            <w:ind w:left="480" w:hanging="480"/>
            <w:divId w:val="1425105130"/>
          </w:pPr>
        </w:pPrChange>
      </w:pPr>
      <w:del w:id="586" w:author="Chris Hartgerink" w:date="2014-02-03T20:48:00Z">
        <w:r w:rsidRPr="000A5278" w:rsidDel="000A5278">
          <w:rPr>
            <w:noProof/>
            <w:rPrChange w:id="587" w:author="Chris Hartgerink" w:date="2014-02-03T20:48:00Z">
              <w:rPr>
                <w:noProof/>
              </w:rPr>
            </w:rPrChange>
          </w:rPr>
          <w:delText xml:space="preserve">Williams, Kipling D., &amp; Jarvis, B. (2006). Cyberball: A program for use in research on interpersonal ostracism and acceptance. </w:delText>
        </w:r>
        <w:r w:rsidRPr="000A5278" w:rsidDel="000A5278">
          <w:rPr>
            <w:i/>
            <w:iCs/>
            <w:noProof/>
            <w:rPrChange w:id="588" w:author="Chris Hartgerink" w:date="2014-02-03T20:48:00Z">
              <w:rPr>
                <w:i/>
                <w:iCs/>
                <w:noProof/>
              </w:rPr>
            </w:rPrChange>
          </w:rPr>
          <w:delText>Behavior Research Methods</w:delText>
        </w:r>
        <w:r w:rsidRPr="000A5278" w:rsidDel="000A5278">
          <w:rPr>
            <w:noProof/>
            <w:rPrChange w:id="589" w:author="Chris Hartgerink" w:date="2014-02-03T20:48:00Z">
              <w:rPr>
                <w:noProof/>
              </w:rPr>
            </w:rPrChange>
          </w:rPr>
          <w:delText xml:space="preserve">, </w:delText>
        </w:r>
        <w:r w:rsidRPr="000A5278" w:rsidDel="000A5278">
          <w:rPr>
            <w:i/>
            <w:iCs/>
            <w:noProof/>
            <w:rPrChange w:id="590" w:author="Chris Hartgerink" w:date="2014-02-03T20:48:00Z">
              <w:rPr>
                <w:i/>
                <w:iCs/>
                <w:noProof/>
              </w:rPr>
            </w:rPrChange>
          </w:rPr>
          <w:delText>38</w:delText>
        </w:r>
        <w:r w:rsidRPr="000A5278" w:rsidDel="000A5278">
          <w:rPr>
            <w:noProof/>
            <w:rPrChange w:id="591" w:author="Chris Hartgerink" w:date="2014-02-03T20:48:00Z">
              <w:rPr>
                <w:noProof/>
              </w:rPr>
            </w:rPrChange>
          </w:rPr>
          <w:delText>(1), 174–180. doi:10.3758/BF03192765</w:delText>
        </w:r>
      </w:del>
    </w:p>
    <w:p w14:paraId="7867B182" w14:textId="5C8B5CA1" w:rsidR="009B54BE" w:rsidRPr="000A5278" w:rsidDel="000A5278" w:rsidRDefault="009B54BE">
      <w:pPr>
        <w:pStyle w:val="NormalWeb"/>
        <w:ind w:left="480" w:hanging="480"/>
        <w:divId w:val="1425105130"/>
        <w:rPr>
          <w:del w:id="592" w:author="Chris Hartgerink" w:date="2014-02-03T20:48:00Z"/>
          <w:noProof/>
        </w:rPr>
      </w:pPr>
      <w:del w:id="593" w:author="Chris Hartgerink" w:date="2014-02-03T20:48:00Z">
        <w:r w:rsidRPr="000A5278" w:rsidDel="000A5278">
          <w:rPr>
            <w:noProof/>
          </w:rPr>
          <w:delText>Zadro, L., Williams, K. D., &amp; Richardson, R. (2004). How low can you go? Ostracism by a computer is sufficient to lo</w:delText>
        </w:r>
        <w:r w:rsidRPr="00192992" w:rsidDel="000A5278">
          <w:rPr>
            <w:noProof/>
          </w:rPr>
          <w:delText xml:space="preserve">wer self-reported levels of belonging, control, self-esteem, and meaningful existence. </w:delText>
        </w:r>
        <w:r w:rsidRPr="000A5278" w:rsidDel="000A5278">
          <w:rPr>
            <w:i/>
            <w:iCs/>
            <w:noProof/>
          </w:rPr>
          <w:delText>Journal of Experimental Social Psychology</w:delText>
        </w:r>
        <w:r w:rsidRPr="000A5278" w:rsidDel="000A5278">
          <w:rPr>
            <w:noProof/>
          </w:rPr>
          <w:delText xml:space="preserve">, </w:delText>
        </w:r>
        <w:r w:rsidRPr="000A5278" w:rsidDel="000A5278">
          <w:rPr>
            <w:i/>
            <w:iCs/>
            <w:noProof/>
          </w:rPr>
          <w:delText>40</w:delText>
        </w:r>
        <w:r w:rsidRPr="000A5278" w:rsidDel="000A5278">
          <w:rPr>
            <w:noProof/>
          </w:rPr>
          <w:delText>(4), 560–567. doi:10.1016/j.jesp.2003.11.006</w:delText>
        </w:r>
      </w:del>
    </w:p>
    <w:p w14:paraId="3D11BFBD" w14:textId="696D61FB" w:rsidR="00B35841" w:rsidRDefault="00593A23" w:rsidP="009618D3">
      <w:pPr>
        <w:pStyle w:val="NormalWeb"/>
        <w:spacing w:before="0" w:beforeAutospacing="0" w:after="0" w:afterAutospacing="0"/>
        <w:divId w:val="785346477"/>
      </w:pPr>
      <w:del w:id="594" w:author="Chris Hartgerink" w:date="2014-02-03T20:48:00Z">
        <w:r w:rsidDel="000A5278">
          <w:fldChar w:fldCharType="end"/>
        </w:r>
      </w:del>
    </w:p>
    <w:p w14:paraId="6CF584B5" w14:textId="77777777" w:rsidR="00CE5252" w:rsidRDefault="00CE5252">
      <w:pPr>
        <w:rPr>
          <w:rFonts w:ascii="Times New Roman" w:eastAsiaTheme="minorEastAsia" w:hAnsi="Times New Roman" w:cs="Times New Roman"/>
          <w:b/>
          <w:sz w:val="24"/>
          <w:szCs w:val="24"/>
          <w:lang w:val="en-US"/>
        </w:rPr>
      </w:pPr>
      <w:r>
        <w:rPr>
          <w:b/>
        </w:rPr>
        <w:br w:type="page"/>
      </w:r>
    </w:p>
    <w:p w14:paraId="21F105CC" w14:textId="77777777" w:rsidR="006623EF" w:rsidRDefault="006623EF" w:rsidP="009618D3">
      <w:pPr>
        <w:pStyle w:val="NormalWeb"/>
        <w:divId w:val="785346477"/>
      </w:pPr>
      <w:r>
        <w:rPr>
          <w:b/>
        </w:rPr>
        <w:lastRenderedPageBreak/>
        <w:t>Footnotes</w:t>
      </w:r>
    </w:p>
    <w:p w14:paraId="36782845"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3AADABA5"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2321C9">
        <w:fldChar w:fldCharType="begin"/>
      </w:r>
      <w:r w:rsidR="002321C9" w:rsidRPr="002321C9">
        <w:rPr>
          <w:lang w:val="en-US"/>
          <w:rPrChange w:id="595" w:author="Chris Hartgerink" w:date="2014-01-19T08:31:00Z">
            <w:rPr/>
          </w:rPrChange>
        </w:rPr>
        <w:instrText xml:space="preserve"> HYPERLINK "http://openscienceframework.org/project/HT25n/" </w:instrText>
      </w:r>
      <w:r w:rsidR="002321C9">
        <w:fldChar w:fldCharType="separate"/>
      </w:r>
      <w:r>
        <w:rPr>
          <w:rStyle w:val="Hyperlink"/>
          <w:rFonts w:ascii="Times New Roman" w:hAnsi="Times New Roman" w:cs="Times New Roman"/>
          <w:sz w:val="24"/>
          <w:szCs w:val="24"/>
          <w:lang w:val="en-US"/>
        </w:rPr>
        <w:t>http://openscienceframework.org/project/HT25n/</w:t>
      </w:r>
      <w:r w:rsidR="002321C9">
        <w:rPr>
          <w:rStyle w:val="Hyperlink"/>
          <w:rFonts w:ascii="Times New Roman" w:hAnsi="Times New Roman" w:cs="Times New Roman"/>
          <w:sz w:val="24"/>
          <w:szCs w:val="24"/>
          <w:lang w:val="en-US"/>
        </w:rPr>
        <w:fldChar w:fldCharType="end"/>
      </w:r>
    </w:p>
    <w:p w14:paraId="339EA4D8"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6826CC61" w14:textId="77777777"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337BA43E"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2958B3CB"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unvalidated scales over validated scales. </w:t>
      </w:r>
    </w:p>
    <w:p w14:paraId="4AF64158"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435BB90"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504AA7" w14:paraId="66858A0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C6961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71BCEC1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77BAFDF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5BAD8FB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C6F7F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4C79576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661B41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EBCA7F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504AA7" w14:paraId="4A59632A"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C0CDE5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04BAD1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E106F29"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78533C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C1F9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2418113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C35B7D" w14:textId="77777777" w:rsidTr="00C105FC">
        <w:trPr>
          <w:trHeight w:val="765"/>
        </w:trPr>
        <w:tc>
          <w:tcPr>
            <w:tcW w:w="957" w:type="dxa"/>
            <w:tcBorders>
              <w:top w:val="nil"/>
              <w:left w:val="nil"/>
              <w:bottom w:val="nil"/>
              <w:right w:val="nil"/>
            </w:tcBorders>
            <w:shd w:val="clear" w:color="auto" w:fill="auto"/>
            <w:vAlign w:val="center"/>
            <w:hideMark/>
          </w:tcPr>
          <w:p w14:paraId="623E299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05CE257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508085D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6D9AB4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0EBC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47635F6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A4F12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680328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F1E6BF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1D2081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0321641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30A1B3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2B624016" w14:textId="77777777" w:rsidTr="00C105FC">
        <w:trPr>
          <w:trHeight w:val="510"/>
        </w:trPr>
        <w:tc>
          <w:tcPr>
            <w:tcW w:w="957" w:type="dxa"/>
            <w:tcBorders>
              <w:top w:val="nil"/>
              <w:left w:val="nil"/>
              <w:bottom w:val="nil"/>
              <w:right w:val="nil"/>
            </w:tcBorders>
            <w:shd w:val="clear" w:color="auto" w:fill="auto"/>
            <w:vAlign w:val="center"/>
            <w:hideMark/>
          </w:tcPr>
          <w:p w14:paraId="5299859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66A751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BFA95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534D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1E111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571F8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436113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7E3200F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5F5C57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748C29C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402AEC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CBD2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06221BA9" w14:textId="77777777" w:rsidTr="00C105FC">
        <w:trPr>
          <w:trHeight w:val="255"/>
        </w:trPr>
        <w:tc>
          <w:tcPr>
            <w:tcW w:w="957" w:type="dxa"/>
            <w:tcBorders>
              <w:top w:val="nil"/>
              <w:left w:val="nil"/>
              <w:bottom w:val="single" w:sz="4" w:space="0" w:color="auto"/>
              <w:right w:val="nil"/>
            </w:tcBorders>
            <w:shd w:val="clear" w:color="auto" w:fill="auto"/>
            <w:hideMark/>
          </w:tcPr>
          <w:p w14:paraId="7341686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2F4E29A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4A0D2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08B447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72DBF2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10A8A0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C5D8F4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C4F3A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67B18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54EA1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3A5DE6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D530C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15BEFD39" w14:textId="77777777" w:rsidTr="00C105FC">
        <w:trPr>
          <w:trHeight w:val="255"/>
        </w:trPr>
        <w:tc>
          <w:tcPr>
            <w:tcW w:w="957" w:type="dxa"/>
            <w:tcBorders>
              <w:top w:val="nil"/>
              <w:left w:val="nil"/>
              <w:bottom w:val="nil"/>
              <w:right w:val="nil"/>
            </w:tcBorders>
            <w:shd w:val="clear" w:color="auto" w:fill="auto"/>
            <w:noWrap/>
            <w:vAlign w:val="bottom"/>
            <w:hideMark/>
          </w:tcPr>
          <w:p w14:paraId="658BE8E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4372BC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23C32C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118334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80527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2E91AB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B1C2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5761C2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F236E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1D4C0B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095DDFB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5CF2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E0D9491" w14:textId="77777777" w:rsidTr="00C105FC">
        <w:trPr>
          <w:trHeight w:val="255"/>
        </w:trPr>
        <w:tc>
          <w:tcPr>
            <w:tcW w:w="957" w:type="dxa"/>
            <w:tcBorders>
              <w:top w:val="nil"/>
              <w:left w:val="nil"/>
              <w:bottom w:val="nil"/>
              <w:right w:val="nil"/>
            </w:tcBorders>
            <w:shd w:val="clear" w:color="auto" w:fill="auto"/>
            <w:noWrap/>
            <w:vAlign w:val="bottom"/>
            <w:hideMark/>
          </w:tcPr>
          <w:p w14:paraId="5B052A2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703002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7CDF8F6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278D3F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0D1BBC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391D7D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B65CC1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541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733A13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15FE54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9044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56851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27F21606" w14:textId="77777777" w:rsidTr="00C105FC">
        <w:trPr>
          <w:trHeight w:val="255"/>
        </w:trPr>
        <w:tc>
          <w:tcPr>
            <w:tcW w:w="957" w:type="dxa"/>
            <w:tcBorders>
              <w:top w:val="nil"/>
              <w:left w:val="nil"/>
              <w:bottom w:val="nil"/>
              <w:right w:val="nil"/>
            </w:tcBorders>
            <w:shd w:val="clear" w:color="auto" w:fill="auto"/>
            <w:noWrap/>
            <w:vAlign w:val="bottom"/>
            <w:hideMark/>
          </w:tcPr>
          <w:p w14:paraId="4A0972A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6780C4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1FEDC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9586C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10584A3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6250D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685E30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63EA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92416F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8918EE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324A60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001965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504AA7" w14:paraId="40F9E2D8"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D43AC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783A1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67663B7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58053A3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5B967F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7B1F467"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F3A53F" w14:textId="77777777" w:rsidTr="00C105FC">
        <w:trPr>
          <w:trHeight w:val="765"/>
        </w:trPr>
        <w:tc>
          <w:tcPr>
            <w:tcW w:w="957" w:type="dxa"/>
            <w:tcBorders>
              <w:top w:val="nil"/>
              <w:left w:val="nil"/>
              <w:bottom w:val="nil"/>
              <w:right w:val="nil"/>
            </w:tcBorders>
            <w:shd w:val="clear" w:color="auto" w:fill="auto"/>
            <w:vAlign w:val="center"/>
            <w:hideMark/>
          </w:tcPr>
          <w:p w14:paraId="4D8040A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C3C10E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760E1B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1ABF9F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444EBF1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C067E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0251D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AE9E50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2A0457D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3A9ED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8FADC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AF018C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29386B0C" w14:textId="77777777" w:rsidTr="00C105FC">
        <w:trPr>
          <w:trHeight w:val="510"/>
        </w:trPr>
        <w:tc>
          <w:tcPr>
            <w:tcW w:w="957" w:type="dxa"/>
            <w:tcBorders>
              <w:top w:val="nil"/>
              <w:left w:val="nil"/>
              <w:bottom w:val="nil"/>
              <w:right w:val="nil"/>
            </w:tcBorders>
            <w:shd w:val="clear" w:color="auto" w:fill="auto"/>
            <w:vAlign w:val="center"/>
            <w:hideMark/>
          </w:tcPr>
          <w:p w14:paraId="49172DA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193EB88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63B00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08DD01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0B75BE2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3F0DB5D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0C06C03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7A09E60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8C9D29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1A19C7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4FFD3DE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13BAB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A11919F" w14:textId="77777777" w:rsidTr="00C105FC">
        <w:trPr>
          <w:trHeight w:val="255"/>
        </w:trPr>
        <w:tc>
          <w:tcPr>
            <w:tcW w:w="957" w:type="dxa"/>
            <w:tcBorders>
              <w:top w:val="nil"/>
              <w:left w:val="nil"/>
              <w:bottom w:val="single" w:sz="4" w:space="0" w:color="auto"/>
              <w:right w:val="nil"/>
            </w:tcBorders>
            <w:shd w:val="clear" w:color="auto" w:fill="auto"/>
            <w:hideMark/>
          </w:tcPr>
          <w:p w14:paraId="746F68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111785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46429A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0432605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1BA795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729731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5C303E7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1D985F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0F639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10A3B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0A9AFF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18CF76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F609A61" w14:textId="77777777" w:rsidTr="00C105FC">
        <w:trPr>
          <w:trHeight w:val="255"/>
        </w:trPr>
        <w:tc>
          <w:tcPr>
            <w:tcW w:w="957" w:type="dxa"/>
            <w:tcBorders>
              <w:top w:val="nil"/>
              <w:left w:val="nil"/>
              <w:bottom w:val="nil"/>
              <w:right w:val="nil"/>
            </w:tcBorders>
            <w:shd w:val="clear" w:color="auto" w:fill="auto"/>
            <w:noWrap/>
            <w:vAlign w:val="bottom"/>
            <w:hideMark/>
          </w:tcPr>
          <w:p w14:paraId="3F0C7D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5D439AD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597CA6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2B3C8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D69A3D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8BFC39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BFC9E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BB09B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61599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49969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4C6A0AE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B3084B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DF11BD5"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80F47A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D3D291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E5E132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5A1170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6A22F8B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AAC74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4ECDBF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2DBF19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1743FE0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267446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55C749C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9668B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504AA7" w14:paraId="784CB49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35C5975E"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31B8A440" w14:textId="77777777" w:rsidR="00C010BB" w:rsidRDefault="00C010BB">
      <w:pPr>
        <w:rPr>
          <w:lang w:val="en-US"/>
        </w:rPr>
      </w:pPr>
      <w:r>
        <w:rPr>
          <w:lang w:val="en-US"/>
        </w:rPr>
        <w:br w:type="page"/>
      </w:r>
    </w:p>
    <w:p w14:paraId="1382094A"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504AA7" w14:paraId="033CB0D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7EAB0DC8"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2586B08A"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4A57D87B"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2718B40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79BEB2F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23E408A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7E2C58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0659F59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442FA3D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2ADE80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14AACB0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73BA2D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5E2B6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275C72" w14:textId="77777777">
        <w:trPr>
          <w:trHeight w:val="300"/>
        </w:trPr>
        <w:tc>
          <w:tcPr>
            <w:tcW w:w="1796" w:type="dxa"/>
            <w:tcBorders>
              <w:top w:val="nil"/>
              <w:left w:val="nil"/>
              <w:bottom w:val="nil"/>
              <w:right w:val="nil"/>
            </w:tcBorders>
            <w:shd w:val="clear" w:color="auto" w:fill="auto"/>
            <w:noWrap/>
            <w:vAlign w:val="bottom"/>
          </w:tcPr>
          <w:p w14:paraId="3B2F5F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237427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A0F2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22E4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74C905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5ED3F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3FAD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A0407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79F9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17E2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40123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2F14FAE0" w14:textId="77777777">
        <w:trPr>
          <w:trHeight w:val="300"/>
        </w:trPr>
        <w:tc>
          <w:tcPr>
            <w:tcW w:w="1796" w:type="dxa"/>
            <w:tcBorders>
              <w:top w:val="nil"/>
              <w:left w:val="nil"/>
              <w:bottom w:val="nil"/>
              <w:right w:val="nil"/>
            </w:tcBorders>
            <w:shd w:val="clear" w:color="auto" w:fill="auto"/>
            <w:noWrap/>
            <w:vAlign w:val="bottom"/>
          </w:tcPr>
          <w:p w14:paraId="7F123B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798694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B09A2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B9A9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7487CF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9404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52A510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7436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07E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1E2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9B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DFB88E" w14:textId="77777777">
        <w:trPr>
          <w:trHeight w:val="300"/>
        </w:trPr>
        <w:tc>
          <w:tcPr>
            <w:tcW w:w="1796" w:type="dxa"/>
            <w:tcBorders>
              <w:top w:val="nil"/>
              <w:left w:val="nil"/>
              <w:bottom w:val="nil"/>
              <w:right w:val="nil"/>
            </w:tcBorders>
            <w:shd w:val="clear" w:color="auto" w:fill="auto"/>
            <w:noWrap/>
            <w:vAlign w:val="bottom"/>
          </w:tcPr>
          <w:p w14:paraId="52E934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793A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8EA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99B5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87FAA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4AFF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76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36B7D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CA31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C6D9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9840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769755" w14:textId="77777777">
        <w:trPr>
          <w:trHeight w:val="300"/>
        </w:trPr>
        <w:tc>
          <w:tcPr>
            <w:tcW w:w="1796" w:type="dxa"/>
            <w:tcBorders>
              <w:top w:val="nil"/>
              <w:left w:val="nil"/>
              <w:bottom w:val="nil"/>
              <w:right w:val="nil"/>
            </w:tcBorders>
            <w:shd w:val="clear" w:color="auto" w:fill="auto"/>
            <w:noWrap/>
            <w:vAlign w:val="bottom"/>
          </w:tcPr>
          <w:p w14:paraId="4FB7DF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BFD6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3C18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516FEB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4DBC2F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4786B4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C9F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12188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7E7252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02D514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92C4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510617D" w14:textId="77777777">
        <w:trPr>
          <w:trHeight w:val="300"/>
        </w:trPr>
        <w:tc>
          <w:tcPr>
            <w:tcW w:w="1796" w:type="dxa"/>
            <w:tcBorders>
              <w:top w:val="nil"/>
              <w:left w:val="nil"/>
              <w:bottom w:val="nil"/>
              <w:right w:val="nil"/>
            </w:tcBorders>
            <w:shd w:val="clear" w:color="auto" w:fill="auto"/>
            <w:noWrap/>
            <w:vAlign w:val="bottom"/>
          </w:tcPr>
          <w:p w14:paraId="10988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4751A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1F459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6130C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13D684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7ABA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FA39A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2656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861F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2822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53D20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1C62A5E" w14:textId="77777777">
        <w:trPr>
          <w:trHeight w:val="300"/>
        </w:trPr>
        <w:tc>
          <w:tcPr>
            <w:tcW w:w="1796" w:type="dxa"/>
            <w:tcBorders>
              <w:top w:val="nil"/>
              <w:left w:val="nil"/>
              <w:bottom w:val="nil"/>
              <w:right w:val="nil"/>
            </w:tcBorders>
            <w:shd w:val="clear" w:color="auto" w:fill="auto"/>
            <w:noWrap/>
            <w:vAlign w:val="bottom"/>
          </w:tcPr>
          <w:p w14:paraId="3078C4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2429E9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6FBAA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FC7E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225ACC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06C37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22A11F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A30ED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12F3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20E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587D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28FE55" w14:textId="77777777">
        <w:trPr>
          <w:trHeight w:val="300"/>
        </w:trPr>
        <w:tc>
          <w:tcPr>
            <w:tcW w:w="1796" w:type="dxa"/>
            <w:tcBorders>
              <w:top w:val="nil"/>
              <w:left w:val="nil"/>
              <w:bottom w:val="nil"/>
              <w:right w:val="nil"/>
            </w:tcBorders>
            <w:shd w:val="clear" w:color="auto" w:fill="auto"/>
            <w:noWrap/>
            <w:vAlign w:val="bottom"/>
          </w:tcPr>
          <w:p w14:paraId="1A5432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2B3107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2E78C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57FA9F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44D8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C52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0137B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8175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7B72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D598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AFF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7CE38D" w14:textId="77777777">
        <w:trPr>
          <w:trHeight w:val="300"/>
        </w:trPr>
        <w:tc>
          <w:tcPr>
            <w:tcW w:w="1796" w:type="dxa"/>
            <w:tcBorders>
              <w:top w:val="nil"/>
              <w:left w:val="nil"/>
              <w:bottom w:val="nil"/>
              <w:right w:val="nil"/>
            </w:tcBorders>
            <w:shd w:val="clear" w:color="auto" w:fill="auto"/>
            <w:noWrap/>
            <w:vAlign w:val="bottom"/>
          </w:tcPr>
          <w:p w14:paraId="5DB1C8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870B2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68CAA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3D72F5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E37C0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BEAE6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8F6D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5A6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930D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9E4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FEF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1B881C" w14:textId="77777777">
        <w:trPr>
          <w:trHeight w:val="300"/>
        </w:trPr>
        <w:tc>
          <w:tcPr>
            <w:tcW w:w="1796" w:type="dxa"/>
            <w:tcBorders>
              <w:top w:val="nil"/>
              <w:left w:val="nil"/>
              <w:bottom w:val="nil"/>
              <w:right w:val="nil"/>
            </w:tcBorders>
            <w:shd w:val="clear" w:color="auto" w:fill="auto"/>
            <w:noWrap/>
            <w:vAlign w:val="bottom"/>
          </w:tcPr>
          <w:p w14:paraId="773274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5B61C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67CC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4D36F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5192F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EAD56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E9E0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74F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BD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931A1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0B93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90D645" w14:textId="77777777">
        <w:trPr>
          <w:trHeight w:val="300"/>
        </w:trPr>
        <w:tc>
          <w:tcPr>
            <w:tcW w:w="1796" w:type="dxa"/>
            <w:tcBorders>
              <w:top w:val="nil"/>
              <w:left w:val="nil"/>
              <w:bottom w:val="nil"/>
              <w:right w:val="nil"/>
            </w:tcBorders>
            <w:shd w:val="clear" w:color="auto" w:fill="auto"/>
            <w:noWrap/>
            <w:vAlign w:val="bottom"/>
          </w:tcPr>
          <w:p w14:paraId="56417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9D581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EE2C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5D04E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17802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4101A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48E61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F64F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1E9AC3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24C63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79F1F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1CCE2ECF" w14:textId="77777777">
        <w:trPr>
          <w:trHeight w:val="300"/>
        </w:trPr>
        <w:tc>
          <w:tcPr>
            <w:tcW w:w="1796" w:type="dxa"/>
            <w:tcBorders>
              <w:top w:val="nil"/>
              <w:left w:val="nil"/>
              <w:bottom w:val="nil"/>
              <w:right w:val="nil"/>
            </w:tcBorders>
            <w:shd w:val="clear" w:color="auto" w:fill="auto"/>
            <w:noWrap/>
            <w:vAlign w:val="bottom"/>
          </w:tcPr>
          <w:p w14:paraId="4578FB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5AB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C069A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145AD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7B4A07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1FCC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974B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E15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65B74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D9BBA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A593E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8C7A9E6" w14:textId="77777777">
        <w:trPr>
          <w:trHeight w:val="300"/>
        </w:trPr>
        <w:tc>
          <w:tcPr>
            <w:tcW w:w="1796" w:type="dxa"/>
            <w:tcBorders>
              <w:top w:val="nil"/>
              <w:left w:val="nil"/>
              <w:bottom w:val="nil"/>
              <w:right w:val="nil"/>
            </w:tcBorders>
            <w:shd w:val="clear" w:color="auto" w:fill="auto"/>
            <w:noWrap/>
            <w:vAlign w:val="bottom"/>
          </w:tcPr>
          <w:p w14:paraId="2CE672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FBD8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47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3356E6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7E57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A2045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31A2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0E7EBD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455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119A3A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4C0F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322721EC" w14:textId="77777777">
        <w:trPr>
          <w:trHeight w:val="300"/>
        </w:trPr>
        <w:tc>
          <w:tcPr>
            <w:tcW w:w="1796" w:type="dxa"/>
            <w:tcBorders>
              <w:top w:val="nil"/>
              <w:left w:val="nil"/>
              <w:bottom w:val="nil"/>
              <w:right w:val="nil"/>
            </w:tcBorders>
            <w:shd w:val="clear" w:color="auto" w:fill="auto"/>
            <w:noWrap/>
            <w:vAlign w:val="bottom"/>
          </w:tcPr>
          <w:p w14:paraId="7ECD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83C4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C26D4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8ACE0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1B2C7E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4F4B7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2B61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4CED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49A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DFD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6949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816A8B" w14:textId="77777777">
        <w:trPr>
          <w:trHeight w:val="300"/>
        </w:trPr>
        <w:tc>
          <w:tcPr>
            <w:tcW w:w="1796" w:type="dxa"/>
            <w:tcBorders>
              <w:top w:val="nil"/>
              <w:left w:val="nil"/>
              <w:bottom w:val="nil"/>
              <w:right w:val="nil"/>
            </w:tcBorders>
            <w:shd w:val="clear" w:color="auto" w:fill="auto"/>
            <w:noWrap/>
            <w:vAlign w:val="bottom"/>
          </w:tcPr>
          <w:p w14:paraId="224D37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075C97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63750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1323F2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6525DD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8BC4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C660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7818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66A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5CBB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95AF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B23598" w14:textId="77777777">
        <w:trPr>
          <w:trHeight w:val="300"/>
        </w:trPr>
        <w:tc>
          <w:tcPr>
            <w:tcW w:w="1796" w:type="dxa"/>
            <w:tcBorders>
              <w:top w:val="nil"/>
              <w:left w:val="nil"/>
              <w:bottom w:val="nil"/>
              <w:right w:val="nil"/>
            </w:tcBorders>
            <w:shd w:val="clear" w:color="auto" w:fill="auto"/>
            <w:noWrap/>
            <w:vAlign w:val="bottom"/>
          </w:tcPr>
          <w:p w14:paraId="3BE1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CDF9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4EAD9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10A80B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9C65B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A184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74671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1FB64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5603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D42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78C8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4C43EB5" w14:textId="77777777">
        <w:trPr>
          <w:trHeight w:val="300"/>
        </w:trPr>
        <w:tc>
          <w:tcPr>
            <w:tcW w:w="1796" w:type="dxa"/>
            <w:tcBorders>
              <w:top w:val="nil"/>
              <w:left w:val="nil"/>
              <w:bottom w:val="nil"/>
              <w:right w:val="nil"/>
            </w:tcBorders>
            <w:shd w:val="clear" w:color="auto" w:fill="auto"/>
            <w:noWrap/>
            <w:vAlign w:val="bottom"/>
          </w:tcPr>
          <w:p w14:paraId="4ABECB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148F12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FB9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0ED9C0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52C0D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4AA553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43739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55D5A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7380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2566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D740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09B8C" w14:textId="77777777">
        <w:trPr>
          <w:trHeight w:val="300"/>
        </w:trPr>
        <w:tc>
          <w:tcPr>
            <w:tcW w:w="1796" w:type="dxa"/>
            <w:tcBorders>
              <w:top w:val="nil"/>
              <w:left w:val="nil"/>
              <w:bottom w:val="nil"/>
              <w:right w:val="nil"/>
            </w:tcBorders>
            <w:shd w:val="clear" w:color="auto" w:fill="auto"/>
            <w:noWrap/>
            <w:vAlign w:val="bottom"/>
          </w:tcPr>
          <w:p w14:paraId="17A65D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646C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2663D0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E3F7E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4DE0D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5C218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3F3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6A95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551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5773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0873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9EEEC9A" w14:textId="77777777">
        <w:trPr>
          <w:trHeight w:val="300"/>
        </w:trPr>
        <w:tc>
          <w:tcPr>
            <w:tcW w:w="1796" w:type="dxa"/>
            <w:tcBorders>
              <w:top w:val="nil"/>
              <w:left w:val="nil"/>
              <w:bottom w:val="nil"/>
              <w:right w:val="nil"/>
            </w:tcBorders>
            <w:shd w:val="clear" w:color="auto" w:fill="auto"/>
            <w:noWrap/>
            <w:vAlign w:val="bottom"/>
          </w:tcPr>
          <w:p w14:paraId="119C35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0B2FD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DB18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7E6815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7A0F55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439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20D7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09E0B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C140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5519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16CF4D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118D479" w14:textId="77777777">
        <w:trPr>
          <w:trHeight w:val="300"/>
        </w:trPr>
        <w:tc>
          <w:tcPr>
            <w:tcW w:w="1796" w:type="dxa"/>
            <w:tcBorders>
              <w:top w:val="nil"/>
              <w:left w:val="nil"/>
              <w:bottom w:val="nil"/>
              <w:right w:val="nil"/>
            </w:tcBorders>
            <w:shd w:val="clear" w:color="auto" w:fill="auto"/>
            <w:noWrap/>
            <w:vAlign w:val="bottom"/>
          </w:tcPr>
          <w:p w14:paraId="4DF78A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C906B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B7398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5C9D9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23B8A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2B4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DBF6C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3BCC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5C5D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7AEE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0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E053C12" w14:textId="77777777">
        <w:trPr>
          <w:trHeight w:val="300"/>
        </w:trPr>
        <w:tc>
          <w:tcPr>
            <w:tcW w:w="1796" w:type="dxa"/>
            <w:tcBorders>
              <w:top w:val="nil"/>
              <w:left w:val="nil"/>
              <w:bottom w:val="nil"/>
              <w:right w:val="nil"/>
            </w:tcBorders>
            <w:shd w:val="clear" w:color="auto" w:fill="auto"/>
            <w:noWrap/>
            <w:vAlign w:val="bottom"/>
          </w:tcPr>
          <w:p w14:paraId="409C03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C4F1F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27EC0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399D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0FA97D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7441F4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1560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D0A4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0DDC22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51284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19BB8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2467E74B" w14:textId="77777777">
        <w:trPr>
          <w:trHeight w:val="300"/>
        </w:trPr>
        <w:tc>
          <w:tcPr>
            <w:tcW w:w="1796" w:type="dxa"/>
            <w:tcBorders>
              <w:top w:val="nil"/>
              <w:left w:val="nil"/>
              <w:bottom w:val="nil"/>
              <w:right w:val="nil"/>
            </w:tcBorders>
            <w:shd w:val="clear" w:color="auto" w:fill="auto"/>
            <w:noWrap/>
            <w:vAlign w:val="bottom"/>
          </w:tcPr>
          <w:p w14:paraId="49DE2F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6BCCF9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24B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54745E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0F630D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6614E0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FF85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AB68E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7878B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4997A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AB9C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6D8A1E4" w14:textId="77777777">
        <w:trPr>
          <w:trHeight w:val="300"/>
        </w:trPr>
        <w:tc>
          <w:tcPr>
            <w:tcW w:w="1796" w:type="dxa"/>
            <w:tcBorders>
              <w:top w:val="nil"/>
              <w:left w:val="nil"/>
              <w:bottom w:val="nil"/>
              <w:right w:val="nil"/>
            </w:tcBorders>
            <w:shd w:val="clear" w:color="auto" w:fill="auto"/>
            <w:noWrap/>
            <w:vAlign w:val="bottom"/>
          </w:tcPr>
          <w:p w14:paraId="4120EC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7127D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62A6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6289FA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26834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52C2BA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80E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68E5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573F8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3B362E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A682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EDA273" w14:textId="77777777">
        <w:trPr>
          <w:trHeight w:val="300"/>
        </w:trPr>
        <w:tc>
          <w:tcPr>
            <w:tcW w:w="1796" w:type="dxa"/>
            <w:tcBorders>
              <w:top w:val="nil"/>
              <w:left w:val="nil"/>
              <w:bottom w:val="nil"/>
              <w:right w:val="nil"/>
            </w:tcBorders>
            <w:shd w:val="clear" w:color="auto" w:fill="auto"/>
            <w:noWrap/>
            <w:vAlign w:val="bottom"/>
          </w:tcPr>
          <w:p w14:paraId="0FC767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FE97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2B50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77C59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22271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E61F6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340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F7A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D23A2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B2C94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40B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24DE4A" w14:textId="77777777">
        <w:trPr>
          <w:trHeight w:val="300"/>
        </w:trPr>
        <w:tc>
          <w:tcPr>
            <w:tcW w:w="1796" w:type="dxa"/>
            <w:tcBorders>
              <w:top w:val="nil"/>
              <w:left w:val="nil"/>
              <w:bottom w:val="nil"/>
              <w:right w:val="nil"/>
            </w:tcBorders>
            <w:shd w:val="clear" w:color="auto" w:fill="auto"/>
            <w:noWrap/>
            <w:vAlign w:val="bottom"/>
          </w:tcPr>
          <w:p w14:paraId="487DE7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122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3DD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045E3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3430F6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55E1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FB3D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57A49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6F09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A48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7D4D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10AF71" w14:textId="77777777">
        <w:trPr>
          <w:trHeight w:val="300"/>
        </w:trPr>
        <w:tc>
          <w:tcPr>
            <w:tcW w:w="1796" w:type="dxa"/>
            <w:tcBorders>
              <w:top w:val="nil"/>
              <w:left w:val="nil"/>
              <w:bottom w:val="nil"/>
              <w:right w:val="nil"/>
            </w:tcBorders>
            <w:shd w:val="clear" w:color="auto" w:fill="auto"/>
            <w:noWrap/>
            <w:vAlign w:val="bottom"/>
          </w:tcPr>
          <w:p w14:paraId="4D7083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06D8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0439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2123DD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7F4AB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0650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EB645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18A59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66C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C9F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23B6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3D4B49" w14:textId="77777777">
        <w:trPr>
          <w:trHeight w:val="300"/>
        </w:trPr>
        <w:tc>
          <w:tcPr>
            <w:tcW w:w="1796" w:type="dxa"/>
            <w:tcBorders>
              <w:top w:val="nil"/>
              <w:left w:val="nil"/>
              <w:bottom w:val="nil"/>
              <w:right w:val="nil"/>
            </w:tcBorders>
            <w:shd w:val="clear" w:color="auto" w:fill="auto"/>
            <w:noWrap/>
            <w:vAlign w:val="bottom"/>
          </w:tcPr>
          <w:p w14:paraId="08276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6B83CE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218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11BAA4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05219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8AD18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39DC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68EBD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0A6D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409CA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A1FB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49FBA4" w14:textId="77777777">
        <w:trPr>
          <w:trHeight w:val="300"/>
        </w:trPr>
        <w:tc>
          <w:tcPr>
            <w:tcW w:w="1796" w:type="dxa"/>
            <w:tcBorders>
              <w:top w:val="nil"/>
              <w:left w:val="nil"/>
              <w:bottom w:val="nil"/>
              <w:right w:val="nil"/>
            </w:tcBorders>
            <w:shd w:val="clear" w:color="auto" w:fill="auto"/>
            <w:noWrap/>
            <w:vAlign w:val="bottom"/>
          </w:tcPr>
          <w:p w14:paraId="5D7E06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46C40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90FD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08E72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3BB7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A1178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35EB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A7A4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4F79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3F7C7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E3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F56243" w14:textId="77777777">
        <w:trPr>
          <w:trHeight w:val="300"/>
        </w:trPr>
        <w:tc>
          <w:tcPr>
            <w:tcW w:w="1796" w:type="dxa"/>
            <w:tcBorders>
              <w:top w:val="nil"/>
              <w:left w:val="nil"/>
              <w:bottom w:val="nil"/>
              <w:right w:val="nil"/>
            </w:tcBorders>
            <w:shd w:val="clear" w:color="auto" w:fill="auto"/>
            <w:noWrap/>
            <w:vAlign w:val="bottom"/>
          </w:tcPr>
          <w:p w14:paraId="7C4791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0B338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9609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54F29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7949D9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139CE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41B240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5EC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5B86E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F66EB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3A5D72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11587C3" w14:textId="77777777">
        <w:trPr>
          <w:trHeight w:val="300"/>
        </w:trPr>
        <w:tc>
          <w:tcPr>
            <w:tcW w:w="1796" w:type="dxa"/>
            <w:tcBorders>
              <w:top w:val="nil"/>
              <w:left w:val="nil"/>
              <w:bottom w:val="nil"/>
              <w:right w:val="nil"/>
            </w:tcBorders>
            <w:shd w:val="clear" w:color="auto" w:fill="auto"/>
            <w:noWrap/>
            <w:vAlign w:val="bottom"/>
          </w:tcPr>
          <w:p w14:paraId="39C76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22FB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CD9A8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752F1B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2B3128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7EF1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49E21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2190B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5D20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58E4D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F44E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EF24338" w14:textId="77777777">
        <w:trPr>
          <w:trHeight w:val="300"/>
        </w:trPr>
        <w:tc>
          <w:tcPr>
            <w:tcW w:w="1796" w:type="dxa"/>
            <w:tcBorders>
              <w:top w:val="nil"/>
              <w:left w:val="nil"/>
              <w:bottom w:val="nil"/>
              <w:right w:val="nil"/>
            </w:tcBorders>
            <w:shd w:val="clear" w:color="auto" w:fill="auto"/>
            <w:noWrap/>
            <w:vAlign w:val="bottom"/>
          </w:tcPr>
          <w:p w14:paraId="32060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2C381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EA5F5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FCE7D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6FB8EC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4503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58C7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68B488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70E968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455B71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018B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6ABFCB36" w14:textId="77777777">
        <w:trPr>
          <w:trHeight w:val="300"/>
        </w:trPr>
        <w:tc>
          <w:tcPr>
            <w:tcW w:w="1796" w:type="dxa"/>
            <w:tcBorders>
              <w:top w:val="nil"/>
              <w:left w:val="nil"/>
              <w:bottom w:val="nil"/>
              <w:right w:val="nil"/>
            </w:tcBorders>
            <w:shd w:val="clear" w:color="auto" w:fill="auto"/>
            <w:noWrap/>
            <w:vAlign w:val="bottom"/>
          </w:tcPr>
          <w:p w14:paraId="1F0989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BDB52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8005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015C1C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C4B9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7053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F423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B0F49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94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11299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4BD3C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43D3E992" w14:textId="77777777">
        <w:trPr>
          <w:trHeight w:val="300"/>
        </w:trPr>
        <w:tc>
          <w:tcPr>
            <w:tcW w:w="1796" w:type="dxa"/>
            <w:tcBorders>
              <w:top w:val="nil"/>
              <w:left w:val="nil"/>
              <w:bottom w:val="nil"/>
              <w:right w:val="nil"/>
            </w:tcBorders>
            <w:shd w:val="clear" w:color="auto" w:fill="auto"/>
            <w:noWrap/>
            <w:vAlign w:val="bottom"/>
          </w:tcPr>
          <w:p w14:paraId="5AE3C4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6EE388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9F56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47B7D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7357C4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091147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F7D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D19D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D95AE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2653E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17A9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0957FC" w14:textId="77777777">
        <w:trPr>
          <w:trHeight w:val="300"/>
        </w:trPr>
        <w:tc>
          <w:tcPr>
            <w:tcW w:w="1796" w:type="dxa"/>
            <w:tcBorders>
              <w:top w:val="nil"/>
              <w:left w:val="nil"/>
              <w:bottom w:val="nil"/>
              <w:right w:val="nil"/>
            </w:tcBorders>
            <w:shd w:val="clear" w:color="auto" w:fill="auto"/>
            <w:noWrap/>
            <w:vAlign w:val="bottom"/>
          </w:tcPr>
          <w:p w14:paraId="33B45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9509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301BE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44F01A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4A2518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C1C74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AB2E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20C1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A269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C29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65E4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88582D" w14:textId="77777777">
        <w:trPr>
          <w:trHeight w:val="300"/>
        </w:trPr>
        <w:tc>
          <w:tcPr>
            <w:tcW w:w="1796" w:type="dxa"/>
            <w:tcBorders>
              <w:top w:val="nil"/>
              <w:left w:val="nil"/>
              <w:bottom w:val="nil"/>
              <w:right w:val="nil"/>
            </w:tcBorders>
            <w:shd w:val="clear" w:color="auto" w:fill="auto"/>
            <w:noWrap/>
            <w:vAlign w:val="bottom"/>
          </w:tcPr>
          <w:p w14:paraId="31814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46C44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29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B9CD6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AEC55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7A167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1C1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AA84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71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8C96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849D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1F0616" w14:textId="77777777">
        <w:trPr>
          <w:trHeight w:val="300"/>
        </w:trPr>
        <w:tc>
          <w:tcPr>
            <w:tcW w:w="1796" w:type="dxa"/>
            <w:tcBorders>
              <w:top w:val="nil"/>
              <w:left w:val="nil"/>
              <w:bottom w:val="nil"/>
              <w:right w:val="nil"/>
            </w:tcBorders>
            <w:shd w:val="clear" w:color="auto" w:fill="auto"/>
            <w:noWrap/>
            <w:vAlign w:val="bottom"/>
          </w:tcPr>
          <w:p w14:paraId="25AB99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432603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AA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451AC5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F0EF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C6F9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F8EA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FFA3A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9155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9618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2979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4D3CE12" w14:textId="77777777">
        <w:trPr>
          <w:trHeight w:val="300"/>
        </w:trPr>
        <w:tc>
          <w:tcPr>
            <w:tcW w:w="1796" w:type="dxa"/>
            <w:tcBorders>
              <w:top w:val="nil"/>
              <w:left w:val="nil"/>
              <w:bottom w:val="nil"/>
              <w:right w:val="nil"/>
            </w:tcBorders>
            <w:shd w:val="clear" w:color="auto" w:fill="auto"/>
            <w:noWrap/>
            <w:vAlign w:val="bottom"/>
          </w:tcPr>
          <w:p w14:paraId="133984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208A31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08857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9938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C920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8E398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0E63DB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7EE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21F696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0BFC5F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BF6C4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6A425E8" w14:textId="77777777">
        <w:trPr>
          <w:trHeight w:val="300"/>
        </w:trPr>
        <w:tc>
          <w:tcPr>
            <w:tcW w:w="1796" w:type="dxa"/>
            <w:tcBorders>
              <w:top w:val="nil"/>
              <w:left w:val="nil"/>
              <w:bottom w:val="nil"/>
              <w:right w:val="nil"/>
            </w:tcBorders>
            <w:shd w:val="clear" w:color="auto" w:fill="auto"/>
            <w:noWrap/>
            <w:vAlign w:val="bottom"/>
          </w:tcPr>
          <w:p w14:paraId="7C958E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108628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05DD7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D787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0800D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BA419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16DE8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08960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013CB9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11AA30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90BD9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A8A15F2" w14:textId="77777777">
        <w:trPr>
          <w:trHeight w:val="300"/>
        </w:trPr>
        <w:tc>
          <w:tcPr>
            <w:tcW w:w="1796" w:type="dxa"/>
            <w:tcBorders>
              <w:top w:val="nil"/>
              <w:left w:val="nil"/>
              <w:bottom w:val="nil"/>
              <w:right w:val="nil"/>
            </w:tcBorders>
            <w:shd w:val="clear" w:color="auto" w:fill="auto"/>
            <w:noWrap/>
            <w:vAlign w:val="bottom"/>
          </w:tcPr>
          <w:p w14:paraId="424F16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6F31BC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213BD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2A62A4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25533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37F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730B2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D4697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68333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F9B5C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64830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68DEDA5" w14:textId="77777777">
        <w:trPr>
          <w:trHeight w:val="300"/>
        </w:trPr>
        <w:tc>
          <w:tcPr>
            <w:tcW w:w="1796" w:type="dxa"/>
            <w:tcBorders>
              <w:top w:val="nil"/>
              <w:left w:val="nil"/>
              <w:bottom w:val="nil"/>
              <w:right w:val="nil"/>
            </w:tcBorders>
            <w:shd w:val="clear" w:color="auto" w:fill="auto"/>
            <w:noWrap/>
            <w:vAlign w:val="bottom"/>
          </w:tcPr>
          <w:p w14:paraId="0E78A5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4574EF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0AD4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647979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32D0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13079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0BA345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1A26C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1F18F7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BE4B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2F6DE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137D67E3" w14:textId="77777777">
        <w:trPr>
          <w:trHeight w:val="300"/>
        </w:trPr>
        <w:tc>
          <w:tcPr>
            <w:tcW w:w="1796" w:type="dxa"/>
            <w:tcBorders>
              <w:top w:val="nil"/>
              <w:left w:val="nil"/>
              <w:bottom w:val="nil"/>
              <w:right w:val="nil"/>
            </w:tcBorders>
            <w:shd w:val="clear" w:color="auto" w:fill="auto"/>
            <w:noWrap/>
            <w:vAlign w:val="bottom"/>
          </w:tcPr>
          <w:p w14:paraId="2DE29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69D7DF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19ACCB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50173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73C2F1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18BD90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3B5D49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DF6C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0A5711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494B8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714F8A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AC99941" w14:textId="77777777">
        <w:trPr>
          <w:trHeight w:val="300"/>
        </w:trPr>
        <w:tc>
          <w:tcPr>
            <w:tcW w:w="1796" w:type="dxa"/>
            <w:tcBorders>
              <w:top w:val="nil"/>
              <w:left w:val="nil"/>
              <w:bottom w:val="nil"/>
              <w:right w:val="nil"/>
            </w:tcBorders>
            <w:shd w:val="clear" w:color="auto" w:fill="auto"/>
            <w:noWrap/>
            <w:vAlign w:val="bottom"/>
          </w:tcPr>
          <w:p w14:paraId="4D073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2960A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AF49E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57332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F60A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A8E0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EBB72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82D9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0491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5D82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76EF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F14CAA" w14:textId="77777777">
        <w:trPr>
          <w:trHeight w:val="300"/>
        </w:trPr>
        <w:tc>
          <w:tcPr>
            <w:tcW w:w="1796" w:type="dxa"/>
            <w:tcBorders>
              <w:top w:val="nil"/>
              <w:left w:val="nil"/>
              <w:bottom w:val="nil"/>
              <w:right w:val="nil"/>
            </w:tcBorders>
            <w:shd w:val="clear" w:color="auto" w:fill="auto"/>
            <w:noWrap/>
            <w:vAlign w:val="bottom"/>
          </w:tcPr>
          <w:p w14:paraId="63091D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6FC209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1F03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6ABB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D092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3860D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CFA9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1A11D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029E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91A0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D9F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6C3D9B" w14:textId="77777777">
        <w:trPr>
          <w:trHeight w:val="300"/>
        </w:trPr>
        <w:tc>
          <w:tcPr>
            <w:tcW w:w="1796" w:type="dxa"/>
            <w:tcBorders>
              <w:top w:val="nil"/>
              <w:left w:val="nil"/>
              <w:bottom w:val="nil"/>
              <w:right w:val="nil"/>
            </w:tcBorders>
            <w:shd w:val="clear" w:color="auto" w:fill="auto"/>
            <w:noWrap/>
            <w:vAlign w:val="bottom"/>
          </w:tcPr>
          <w:p w14:paraId="751714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116A73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BD511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819E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145498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0C5FB9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5700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C0AE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EBC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B9A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C346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075BF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5E842A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0F4DAD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320423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3D639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C6DFD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2A7D4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B7E7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4E0AAC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0A7A62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4301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55C8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5983B31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E5EF2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1B9C7D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5D874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94036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1F874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23D4EF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3AE257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83EDF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F0E6B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274BA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1B77AF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39BC3803" w14:textId="77777777">
        <w:trPr>
          <w:trHeight w:val="300"/>
        </w:trPr>
        <w:tc>
          <w:tcPr>
            <w:tcW w:w="1796" w:type="dxa"/>
            <w:tcBorders>
              <w:top w:val="nil"/>
              <w:left w:val="nil"/>
              <w:bottom w:val="nil"/>
              <w:right w:val="nil"/>
            </w:tcBorders>
            <w:shd w:val="clear" w:color="auto" w:fill="auto"/>
            <w:noWrap/>
            <w:vAlign w:val="bottom"/>
          </w:tcPr>
          <w:p w14:paraId="2C7AF8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4A719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77EB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8924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F6E9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07D49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17A9D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7F83E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69851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15FE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6760C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0B621A9" w14:textId="77777777">
        <w:trPr>
          <w:trHeight w:val="300"/>
        </w:trPr>
        <w:tc>
          <w:tcPr>
            <w:tcW w:w="1796" w:type="dxa"/>
            <w:tcBorders>
              <w:top w:val="nil"/>
              <w:left w:val="nil"/>
              <w:bottom w:val="nil"/>
              <w:right w:val="nil"/>
            </w:tcBorders>
            <w:shd w:val="clear" w:color="auto" w:fill="auto"/>
            <w:noWrap/>
            <w:vAlign w:val="bottom"/>
          </w:tcPr>
          <w:p w14:paraId="04BDA5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7A8CAE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2174E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32CD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7A2CF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A3564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D563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0819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B85C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B33C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20E9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F99CD2" w14:textId="77777777">
        <w:trPr>
          <w:trHeight w:val="300"/>
        </w:trPr>
        <w:tc>
          <w:tcPr>
            <w:tcW w:w="1796" w:type="dxa"/>
            <w:tcBorders>
              <w:top w:val="nil"/>
              <w:left w:val="nil"/>
              <w:bottom w:val="nil"/>
              <w:right w:val="nil"/>
            </w:tcBorders>
            <w:shd w:val="clear" w:color="auto" w:fill="auto"/>
            <w:noWrap/>
            <w:vAlign w:val="bottom"/>
          </w:tcPr>
          <w:p w14:paraId="66360F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42EE80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2BC5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D7D51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BAFA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D4E71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562E7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607E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EA42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14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BE3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4D8" w14:textId="77777777">
        <w:trPr>
          <w:trHeight w:val="300"/>
        </w:trPr>
        <w:tc>
          <w:tcPr>
            <w:tcW w:w="1796" w:type="dxa"/>
            <w:tcBorders>
              <w:top w:val="nil"/>
              <w:left w:val="nil"/>
              <w:bottom w:val="nil"/>
              <w:right w:val="nil"/>
            </w:tcBorders>
            <w:shd w:val="clear" w:color="auto" w:fill="auto"/>
            <w:noWrap/>
            <w:vAlign w:val="bottom"/>
          </w:tcPr>
          <w:p w14:paraId="0D01D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199FD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44D4C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4843E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20513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5CA82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25094A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708CD0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1B12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B12F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87F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9AD30F" w14:textId="77777777">
        <w:trPr>
          <w:trHeight w:val="300"/>
        </w:trPr>
        <w:tc>
          <w:tcPr>
            <w:tcW w:w="1796" w:type="dxa"/>
            <w:tcBorders>
              <w:top w:val="nil"/>
              <w:left w:val="nil"/>
              <w:bottom w:val="nil"/>
              <w:right w:val="nil"/>
            </w:tcBorders>
            <w:shd w:val="clear" w:color="auto" w:fill="auto"/>
            <w:noWrap/>
            <w:vAlign w:val="bottom"/>
          </w:tcPr>
          <w:p w14:paraId="5F88D1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1ED2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A720B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044233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7AB849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0AD662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5D97CF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F2A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EBFDD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195A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356548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BFB6FA9" w14:textId="77777777">
        <w:trPr>
          <w:trHeight w:val="300"/>
        </w:trPr>
        <w:tc>
          <w:tcPr>
            <w:tcW w:w="1796" w:type="dxa"/>
            <w:tcBorders>
              <w:top w:val="nil"/>
              <w:left w:val="nil"/>
              <w:bottom w:val="nil"/>
              <w:right w:val="nil"/>
            </w:tcBorders>
            <w:shd w:val="clear" w:color="auto" w:fill="auto"/>
            <w:noWrap/>
            <w:vAlign w:val="bottom"/>
          </w:tcPr>
          <w:p w14:paraId="139F8C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AD5C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58C18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0AA260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12591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D05A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A2654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B83D8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1C0A6E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73197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47BC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C640E3E" w14:textId="77777777">
        <w:trPr>
          <w:trHeight w:val="300"/>
        </w:trPr>
        <w:tc>
          <w:tcPr>
            <w:tcW w:w="1796" w:type="dxa"/>
            <w:tcBorders>
              <w:top w:val="nil"/>
              <w:left w:val="nil"/>
              <w:bottom w:val="nil"/>
              <w:right w:val="nil"/>
            </w:tcBorders>
            <w:shd w:val="clear" w:color="auto" w:fill="auto"/>
            <w:noWrap/>
            <w:vAlign w:val="bottom"/>
          </w:tcPr>
          <w:p w14:paraId="37F77A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C21F9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E6AAE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4DB17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2D1B5C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0DAF9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1D82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81933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CFEB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31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13D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223E206" w14:textId="77777777">
        <w:trPr>
          <w:trHeight w:val="300"/>
        </w:trPr>
        <w:tc>
          <w:tcPr>
            <w:tcW w:w="1796" w:type="dxa"/>
            <w:tcBorders>
              <w:top w:val="nil"/>
              <w:left w:val="nil"/>
              <w:bottom w:val="nil"/>
              <w:right w:val="nil"/>
            </w:tcBorders>
            <w:shd w:val="clear" w:color="auto" w:fill="auto"/>
            <w:noWrap/>
            <w:vAlign w:val="bottom"/>
          </w:tcPr>
          <w:p w14:paraId="258355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3A622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2452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1262F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A0A2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3C12B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A1C5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1AC2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E77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3005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453C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9E936D" w14:textId="77777777">
        <w:trPr>
          <w:trHeight w:val="300"/>
        </w:trPr>
        <w:tc>
          <w:tcPr>
            <w:tcW w:w="1796" w:type="dxa"/>
            <w:tcBorders>
              <w:top w:val="nil"/>
              <w:left w:val="nil"/>
              <w:bottom w:val="nil"/>
              <w:right w:val="nil"/>
            </w:tcBorders>
            <w:shd w:val="clear" w:color="auto" w:fill="auto"/>
            <w:noWrap/>
            <w:vAlign w:val="bottom"/>
          </w:tcPr>
          <w:p w14:paraId="25A2C4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704889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9CB39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4769A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09D0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496E4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BBD35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4AF84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C6CB7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1BD68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1A611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B175D5F" w14:textId="77777777">
        <w:trPr>
          <w:trHeight w:val="300"/>
        </w:trPr>
        <w:tc>
          <w:tcPr>
            <w:tcW w:w="1796" w:type="dxa"/>
            <w:tcBorders>
              <w:top w:val="nil"/>
              <w:left w:val="nil"/>
              <w:bottom w:val="nil"/>
              <w:right w:val="nil"/>
            </w:tcBorders>
            <w:shd w:val="clear" w:color="auto" w:fill="auto"/>
            <w:noWrap/>
            <w:vAlign w:val="bottom"/>
          </w:tcPr>
          <w:p w14:paraId="508A7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6B11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D1FB2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1403A7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6B48CD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309D8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BBD9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965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618C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E11A0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4A36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F63398" w14:textId="77777777">
        <w:trPr>
          <w:trHeight w:val="300"/>
        </w:trPr>
        <w:tc>
          <w:tcPr>
            <w:tcW w:w="1796" w:type="dxa"/>
            <w:tcBorders>
              <w:top w:val="nil"/>
              <w:left w:val="nil"/>
              <w:bottom w:val="nil"/>
              <w:right w:val="nil"/>
            </w:tcBorders>
            <w:shd w:val="clear" w:color="auto" w:fill="auto"/>
            <w:noWrap/>
            <w:vAlign w:val="bottom"/>
          </w:tcPr>
          <w:p w14:paraId="7A65FA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355821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774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4BD37C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B652F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3CB28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63DC4B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3BD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8EE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3A5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E6F9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F184901" w14:textId="77777777">
        <w:trPr>
          <w:trHeight w:val="300"/>
        </w:trPr>
        <w:tc>
          <w:tcPr>
            <w:tcW w:w="1796" w:type="dxa"/>
            <w:tcBorders>
              <w:top w:val="nil"/>
              <w:left w:val="nil"/>
              <w:bottom w:val="nil"/>
              <w:right w:val="nil"/>
            </w:tcBorders>
            <w:shd w:val="clear" w:color="auto" w:fill="auto"/>
            <w:noWrap/>
            <w:vAlign w:val="bottom"/>
          </w:tcPr>
          <w:p w14:paraId="272632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7F6847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E8328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8B7F7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74B004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FB28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F600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2050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E2A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4B1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9675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01656E" w14:textId="77777777">
        <w:trPr>
          <w:trHeight w:val="300"/>
        </w:trPr>
        <w:tc>
          <w:tcPr>
            <w:tcW w:w="1796" w:type="dxa"/>
            <w:tcBorders>
              <w:top w:val="nil"/>
              <w:left w:val="nil"/>
              <w:bottom w:val="nil"/>
              <w:right w:val="nil"/>
            </w:tcBorders>
            <w:shd w:val="clear" w:color="auto" w:fill="auto"/>
            <w:noWrap/>
            <w:vAlign w:val="bottom"/>
          </w:tcPr>
          <w:p w14:paraId="41B599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EC6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3461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C896C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5F025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E6EA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13D0C3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AF905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7F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CEE2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D0C4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2EF43E" w14:textId="77777777">
        <w:trPr>
          <w:trHeight w:val="300"/>
        </w:trPr>
        <w:tc>
          <w:tcPr>
            <w:tcW w:w="1796" w:type="dxa"/>
            <w:tcBorders>
              <w:top w:val="nil"/>
              <w:left w:val="nil"/>
              <w:bottom w:val="nil"/>
              <w:right w:val="nil"/>
            </w:tcBorders>
            <w:shd w:val="clear" w:color="auto" w:fill="auto"/>
            <w:noWrap/>
            <w:vAlign w:val="bottom"/>
          </w:tcPr>
          <w:p w14:paraId="779D0A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5EA1D2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104AD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2B8B1F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13314B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52271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75599D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9EA7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4347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C67AD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608603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07340AC" w14:textId="77777777">
        <w:trPr>
          <w:trHeight w:val="300"/>
        </w:trPr>
        <w:tc>
          <w:tcPr>
            <w:tcW w:w="1796" w:type="dxa"/>
            <w:tcBorders>
              <w:top w:val="nil"/>
              <w:left w:val="nil"/>
              <w:bottom w:val="nil"/>
              <w:right w:val="nil"/>
            </w:tcBorders>
            <w:shd w:val="clear" w:color="auto" w:fill="auto"/>
            <w:noWrap/>
            <w:vAlign w:val="bottom"/>
          </w:tcPr>
          <w:p w14:paraId="745CBA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245A6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748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233FD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31708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59C2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5224A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2958E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8D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3480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273D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BDA626" w14:textId="77777777">
        <w:trPr>
          <w:trHeight w:val="300"/>
        </w:trPr>
        <w:tc>
          <w:tcPr>
            <w:tcW w:w="1796" w:type="dxa"/>
            <w:tcBorders>
              <w:top w:val="nil"/>
              <w:left w:val="nil"/>
              <w:bottom w:val="nil"/>
              <w:right w:val="nil"/>
            </w:tcBorders>
            <w:shd w:val="clear" w:color="auto" w:fill="auto"/>
            <w:noWrap/>
            <w:vAlign w:val="bottom"/>
          </w:tcPr>
          <w:p w14:paraId="0084C6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00C1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614A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01E3BA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1888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AE2B3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61E5C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5DF40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C95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A380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7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88AD600" w14:textId="77777777">
        <w:trPr>
          <w:trHeight w:val="300"/>
        </w:trPr>
        <w:tc>
          <w:tcPr>
            <w:tcW w:w="1796" w:type="dxa"/>
            <w:tcBorders>
              <w:top w:val="nil"/>
              <w:left w:val="nil"/>
              <w:bottom w:val="nil"/>
              <w:right w:val="nil"/>
            </w:tcBorders>
            <w:shd w:val="clear" w:color="auto" w:fill="auto"/>
            <w:noWrap/>
            <w:vAlign w:val="bottom"/>
          </w:tcPr>
          <w:p w14:paraId="219BD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71FC6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BC7DA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D04D2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7CFB3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CC1E8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60B05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FECA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26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354B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9D03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52AF3F" w14:textId="77777777">
        <w:trPr>
          <w:trHeight w:val="300"/>
        </w:trPr>
        <w:tc>
          <w:tcPr>
            <w:tcW w:w="1796" w:type="dxa"/>
            <w:tcBorders>
              <w:top w:val="nil"/>
              <w:left w:val="nil"/>
              <w:bottom w:val="nil"/>
              <w:right w:val="nil"/>
            </w:tcBorders>
            <w:shd w:val="clear" w:color="auto" w:fill="auto"/>
            <w:noWrap/>
            <w:vAlign w:val="bottom"/>
          </w:tcPr>
          <w:p w14:paraId="414094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589A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D677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58EC1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0A113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722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05D8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5F89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719E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38E432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6CE3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034770" w14:textId="77777777">
        <w:trPr>
          <w:trHeight w:val="300"/>
        </w:trPr>
        <w:tc>
          <w:tcPr>
            <w:tcW w:w="1796" w:type="dxa"/>
            <w:tcBorders>
              <w:top w:val="nil"/>
              <w:left w:val="nil"/>
              <w:bottom w:val="nil"/>
              <w:right w:val="nil"/>
            </w:tcBorders>
            <w:shd w:val="clear" w:color="auto" w:fill="auto"/>
            <w:noWrap/>
            <w:vAlign w:val="bottom"/>
          </w:tcPr>
          <w:p w14:paraId="4819F5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6EE11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6137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50180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25B3B0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95EE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E980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F491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7679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3271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3BAA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E1DA22" w14:textId="77777777">
        <w:trPr>
          <w:trHeight w:val="300"/>
        </w:trPr>
        <w:tc>
          <w:tcPr>
            <w:tcW w:w="1796" w:type="dxa"/>
            <w:tcBorders>
              <w:top w:val="nil"/>
              <w:left w:val="nil"/>
              <w:bottom w:val="nil"/>
              <w:right w:val="nil"/>
            </w:tcBorders>
            <w:shd w:val="clear" w:color="auto" w:fill="auto"/>
            <w:noWrap/>
            <w:vAlign w:val="bottom"/>
          </w:tcPr>
          <w:p w14:paraId="32D880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36C5E4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0EEDD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46A91A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06BE3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5FA9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A985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07BB8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4FA9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1A0B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4652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BE09CC2" w14:textId="77777777">
        <w:trPr>
          <w:trHeight w:val="300"/>
        </w:trPr>
        <w:tc>
          <w:tcPr>
            <w:tcW w:w="1796" w:type="dxa"/>
            <w:tcBorders>
              <w:top w:val="nil"/>
              <w:left w:val="nil"/>
              <w:bottom w:val="nil"/>
              <w:right w:val="nil"/>
            </w:tcBorders>
            <w:shd w:val="clear" w:color="auto" w:fill="auto"/>
            <w:noWrap/>
            <w:vAlign w:val="bottom"/>
          </w:tcPr>
          <w:p w14:paraId="657A15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179217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A8C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513330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3D4F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39B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990C2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18085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9423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1FB2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4A2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BE79F4" w14:textId="77777777">
        <w:trPr>
          <w:trHeight w:val="300"/>
        </w:trPr>
        <w:tc>
          <w:tcPr>
            <w:tcW w:w="1796" w:type="dxa"/>
            <w:tcBorders>
              <w:top w:val="nil"/>
              <w:left w:val="nil"/>
              <w:bottom w:val="nil"/>
              <w:right w:val="nil"/>
            </w:tcBorders>
            <w:shd w:val="clear" w:color="auto" w:fill="auto"/>
            <w:noWrap/>
            <w:vAlign w:val="bottom"/>
          </w:tcPr>
          <w:p w14:paraId="72EAB2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30CA8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A3C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1C8ACD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13FABE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5648F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4DCF0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A79BF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AEB6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8C54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8E5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FFAC70D" w14:textId="77777777">
        <w:trPr>
          <w:trHeight w:val="300"/>
        </w:trPr>
        <w:tc>
          <w:tcPr>
            <w:tcW w:w="1796" w:type="dxa"/>
            <w:tcBorders>
              <w:top w:val="nil"/>
              <w:left w:val="nil"/>
              <w:bottom w:val="nil"/>
              <w:right w:val="nil"/>
            </w:tcBorders>
            <w:shd w:val="clear" w:color="auto" w:fill="auto"/>
            <w:noWrap/>
            <w:vAlign w:val="bottom"/>
          </w:tcPr>
          <w:p w14:paraId="535933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201C4F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14EF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3359A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2A68C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0FC246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B1544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9F2C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12E41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6A67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3A94F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00310D42" w14:textId="77777777">
        <w:trPr>
          <w:trHeight w:val="300"/>
        </w:trPr>
        <w:tc>
          <w:tcPr>
            <w:tcW w:w="1796" w:type="dxa"/>
            <w:tcBorders>
              <w:top w:val="nil"/>
              <w:left w:val="nil"/>
              <w:bottom w:val="nil"/>
              <w:right w:val="nil"/>
            </w:tcBorders>
            <w:shd w:val="clear" w:color="auto" w:fill="auto"/>
            <w:noWrap/>
            <w:vAlign w:val="bottom"/>
          </w:tcPr>
          <w:p w14:paraId="52B340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41C2FA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004E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7674A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209ED1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7E175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6F5D56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AD5C6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2A83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8F3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606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078000" w14:textId="77777777">
        <w:trPr>
          <w:trHeight w:val="300"/>
        </w:trPr>
        <w:tc>
          <w:tcPr>
            <w:tcW w:w="1796" w:type="dxa"/>
            <w:tcBorders>
              <w:top w:val="nil"/>
              <w:left w:val="nil"/>
              <w:bottom w:val="nil"/>
              <w:right w:val="nil"/>
            </w:tcBorders>
            <w:shd w:val="clear" w:color="auto" w:fill="auto"/>
            <w:noWrap/>
            <w:vAlign w:val="bottom"/>
          </w:tcPr>
          <w:p w14:paraId="74D63A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994C9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010C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F3F09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06BA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DFC09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14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F7E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CCB0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91B6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0F67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050A0B" w14:textId="77777777">
        <w:trPr>
          <w:trHeight w:val="300"/>
        </w:trPr>
        <w:tc>
          <w:tcPr>
            <w:tcW w:w="1796" w:type="dxa"/>
            <w:tcBorders>
              <w:top w:val="nil"/>
              <w:left w:val="nil"/>
              <w:bottom w:val="nil"/>
              <w:right w:val="nil"/>
            </w:tcBorders>
            <w:shd w:val="clear" w:color="auto" w:fill="auto"/>
            <w:noWrap/>
            <w:vAlign w:val="bottom"/>
          </w:tcPr>
          <w:p w14:paraId="23C66B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0E0961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8DD1E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DB27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841E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EA113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6967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C04E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ECB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2E38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27CD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D29F10" w14:textId="77777777">
        <w:trPr>
          <w:trHeight w:val="300"/>
        </w:trPr>
        <w:tc>
          <w:tcPr>
            <w:tcW w:w="1796" w:type="dxa"/>
            <w:tcBorders>
              <w:top w:val="nil"/>
              <w:left w:val="nil"/>
              <w:bottom w:val="nil"/>
              <w:right w:val="nil"/>
            </w:tcBorders>
            <w:shd w:val="clear" w:color="auto" w:fill="auto"/>
            <w:noWrap/>
            <w:vAlign w:val="bottom"/>
          </w:tcPr>
          <w:p w14:paraId="215EF2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28932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55B0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167414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7E4857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464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7A8ED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481D64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071F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0587D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114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3A2725" w14:textId="77777777">
        <w:trPr>
          <w:trHeight w:val="300"/>
        </w:trPr>
        <w:tc>
          <w:tcPr>
            <w:tcW w:w="1796" w:type="dxa"/>
            <w:tcBorders>
              <w:top w:val="nil"/>
              <w:left w:val="nil"/>
              <w:bottom w:val="nil"/>
              <w:right w:val="nil"/>
            </w:tcBorders>
            <w:shd w:val="clear" w:color="auto" w:fill="auto"/>
            <w:noWrap/>
            <w:vAlign w:val="bottom"/>
          </w:tcPr>
          <w:p w14:paraId="412CEB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3421B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A15A1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ADF1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AA168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D348D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332A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EAD6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31A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CDAE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B6BB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2CDA58" w14:textId="77777777">
        <w:trPr>
          <w:trHeight w:val="300"/>
        </w:trPr>
        <w:tc>
          <w:tcPr>
            <w:tcW w:w="1796" w:type="dxa"/>
            <w:tcBorders>
              <w:top w:val="nil"/>
              <w:left w:val="nil"/>
              <w:bottom w:val="nil"/>
              <w:right w:val="nil"/>
            </w:tcBorders>
            <w:shd w:val="clear" w:color="auto" w:fill="auto"/>
            <w:noWrap/>
            <w:vAlign w:val="bottom"/>
          </w:tcPr>
          <w:p w14:paraId="11FC86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FB99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EC9F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586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032D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F1A5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57CA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0964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62DE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024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4752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A3FB5D" w14:textId="77777777">
        <w:trPr>
          <w:trHeight w:val="300"/>
        </w:trPr>
        <w:tc>
          <w:tcPr>
            <w:tcW w:w="1796" w:type="dxa"/>
            <w:tcBorders>
              <w:top w:val="nil"/>
              <w:left w:val="nil"/>
              <w:bottom w:val="nil"/>
              <w:right w:val="nil"/>
            </w:tcBorders>
            <w:shd w:val="clear" w:color="auto" w:fill="auto"/>
            <w:noWrap/>
            <w:vAlign w:val="bottom"/>
          </w:tcPr>
          <w:p w14:paraId="09C126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51E74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349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ABC34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3134F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583955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1A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2C19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D969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B63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0186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29D4A3" w14:textId="77777777">
        <w:trPr>
          <w:trHeight w:val="300"/>
        </w:trPr>
        <w:tc>
          <w:tcPr>
            <w:tcW w:w="1796" w:type="dxa"/>
            <w:tcBorders>
              <w:top w:val="nil"/>
              <w:left w:val="nil"/>
              <w:bottom w:val="nil"/>
              <w:right w:val="nil"/>
            </w:tcBorders>
            <w:shd w:val="clear" w:color="auto" w:fill="auto"/>
            <w:noWrap/>
            <w:vAlign w:val="bottom"/>
          </w:tcPr>
          <w:p w14:paraId="70EEF0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99711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8274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4EAB11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3C3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7488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36957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3C48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6A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3589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F48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DEE9AE" w14:textId="77777777">
        <w:trPr>
          <w:trHeight w:val="300"/>
        </w:trPr>
        <w:tc>
          <w:tcPr>
            <w:tcW w:w="1796" w:type="dxa"/>
            <w:tcBorders>
              <w:top w:val="nil"/>
              <w:left w:val="nil"/>
              <w:bottom w:val="nil"/>
              <w:right w:val="nil"/>
            </w:tcBorders>
            <w:shd w:val="clear" w:color="auto" w:fill="auto"/>
            <w:noWrap/>
            <w:vAlign w:val="bottom"/>
          </w:tcPr>
          <w:p w14:paraId="1ECF5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33F9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5A57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9E782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718674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E377E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F7D4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DC7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3A4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8985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C349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0C812A" w14:textId="77777777">
        <w:trPr>
          <w:trHeight w:val="300"/>
        </w:trPr>
        <w:tc>
          <w:tcPr>
            <w:tcW w:w="1796" w:type="dxa"/>
            <w:tcBorders>
              <w:top w:val="nil"/>
              <w:left w:val="nil"/>
              <w:bottom w:val="nil"/>
              <w:right w:val="nil"/>
            </w:tcBorders>
            <w:shd w:val="clear" w:color="auto" w:fill="auto"/>
            <w:noWrap/>
            <w:vAlign w:val="bottom"/>
          </w:tcPr>
          <w:p w14:paraId="1EB79D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05257A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9D885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27C7D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0CD75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BE9F6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19A773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7FF31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1FD3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05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2C14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20D5B6" w14:textId="77777777">
        <w:trPr>
          <w:trHeight w:val="300"/>
        </w:trPr>
        <w:tc>
          <w:tcPr>
            <w:tcW w:w="1796" w:type="dxa"/>
            <w:tcBorders>
              <w:top w:val="nil"/>
              <w:left w:val="nil"/>
              <w:bottom w:val="nil"/>
              <w:right w:val="nil"/>
            </w:tcBorders>
            <w:shd w:val="clear" w:color="auto" w:fill="auto"/>
            <w:noWrap/>
            <w:vAlign w:val="bottom"/>
          </w:tcPr>
          <w:p w14:paraId="0DC3F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33DE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F3A8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39AB8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199AE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FC4AD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574EC8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6379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4026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FF09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0CCC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9B11F" w14:textId="77777777">
        <w:trPr>
          <w:trHeight w:val="300"/>
        </w:trPr>
        <w:tc>
          <w:tcPr>
            <w:tcW w:w="1796" w:type="dxa"/>
            <w:tcBorders>
              <w:top w:val="nil"/>
              <w:left w:val="nil"/>
              <w:bottom w:val="nil"/>
              <w:right w:val="nil"/>
            </w:tcBorders>
            <w:shd w:val="clear" w:color="auto" w:fill="auto"/>
            <w:noWrap/>
            <w:vAlign w:val="bottom"/>
          </w:tcPr>
          <w:p w14:paraId="19B36B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13398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1ED9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4007F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2151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B84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7A44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7A133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88D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A1B9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605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0C4269" w14:textId="77777777">
        <w:trPr>
          <w:trHeight w:val="300"/>
        </w:trPr>
        <w:tc>
          <w:tcPr>
            <w:tcW w:w="1796" w:type="dxa"/>
            <w:tcBorders>
              <w:top w:val="nil"/>
              <w:left w:val="nil"/>
              <w:bottom w:val="nil"/>
              <w:right w:val="nil"/>
            </w:tcBorders>
            <w:shd w:val="clear" w:color="auto" w:fill="auto"/>
            <w:noWrap/>
            <w:vAlign w:val="bottom"/>
          </w:tcPr>
          <w:p w14:paraId="3BECE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0A444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84D4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7AD1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55A1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1054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017D7C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0E26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7E2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099B0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30D7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63E35C8" w14:textId="77777777">
        <w:trPr>
          <w:trHeight w:val="300"/>
        </w:trPr>
        <w:tc>
          <w:tcPr>
            <w:tcW w:w="1796" w:type="dxa"/>
            <w:tcBorders>
              <w:top w:val="nil"/>
              <w:left w:val="nil"/>
              <w:bottom w:val="nil"/>
              <w:right w:val="nil"/>
            </w:tcBorders>
            <w:shd w:val="clear" w:color="auto" w:fill="auto"/>
            <w:noWrap/>
            <w:vAlign w:val="bottom"/>
          </w:tcPr>
          <w:p w14:paraId="4C5C75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1215D5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BAA2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14F253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2F8B46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100F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C28E1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07594F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411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8D4E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F18D2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D7120D8" w14:textId="77777777">
        <w:trPr>
          <w:trHeight w:val="300"/>
        </w:trPr>
        <w:tc>
          <w:tcPr>
            <w:tcW w:w="1796" w:type="dxa"/>
            <w:tcBorders>
              <w:top w:val="nil"/>
              <w:left w:val="nil"/>
              <w:bottom w:val="nil"/>
              <w:right w:val="nil"/>
            </w:tcBorders>
            <w:shd w:val="clear" w:color="auto" w:fill="auto"/>
            <w:noWrap/>
            <w:vAlign w:val="bottom"/>
          </w:tcPr>
          <w:p w14:paraId="6BA1E7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3D4CAB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16D4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1910A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301BF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B41B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401D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692C6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D266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C2DE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ABC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779C23" w14:textId="77777777">
        <w:trPr>
          <w:trHeight w:val="300"/>
        </w:trPr>
        <w:tc>
          <w:tcPr>
            <w:tcW w:w="1796" w:type="dxa"/>
            <w:tcBorders>
              <w:top w:val="nil"/>
              <w:left w:val="nil"/>
              <w:bottom w:val="nil"/>
              <w:right w:val="nil"/>
            </w:tcBorders>
            <w:shd w:val="clear" w:color="auto" w:fill="auto"/>
            <w:noWrap/>
            <w:vAlign w:val="bottom"/>
          </w:tcPr>
          <w:p w14:paraId="780608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1A77CD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11A4F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976F8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142ED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3E5B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DCFA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16BE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B050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1C35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3F9D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55632B5" w14:textId="77777777">
        <w:trPr>
          <w:trHeight w:val="300"/>
        </w:trPr>
        <w:tc>
          <w:tcPr>
            <w:tcW w:w="1796" w:type="dxa"/>
            <w:tcBorders>
              <w:top w:val="nil"/>
              <w:left w:val="nil"/>
              <w:bottom w:val="nil"/>
              <w:right w:val="nil"/>
            </w:tcBorders>
            <w:shd w:val="clear" w:color="auto" w:fill="auto"/>
            <w:noWrap/>
            <w:vAlign w:val="bottom"/>
          </w:tcPr>
          <w:p w14:paraId="51ADC3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2434E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1F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EC880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2D002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AE51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429E9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95BB7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EA4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6AD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4E7D3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C04CB35" w14:textId="77777777">
        <w:trPr>
          <w:trHeight w:val="300"/>
        </w:trPr>
        <w:tc>
          <w:tcPr>
            <w:tcW w:w="1796" w:type="dxa"/>
            <w:tcBorders>
              <w:top w:val="nil"/>
              <w:left w:val="nil"/>
              <w:bottom w:val="nil"/>
              <w:right w:val="nil"/>
            </w:tcBorders>
            <w:shd w:val="clear" w:color="auto" w:fill="auto"/>
            <w:noWrap/>
            <w:vAlign w:val="bottom"/>
          </w:tcPr>
          <w:p w14:paraId="46E40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362B52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7199E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CEFC6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45A38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DC3B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48069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0AF2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0E23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808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E3F3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6B0ACB" w14:textId="77777777">
        <w:trPr>
          <w:trHeight w:val="300"/>
        </w:trPr>
        <w:tc>
          <w:tcPr>
            <w:tcW w:w="1796" w:type="dxa"/>
            <w:tcBorders>
              <w:top w:val="nil"/>
              <w:left w:val="nil"/>
              <w:bottom w:val="nil"/>
              <w:right w:val="nil"/>
            </w:tcBorders>
            <w:shd w:val="clear" w:color="auto" w:fill="auto"/>
            <w:noWrap/>
            <w:vAlign w:val="bottom"/>
          </w:tcPr>
          <w:p w14:paraId="0EF4AA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5B4D9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A2CBD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17650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305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510BD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E470B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68385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B2B5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8F8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FAC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8B5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689C1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DDD7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745E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E300B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42FB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75B9C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38B17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3A216F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FBF9F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55D74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D44BB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8EC839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4AD22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107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1D93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4304E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C3319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2F67A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6AA1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D54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E7B82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5350F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55214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9CED93" w14:textId="77777777">
        <w:trPr>
          <w:trHeight w:val="300"/>
        </w:trPr>
        <w:tc>
          <w:tcPr>
            <w:tcW w:w="1796" w:type="dxa"/>
            <w:tcBorders>
              <w:top w:val="nil"/>
              <w:left w:val="nil"/>
              <w:bottom w:val="nil"/>
              <w:right w:val="nil"/>
            </w:tcBorders>
            <w:shd w:val="clear" w:color="auto" w:fill="auto"/>
            <w:noWrap/>
            <w:vAlign w:val="bottom"/>
          </w:tcPr>
          <w:p w14:paraId="44808A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124954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24AD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2BDDD5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786302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09680D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7E4CB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F66A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A9EE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34E5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5E6D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101A7A" w14:textId="77777777">
        <w:trPr>
          <w:trHeight w:val="300"/>
        </w:trPr>
        <w:tc>
          <w:tcPr>
            <w:tcW w:w="1796" w:type="dxa"/>
            <w:tcBorders>
              <w:top w:val="nil"/>
              <w:left w:val="nil"/>
              <w:bottom w:val="nil"/>
              <w:right w:val="nil"/>
            </w:tcBorders>
            <w:shd w:val="clear" w:color="auto" w:fill="auto"/>
            <w:noWrap/>
            <w:vAlign w:val="bottom"/>
          </w:tcPr>
          <w:p w14:paraId="4D52DA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EA284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BD7D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F7F4A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0146CD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4447A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21DB7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91E5D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FEB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556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26A1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D40397" w14:textId="77777777">
        <w:trPr>
          <w:trHeight w:val="300"/>
        </w:trPr>
        <w:tc>
          <w:tcPr>
            <w:tcW w:w="1796" w:type="dxa"/>
            <w:tcBorders>
              <w:top w:val="nil"/>
              <w:left w:val="nil"/>
              <w:bottom w:val="nil"/>
              <w:right w:val="nil"/>
            </w:tcBorders>
            <w:shd w:val="clear" w:color="auto" w:fill="auto"/>
            <w:noWrap/>
            <w:vAlign w:val="bottom"/>
          </w:tcPr>
          <w:p w14:paraId="5BD49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4D1B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B59A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3AF2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08FC1C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ADAC6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4605CA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25F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7BA2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0E11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C912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5EC70C1" w14:textId="77777777">
        <w:trPr>
          <w:trHeight w:val="300"/>
        </w:trPr>
        <w:tc>
          <w:tcPr>
            <w:tcW w:w="1796" w:type="dxa"/>
            <w:tcBorders>
              <w:top w:val="nil"/>
              <w:left w:val="nil"/>
              <w:bottom w:val="nil"/>
              <w:right w:val="nil"/>
            </w:tcBorders>
            <w:shd w:val="clear" w:color="auto" w:fill="auto"/>
            <w:noWrap/>
            <w:vAlign w:val="bottom"/>
          </w:tcPr>
          <w:p w14:paraId="529A69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8C3F1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007FE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DC1F6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51D93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ABA6D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008F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9834C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1BD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9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B543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128F6D" w14:textId="77777777">
        <w:trPr>
          <w:trHeight w:val="300"/>
        </w:trPr>
        <w:tc>
          <w:tcPr>
            <w:tcW w:w="1796" w:type="dxa"/>
            <w:tcBorders>
              <w:top w:val="nil"/>
              <w:left w:val="nil"/>
              <w:bottom w:val="nil"/>
              <w:right w:val="nil"/>
            </w:tcBorders>
            <w:shd w:val="clear" w:color="auto" w:fill="auto"/>
            <w:noWrap/>
            <w:vAlign w:val="bottom"/>
          </w:tcPr>
          <w:p w14:paraId="2AAE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7F99F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BA44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D6FF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00BAA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A8665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0E6F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88A7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4085F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0516A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E5FA3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7BBCA1C6" w14:textId="77777777">
        <w:trPr>
          <w:trHeight w:val="300"/>
        </w:trPr>
        <w:tc>
          <w:tcPr>
            <w:tcW w:w="1796" w:type="dxa"/>
            <w:tcBorders>
              <w:top w:val="nil"/>
              <w:left w:val="nil"/>
              <w:bottom w:val="nil"/>
              <w:right w:val="nil"/>
            </w:tcBorders>
            <w:shd w:val="clear" w:color="auto" w:fill="auto"/>
            <w:noWrap/>
            <w:vAlign w:val="bottom"/>
          </w:tcPr>
          <w:p w14:paraId="611500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7DBB0F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4312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42BD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219772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2300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C57F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1E7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1E0404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1B33B9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5AE2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547C8A" w14:textId="77777777">
        <w:trPr>
          <w:trHeight w:val="300"/>
        </w:trPr>
        <w:tc>
          <w:tcPr>
            <w:tcW w:w="1796" w:type="dxa"/>
            <w:tcBorders>
              <w:top w:val="nil"/>
              <w:left w:val="nil"/>
              <w:bottom w:val="nil"/>
              <w:right w:val="nil"/>
            </w:tcBorders>
            <w:shd w:val="clear" w:color="auto" w:fill="auto"/>
            <w:noWrap/>
            <w:vAlign w:val="bottom"/>
          </w:tcPr>
          <w:p w14:paraId="0E9723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5728F9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9FE31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7B10C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E3E0C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D8484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FE765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B3BD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15CF7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68093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DA029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22B9FAA" w14:textId="77777777">
        <w:trPr>
          <w:trHeight w:val="300"/>
        </w:trPr>
        <w:tc>
          <w:tcPr>
            <w:tcW w:w="1796" w:type="dxa"/>
            <w:tcBorders>
              <w:top w:val="nil"/>
              <w:left w:val="nil"/>
              <w:bottom w:val="nil"/>
              <w:right w:val="nil"/>
            </w:tcBorders>
            <w:shd w:val="clear" w:color="auto" w:fill="auto"/>
            <w:noWrap/>
            <w:vAlign w:val="bottom"/>
          </w:tcPr>
          <w:p w14:paraId="183AB4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F30D0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2EC4E8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3203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73F18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AA9C1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0D7A0E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1E9AAA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E844B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45FAC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56AED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596DDE9" w14:textId="77777777">
        <w:trPr>
          <w:trHeight w:val="300"/>
        </w:trPr>
        <w:tc>
          <w:tcPr>
            <w:tcW w:w="1796" w:type="dxa"/>
            <w:tcBorders>
              <w:top w:val="nil"/>
              <w:left w:val="nil"/>
              <w:bottom w:val="nil"/>
              <w:right w:val="nil"/>
            </w:tcBorders>
            <w:shd w:val="clear" w:color="auto" w:fill="auto"/>
            <w:noWrap/>
            <w:vAlign w:val="bottom"/>
          </w:tcPr>
          <w:p w14:paraId="0E993C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27C47B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7B3E7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0BD40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60025D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55D2E4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6861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3266D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F5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20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469A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EC22E4" w14:textId="77777777">
        <w:trPr>
          <w:trHeight w:val="300"/>
        </w:trPr>
        <w:tc>
          <w:tcPr>
            <w:tcW w:w="1796" w:type="dxa"/>
            <w:tcBorders>
              <w:top w:val="nil"/>
              <w:left w:val="nil"/>
              <w:bottom w:val="nil"/>
              <w:right w:val="nil"/>
            </w:tcBorders>
            <w:shd w:val="clear" w:color="auto" w:fill="auto"/>
            <w:noWrap/>
            <w:vAlign w:val="bottom"/>
          </w:tcPr>
          <w:p w14:paraId="37CC26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DE874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D7E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7A24CC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0BBD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70B31D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2708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3426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6AEDA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D1357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A21E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0222DA8" w14:textId="77777777">
        <w:trPr>
          <w:trHeight w:val="300"/>
        </w:trPr>
        <w:tc>
          <w:tcPr>
            <w:tcW w:w="1796" w:type="dxa"/>
            <w:tcBorders>
              <w:top w:val="nil"/>
              <w:left w:val="nil"/>
              <w:bottom w:val="nil"/>
              <w:right w:val="nil"/>
            </w:tcBorders>
            <w:shd w:val="clear" w:color="auto" w:fill="auto"/>
            <w:noWrap/>
            <w:vAlign w:val="bottom"/>
          </w:tcPr>
          <w:p w14:paraId="7B033D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654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08D0E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2E802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4BB6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5C43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27809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21462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315E2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8F53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A84B5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247E959B" w14:textId="77777777">
        <w:trPr>
          <w:trHeight w:val="300"/>
        </w:trPr>
        <w:tc>
          <w:tcPr>
            <w:tcW w:w="1796" w:type="dxa"/>
            <w:tcBorders>
              <w:top w:val="nil"/>
              <w:left w:val="nil"/>
              <w:bottom w:val="nil"/>
              <w:right w:val="nil"/>
            </w:tcBorders>
            <w:shd w:val="clear" w:color="auto" w:fill="auto"/>
            <w:noWrap/>
            <w:vAlign w:val="bottom"/>
          </w:tcPr>
          <w:p w14:paraId="3A3E44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1D78E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5918A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71E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AAFBD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2F5B4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729FF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1471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EFB47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8F6C7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E606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03F053A" w14:textId="77777777">
        <w:trPr>
          <w:trHeight w:val="300"/>
        </w:trPr>
        <w:tc>
          <w:tcPr>
            <w:tcW w:w="1796" w:type="dxa"/>
            <w:tcBorders>
              <w:top w:val="nil"/>
              <w:left w:val="nil"/>
              <w:bottom w:val="nil"/>
              <w:right w:val="nil"/>
            </w:tcBorders>
            <w:shd w:val="clear" w:color="auto" w:fill="auto"/>
            <w:noWrap/>
            <w:vAlign w:val="bottom"/>
          </w:tcPr>
          <w:p w14:paraId="273E287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6A3FA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BC76E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1CDB03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911CF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B4CE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0203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0181B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7E48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614DB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9446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7C45B0E5" w14:textId="77777777">
        <w:trPr>
          <w:trHeight w:val="300"/>
        </w:trPr>
        <w:tc>
          <w:tcPr>
            <w:tcW w:w="1796" w:type="dxa"/>
            <w:tcBorders>
              <w:top w:val="nil"/>
              <w:left w:val="nil"/>
              <w:bottom w:val="nil"/>
              <w:right w:val="nil"/>
            </w:tcBorders>
            <w:shd w:val="clear" w:color="auto" w:fill="auto"/>
            <w:noWrap/>
            <w:vAlign w:val="bottom"/>
          </w:tcPr>
          <w:p w14:paraId="7CB847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4A58E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E49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0372A8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60B63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8BE2A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42613F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7DA2D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7801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A925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C3F87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0128D4C0" w14:textId="77777777">
        <w:trPr>
          <w:trHeight w:val="300"/>
        </w:trPr>
        <w:tc>
          <w:tcPr>
            <w:tcW w:w="1796" w:type="dxa"/>
            <w:tcBorders>
              <w:top w:val="nil"/>
              <w:left w:val="nil"/>
              <w:bottom w:val="nil"/>
              <w:right w:val="nil"/>
            </w:tcBorders>
            <w:shd w:val="clear" w:color="auto" w:fill="auto"/>
            <w:noWrap/>
            <w:vAlign w:val="bottom"/>
          </w:tcPr>
          <w:p w14:paraId="18A03D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5E58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C72FF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D1E9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9F837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2764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E609F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D64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73628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03AF42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7584C2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AA6FA78" w14:textId="77777777">
        <w:trPr>
          <w:trHeight w:val="300"/>
        </w:trPr>
        <w:tc>
          <w:tcPr>
            <w:tcW w:w="1796" w:type="dxa"/>
            <w:tcBorders>
              <w:top w:val="nil"/>
              <w:left w:val="nil"/>
              <w:bottom w:val="nil"/>
              <w:right w:val="nil"/>
            </w:tcBorders>
            <w:shd w:val="clear" w:color="auto" w:fill="auto"/>
            <w:noWrap/>
            <w:vAlign w:val="bottom"/>
          </w:tcPr>
          <w:p w14:paraId="167673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59337C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7482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580DF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0BFDC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11B4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2EAA99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1D9B9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A051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6D0B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4C71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6CEE72" w14:textId="77777777">
        <w:trPr>
          <w:trHeight w:val="300"/>
        </w:trPr>
        <w:tc>
          <w:tcPr>
            <w:tcW w:w="1796" w:type="dxa"/>
            <w:tcBorders>
              <w:top w:val="nil"/>
              <w:left w:val="nil"/>
              <w:bottom w:val="nil"/>
              <w:right w:val="nil"/>
            </w:tcBorders>
            <w:shd w:val="clear" w:color="auto" w:fill="auto"/>
            <w:noWrap/>
            <w:vAlign w:val="bottom"/>
          </w:tcPr>
          <w:p w14:paraId="32E3B2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64334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F0FB2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383FB5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F251F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3E97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24628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7A15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2E9B30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2A169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554B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2E4AC58E" w14:textId="77777777">
        <w:trPr>
          <w:trHeight w:val="300"/>
        </w:trPr>
        <w:tc>
          <w:tcPr>
            <w:tcW w:w="1796" w:type="dxa"/>
            <w:tcBorders>
              <w:top w:val="nil"/>
              <w:left w:val="nil"/>
              <w:bottom w:val="nil"/>
              <w:right w:val="nil"/>
            </w:tcBorders>
            <w:shd w:val="clear" w:color="auto" w:fill="auto"/>
            <w:noWrap/>
            <w:vAlign w:val="bottom"/>
          </w:tcPr>
          <w:p w14:paraId="470469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F53F8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7C0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83B29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40B8EB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1229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76FE44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398B8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64E25A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ABF70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7D5483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7803302" w14:textId="77777777">
        <w:trPr>
          <w:trHeight w:val="300"/>
        </w:trPr>
        <w:tc>
          <w:tcPr>
            <w:tcW w:w="1796" w:type="dxa"/>
            <w:tcBorders>
              <w:top w:val="nil"/>
              <w:left w:val="nil"/>
              <w:bottom w:val="nil"/>
              <w:right w:val="nil"/>
            </w:tcBorders>
            <w:shd w:val="clear" w:color="auto" w:fill="auto"/>
            <w:noWrap/>
            <w:vAlign w:val="bottom"/>
          </w:tcPr>
          <w:p w14:paraId="05899B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0B0DF9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22E0F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2C1820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34A259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352A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494D4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7CB0B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21DCE2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1D8F7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BA156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8207475" w14:textId="77777777">
        <w:trPr>
          <w:trHeight w:val="300"/>
        </w:trPr>
        <w:tc>
          <w:tcPr>
            <w:tcW w:w="1796" w:type="dxa"/>
            <w:tcBorders>
              <w:top w:val="nil"/>
              <w:left w:val="nil"/>
              <w:bottom w:val="nil"/>
              <w:right w:val="nil"/>
            </w:tcBorders>
            <w:shd w:val="clear" w:color="auto" w:fill="auto"/>
            <w:noWrap/>
            <w:vAlign w:val="bottom"/>
          </w:tcPr>
          <w:p w14:paraId="7C31AA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186F2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BB528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FEDFF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18786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D35F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2F9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E88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E827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90F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131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189213" w14:textId="77777777">
        <w:trPr>
          <w:trHeight w:val="300"/>
        </w:trPr>
        <w:tc>
          <w:tcPr>
            <w:tcW w:w="1796" w:type="dxa"/>
            <w:tcBorders>
              <w:top w:val="nil"/>
              <w:left w:val="nil"/>
              <w:bottom w:val="nil"/>
              <w:right w:val="nil"/>
            </w:tcBorders>
            <w:shd w:val="clear" w:color="auto" w:fill="auto"/>
            <w:noWrap/>
            <w:vAlign w:val="bottom"/>
          </w:tcPr>
          <w:p w14:paraId="20207D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97421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172CA7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7221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1D7D0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2F5A55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3789DD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EF4F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A66E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9F5B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D602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378623" w14:textId="77777777">
        <w:trPr>
          <w:trHeight w:val="300"/>
        </w:trPr>
        <w:tc>
          <w:tcPr>
            <w:tcW w:w="1796" w:type="dxa"/>
            <w:tcBorders>
              <w:top w:val="nil"/>
              <w:left w:val="nil"/>
              <w:bottom w:val="nil"/>
              <w:right w:val="nil"/>
            </w:tcBorders>
            <w:shd w:val="clear" w:color="auto" w:fill="auto"/>
            <w:noWrap/>
            <w:vAlign w:val="bottom"/>
          </w:tcPr>
          <w:p w14:paraId="24A899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27D2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9CB16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5F35FD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35435C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43F5E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3E0DDF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353DB6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34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7C44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6809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5C549C" w14:textId="77777777">
        <w:trPr>
          <w:trHeight w:val="300"/>
        </w:trPr>
        <w:tc>
          <w:tcPr>
            <w:tcW w:w="1796" w:type="dxa"/>
            <w:tcBorders>
              <w:top w:val="nil"/>
              <w:left w:val="nil"/>
              <w:bottom w:val="nil"/>
              <w:right w:val="nil"/>
            </w:tcBorders>
            <w:shd w:val="clear" w:color="auto" w:fill="auto"/>
            <w:noWrap/>
            <w:vAlign w:val="bottom"/>
          </w:tcPr>
          <w:p w14:paraId="0F21B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B21C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79B2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658CC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57A328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94BFD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63495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EC482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3CE8D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6048E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37D1D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4B77D99" w14:textId="77777777">
        <w:trPr>
          <w:trHeight w:val="300"/>
        </w:trPr>
        <w:tc>
          <w:tcPr>
            <w:tcW w:w="1796" w:type="dxa"/>
            <w:tcBorders>
              <w:top w:val="nil"/>
              <w:left w:val="nil"/>
              <w:bottom w:val="nil"/>
              <w:right w:val="nil"/>
            </w:tcBorders>
            <w:shd w:val="clear" w:color="auto" w:fill="auto"/>
            <w:noWrap/>
            <w:vAlign w:val="bottom"/>
          </w:tcPr>
          <w:p w14:paraId="36268F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65C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C01B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49BACD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1E6FA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C1159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0B0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F6EE2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BE381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41F7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604A7D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BA0748A" w14:textId="77777777">
        <w:trPr>
          <w:trHeight w:val="300"/>
        </w:trPr>
        <w:tc>
          <w:tcPr>
            <w:tcW w:w="1796" w:type="dxa"/>
            <w:tcBorders>
              <w:top w:val="nil"/>
              <w:left w:val="nil"/>
              <w:bottom w:val="nil"/>
              <w:right w:val="nil"/>
            </w:tcBorders>
            <w:shd w:val="clear" w:color="auto" w:fill="auto"/>
            <w:noWrap/>
            <w:vAlign w:val="bottom"/>
          </w:tcPr>
          <w:p w14:paraId="2E5A2E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54AD1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FE4E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4D2377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64B8E5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3C84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40BBBE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D80E3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A450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EA5EF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EC55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B5E3D5" w14:textId="77777777">
        <w:trPr>
          <w:trHeight w:val="300"/>
        </w:trPr>
        <w:tc>
          <w:tcPr>
            <w:tcW w:w="1796" w:type="dxa"/>
            <w:tcBorders>
              <w:top w:val="nil"/>
              <w:left w:val="nil"/>
              <w:bottom w:val="nil"/>
              <w:right w:val="nil"/>
            </w:tcBorders>
            <w:shd w:val="clear" w:color="auto" w:fill="auto"/>
            <w:noWrap/>
            <w:vAlign w:val="bottom"/>
          </w:tcPr>
          <w:p w14:paraId="65A3BB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554DE7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28A3F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52C68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3AED4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51BD1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745C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A4D9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CF257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180D3D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4EEB3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05F1312" w14:textId="77777777">
        <w:trPr>
          <w:trHeight w:val="300"/>
        </w:trPr>
        <w:tc>
          <w:tcPr>
            <w:tcW w:w="1796" w:type="dxa"/>
            <w:tcBorders>
              <w:top w:val="nil"/>
              <w:left w:val="nil"/>
              <w:bottom w:val="nil"/>
              <w:right w:val="nil"/>
            </w:tcBorders>
            <w:shd w:val="clear" w:color="auto" w:fill="auto"/>
            <w:noWrap/>
            <w:vAlign w:val="bottom"/>
          </w:tcPr>
          <w:p w14:paraId="29F242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F9F6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9779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B57BA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7F9C08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00DD4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DA27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CCD96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2625B5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FB5E6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50524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6AC5864" w14:textId="77777777">
        <w:trPr>
          <w:trHeight w:val="300"/>
        </w:trPr>
        <w:tc>
          <w:tcPr>
            <w:tcW w:w="1796" w:type="dxa"/>
            <w:tcBorders>
              <w:top w:val="nil"/>
              <w:left w:val="nil"/>
              <w:bottom w:val="nil"/>
              <w:right w:val="nil"/>
            </w:tcBorders>
            <w:shd w:val="clear" w:color="auto" w:fill="auto"/>
            <w:noWrap/>
            <w:vAlign w:val="bottom"/>
          </w:tcPr>
          <w:p w14:paraId="5A6B58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6333F0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A8E2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A19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589C9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0B1FDB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026AC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6B19B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B4D4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3FCE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E3EA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7F0125" w14:textId="77777777">
        <w:trPr>
          <w:trHeight w:val="300"/>
        </w:trPr>
        <w:tc>
          <w:tcPr>
            <w:tcW w:w="1796" w:type="dxa"/>
            <w:tcBorders>
              <w:top w:val="nil"/>
              <w:left w:val="nil"/>
              <w:bottom w:val="nil"/>
              <w:right w:val="nil"/>
            </w:tcBorders>
            <w:shd w:val="clear" w:color="auto" w:fill="auto"/>
            <w:noWrap/>
            <w:vAlign w:val="bottom"/>
          </w:tcPr>
          <w:p w14:paraId="6CC7A6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423E1E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41F4A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1F678E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62C5AD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4A7D6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E747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C0A6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D35D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B401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602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AE882" w14:textId="77777777">
        <w:trPr>
          <w:trHeight w:val="300"/>
        </w:trPr>
        <w:tc>
          <w:tcPr>
            <w:tcW w:w="1796" w:type="dxa"/>
            <w:tcBorders>
              <w:top w:val="nil"/>
              <w:left w:val="nil"/>
              <w:bottom w:val="nil"/>
              <w:right w:val="nil"/>
            </w:tcBorders>
            <w:shd w:val="clear" w:color="auto" w:fill="auto"/>
            <w:noWrap/>
            <w:vAlign w:val="bottom"/>
          </w:tcPr>
          <w:p w14:paraId="045BBF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4EC05B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479D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2931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31058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24B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4A3F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1D8F6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77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4F65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03B8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5698A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467691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DA59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6551D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0F382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77D4EE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3EC1C5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2ACE56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48CA6E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8ECC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ED6D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22CEB7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E50C70" w14:paraId="3D42BCE8"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82A63C7" w14:textId="77777777"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Δd represent interactions.</w:t>
            </w:r>
          </w:p>
        </w:tc>
      </w:tr>
    </w:tbl>
    <w:p w14:paraId="4455F489"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309306F5"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E50C70" w14:paraId="505FDB4C"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137EC105" w14:textId="479CE48B"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ins w:id="596" w:author="Chris Hartgerink" w:date="2014-02-03T20:20:00Z">
              <w:r w:rsidR="00C067F3">
                <w:rPr>
                  <w:rFonts w:ascii="Times New Roman" w:eastAsia="Times New Roman" w:hAnsi="Times New Roman" w:cs="Times New Roman"/>
                  <w:color w:val="000000"/>
                  <w:sz w:val="20"/>
                  <w:szCs w:val="20"/>
                  <w:lang w:val="en-US" w:eastAsia="nl-NL"/>
                </w:rPr>
                <w:t xml:space="preserve"> (first measure)</w:t>
              </w:r>
            </w:ins>
          </w:p>
        </w:tc>
        <w:tc>
          <w:tcPr>
            <w:tcW w:w="2378" w:type="dxa"/>
            <w:tcBorders>
              <w:top w:val="nil"/>
              <w:left w:val="nil"/>
              <w:bottom w:val="single" w:sz="4" w:space="0" w:color="auto"/>
              <w:right w:val="nil"/>
            </w:tcBorders>
            <w:shd w:val="clear" w:color="auto" w:fill="auto"/>
            <w:noWrap/>
            <w:vAlign w:val="bottom"/>
            <w:hideMark/>
          </w:tcPr>
          <w:p w14:paraId="00BF9265"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633E863D"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086CCBB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50CF763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41F6A37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2DEA391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0D9D02E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5B85C9D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369DEA9E"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64326E" w:rsidRPr="00C16279" w14:paraId="2F41E6C8" w14:textId="77777777" w:rsidTr="00C149D1">
        <w:trPr>
          <w:trHeight w:val="325"/>
        </w:trPr>
        <w:tc>
          <w:tcPr>
            <w:tcW w:w="1969" w:type="dxa"/>
            <w:tcBorders>
              <w:top w:val="nil"/>
              <w:left w:val="nil"/>
              <w:bottom w:val="nil"/>
              <w:right w:val="nil"/>
            </w:tcBorders>
            <w:shd w:val="clear" w:color="auto" w:fill="auto"/>
            <w:noWrap/>
            <w:vAlign w:val="bottom"/>
            <w:hideMark/>
          </w:tcPr>
          <w:p w14:paraId="70B0C001"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47C2CB2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16F809C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449B1D9C"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0DCBC41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5D2F493A"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7A1914DA"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598192B6" w14:textId="77777777" w:rsidTr="00C149D1">
        <w:trPr>
          <w:trHeight w:val="325"/>
        </w:trPr>
        <w:tc>
          <w:tcPr>
            <w:tcW w:w="1969" w:type="dxa"/>
            <w:tcBorders>
              <w:top w:val="nil"/>
              <w:left w:val="nil"/>
              <w:bottom w:val="nil"/>
              <w:right w:val="nil"/>
            </w:tcBorders>
            <w:shd w:val="clear" w:color="auto" w:fill="auto"/>
            <w:noWrap/>
            <w:vAlign w:val="bottom"/>
            <w:hideMark/>
          </w:tcPr>
          <w:p w14:paraId="0E3F5C9A"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2FD04089"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6348914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71FA0B89"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099703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3971F78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64317C7C"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17908E5" w14:textId="77777777" w:rsidTr="00C149D1">
        <w:trPr>
          <w:trHeight w:val="325"/>
        </w:trPr>
        <w:tc>
          <w:tcPr>
            <w:tcW w:w="1969" w:type="dxa"/>
            <w:tcBorders>
              <w:top w:val="nil"/>
              <w:left w:val="nil"/>
              <w:bottom w:val="nil"/>
              <w:right w:val="nil"/>
            </w:tcBorders>
            <w:shd w:val="clear" w:color="auto" w:fill="auto"/>
            <w:noWrap/>
            <w:vAlign w:val="bottom"/>
          </w:tcPr>
          <w:p w14:paraId="5AE63F02"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4E0C295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A9A83"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D267E5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68CA8967"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D062988"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30741C93"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05DA5826" w14:textId="77777777" w:rsidTr="00C149D1">
        <w:trPr>
          <w:trHeight w:val="325"/>
        </w:trPr>
        <w:tc>
          <w:tcPr>
            <w:tcW w:w="1969" w:type="dxa"/>
            <w:tcBorders>
              <w:top w:val="nil"/>
              <w:left w:val="nil"/>
              <w:bottom w:val="nil"/>
              <w:right w:val="nil"/>
            </w:tcBorders>
            <w:shd w:val="clear" w:color="auto" w:fill="auto"/>
            <w:noWrap/>
            <w:vAlign w:val="bottom"/>
            <w:hideMark/>
          </w:tcPr>
          <w:p w14:paraId="4B571CB2"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67F4BAE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32B2C20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0ECB44E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271F96D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01EA2A59"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0F6737F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2201B5E7" w14:textId="77777777" w:rsidTr="00C149D1">
        <w:trPr>
          <w:trHeight w:val="325"/>
        </w:trPr>
        <w:tc>
          <w:tcPr>
            <w:tcW w:w="1969" w:type="dxa"/>
            <w:tcBorders>
              <w:top w:val="nil"/>
              <w:left w:val="nil"/>
              <w:bottom w:val="nil"/>
              <w:right w:val="nil"/>
            </w:tcBorders>
            <w:shd w:val="clear" w:color="auto" w:fill="auto"/>
            <w:noWrap/>
            <w:vAlign w:val="bottom"/>
            <w:hideMark/>
          </w:tcPr>
          <w:p w14:paraId="24745F61"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1F7BE13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6E7B8757"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140413B0"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7B73FCCF"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2BB6820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13A7A8C1"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76E3A62D" w14:textId="77777777" w:rsidTr="00C149D1">
        <w:trPr>
          <w:trHeight w:val="325"/>
        </w:trPr>
        <w:tc>
          <w:tcPr>
            <w:tcW w:w="1969" w:type="dxa"/>
            <w:tcBorders>
              <w:top w:val="nil"/>
              <w:left w:val="nil"/>
              <w:bottom w:val="nil"/>
              <w:right w:val="nil"/>
            </w:tcBorders>
            <w:shd w:val="clear" w:color="auto" w:fill="auto"/>
            <w:noWrap/>
            <w:vAlign w:val="bottom"/>
            <w:hideMark/>
          </w:tcPr>
          <w:p w14:paraId="36AC24D4"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050D9E8E"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7688504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667C917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53E4EB1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101B333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E895DE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22215AA" w14:textId="77777777" w:rsidTr="00C149D1">
        <w:trPr>
          <w:trHeight w:val="325"/>
        </w:trPr>
        <w:tc>
          <w:tcPr>
            <w:tcW w:w="1969" w:type="dxa"/>
            <w:tcBorders>
              <w:top w:val="nil"/>
              <w:left w:val="nil"/>
              <w:bottom w:val="nil"/>
              <w:right w:val="nil"/>
            </w:tcBorders>
            <w:shd w:val="clear" w:color="auto" w:fill="auto"/>
            <w:noWrap/>
            <w:vAlign w:val="bottom"/>
            <w:hideMark/>
          </w:tcPr>
          <w:p w14:paraId="166B0EF3"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24294AD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89CF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341A12BC"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674D84D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23ED53E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2B919D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3D52AAB4" w14:textId="77777777" w:rsidTr="00C149D1">
        <w:trPr>
          <w:trHeight w:val="325"/>
        </w:trPr>
        <w:tc>
          <w:tcPr>
            <w:tcW w:w="1969" w:type="dxa"/>
            <w:tcBorders>
              <w:top w:val="nil"/>
              <w:left w:val="nil"/>
              <w:bottom w:val="nil"/>
              <w:right w:val="nil"/>
            </w:tcBorders>
            <w:shd w:val="clear" w:color="auto" w:fill="auto"/>
            <w:noWrap/>
            <w:vAlign w:val="bottom"/>
          </w:tcPr>
          <w:p w14:paraId="20A6078E"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1C7CA28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74743456"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2908CDE4"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51CF670A"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CB0C1DA"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44098C2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6759040" w14:textId="77777777" w:rsidTr="00C149D1">
        <w:trPr>
          <w:trHeight w:val="325"/>
        </w:trPr>
        <w:tc>
          <w:tcPr>
            <w:tcW w:w="1969" w:type="dxa"/>
            <w:tcBorders>
              <w:top w:val="nil"/>
              <w:left w:val="nil"/>
              <w:bottom w:val="nil"/>
              <w:right w:val="nil"/>
            </w:tcBorders>
            <w:shd w:val="clear" w:color="auto" w:fill="auto"/>
            <w:noWrap/>
            <w:vAlign w:val="bottom"/>
          </w:tcPr>
          <w:p w14:paraId="276BA2DE"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6753F291"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1A8D8F4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43BF42A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1B6CFE0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F5A019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AFC271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7F88585E" w14:textId="77777777" w:rsidTr="00C149D1">
        <w:trPr>
          <w:trHeight w:val="325"/>
        </w:trPr>
        <w:tc>
          <w:tcPr>
            <w:tcW w:w="1969" w:type="dxa"/>
            <w:tcBorders>
              <w:top w:val="nil"/>
              <w:left w:val="nil"/>
              <w:bottom w:val="nil"/>
              <w:right w:val="nil"/>
            </w:tcBorders>
            <w:shd w:val="clear" w:color="auto" w:fill="auto"/>
            <w:noWrap/>
            <w:vAlign w:val="bottom"/>
          </w:tcPr>
          <w:p w14:paraId="572BC5E2"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455358C0"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29809BF0"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5EB060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64530B1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0DD554F"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261E9D61"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DE1F711" w14:textId="77777777" w:rsidTr="00C149D1">
        <w:trPr>
          <w:trHeight w:val="325"/>
        </w:trPr>
        <w:tc>
          <w:tcPr>
            <w:tcW w:w="1969" w:type="dxa"/>
            <w:tcBorders>
              <w:top w:val="nil"/>
              <w:left w:val="nil"/>
              <w:bottom w:val="nil"/>
              <w:right w:val="nil"/>
            </w:tcBorders>
            <w:shd w:val="clear" w:color="auto" w:fill="auto"/>
            <w:noWrap/>
            <w:vAlign w:val="bottom"/>
          </w:tcPr>
          <w:p w14:paraId="2CB30EF4"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6C51636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5F728A"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DB9BF06"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49E20712"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F3618B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595F7395"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5F8A46AD" w14:textId="77777777" w:rsidTr="00C149D1">
        <w:trPr>
          <w:trHeight w:val="325"/>
        </w:trPr>
        <w:tc>
          <w:tcPr>
            <w:tcW w:w="1969" w:type="dxa"/>
            <w:tcBorders>
              <w:top w:val="nil"/>
              <w:left w:val="nil"/>
              <w:bottom w:val="nil"/>
              <w:right w:val="nil"/>
            </w:tcBorders>
            <w:shd w:val="clear" w:color="auto" w:fill="auto"/>
            <w:noWrap/>
            <w:vAlign w:val="bottom"/>
          </w:tcPr>
          <w:p w14:paraId="20D01C26"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6AD4908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77B98A1E"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23F4A380"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7B31300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90D58A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000F21A4"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5DBD6843" w14:textId="77777777" w:rsidTr="00C149D1">
        <w:trPr>
          <w:trHeight w:val="325"/>
        </w:trPr>
        <w:tc>
          <w:tcPr>
            <w:tcW w:w="1969" w:type="dxa"/>
            <w:tcBorders>
              <w:top w:val="nil"/>
              <w:left w:val="nil"/>
              <w:bottom w:val="nil"/>
              <w:right w:val="nil"/>
            </w:tcBorders>
            <w:shd w:val="clear" w:color="auto" w:fill="auto"/>
            <w:noWrap/>
            <w:vAlign w:val="bottom"/>
          </w:tcPr>
          <w:p w14:paraId="56C63A3B"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0DB4D9AE"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6E0F9F6E"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68643A24"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6817689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6514702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5C2049D5"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57B1A692"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4655C428"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635308FF"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038D100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55ABC96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3A59985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1A35C5A7"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1BEC6A2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E50C70" w14:paraId="7D684F44"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55501CA8" w14:textId="77777777"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25B5D5AC" w14:textId="77777777" w:rsidR="00F70F9F" w:rsidDel="00C067F3" w:rsidRDefault="00F70F9F">
      <w:pPr>
        <w:rPr>
          <w:del w:id="597" w:author="Chris Hartgerink" w:date="2014-02-03T20:34:00Z"/>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498" w:type="dxa"/>
        <w:tblCellMar>
          <w:left w:w="70" w:type="dxa"/>
          <w:right w:w="70" w:type="dxa"/>
        </w:tblCellMar>
        <w:tblLook w:val="04A0" w:firstRow="1" w:lastRow="0" w:firstColumn="1" w:lastColumn="0" w:noHBand="0" w:noVBand="1"/>
        <w:tblPrChange w:id="598" w:author="Chris Hartgerink" w:date="2014-02-03T20:34:00Z">
          <w:tblPr>
            <w:tblW w:w="8040" w:type="dxa"/>
            <w:tblCellMar>
              <w:left w:w="70" w:type="dxa"/>
              <w:right w:w="70" w:type="dxa"/>
            </w:tblCellMar>
            <w:tblLook w:val="04A0" w:firstRow="1" w:lastRow="0" w:firstColumn="1" w:lastColumn="0" w:noHBand="0" w:noVBand="1"/>
          </w:tblPr>
        </w:tblPrChange>
      </w:tblPr>
      <w:tblGrid>
        <w:gridCol w:w="1217"/>
        <w:gridCol w:w="363"/>
        <w:gridCol w:w="840"/>
        <w:gridCol w:w="507"/>
        <w:gridCol w:w="1042"/>
        <w:gridCol w:w="1276"/>
        <w:gridCol w:w="2126"/>
        <w:gridCol w:w="2127"/>
        <w:tblGridChange w:id="599">
          <w:tblGrid>
            <w:gridCol w:w="1217"/>
            <w:gridCol w:w="363"/>
            <w:gridCol w:w="840"/>
            <w:gridCol w:w="507"/>
            <w:gridCol w:w="730"/>
            <w:gridCol w:w="1163"/>
            <w:gridCol w:w="1483"/>
            <w:gridCol w:w="1901"/>
            <w:gridCol w:w="1294"/>
          </w:tblGrid>
        </w:tblGridChange>
      </w:tblGrid>
      <w:tr w:rsidR="00C067F3" w:rsidRPr="00C067F3" w14:paraId="11B88E58" w14:textId="77777777" w:rsidTr="00C067F3">
        <w:trPr>
          <w:trHeight w:val="255"/>
          <w:ins w:id="600" w:author="Chris Hartgerink" w:date="2014-02-03T20:34:00Z"/>
          <w:trPrChange w:id="601" w:author="Chris Hartgerink" w:date="2014-02-03T20:34:00Z">
            <w:trPr>
              <w:gridAfter w:val="0"/>
              <w:trHeight w:val="255"/>
            </w:trPr>
          </w:trPrChange>
        </w:trPr>
        <w:tc>
          <w:tcPr>
            <w:tcW w:w="9498" w:type="dxa"/>
            <w:gridSpan w:val="8"/>
            <w:tcBorders>
              <w:top w:val="nil"/>
              <w:left w:val="nil"/>
              <w:bottom w:val="single" w:sz="4" w:space="0" w:color="auto"/>
              <w:right w:val="nil"/>
            </w:tcBorders>
            <w:shd w:val="clear" w:color="auto" w:fill="auto"/>
            <w:noWrap/>
            <w:vAlign w:val="bottom"/>
            <w:hideMark/>
            <w:tcPrChange w:id="602" w:author="Chris Hartgerink" w:date="2014-02-03T20:34:00Z">
              <w:tcPr>
                <w:tcW w:w="8040" w:type="dxa"/>
                <w:gridSpan w:val="8"/>
                <w:tcBorders>
                  <w:top w:val="nil"/>
                  <w:left w:val="nil"/>
                  <w:bottom w:val="single" w:sz="4" w:space="0" w:color="auto"/>
                  <w:right w:val="nil"/>
                </w:tcBorders>
                <w:shd w:val="clear" w:color="auto" w:fill="auto"/>
                <w:noWrap/>
                <w:vAlign w:val="bottom"/>
                <w:hideMark/>
              </w:tcPr>
            </w:tcPrChange>
          </w:tcPr>
          <w:p w14:paraId="5F065A06" w14:textId="77777777" w:rsidR="00C067F3" w:rsidRPr="00C067F3" w:rsidRDefault="00C067F3" w:rsidP="00C067F3">
            <w:pPr>
              <w:spacing w:after="0" w:line="240" w:lineRule="auto"/>
              <w:rPr>
                <w:ins w:id="603" w:author="Chris Hartgerink" w:date="2014-02-03T20:34:00Z"/>
                <w:rFonts w:ascii="Times New Roman" w:eastAsia="Times New Roman" w:hAnsi="Times New Roman" w:cs="Times New Roman"/>
                <w:color w:val="000000"/>
                <w:sz w:val="20"/>
                <w:szCs w:val="20"/>
                <w:lang w:val="en-US" w:eastAsia="nl-NL"/>
                <w:rPrChange w:id="604" w:author="Chris Hartgerink" w:date="2014-02-03T20:34:00Z">
                  <w:rPr>
                    <w:ins w:id="605" w:author="Chris Hartgerink" w:date="2014-02-03T20:34:00Z"/>
                    <w:rFonts w:ascii="Times New Roman" w:eastAsia="Times New Roman" w:hAnsi="Times New Roman" w:cs="Times New Roman"/>
                    <w:color w:val="000000"/>
                    <w:sz w:val="20"/>
                    <w:szCs w:val="20"/>
                    <w:lang w:eastAsia="nl-NL"/>
                  </w:rPr>
                </w:rPrChange>
              </w:rPr>
            </w:pPr>
            <w:ins w:id="606" w:author="Chris Hartgerink" w:date="2014-02-03T20:34:00Z">
              <w:r w:rsidRPr="00C067F3">
                <w:rPr>
                  <w:rFonts w:ascii="Times New Roman" w:eastAsia="Times New Roman" w:hAnsi="Times New Roman" w:cs="Times New Roman"/>
                  <w:color w:val="000000"/>
                  <w:sz w:val="20"/>
                  <w:szCs w:val="20"/>
                  <w:lang w:val="en-US" w:eastAsia="nl-NL"/>
                  <w:rPrChange w:id="607" w:author="Chris Hartgerink" w:date="2014-02-03T20:34:00Z">
                    <w:rPr>
                      <w:rFonts w:ascii="Times New Roman" w:eastAsia="Times New Roman" w:hAnsi="Times New Roman" w:cs="Times New Roman"/>
                      <w:color w:val="000000"/>
                      <w:sz w:val="20"/>
                      <w:szCs w:val="20"/>
                      <w:lang w:eastAsia="nl-NL"/>
                    </w:rPr>
                  </w:rPrChange>
                </w:rPr>
                <w:t>Table 4 - Interaction effect per subset</w:t>
              </w:r>
            </w:ins>
          </w:p>
        </w:tc>
      </w:tr>
      <w:tr w:rsidR="00C067F3" w:rsidRPr="00C067F3" w14:paraId="4D78A4FA" w14:textId="77777777" w:rsidTr="00C067F3">
        <w:tblPrEx>
          <w:tblPrExChange w:id="608" w:author="Chris Hartgerink" w:date="2014-02-03T20:34:00Z">
            <w:tblPrEx>
              <w:tblW w:w="9498" w:type="dxa"/>
            </w:tblPrEx>
          </w:tblPrExChange>
        </w:tblPrEx>
        <w:trPr>
          <w:trHeight w:val="255"/>
          <w:ins w:id="609" w:author="Chris Hartgerink" w:date="2014-02-03T20:34:00Z"/>
          <w:trPrChange w:id="610" w:author="Chris Hartgerink" w:date="2014-02-03T20:34:00Z">
            <w:trPr>
              <w:trHeight w:val="255"/>
            </w:trPr>
          </w:trPrChange>
        </w:trPr>
        <w:tc>
          <w:tcPr>
            <w:tcW w:w="1217" w:type="dxa"/>
            <w:tcBorders>
              <w:top w:val="nil"/>
              <w:left w:val="nil"/>
              <w:bottom w:val="single" w:sz="4" w:space="0" w:color="auto"/>
              <w:right w:val="nil"/>
            </w:tcBorders>
            <w:shd w:val="clear" w:color="auto" w:fill="auto"/>
            <w:noWrap/>
            <w:vAlign w:val="bottom"/>
            <w:hideMark/>
            <w:tcPrChange w:id="611" w:author="Chris Hartgerink" w:date="2014-02-03T20:34:00Z">
              <w:tcPr>
                <w:tcW w:w="1217" w:type="dxa"/>
                <w:tcBorders>
                  <w:top w:val="nil"/>
                  <w:left w:val="nil"/>
                  <w:bottom w:val="single" w:sz="4" w:space="0" w:color="auto"/>
                  <w:right w:val="nil"/>
                </w:tcBorders>
                <w:shd w:val="clear" w:color="auto" w:fill="auto"/>
                <w:noWrap/>
                <w:vAlign w:val="bottom"/>
                <w:hideMark/>
              </w:tcPr>
            </w:tcPrChange>
          </w:tcPr>
          <w:p w14:paraId="70398A9A" w14:textId="77777777" w:rsidR="00C067F3" w:rsidRPr="00C067F3" w:rsidRDefault="00C067F3" w:rsidP="00C067F3">
            <w:pPr>
              <w:spacing w:after="0" w:line="240" w:lineRule="auto"/>
              <w:rPr>
                <w:ins w:id="612" w:author="Chris Hartgerink" w:date="2014-02-03T20:34:00Z"/>
                <w:rFonts w:ascii="Times New Roman" w:eastAsia="Times New Roman" w:hAnsi="Times New Roman" w:cs="Times New Roman"/>
                <w:color w:val="000000"/>
                <w:sz w:val="20"/>
                <w:szCs w:val="20"/>
                <w:lang w:val="en-US" w:eastAsia="nl-NL"/>
                <w:rPrChange w:id="613" w:author="Chris Hartgerink" w:date="2014-02-03T20:34:00Z">
                  <w:rPr>
                    <w:ins w:id="614" w:author="Chris Hartgerink" w:date="2014-02-03T20:34:00Z"/>
                    <w:rFonts w:ascii="Times New Roman" w:eastAsia="Times New Roman" w:hAnsi="Times New Roman" w:cs="Times New Roman"/>
                    <w:color w:val="000000"/>
                    <w:sz w:val="20"/>
                    <w:szCs w:val="20"/>
                    <w:lang w:eastAsia="nl-NL"/>
                  </w:rPr>
                </w:rPrChange>
              </w:rPr>
            </w:pPr>
            <w:ins w:id="615" w:author="Chris Hartgerink" w:date="2014-02-03T20:34:00Z">
              <w:r w:rsidRPr="00C067F3">
                <w:rPr>
                  <w:rFonts w:ascii="Times New Roman" w:eastAsia="Times New Roman" w:hAnsi="Times New Roman" w:cs="Times New Roman"/>
                  <w:color w:val="000000"/>
                  <w:sz w:val="20"/>
                  <w:szCs w:val="20"/>
                  <w:lang w:val="en-US" w:eastAsia="nl-NL"/>
                  <w:rPrChange w:id="616" w:author="Chris Hartgerink" w:date="2014-02-03T20:34:00Z">
                    <w:rPr>
                      <w:rFonts w:ascii="Times New Roman" w:eastAsia="Times New Roman" w:hAnsi="Times New Roman" w:cs="Times New Roman"/>
                      <w:color w:val="000000"/>
                      <w:sz w:val="20"/>
                      <w:szCs w:val="20"/>
                      <w:lang w:eastAsia="nl-NL"/>
                    </w:rPr>
                  </w:rPrChange>
                </w:rPr>
                <w:t> </w:t>
              </w:r>
            </w:ins>
          </w:p>
        </w:tc>
        <w:tc>
          <w:tcPr>
            <w:tcW w:w="363" w:type="dxa"/>
            <w:tcBorders>
              <w:top w:val="nil"/>
              <w:left w:val="nil"/>
              <w:bottom w:val="single" w:sz="4" w:space="0" w:color="auto"/>
              <w:right w:val="nil"/>
            </w:tcBorders>
            <w:shd w:val="clear" w:color="auto" w:fill="auto"/>
            <w:noWrap/>
            <w:vAlign w:val="bottom"/>
            <w:hideMark/>
            <w:tcPrChange w:id="617" w:author="Chris Hartgerink" w:date="2014-02-03T20:34:00Z">
              <w:tcPr>
                <w:tcW w:w="363" w:type="dxa"/>
                <w:tcBorders>
                  <w:top w:val="nil"/>
                  <w:left w:val="nil"/>
                  <w:bottom w:val="single" w:sz="4" w:space="0" w:color="auto"/>
                  <w:right w:val="nil"/>
                </w:tcBorders>
                <w:shd w:val="clear" w:color="auto" w:fill="auto"/>
                <w:noWrap/>
                <w:vAlign w:val="bottom"/>
                <w:hideMark/>
              </w:tcPr>
            </w:tcPrChange>
          </w:tcPr>
          <w:p w14:paraId="6A871E78" w14:textId="77777777" w:rsidR="00C067F3" w:rsidRPr="00C067F3" w:rsidRDefault="00C067F3" w:rsidP="00C067F3">
            <w:pPr>
              <w:spacing w:after="0" w:line="240" w:lineRule="auto"/>
              <w:rPr>
                <w:ins w:id="618" w:author="Chris Hartgerink" w:date="2014-02-03T20:34:00Z"/>
                <w:rFonts w:ascii="Times New Roman" w:eastAsia="Times New Roman" w:hAnsi="Times New Roman" w:cs="Times New Roman"/>
                <w:color w:val="000000"/>
                <w:sz w:val="20"/>
                <w:szCs w:val="20"/>
                <w:lang w:val="en-US" w:eastAsia="nl-NL"/>
                <w:rPrChange w:id="619" w:author="Chris Hartgerink" w:date="2014-02-03T20:34:00Z">
                  <w:rPr>
                    <w:ins w:id="620" w:author="Chris Hartgerink" w:date="2014-02-03T20:34:00Z"/>
                    <w:rFonts w:ascii="Times New Roman" w:eastAsia="Times New Roman" w:hAnsi="Times New Roman" w:cs="Times New Roman"/>
                    <w:color w:val="000000"/>
                    <w:sz w:val="20"/>
                    <w:szCs w:val="20"/>
                    <w:lang w:eastAsia="nl-NL"/>
                  </w:rPr>
                </w:rPrChange>
              </w:rPr>
            </w:pPr>
            <w:ins w:id="621" w:author="Chris Hartgerink" w:date="2014-02-03T20:34:00Z">
              <w:r w:rsidRPr="00C067F3">
                <w:rPr>
                  <w:rFonts w:ascii="Times New Roman" w:eastAsia="Times New Roman" w:hAnsi="Times New Roman" w:cs="Times New Roman"/>
                  <w:color w:val="000000"/>
                  <w:sz w:val="20"/>
                  <w:szCs w:val="20"/>
                  <w:lang w:val="en-US" w:eastAsia="nl-NL"/>
                  <w:rPrChange w:id="622" w:author="Chris Hartgerink" w:date="2014-02-03T20:34:00Z">
                    <w:rPr>
                      <w:rFonts w:ascii="Times New Roman" w:eastAsia="Times New Roman" w:hAnsi="Times New Roman" w:cs="Times New Roman"/>
                      <w:color w:val="000000"/>
                      <w:sz w:val="20"/>
                      <w:szCs w:val="20"/>
                      <w:lang w:eastAsia="nl-NL"/>
                    </w:rPr>
                  </w:rPrChange>
                </w:rPr>
                <w:t> </w:t>
              </w:r>
            </w:ins>
          </w:p>
        </w:tc>
        <w:tc>
          <w:tcPr>
            <w:tcW w:w="840" w:type="dxa"/>
            <w:tcBorders>
              <w:top w:val="nil"/>
              <w:left w:val="nil"/>
              <w:bottom w:val="single" w:sz="4" w:space="0" w:color="auto"/>
              <w:right w:val="nil"/>
            </w:tcBorders>
            <w:shd w:val="clear" w:color="auto" w:fill="auto"/>
            <w:noWrap/>
            <w:vAlign w:val="bottom"/>
            <w:hideMark/>
            <w:tcPrChange w:id="623" w:author="Chris Hartgerink" w:date="2014-02-03T20:34:00Z">
              <w:tcPr>
                <w:tcW w:w="840" w:type="dxa"/>
                <w:tcBorders>
                  <w:top w:val="nil"/>
                  <w:left w:val="nil"/>
                  <w:bottom w:val="single" w:sz="4" w:space="0" w:color="auto"/>
                  <w:right w:val="nil"/>
                </w:tcBorders>
                <w:shd w:val="clear" w:color="auto" w:fill="auto"/>
                <w:noWrap/>
                <w:vAlign w:val="bottom"/>
                <w:hideMark/>
              </w:tcPr>
            </w:tcPrChange>
          </w:tcPr>
          <w:p w14:paraId="5CA8CA6B" w14:textId="77777777" w:rsidR="00C067F3" w:rsidRPr="00C067F3" w:rsidRDefault="00C067F3" w:rsidP="00C067F3">
            <w:pPr>
              <w:spacing w:after="0" w:line="240" w:lineRule="auto"/>
              <w:rPr>
                <w:ins w:id="624" w:author="Chris Hartgerink" w:date="2014-02-03T20:34:00Z"/>
                <w:rFonts w:ascii="Times New Roman" w:eastAsia="Times New Roman" w:hAnsi="Times New Roman" w:cs="Times New Roman"/>
                <w:color w:val="000000"/>
                <w:sz w:val="20"/>
                <w:szCs w:val="20"/>
                <w:lang w:eastAsia="nl-NL"/>
              </w:rPr>
            </w:pPr>
            <w:ins w:id="625" w:author="Chris Hartgerink" w:date="2014-02-03T20:34:00Z">
              <w:r w:rsidRPr="00C067F3">
                <w:rPr>
                  <w:rFonts w:ascii="Times New Roman" w:eastAsia="Times New Roman" w:hAnsi="Times New Roman" w:cs="Times New Roman"/>
                  <w:color w:val="000000"/>
                  <w:sz w:val="20"/>
                  <w:szCs w:val="20"/>
                  <w:lang w:eastAsia="nl-NL"/>
                </w:rPr>
                <w:t>Estimate</w:t>
              </w:r>
            </w:ins>
          </w:p>
        </w:tc>
        <w:tc>
          <w:tcPr>
            <w:tcW w:w="507" w:type="dxa"/>
            <w:tcBorders>
              <w:top w:val="nil"/>
              <w:left w:val="nil"/>
              <w:bottom w:val="single" w:sz="4" w:space="0" w:color="auto"/>
              <w:right w:val="nil"/>
            </w:tcBorders>
            <w:shd w:val="clear" w:color="auto" w:fill="auto"/>
            <w:noWrap/>
            <w:vAlign w:val="bottom"/>
            <w:hideMark/>
            <w:tcPrChange w:id="626" w:author="Chris Hartgerink" w:date="2014-02-03T20:34:00Z">
              <w:tcPr>
                <w:tcW w:w="507" w:type="dxa"/>
                <w:tcBorders>
                  <w:top w:val="nil"/>
                  <w:left w:val="nil"/>
                  <w:bottom w:val="single" w:sz="4" w:space="0" w:color="auto"/>
                  <w:right w:val="nil"/>
                </w:tcBorders>
                <w:shd w:val="clear" w:color="auto" w:fill="auto"/>
                <w:noWrap/>
                <w:vAlign w:val="bottom"/>
                <w:hideMark/>
              </w:tcPr>
            </w:tcPrChange>
          </w:tcPr>
          <w:p w14:paraId="526A4921" w14:textId="77777777" w:rsidR="00C067F3" w:rsidRPr="00C067F3" w:rsidRDefault="00C067F3" w:rsidP="00C067F3">
            <w:pPr>
              <w:spacing w:after="0" w:line="240" w:lineRule="auto"/>
              <w:rPr>
                <w:ins w:id="627" w:author="Chris Hartgerink" w:date="2014-02-03T20:34:00Z"/>
                <w:rFonts w:ascii="Times New Roman" w:eastAsia="Times New Roman" w:hAnsi="Times New Roman" w:cs="Times New Roman"/>
                <w:color w:val="000000"/>
                <w:sz w:val="20"/>
                <w:szCs w:val="20"/>
                <w:lang w:eastAsia="nl-NL"/>
              </w:rPr>
            </w:pPr>
            <w:ins w:id="628" w:author="Chris Hartgerink" w:date="2014-02-03T20:34:00Z">
              <w:r w:rsidRPr="00C067F3">
                <w:rPr>
                  <w:rFonts w:ascii="Times New Roman" w:eastAsia="Times New Roman" w:hAnsi="Times New Roman" w:cs="Times New Roman"/>
                  <w:color w:val="000000"/>
                  <w:sz w:val="20"/>
                  <w:szCs w:val="20"/>
                  <w:lang w:eastAsia="nl-NL"/>
                </w:rPr>
                <w:t>(SE)</w:t>
              </w:r>
            </w:ins>
          </w:p>
        </w:tc>
        <w:tc>
          <w:tcPr>
            <w:tcW w:w="1042" w:type="dxa"/>
            <w:tcBorders>
              <w:top w:val="nil"/>
              <w:left w:val="nil"/>
              <w:bottom w:val="single" w:sz="4" w:space="0" w:color="auto"/>
              <w:right w:val="nil"/>
            </w:tcBorders>
            <w:shd w:val="clear" w:color="auto" w:fill="auto"/>
            <w:noWrap/>
            <w:vAlign w:val="bottom"/>
            <w:hideMark/>
            <w:tcPrChange w:id="629" w:author="Chris Hartgerink" w:date="2014-02-03T20:34:00Z">
              <w:tcPr>
                <w:tcW w:w="730" w:type="dxa"/>
                <w:tcBorders>
                  <w:top w:val="nil"/>
                  <w:left w:val="nil"/>
                  <w:bottom w:val="single" w:sz="4" w:space="0" w:color="auto"/>
                  <w:right w:val="nil"/>
                </w:tcBorders>
                <w:shd w:val="clear" w:color="auto" w:fill="auto"/>
                <w:noWrap/>
                <w:vAlign w:val="bottom"/>
                <w:hideMark/>
              </w:tcPr>
            </w:tcPrChange>
          </w:tcPr>
          <w:p w14:paraId="52846428" w14:textId="77777777" w:rsidR="00C067F3" w:rsidRPr="00C067F3" w:rsidRDefault="00C067F3" w:rsidP="00C067F3">
            <w:pPr>
              <w:spacing w:after="0" w:line="240" w:lineRule="auto"/>
              <w:rPr>
                <w:ins w:id="630" w:author="Chris Hartgerink" w:date="2014-02-03T20:34:00Z"/>
                <w:rFonts w:ascii="Times New Roman" w:eastAsia="Times New Roman" w:hAnsi="Times New Roman" w:cs="Times New Roman"/>
                <w:color w:val="000000"/>
                <w:sz w:val="20"/>
                <w:szCs w:val="20"/>
                <w:lang w:eastAsia="nl-NL"/>
              </w:rPr>
            </w:pPr>
            <w:ins w:id="631" w:author="Chris Hartgerink" w:date="2014-02-03T20:34:00Z">
              <w:r w:rsidRPr="00C067F3">
                <w:rPr>
                  <w:rFonts w:ascii="Times New Roman" w:eastAsia="Times New Roman" w:hAnsi="Times New Roman" w:cs="Times New Roman"/>
                  <w:color w:val="000000"/>
                  <w:sz w:val="20"/>
                  <w:szCs w:val="20"/>
                  <w:lang w:eastAsia="nl-NL"/>
                </w:rPr>
                <w:t>Z-value</w:t>
              </w:r>
            </w:ins>
          </w:p>
        </w:tc>
        <w:tc>
          <w:tcPr>
            <w:tcW w:w="1276" w:type="dxa"/>
            <w:tcBorders>
              <w:top w:val="nil"/>
              <w:left w:val="nil"/>
              <w:bottom w:val="single" w:sz="4" w:space="0" w:color="auto"/>
              <w:right w:val="nil"/>
            </w:tcBorders>
            <w:shd w:val="clear" w:color="auto" w:fill="auto"/>
            <w:noWrap/>
            <w:vAlign w:val="bottom"/>
            <w:hideMark/>
            <w:tcPrChange w:id="632" w:author="Chris Hartgerink" w:date="2014-02-03T20:34:00Z">
              <w:tcPr>
                <w:tcW w:w="1163" w:type="dxa"/>
                <w:tcBorders>
                  <w:top w:val="nil"/>
                  <w:left w:val="nil"/>
                  <w:bottom w:val="single" w:sz="4" w:space="0" w:color="auto"/>
                  <w:right w:val="nil"/>
                </w:tcBorders>
                <w:shd w:val="clear" w:color="auto" w:fill="auto"/>
                <w:noWrap/>
                <w:vAlign w:val="bottom"/>
                <w:hideMark/>
              </w:tcPr>
            </w:tcPrChange>
          </w:tcPr>
          <w:p w14:paraId="3C034552" w14:textId="77777777" w:rsidR="00C067F3" w:rsidRPr="00C067F3" w:rsidRDefault="00C067F3" w:rsidP="00C067F3">
            <w:pPr>
              <w:spacing w:after="0" w:line="240" w:lineRule="auto"/>
              <w:rPr>
                <w:ins w:id="633" w:author="Chris Hartgerink" w:date="2014-02-03T20:34:00Z"/>
                <w:rFonts w:ascii="Times New Roman" w:eastAsia="Times New Roman" w:hAnsi="Times New Roman" w:cs="Times New Roman"/>
                <w:color w:val="000000"/>
                <w:sz w:val="20"/>
                <w:szCs w:val="20"/>
                <w:lang w:eastAsia="nl-NL"/>
              </w:rPr>
            </w:pPr>
            <w:ins w:id="634" w:author="Chris Hartgerink" w:date="2014-02-03T20:34:00Z">
              <w:r w:rsidRPr="00C067F3">
                <w:rPr>
                  <w:rFonts w:ascii="Times New Roman" w:eastAsia="Times New Roman" w:hAnsi="Times New Roman" w:cs="Times New Roman"/>
                  <w:color w:val="000000"/>
                  <w:sz w:val="20"/>
                  <w:szCs w:val="20"/>
                  <w:lang w:eastAsia="nl-NL"/>
                </w:rPr>
                <w:t>p-value</w:t>
              </w:r>
            </w:ins>
          </w:p>
        </w:tc>
        <w:tc>
          <w:tcPr>
            <w:tcW w:w="2126" w:type="dxa"/>
            <w:tcBorders>
              <w:top w:val="nil"/>
              <w:left w:val="nil"/>
              <w:bottom w:val="single" w:sz="4" w:space="0" w:color="auto"/>
              <w:right w:val="nil"/>
            </w:tcBorders>
            <w:shd w:val="clear" w:color="auto" w:fill="auto"/>
            <w:noWrap/>
            <w:vAlign w:val="bottom"/>
            <w:hideMark/>
            <w:tcPrChange w:id="635" w:author="Chris Hartgerink" w:date="2014-02-03T20:34:00Z">
              <w:tcPr>
                <w:tcW w:w="1483" w:type="dxa"/>
                <w:tcBorders>
                  <w:top w:val="nil"/>
                  <w:left w:val="nil"/>
                  <w:bottom w:val="single" w:sz="4" w:space="0" w:color="auto"/>
                  <w:right w:val="nil"/>
                </w:tcBorders>
                <w:shd w:val="clear" w:color="auto" w:fill="auto"/>
                <w:noWrap/>
                <w:vAlign w:val="bottom"/>
                <w:hideMark/>
              </w:tcPr>
            </w:tcPrChange>
          </w:tcPr>
          <w:p w14:paraId="64873F1E" w14:textId="77777777" w:rsidR="00C067F3" w:rsidRPr="00C067F3" w:rsidRDefault="00C067F3" w:rsidP="00C067F3">
            <w:pPr>
              <w:spacing w:after="0" w:line="240" w:lineRule="auto"/>
              <w:rPr>
                <w:ins w:id="636" w:author="Chris Hartgerink" w:date="2014-02-03T20:34:00Z"/>
                <w:rFonts w:ascii="Times New Roman" w:eastAsia="Times New Roman" w:hAnsi="Times New Roman" w:cs="Times New Roman"/>
                <w:color w:val="000000"/>
                <w:sz w:val="20"/>
                <w:szCs w:val="20"/>
                <w:lang w:eastAsia="nl-NL"/>
              </w:rPr>
            </w:pPr>
            <w:ins w:id="637" w:author="Chris Hartgerink" w:date="2014-02-03T20:34:00Z">
              <w:r w:rsidRPr="00C067F3">
                <w:rPr>
                  <w:rFonts w:ascii="Times New Roman" w:eastAsia="Times New Roman" w:hAnsi="Times New Roman" w:cs="Times New Roman"/>
                  <w:color w:val="000000"/>
                  <w:sz w:val="20"/>
                  <w:szCs w:val="20"/>
                  <w:lang w:eastAsia="nl-NL"/>
                </w:rPr>
                <w:t>95% CI Lowerbound</w:t>
              </w:r>
            </w:ins>
          </w:p>
        </w:tc>
        <w:tc>
          <w:tcPr>
            <w:tcW w:w="2127" w:type="dxa"/>
            <w:tcBorders>
              <w:top w:val="nil"/>
              <w:left w:val="nil"/>
              <w:bottom w:val="single" w:sz="4" w:space="0" w:color="auto"/>
              <w:right w:val="nil"/>
            </w:tcBorders>
            <w:shd w:val="clear" w:color="auto" w:fill="auto"/>
            <w:noWrap/>
            <w:vAlign w:val="bottom"/>
            <w:hideMark/>
            <w:tcPrChange w:id="638" w:author="Chris Hartgerink" w:date="2014-02-03T20:34:00Z">
              <w:tcPr>
                <w:tcW w:w="3195" w:type="dxa"/>
                <w:gridSpan w:val="2"/>
                <w:tcBorders>
                  <w:top w:val="nil"/>
                  <w:left w:val="nil"/>
                  <w:bottom w:val="single" w:sz="4" w:space="0" w:color="auto"/>
                  <w:right w:val="nil"/>
                </w:tcBorders>
                <w:shd w:val="clear" w:color="auto" w:fill="auto"/>
                <w:noWrap/>
                <w:vAlign w:val="bottom"/>
                <w:hideMark/>
              </w:tcPr>
            </w:tcPrChange>
          </w:tcPr>
          <w:p w14:paraId="338D440E" w14:textId="77777777" w:rsidR="00C067F3" w:rsidRPr="00C067F3" w:rsidRDefault="00C067F3" w:rsidP="00C067F3">
            <w:pPr>
              <w:spacing w:after="0" w:line="240" w:lineRule="auto"/>
              <w:rPr>
                <w:ins w:id="639" w:author="Chris Hartgerink" w:date="2014-02-03T20:34:00Z"/>
                <w:rFonts w:ascii="Times New Roman" w:eastAsia="Times New Roman" w:hAnsi="Times New Roman" w:cs="Times New Roman"/>
                <w:color w:val="000000"/>
                <w:sz w:val="20"/>
                <w:szCs w:val="20"/>
                <w:lang w:eastAsia="nl-NL"/>
              </w:rPr>
            </w:pPr>
            <w:ins w:id="640" w:author="Chris Hartgerink" w:date="2014-02-03T20:34:00Z">
              <w:r w:rsidRPr="00C067F3">
                <w:rPr>
                  <w:rFonts w:ascii="Times New Roman" w:eastAsia="Times New Roman" w:hAnsi="Times New Roman" w:cs="Times New Roman"/>
                  <w:color w:val="000000"/>
                  <w:sz w:val="20"/>
                  <w:szCs w:val="20"/>
                  <w:lang w:eastAsia="nl-NL"/>
                </w:rPr>
                <w:t>95% CI Upperbound</w:t>
              </w:r>
            </w:ins>
          </w:p>
        </w:tc>
      </w:tr>
      <w:tr w:rsidR="00C067F3" w:rsidRPr="00C067F3" w14:paraId="2A61A169" w14:textId="77777777" w:rsidTr="00C067F3">
        <w:tblPrEx>
          <w:tblPrExChange w:id="641" w:author="Chris Hartgerink" w:date="2014-02-03T20:34:00Z">
            <w:tblPrEx>
              <w:tblW w:w="9498" w:type="dxa"/>
            </w:tblPrEx>
          </w:tblPrExChange>
        </w:tblPrEx>
        <w:trPr>
          <w:trHeight w:val="255"/>
          <w:ins w:id="642" w:author="Chris Hartgerink" w:date="2014-02-03T20:34:00Z"/>
          <w:trPrChange w:id="643"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644" w:author="Chris Hartgerink" w:date="2014-02-03T20:34:00Z">
              <w:tcPr>
                <w:tcW w:w="1217" w:type="dxa"/>
                <w:tcBorders>
                  <w:top w:val="nil"/>
                  <w:left w:val="nil"/>
                  <w:bottom w:val="nil"/>
                  <w:right w:val="nil"/>
                </w:tcBorders>
                <w:shd w:val="clear" w:color="auto" w:fill="auto"/>
                <w:noWrap/>
                <w:vAlign w:val="bottom"/>
                <w:hideMark/>
              </w:tcPr>
            </w:tcPrChange>
          </w:tcPr>
          <w:p w14:paraId="285DE722" w14:textId="77777777" w:rsidR="00C067F3" w:rsidRPr="00C067F3" w:rsidRDefault="00C067F3" w:rsidP="00C067F3">
            <w:pPr>
              <w:spacing w:after="0" w:line="240" w:lineRule="auto"/>
              <w:rPr>
                <w:ins w:id="645" w:author="Chris Hartgerink" w:date="2014-02-03T20:34:00Z"/>
                <w:rFonts w:ascii="Times New Roman" w:eastAsia="Times New Roman" w:hAnsi="Times New Roman" w:cs="Times New Roman"/>
                <w:color w:val="000000"/>
                <w:sz w:val="20"/>
                <w:szCs w:val="20"/>
                <w:lang w:eastAsia="nl-NL"/>
              </w:rPr>
            </w:pPr>
            <w:ins w:id="646" w:author="Chris Hartgerink" w:date="2014-02-03T20:34:00Z">
              <w:r w:rsidRPr="00C067F3">
                <w:rPr>
                  <w:rFonts w:ascii="Times New Roman" w:eastAsia="Times New Roman" w:hAnsi="Times New Roman" w:cs="Times New Roman"/>
                  <w:color w:val="000000"/>
                  <w:sz w:val="20"/>
                  <w:szCs w:val="20"/>
                  <w:lang w:eastAsia="nl-NL"/>
                </w:rPr>
                <w:t>Overall</w:t>
              </w:r>
            </w:ins>
          </w:p>
        </w:tc>
        <w:tc>
          <w:tcPr>
            <w:tcW w:w="363" w:type="dxa"/>
            <w:tcBorders>
              <w:top w:val="nil"/>
              <w:left w:val="nil"/>
              <w:bottom w:val="nil"/>
              <w:right w:val="nil"/>
            </w:tcBorders>
            <w:shd w:val="clear" w:color="auto" w:fill="auto"/>
            <w:noWrap/>
            <w:vAlign w:val="bottom"/>
            <w:hideMark/>
            <w:tcPrChange w:id="647" w:author="Chris Hartgerink" w:date="2014-02-03T20:34:00Z">
              <w:tcPr>
                <w:tcW w:w="363" w:type="dxa"/>
                <w:tcBorders>
                  <w:top w:val="nil"/>
                  <w:left w:val="nil"/>
                  <w:bottom w:val="nil"/>
                  <w:right w:val="nil"/>
                </w:tcBorders>
                <w:shd w:val="clear" w:color="auto" w:fill="auto"/>
                <w:noWrap/>
                <w:vAlign w:val="bottom"/>
                <w:hideMark/>
              </w:tcPr>
            </w:tcPrChange>
          </w:tcPr>
          <w:p w14:paraId="3578D4CD" w14:textId="77777777" w:rsidR="00C067F3" w:rsidRPr="00C067F3" w:rsidRDefault="00C067F3" w:rsidP="00C067F3">
            <w:pPr>
              <w:spacing w:after="0" w:line="240" w:lineRule="auto"/>
              <w:rPr>
                <w:ins w:id="648" w:author="Chris Hartgerink" w:date="2014-02-03T20:34:00Z"/>
                <w:rFonts w:ascii="Times New Roman" w:eastAsia="Times New Roman" w:hAnsi="Times New Roman" w:cs="Times New Roman"/>
                <w:color w:val="000000"/>
                <w:sz w:val="20"/>
                <w:szCs w:val="20"/>
                <w:lang w:eastAsia="nl-NL"/>
              </w:rPr>
            </w:pPr>
            <w:ins w:id="649" w:author="Chris Hartgerink" w:date="2014-02-03T20:34:00Z">
              <w:r w:rsidRPr="00C067F3">
                <w:rPr>
                  <w:rFonts w:ascii="Times New Roman" w:eastAsia="Times New Roman" w:hAnsi="Times New Roman" w:cs="Times New Roman"/>
                  <w:color w:val="000000"/>
                  <w:sz w:val="20"/>
                  <w:szCs w:val="20"/>
                  <w:lang w:eastAsia="nl-NL"/>
                </w:rPr>
                <w:t>T1</w:t>
              </w:r>
            </w:ins>
          </w:p>
        </w:tc>
        <w:tc>
          <w:tcPr>
            <w:tcW w:w="840" w:type="dxa"/>
            <w:tcBorders>
              <w:top w:val="nil"/>
              <w:left w:val="nil"/>
              <w:bottom w:val="nil"/>
              <w:right w:val="nil"/>
            </w:tcBorders>
            <w:shd w:val="clear" w:color="auto" w:fill="auto"/>
            <w:noWrap/>
            <w:vAlign w:val="bottom"/>
            <w:hideMark/>
            <w:tcPrChange w:id="650" w:author="Chris Hartgerink" w:date="2014-02-03T20:34:00Z">
              <w:tcPr>
                <w:tcW w:w="840" w:type="dxa"/>
                <w:tcBorders>
                  <w:top w:val="nil"/>
                  <w:left w:val="nil"/>
                  <w:bottom w:val="nil"/>
                  <w:right w:val="nil"/>
                </w:tcBorders>
                <w:shd w:val="clear" w:color="auto" w:fill="auto"/>
                <w:noWrap/>
                <w:vAlign w:val="bottom"/>
                <w:hideMark/>
              </w:tcPr>
            </w:tcPrChange>
          </w:tcPr>
          <w:p w14:paraId="778880F4" w14:textId="77777777" w:rsidR="00C067F3" w:rsidRPr="00C067F3" w:rsidRDefault="00C067F3" w:rsidP="00C067F3">
            <w:pPr>
              <w:spacing w:after="0" w:line="240" w:lineRule="auto"/>
              <w:jc w:val="right"/>
              <w:rPr>
                <w:ins w:id="651" w:author="Chris Hartgerink" w:date="2014-02-03T20:34:00Z"/>
                <w:rFonts w:ascii="Times New Roman" w:eastAsia="Times New Roman" w:hAnsi="Times New Roman" w:cs="Times New Roman"/>
                <w:color w:val="000000"/>
                <w:sz w:val="20"/>
                <w:szCs w:val="20"/>
                <w:lang w:eastAsia="nl-NL"/>
              </w:rPr>
            </w:pPr>
            <w:ins w:id="652" w:author="Chris Hartgerink" w:date="2014-02-03T20:34:00Z">
              <w:r w:rsidRPr="00C067F3">
                <w:rPr>
                  <w:rFonts w:ascii="Times New Roman" w:eastAsia="Times New Roman" w:hAnsi="Times New Roman" w:cs="Times New Roman"/>
                  <w:color w:val="000000"/>
                  <w:sz w:val="20"/>
                  <w:szCs w:val="20"/>
                  <w:lang w:eastAsia="nl-NL"/>
                </w:rPr>
                <w:t>-0.46</w:t>
              </w:r>
            </w:ins>
          </w:p>
        </w:tc>
        <w:tc>
          <w:tcPr>
            <w:tcW w:w="507" w:type="dxa"/>
            <w:tcBorders>
              <w:top w:val="nil"/>
              <w:left w:val="nil"/>
              <w:bottom w:val="nil"/>
              <w:right w:val="nil"/>
            </w:tcBorders>
            <w:shd w:val="clear" w:color="auto" w:fill="auto"/>
            <w:noWrap/>
            <w:vAlign w:val="bottom"/>
            <w:hideMark/>
            <w:tcPrChange w:id="653" w:author="Chris Hartgerink" w:date="2014-02-03T20:34:00Z">
              <w:tcPr>
                <w:tcW w:w="507" w:type="dxa"/>
                <w:tcBorders>
                  <w:top w:val="nil"/>
                  <w:left w:val="nil"/>
                  <w:bottom w:val="nil"/>
                  <w:right w:val="nil"/>
                </w:tcBorders>
                <w:shd w:val="clear" w:color="auto" w:fill="auto"/>
                <w:noWrap/>
                <w:vAlign w:val="bottom"/>
                <w:hideMark/>
              </w:tcPr>
            </w:tcPrChange>
          </w:tcPr>
          <w:p w14:paraId="4AC81198" w14:textId="77777777" w:rsidR="00C067F3" w:rsidRPr="00C067F3" w:rsidRDefault="00C067F3" w:rsidP="00C067F3">
            <w:pPr>
              <w:spacing w:after="0" w:line="240" w:lineRule="auto"/>
              <w:jc w:val="right"/>
              <w:rPr>
                <w:ins w:id="654" w:author="Chris Hartgerink" w:date="2014-02-03T20:34:00Z"/>
                <w:rFonts w:ascii="Times New Roman" w:eastAsia="Times New Roman" w:hAnsi="Times New Roman" w:cs="Times New Roman"/>
                <w:color w:val="000000"/>
                <w:sz w:val="20"/>
                <w:szCs w:val="20"/>
                <w:lang w:eastAsia="nl-NL"/>
              </w:rPr>
            </w:pPr>
            <w:ins w:id="655" w:author="Chris Hartgerink" w:date="2014-02-03T20:34:00Z">
              <w:r w:rsidRPr="00C067F3">
                <w:rPr>
                  <w:rFonts w:ascii="Times New Roman" w:eastAsia="Times New Roman" w:hAnsi="Times New Roman" w:cs="Times New Roman"/>
                  <w:color w:val="000000"/>
                  <w:sz w:val="20"/>
                  <w:szCs w:val="20"/>
                  <w:lang w:eastAsia="nl-NL"/>
                </w:rPr>
                <w:t>0.09</w:t>
              </w:r>
            </w:ins>
          </w:p>
        </w:tc>
        <w:tc>
          <w:tcPr>
            <w:tcW w:w="1042" w:type="dxa"/>
            <w:tcBorders>
              <w:top w:val="nil"/>
              <w:left w:val="nil"/>
              <w:bottom w:val="nil"/>
              <w:right w:val="nil"/>
            </w:tcBorders>
            <w:shd w:val="clear" w:color="auto" w:fill="auto"/>
            <w:noWrap/>
            <w:vAlign w:val="bottom"/>
            <w:hideMark/>
            <w:tcPrChange w:id="656" w:author="Chris Hartgerink" w:date="2014-02-03T20:34:00Z">
              <w:tcPr>
                <w:tcW w:w="730" w:type="dxa"/>
                <w:tcBorders>
                  <w:top w:val="nil"/>
                  <w:left w:val="nil"/>
                  <w:bottom w:val="nil"/>
                  <w:right w:val="nil"/>
                </w:tcBorders>
                <w:shd w:val="clear" w:color="auto" w:fill="auto"/>
                <w:noWrap/>
                <w:vAlign w:val="bottom"/>
                <w:hideMark/>
              </w:tcPr>
            </w:tcPrChange>
          </w:tcPr>
          <w:p w14:paraId="7857BEEB" w14:textId="77777777" w:rsidR="00C067F3" w:rsidRPr="00C067F3" w:rsidRDefault="00C067F3" w:rsidP="00C067F3">
            <w:pPr>
              <w:spacing w:after="0" w:line="240" w:lineRule="auto"/>
              <w:jc w:val="right"/>
              <w:rPr>
                <w:ins w:id="657" w:author="Chris Hartgerink" w:date="2014-02-03T20:34:00Z"/>
                <w:rFonts w:ascii="Times New Roman" w:eastAsia="Times New Roman" w:hAnsi="Times New Roman" w:cs="Times New Roman"/>
                <w:color w:val="000000"/>
                <w:sz w:val="20"/>
                <w:szCs w:val="20"/>
                <w:lang w:eastAsia="nl-NL"/>
              </w:rPr>
            </w:pPr>
            <w:ins w:id="658" w:author="Chris Hartgerink" w:date="2014-02-03T20:34:00Z">
              <w:r w:rsidRPr="00C067F3">
                <w:rPr>
                  <w:rFonts w:ascii="Times New Roman" w:eastAsia="Times New Roman" w:hAnsi="Times New Roman" w:cs="Times New Roman"/>
                  <w:color w:val="000000"/>
                  <w:sz w:val="20"/>
                  <w:szCs w:val="20"/>
                  <w:lang w:eastAsia="nl-NL"/>
                </w:rPr>
                <w:t>-5.08</w:t>
              </w:r>
            </w:ins>
          </w:p>
        </w:tc>
        <w:tc>
          <w:tcPr>
            <w:tcW w:w="1276" w:type="dxa"/>
            <w:tcBorders>
              <w:top w:val="nil"/>
              <w:left w:val="nil"/>
              <w:bottom w:val="nil"/>
              <w:right w:val="nil"/>
            </w:tcBorders>
            <w:shd w:val="clear" w:color="auto" w:fill="auto"/>
            <w:noWrap/>
            <w:vAlign w:val="bottom"/>
            <w:hideMark/>
            <w:tcPrChange w:id="659" w:author="Chris Hartgerink" w:date="2014-02-03T20:34:00Z">
              <w:tcPr>
                <w:tcW w:w="1163" w:type="dxa"/>
                <w:tcBorders>
                  <w:top w:val="nil"/>
                  <w:left w:val="nil"/>
                  <w:bottom w:val="nil"/>
                  <w:right w:val="nil"/>
                </w:tcBorders>
                <w:shd w:val="clear" w:color="auto" w:fill="auto"/>
                <w:noWrap/>
                <w:vAlign w:val="bottom"/>
                <w:hideMark/>
              </w:tcPr>
            </w:tcPrChange>
          </w:tcPr>
          <w:p w14:paraId="5944413E" w14:textId="77777777" w:rsidR="00C067F3" w:rsidRPr="00C067F3" w:rsidRDefault="00C067F3" w:rsidP="00C067F3">
            <w:pPr>
              <w:spacing w:after="0" w:line="240" w:lineRule="auto"/>
              <w:jc w:val="right"/>
              <w:rPr>
                <w:ins w:id="660" w:author="Chris Hartgerink" w:date="2014-02-03T20:34:00Z"/>
                <w:rFonts w:ascii="Times New Roman" w:eastAsia="Times New Roman" w:hAnsi="Times New Roman" w:cs="Times New Roman"/>
                <w:color w:val="000000"/>
                <w:sz w:val="20"/>
                <w:szCs w:val="20"/>
                <w:lang w:eastAsia="nl-NL"/>
              </w:rPr>
            </w:pPr>
            <w:ins w:id="661" w:author="Chris Hartgerink" w:date="2014-02-03T20:34:00Z">
              <w:r w:rsidRPr="00C067F3">
                <w:rPr>
                  <w:rFonts w:ascii="Times New Roman" w:eastAsia="Times New Roman" w:hAnsi="Times New Roman" w:cs="Times New Roman"/>
                  <w:color w:val="000000"/>
                  <w:sz w:val="20"/>
                  <w:szCs w:val="20"/>
                  <w:lang w:eastAsia="nl-NL"/>
                </w:rPr>
                <w:t>&lt; 0.001</w:t>
              </w:r>
            </w:ins>
          </w:p>
        </w:tc>
        <w:tc>
          <w:tcPr>
            <w:tcW w:w="2126" w:type="dxa"/>
            <w:tcBorders>
              <w:top w:val="nil"/>
              <w:left w:val="nil"/>
              <w:bottom w:val="nil"/>
              <w:right w:val="nil"/>
            </w:tcBorders>
            <w:shd w:val="clear" w:color="auto" w:fill="auto"/>
            <w:noWrap/>
            <w:vAlign w:val="bottom"/>
            <w:hideMark/>
            <w:tcPrChange w:id="662" w:author="Chris Hartgerink" w:date="2014-02-03T20:34:00Z">
              <w:tcPr>
                <w:tcW w:w="1483" w:type="dxa"/>
                <w:tcBorders>
                  <w:top w:val="nil"/>
                  <w:left w:val="nil"/>
                  <w:bottom w:val="nil"/>
                  <w:right w:val="nil"/>
                </w:tcBorders>
                <w:shd w:val="clear" w:color="auto" w:fill="auto"/>
                <w:noWrap/>
                <w:vAlign w:val="bottom"/>
                <w:hideMark/>
              </w:tcPr>
            </w:tcPrChange>
          </w:tcPr>
          <w:p w14:paraId="2A87DBBD" w14:textId="77777777" w:rsidR="00C067F3" w:rsidRPr="00C067F3" w:rsidRDefault="00C067F3" w:rsidP="00C067F3">
            <w:pPr>
              <w:spacing w:after="0" w:line="240" w:lineRule="auto"/>
              <w:jc w:val="right"/>
              <w:rPr>
                <w:ins w:id="663" w:author="Chris Hartgerink" w:date="2014-02-03T20:34:00Z"/>
                <w:rFonts w:ascii="Times New Roman" w:eastAsia="Times New Roman" w:hAnsi="Times New Roman" w:cs="Times New Roman"/>
                <w:color w:val="000000"/>
                <w:sz w:val="20"/>
                <w:szCs w:val="20"/>
                <w:lang w:eastAsia="nl-NL"/>
              </w:rPr>
            </w:pPr>
            <w:ins w:id="664" w:author="Chris Hartgerink" w:date="2014-02-03T20:34:00Z">
              <w:r w:rsidRPr="00C067F3">
                <w:rPr>
                  <w:rFonts w:ascii="Times New Roman" w:eastAsia="Times New Roman" w:hAnsi="Times New Roman" w:cs="Times New Roman"/>
                  <w:color w:val="000000"/>
                  <w:sz w:val="20"/>
                  <w:szCs w:val="20"/>
                  <w:lang w:eastAsia="nl-NL"/>
                </w:rPr>
                <w:t>-0.64</w:t>
              </w:r>
            </w:ins>
          </w:p>
        </w:tc>
        <w:tc>
          <w:tcPr>
            <w:tcW w:w="2127" w:type="dxa"/>
            <w:tcBorders>
              <w:top w:val="nil"/>
              <w:left w:val="nil"/>
              <w:bottom w:val="nil"/>
              <w:right w:val="nil"/>
            </w:tcBorders>
            <w:shd w:val="clear" w:color="auto" w:fill="auto"/>
            <w:noWrap/>
            <w:vAlign w:val="bottom"/>
            <w:hideMark/>
            <w:tcPrChange w:id="665" w:author="Chris Hartgerink" w:date="2014-02-03T20:34:00Z">
              <w:tcPr>
                <w:tcW w:w="3195" w:type="dxa"/>
                <w:gridSpan w:val="2"/>
                <w:tcBorders>
                  <w:top w:val="nil"/>
                  <w:left w:val="nil"/>
                  <w:bottom w:val="nil"/>
                  <w:right w:val="nil"/>
                </w:tcBorders>
                <w:shd w:val="clear" w:color="auto" w:fill="auto"/>
                <w:noWrap/>
                <w:vAlign w:val="bottom"/>
                <w:hideMark/>
              </w:tcPr>
            </w:tcPrChange>
          </w:tcPr>
          <w:p w14:paraId="3905B0EF" w14:textId="77777777" w:rsidR="00C067F3" w:rsidRPr="00C067F3" w:rsidRDefault="00C067F3" w:rsidP="00C067F3">
            <w:pPr>
              <w:spacing w:after="0" w:line="240" w:lineRule="auto"/>
              <w:jc w:val="right"/>
              <w:rPr>
                <w:ins w:id="666" w:author="Chris Hartgerink" w:date="2014-02-03T20:34:00Z"/>
                <w:rFonts w:ascii="Times New Roman" w:eastAsia="Times New Roman" w:hAnsi="Times New Roman" w:cs="Times New Roman"/>
                <w:color w:val="000000"/>
                <w:sz w:val="20"/>
                <w:szCs w:val="20"/>
                <w:lang w:eastAsia="nl-NL"/>
              </w:rPr>
            </w:pPr>
            <w:ins w:id="667" w:author="Chris Hartgerink" w:date="2014-02-03T20:34:00Z">
              <w:r w:rsidRPr="00C067F3">
                <w:rPr>
                  <w:rFonts w:ascii="Times New Roman" w:eastAsia="Times New Roman" w:hAnsi="Times New Roman" w:cs="Times New Roman"/>
                  <w:color w:val="000000"/>
                  <w:sz w:val="20"/>
                  <w:szCs w:val="20"/>
                  <w:lang w:eastAsia="nl-NL"/>
                </w:rPr>
                <w:t>-0.28</w:t>
              </w:r>
            </w:ins>
          </w:p>
        </w:tc>
      </w:tr>
      <w:tr w:rsidR="00C067F3" w:rsidRPr="00C067F3" w14:paraId="5A5726B8" w14:textId="77777777" w:rsidTr="00C067F3">
        <w:tblPrEx>
          <w:tblPrExChange w:id="668" w:author="Chris Hartgerink" w:date="2014-02-03T20:34:00Z">
            <w:tblPrEx>
              <w:tblW w:w="9498" w:type="dxa"/>
            </w:tblPrEx>
          </w:tblPrExChange>
        </w:tblPrEx>
        <w:trPr>
          <w:trHeight w:val="255"/>
          <w:ins w:id="669" w:author="Chris Hartgerink" w:date="2014-02-03T20:34:00Z"/>
          <w:trPrChange w:id="670"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671" w:author="Chris Hartgerink" w:date="2014-02-03T20:34:00Z">
              <w:tcPr>
                <w:tcW w:w="1217" w:type="dxa"/>
                <w:tcBorders>
                  <w:top w:val="nil"/>
                  <w:left w:val="nil"/>
                  <w:bottom w:val="nil"/>
                  <w:right w:val="nil"/>
                </w:tcBorders>
                <w:shd w:val="clear" w:color="auto" w:fill="auto"/>
                <w:noWrap/>
                <w:vAlign w:val="bottom"/>
                <w:hideMark/>
              </w:tcPr>
            </w:tcPrChange>
          </w:tcPr>
          <w:p w14:paraId="7E79F1C9" w14:textId="77777777" w:rsidR="00C067F3" w:rsidRPr="00C067F3" w:rsidRDefault="00C067F3" w:rsidP="00C067F3">
            <w:pPr>
              <w:spacing w:after="0" w:line="240" w:lineRule="auto"/>
              <w:jc w:val="right"/>
              <w:rPr>
                <w:ins w:id="672" w:author="Chris Hartgerink" w:date="2014-02-03T20:34:00Z"/>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Change w:id="673" w:author="Chris Hartgerink" w:date="2014-02-03T20:34:00Z">
              <w:tcPr>
                <w:tcW w:w="363" w:type="dxa"/>
                <w:tcBorders>
                  <w:top w:val="nil"/>
                  <w:left w:val="nil"/>
                  <w:bottom w:val="nil"/>
                  <w:right w:val="nil"/>
                </w:tcBorders>
                <w:shd w:val="clear" w:color="auto" w:fill="auto"/>
                <w:noWrap/>
                <w:vAlign w:val="bottom"/>
                <w:hideMark/>
              </w:tcPr>
            </w:tcPrChange>
          </w:tcPr>
          <w:p w14:paraId="273DB883" w14:textId="77777777" w:rsidR="00C067F3" w:rsidRPr="00C067F3" w:rsidRDefault="00C067F3" w:rsidP="00C067F3">
            <w:pPr>
              <w:spacing w:after="0" w:line="240" w:lineRule="auto"/>
              <w:rPr>
                <w:ins w:id="674" w:author="Chris Hartgerink" w:date="2014-02-03T20:34:00Z"/>
                <w:rFonts w:ascii="Times New Roman" w:eastAsia="Times New Roman" w:hAnsi="Times New Roman" w:cs="Times New Roman"/>
                <w:color w:val="000000"/>
                <w:sz w:val="20"/>
                <w:szCs w:val="20"/>
                <w:lang w:eastAsia="nl-NL"/>
              </w:rPr>
            </w:pPr>
            <w:ins w:id="675" w:author="Chris Hartgerink" w:date="2014-02-03T20:34:00Z">
              <w:r w:rsidRPr="00C067F3">
                <w:rPr>
                  <w:rFonts w:ascii="Times New Roman" w:eastAsia="Times New Roman" w:hAnsi="Times New Roman" w:cs="Times New Roman"/>
                  <w:color w:val="000000"/>
                  <w:sz w:val="20"/>
                  <w:szCs w:val="20"/>
                  <w:lang w:eastAsia="nl-NL"/>
                </w:rPr>
                <w:t>T2</w:t>
              </w:r>
            </w:ins>
          </w:p>
        </w:tc>
        <w:tc>
          <w:tcPr>
            <w:tcW w:w="840" w:type="dxa"/>
            <w:tcBorders>
              <w:top w:val="nil"/>
              <w:left w:val="nil"/>
              <w:bottom w:val="nil"/>
              <w:right w:val="nil"/>
            </w:tcBorders>
            <w:shd w:val="clear" w:color="auto" w:fill="auto"/>
            <w:noWrap/>
            <w:vAlign w:val="bottom"/>
            <w:hideMark/>
            <w:tcPrChange w:id="676" w:author="Chris Hartgerink" w:date="2014-02-03T20:34:00Z">
              <w:tcPr>
                <w:tcW w:w="840" w:type="dxa"/>
                <w:tcBorders>
                  <w:top w:val="nil"/>
                  <w:left w:val="nil"/>
                  <w:bottom w:val="nil"/>
                  <w:right w:val="nil"/>
                </w:tcBorders>
                <w:shd w:val="clear" w:color="auto" w:fill="auto"/>
                <w:noWrap/>
                <w:vAlign w:val="bottom"/>
                <w:hideMark/>
              </w:tcPr>
            </w:tcPrChange>
          </w:tcPr>
          <w:p w14:paraId="05DC4340" w14:textId="77777777" w:rsidR="00C067F3" w:rsidRPr="00C067F3" w:rsidRDefault="00C067F3" w:rsidP="00C067F3">
            <w:pPr>
              <w:spacing w:after="0" w:line="240" w:lineRule="auto"/>
              <w:jc w:val="right"/>
              <w:rPr>
                <w:ins w:id="677" w:author="Chris Hartgerink" w:date="2014-02-03T20:34:00Z"/>
                <w:rFonts w:ascii="Times New Roman" w:eastAsia="Times New Roman" w:hAnsi="Times New Roman" w:cs="Times New Roman"/>
                <w:color w:val="000000"/>
                <w:sz w:val="20"/>
                <w:szCs w:val="20"/>
                <w:lang w:eastAsia="nl-NL"/>
              </w:rPr>
            </w:pPr>
            <w:ins w:id="678" w:author="Chris Hartgerink" w:date="2014-02-03T20:34:00Z">
              <w:r w:rsidRPr="00C067F3">
                <w:rPr>
                  <w:rFonts w:ascii="Times New Roman" w:eastAsia="Times New Roman" w:hAnsi="Times New Roman" w:cs="Times New Roman"/>
                  <w:color w:val="000000"/>
                  <w:sz w:val="20"/>
                  <w:szCs w:val="20"/>
                  <w:lang w:eastAsia="nl-NL"/>
                </w:rPr>
                <w:t>-0.20</w:t>
              </w:r>
            </w:ins>
          </w:p>
        </w:tc>
        <w:tc>
          <w:tcPr>
            <w:tcW w:w="507" w:type="dxa"/>
            <w:tcBorders>
              <w:top w:val="nil"/>
              <w:left w:val="nil"/>
              <w:bottom w:val="nil"/>
              <w:right w:val="nil"/>
            </w:tcBorders>
            <w:shd w:val="clear" w:color="auto" w:fill="auto"/>
            <w:noWrap/>
            <w:vAlign w:val="bottom"/>
            <w:hideMark/>
            <w:tcPrChange w:id="679" w:author="Chris Hartgerink" w:date="2014-02-03T20:34:00Z">
              <w:tcPr>
                <w:tcW w:w="507" w:type="dxa"/>
                <w:tcBorders>
                  <w:top w:val="nil"/>
                  <w:left w:val="nil"/>
                  <w:bottom w:val="nil"/>
                  <w:right w:val="nil"/>
                </w:tcBorders>
                <w:shd w:val="clear" w:color="auto" w:fill="auto"/>
                <w:noWrap/>
                <w:vAlign w:val="bottom"/>
                <w:hideMark/>
              </w:tcPr>
            </w:tcPrChange>
          </w:tcPr>
          <w:p w14:paraId="6E0C9091" w14:textId="77777777" w:rsidR="00C067F3" w:rsidRPr="00C067F3" w:rsidRDefault="00C067F3" w:rsidP="00C067F3">
            <w:pPr>
              <w:spacing w:after="0" w:line="240" w:lineRule="auto"/>
              <w:jc w:val="right"/>
              <w:rPr>
                <w:ins w:id="680" w:author="Chris Hartgerink" w:date="2014-02-03T20:34:00Z"/>
                <w:rFonts w:ascii="Times New Roman" w:eastAsia="Times New Roman" w:hAnsi="Times New Roman" w:cs="Times New Roman"/>
                <w:color w:val="000000"/>
                <w:sz w:val="20"/>
                <w:szCs w:val="20"/>
                <w:lang w:eastAsia="nl-NL"/>
              </w:rPr>
            </w:pPr>
            <w:ins w:id="681" w:author="Chris Hartgerink" w:date="2014-02-03T20:34:00Z">
              <w:r w:rsidRPr="00C067F3">
                <w:rPr>
                  <w:rFonts w:ascii="Times New Roman" w:eastAsia="Times New Roman" w:hAnsi="Times New Roman" w:cs="Times New Roman"/>
                  <w:color w:val="000000"/>
                  <w:sz w:val="20"/>
                  <w:szCs w:val="20"/>
                  <w:lang w:eastAsia="nl-NL"/>
                </w:rPr>
                <w:t>0.10</w:t>
              </w:r>
            </w:ins>
          </w:p>
        </w:tc>
        <w:tc>
          <w:tcPr>
            <w:tcW w:w="1042" w:type="dxa"/>
            <w:tcBorders>
              <w:top w:val="nil"/>
              <w:left w:val="nil"/>
              <w:bottom w:val="nil"/>
              <w:right w:val="nil"/>
            </w:tcBorders>
            <w:shd w:val="clear" w:color="auto" w:fill="auto"/>
            <w:noWrap/>
            <w:vAlign w:val="bottom"/>
            <w:hideMark/>
            <w:tcPrChange w:id="682" w:author="Chris Hartgerink" w:date="2014-02-03T20:34:00Z">
              <w:tcPr>
                <w:tcW w:w="730" w:type="dxa"/>
                <w:tcBorders>
                  <w:top w:val="nil"/>
                  <w:left w:val="nil"/>
                  <w:bottom w:val="nil"/>
                  <w:right w:val="nil"/>
                </w:tcBorders>
                <w:shd w:val="clear" w:color="auto" w:fill="auto"/>
                <w:noWrap/>
                <w:vAlign w:val="bottom"/>
                <w:hideMark/>
              </w:tcPr>
            </w:tcPrChange>
          </w:tcPr>
          <w:p w14:paraId="7312EBDB" w14:textId="77777777" w:rsidR="00C067F3" w:rsidRPr="00C067F3" w:rsidRDefault="00C067F3" w:rsidP="00C067F3">
            <w:pPr>
              <w:spacing w:after="0" w:line="240" w:lineRule="auto"/>
              <w:jc w:val="right"/>
              <w:rPr>
                <w:ins w:id="683" w:author="Chris Hartgerink" w:date="2014-02-03T20:34:00Z"/>
                <w:rFonts w:ascii="Times New Roman" w:eastAsia="Times New Roman" w:hAnsi="Times New Roman" w:cs="Times New Roman"/>
                <w:color w:val="000000"/>
                <w:sz w:val="20"/>
                <w:szCs w:val="20"/>
                <w:lang w:eastAsia="nl-NL"/>
              </w:rPr>
            </w:pPr>
            <w:ins w:id="684" w:author="Chris Hartgerink" w:date="2014-02-03T20:34:00Z">
              <w:r w:rsidRPr="00C067F3">
                <w:rPr>
                  <w:rFonts w:ascii="Times New Roman" w:eastAsia="Times New Roman" w:hAnsi="Times New Roman" w:cs="Times New Roman"/>
                  <w:color w:val="000000"/>
                  <w:sz w:val="20"/>
                  <w:szCs w:val="20"/>
                  <w:lang w:eastAsia="nl-NL"/>
                </w:rPr>
                <w:t>-1.94</w:t>
              </w:r>
            </w:ins>
          </w:p>
        </w:tc>
        <w:tc>
          <w:tcPr>
            <w:tcW w:w="1276" w:type="dxa"/>
            <w:tcBorders>
              <w:top w:val="nil"/>
              <w:left w:val="nil"/>
              <w:bottom w:val="nil"/>
              <w:right w:val="nil"/>
            </w:tcBorders>
            <w:shd w:val="clear" w:color="auto" w:fill="auto"/>
            <w:noWrap/>
            <w:vAlign w:val="bottom"/>
            <w:hideMark/>
            <w:tcPrChange w:id="685" w:author="Chris Hartgerink" w:date="2014-02-03T20:34:00Z">
              <w:tcPr>
                <w:tcW w:w="1163" w:type="dxa"/>
                <w:tcBorders>
                  <w:top w:val="nil"/>
                  <w:left w:val="nil"/>
                  <w:bottom w:val="nil"/>
                  <w:right w:val="nil"/>
                </w:tcBorders>
                <w:shd w:val="clear" w:color="auto" w:fill="auto"/>
                <w:noWrap/>
                <w:vAlign w:val="bottom"/>
                <w:hideMark/>
              </w:tcPr>
            </w:tcPrChange>
          </w:tcPr>
          <w:p w14:paraId="37EF2107" w14:textId="77777777" w:rsidR="00C067F3" w:rsidRPr="00C067F3" w:rsidRDefault="00C067F3" w:rsidP="00C067F3">
            <w:pPr>
              <w:spacing w:after="0" w:line="240" w:lineRule="auto"/>
              <w:jc w:val="right"/>
              <w:rPr>
                <w:ins w:id="686" w:author="Chris Hartgerink" w:date="2014-02-03T20:34:00Z"/>
                <w:rFonts w:ascii="Times New Roman" w:eastAsia="Times New Roman" w:hAnsi="Times New Roman" w:cs="Times New Roman"/>
                <w:color w:val="000000"/>
                <w:sz w:val="20"/>
                <w:szCs w:val="20"/>
                <w:lang w:eastAsia="nl-NL"/>
              </w:rPr>
            </w:pPr>
            <w:ins w:id="687" w:author="Chris Hartgerink" w:date="2014-02-03T20:34:00Z">
              <w:r w:rsidRPr="00C067F3">
                <w:rPr>
                  <w:rFonts w:ascii="Times New Roman" w:eastAsia="Times New Roman" w:hAnsi="Times New Roman" w:cs="Times New Roman"/>
                  <w:color w:val="000000"/>
                  <w:sz w:val="20"/>
                  <w:szCs w:val="20"/>
                  <w:lang w:eastAsia="nl-NL"/>
                </w:rPr>
                <w:t>.052</w:t>
              </w:r>
            </w:ins>
          </w:p>
        </w:tc>
        <w:tc>
          <w:tcPr>
            <w:tcW w:w="2126" w:type="dxa"/>
            <w:tcBorders>
              <w:top w:val="nil"/>
              <w:left w:val="nil"/>
              <w:bottom w:val="nil"/>
              <w:right w:val="nil"/>
            </w:tcBorders>
            <w:shd w:val="clear" w:color="auto" w:fill="auto"/>
            <w:noWrap/>
            <w:vAlign w:val="bottom"/>
            <w:hideMark/>
            <w:tcPrChange w:id="688" w:author="Chris Hartgerink" w:date="2014-02-03T20:34:00Z">
              <w:tcPr>
                <w:tcW w:w="1483" w:type="dxa"/>
                <w:tcBorders>
                  <w:top w:val="nil"/>
                  <w:left w:val="nil"/>
                  <w:bottom w:val="nil"/>
                  <w:right w:val="nil"/>
                </w:tcBorders>
                <w:shd w:val="clear" w:color="auto" w:fill="auto"/>
                <w:noWrap/>
                <w:vAlign w:val="bottom"/>
                <w:hideMark/>
              </w:tcPr>
            </w:tcPrChange>
          </w:tcPr>
          <w:p w14:paraId="6BD2D5BE" w14:textId="77777777" w:rsidR="00C067F3" w:rsidRPr="00C067F3" w:rsidRDefault="00C067F3" w:rsidP="00C067F3">
            <w:pPr>
              <w:spacing w:after="0" w:line="240" w:lineRule="auto"/>
              <w:jc w:val="right"/>
              <w:rPr>
                <w:ins w:id="689" w:author="Chris Hartgerink" w:date="2014-02-03T20:34:00Z"/>
                <w:rFonts w:ascii="Times New Roman" w:eastAsia="Times New Roman" w:hAnsi="Times New Roman" w:cs="Times New Roman"/>
                <w:color w:val="000000"/>
                <w:sz w:val="20"/>
                <w:szCs w:val="20"/>
                <w:lang w:eastAsia="nl-NL"/>
              </w:rPr>
            </w:pPr>
            <w:ins w:id="690" w:author="Chris Hartgerink" w:date="2014-02-03T20:34:00Z">
              <w:r w:rsidRPr="00C067F3">
                <w:rPr>
                  <w:rFonts w:ascii="Times New Roman" w:eastAsia="Times New Roman" w:hAnsi="Times New Roman" w:cs="Times New Roman"/>
                  <w:color w:val="000000"/>
                  <w:sz w:val="20"/>
                  <w:szCs w:val="20"/>
                  <w:lang w:eastAsia="nl-NL"/>
                </w:rPr>
                <w:t>-0.40</w:t>
              </w:r>
            </w:ins>
          </w:p>
        </w:tc>
        <w:tc>
          <w:tcPr>
            <w:tcW w:w="2127" w:type="dxa"/>
            <w:tcBorders>
              <w:top w:val="nil"/>
              <w:left w:val="nil"/>
              <w:bottom w:val="nil"/>
              <w:right w:val="nil"/>
            </w:tcBorders>
            <w:shd w:val="clear" w:color="auto" w:fill="auto"/>
            <w:noWrap/>
            <w:vAlign w:val="bottom"/>
            <w:hideMark/>
            <w:tcPrChange w:id="691" w:author="Chris Hartgerink" w:date="2014-02-03T20:34:00Z">
              <w:tcPr>
                <w:tcW w:w="3195" w:type="dxa"/>
                <w:gridSpan w:val="2"/>
                <w:tcBorders>
                  <w:top w:val="nil"/>
                  <w:left w:val="nil"/>
                  <w:bottom w:val="nil"/>
                  <w:right w:val="nil"/>
                </w:tcBorders>
                <w:shd w:val="clear" w:color="auto" w:fill="auto"/>
                <w:noWrap/>
                <w:vAlign w:val="bottom"/>
                <w:hideMark/>
              </w:tcPr>
            </w:tcPrChange>
          </w:tcPr>
          <w:p w14:paraId="125ECFD0" w14:textId="77777777" w:rsidR="00C067F3" w:rsidRPr="00C067F3" w:rsidRDefault="00C067F3" w:rsidP="00C067F3">
            <w:pPr>
              <w:spacing w:after="0" w:line="240" w:lineRule="auto"/>
              <w:jc w:val="right"/>
              <w:rPr>
                <w:ins w:id="692" w:author="Chris Hartgerink" w:date="2014-02-03T20:34:00Z"/>
                <w:rFonts w:ascii="Times New Roman" w:eastAsia="Times New Roman" w:hAnsi="Times New Roman" w:cs="Times New Roman"/>
                <w:color w:val="000000"/>
                <w:sz w:val="20"/>
                <w:szCs w:val="20"/>
                <w:lang w:eastAsia="nl-NL"/>
              </w:rPr>
            </w:pPr>
            <w:ins w:id="693" w:author="Chris Hartgerink" w:date="2014-02-03T20:34:00Z">
              <w:r w:rsidRPr="00C067F3">
                <w:rPr>
                  <w:rFonts w:ascii="Times New Roman" w:eastAsia="Times New Roman" w:hAnsi="Times New Roman" w:cs="Times New Roman"/>
                  <w:color w:val="000000"/>
                  <w:sz w:val="20"/>
                  <w:szCs w:val="20"/>
                  <w:lang w:eastAsia="nl-NL"/>
                </w:rPr>
                <w:t>0.00</w:t>
              </w:r>
            </w:ins>
          </w:p>
        </w:tc>
      </w:tr>
      <w:tr w:rsidR="00C067F3" w:rsidRPr="00C067F3" w14:paraId="2E3E86C6" w14:textId="77777777" w:rsidTr="00C067F3">
        <w:tblPrEx>
          <w:tblPrExChange w:id="694" w:author="Chris Hartgerink" w:date="2014-02-03T20:34:00Z">
            <w:tblPrEx>
              <w:tblW w:w="9498" w:type="dxa"/>
            </w:tblPrEx>
          </w:tblPrExChange>
        </w:tblPrEx>
        <w:trPr>
          <w:trHeight w:val="255"/>
          <w:ins w:id="695" w:author="Chris Hartgerink" w:date="2014-02-03T20:34:00Z"/>
          <w:trPrChange w:id="696"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697" w:author="Chris Hartgerink" w:date="2014-02-03T20:34:00Z">
              <w:tcPr>
                <w:tcW w:w="1217" w:type="dxa"/>
                <w:tcBorders>
                  <w:top w:val="nil"/>
                  <w:left w:val="nil"/>
                  <w:bottom w:val="nil"/>
                  <w:right w:val="nil"/>
                </w:tcBorders>
                <w:shd w:val="clear" w:color="auto" w:fill="auto"/>
                <w:noWrap/>
                <w:vAlign w:val="bottom"/>
                <w:hideMark/>
              </w:tcPr>
            </w:tcPrChange>
          </w:tcPr>
          <w:p w14:paraId="5C75379C" w14:textId="77777777" w:rsidR="00C067F3" w:rsidRPr="00C067F3" w:rsidRDefault="00C067F3" w:rsidP="00C067F3">
            <w:pPr>
              <w:spacing w:after="0" w:line="240" w:lineRule="auto"/>
              <w:rPr>
                <w:ins w:id="698" w:author="Chris Hartgerink" w:date="2014-02-03T20:34:00Z"/>
                <w:rFonts w:ascii="Times New Roman" w:eastAsia="Times New Roman" w:hAnsi="Times New Roman" w:cs="Times New Roman"/>
                <w:color w:val="000000"/>
                <w:sz w:val="20"/>
                <w:szCs w:val="20"/>
                <w:lang w:eastAsia="nl-NL"/>
              </w:rPr>
            </w:pPr>
            <w:ins w:id="699" w:author="Chris Hartgerink" w:date="2014-02-03T20:34:00Z">
              <w:r w:rsidRPr="00C067F3">
                <w:rPr>
                  <w:rFonts w:ascii="Times New Roman" w:eastAsia="Times New Roman" w:hAnsi="Times New Roman" w:cs="Times New Roman"/>
                  <w:color w:val="000000"/>
                  <w:sz w:val="20"/>
                  <w:szCs w:val="20"/>
                  <w:lang w:eastAsia="nl-NL"/>
                </w:rPr>
                <w:t>Fundamental</w:t>
              </w:r>
            </w:ins>
          </w:p>
        </w:tc>
        <w:tc>
          <w:tcPr>
            <w:tcW w:w="363" w:type="dxa"/>
            <w:tcBorders>
              <w:top w:val="nil"/>
              <w:left w:val="nil"/>
              <w:bottom w:val="nil"/>
              <w:right w:val="nil"/>
            </w:tcBorders>
            <w:shd w:val="clear" w:color="auto" w:fill="auto"/>
            <w:noWrap/>
            <w:vAlign w:val="bottom"/>
            <w:hideMark/>
            <w:tcPrChange w:id="700" w:author="Chris Hartgerink" w:date="2014-02-03T20:34:00Z">
              <w:tcPr>
                <w:tcW w:w="363" w:type="dxa"/>
                <w:tcBorders>
                  <w:top w:val="nil"/>
                  <w:left w:val="nil"/>
                  <w:bottom w:val="nil"/>
                  <w:right w:val="nil"/>
                </w:tcBorders>
                <w:shd w:val="clear" w:color="auto" w:fill="auto"/>
                <w:noWrap/>
                <w:vAlign w:val="bottom"/>
                <w:hideMark/>
              </w:tcPr>
            </w:tcPrChange>
          </w:tcPr>
          <w:p w14:paraId="17E3428D" w14:textId="77777777" w:rsidR="00C067F3" w:rsidRPr="00C067F3" w:rsidRDefault="00C067F3" w:rsidP="00C067F3">
            <w:pPr>
              <w:spacing w:after="0" w:line="240" w:lineRule="auto"/>
              <w:rPr>
                <w:ins w:id="701" w:author="Chris Hartgerink" w:date="2014-02-03T20:34:00Z"/>
                <w:rFonts w:ascii="Times New Roman" w:eastAsia="Times New Roman" w:hAnsi="Times New Roman" w:cs="Times New Roman"/>
                <w:color w:val="000000"/>
                <w:sz w:val="20"/>
                <w:szCs w:val="20"/>
                <w:lang w:eastAsia="nl-NL"/>
              </w:rPr>
            </w:pPr>
            <w:ins w:id="702" w:author="Chris Hartgerink" w:date="2014-02-03T20:34:00Z">
              <w:r w:rsidRPr="00C067F3">
                <w:rPr>
                  <w:rFonts w:ascii="Times New Roman" w:eastAsia="Times New Roman" w:hAnsi="Times New Roman" w:cs="Times New Roman"/>
                  <w:color w:val="000000"/>
                  <w:sz w:val="20"/>
                  <w:szCs w:val="20"/>
                  <w:lang w:eastAsia="nl-NL"/>
                </w:rPr>
                <w:t>T1</w:t>
              </w:r>
            </w:ins>
          </w:p>
        </w:tc>
        <w:tc>
          <w:tcPr>
            <w:tcW w:w="840" w:type="dxa"/>
            <w:tcBorders>
              <w:top w:val="nil"/>
              <w:left w:val="nil"/>
              <w:bottom w:val="nil"/>
              <w:right w:val="nil"/>
            </w:tcBorders>
            <w:shd w:val="clear" w:color="auto" w:fill="auto"/>
            <w:noWrap/>
            <w:vAlign w:val="bottom"/>
            <w:hideMark/>
            <w:tcPrChange w:id="703" w:author="Chris Hartgerink" w:date="2014-02-03T20:34:00Z">
              <w:tcPr>
                <w:tcW w:w="840" w:type="dxa"/>
                <w:tcBorders>
                  <w:top w:val="nil"/>
                  <w:left w:val="nil"/>
                  <w:bottom w:val="nil"/>
                  <w:right w:val="nil"/>
                </w:tcBorders>
                <w:shd w:val="clear" w:color="auto" w:fill="auto"/>
                <w:noWrap/>
                <w:vAlign w:val="bottom"/>
                <w:hideMark/>
              </w:tcPr>
            </w:tcPrChange>
          </w:tcPr>
          <w:p w14:paraId="047CDDC3" w14:textId="77777777" w:rsidR="00C067F3" w:rsidRPr="00C067F3" w:rsidRDefault="00C067F3" w:rsidP="00C067F3">
            <w:pPr>
              <w:spacing w:after="0" w:line="240" w:lineRule="auto"/>
              <w:jc w:val="right"/>
              <w:rPr>
                <w:ins w:id="704" w:author="Chris Hartgerink" w:date="2014-02-03T20:34:00Z"/>
                <w:rFonts w:ascii="Times New Roman" w:eastAsia="Times New Roman" w:hAnsi="Times New Roman" w:cs="Times New Roman"/>
                <w:color w:val="000000"/>
                <w:sz w:val="20"/>
                <w:szCs w:val="20"/>
                <w:lang w:eastAsia="nl-NL"/>
              </w:rPr>
            </w:pPr>
            <w:ins w:id="705" w:author="Chris Hartgerink" w:date="2014-02-03T20:34:00Z">
              <w:r w:rsidRPr="00C067F3">
                <w:rPr>
                  <w:rFonts w:ascii="Times New Roman" w:eastAsia="Times New Roman" w:hAnsi="Times New Roman" w:cs="Times New Roman"/>
                  <w:color w:val="000000"/>
                  <w:sz w:val="20"/>
                  <w:szCs w:val="20"/>
                  <w:lang w:eastAsia="nl-NL"/>
                </w:rPr>
                <w:t>-0.39</w:t>
              </w:r>
            </w:ins>
          </w:p>
        </w:tc>
        <w:tc>
          <w:tcPr>
            <w:tcW w:w="507" w:type="dxa"/>
            <w:tcBorders>
              <w:top w:val="nil"/>
              <w:left w:val="nil"/>
              <w:bottom w:val="nil"/>
              <w:right w:val="nil"/>
            </w:tcBorders>
            <w:shd w:val="clear" w:color="auto" w:fill="auto"/>
            <w:noWrap/>
            <w:vAlign w:val="bottom"/>
            <w:hideMark/>
            <w:tcPrChange w:id="706" w:author="Chris Hartgerink" w:date="2014-02-03T20:34:00Z">
              <w:tcPr>
                <w:tcW w:w="507" w:type="dxa"/>
                <w:tcBorders>
                  <w:top w:val="nil"/>
                  <w:left w:val="nil"/>
                  <w:bottom w:val="nil"/>
                  <w:right w:val="nil"/>
                </w:tcBorders>
                <w:shd w:val="clear" w:color="auto" w:fill="auto"/>
                <w:noWrap/>
                <w:vAlign w:val="bottom"/>
                <w:hideMark/>
              </w:tcPr>
            </w:tcPrChange>
          </w:tcPr>
          <w:p w14:paraId="455440B4" w14:textId="77777777" w:rsidR="00C067F3" w:rsidRPr="00C067F3" w:rsidRDefault="00C067F3" w:rsidP="00C067F3">
            <w:pPr>
              <w:spacing w:after="0" w:line="240" w:lineRule="auto"/>
              <w:jc w:val="right"/>
              <w:rPr>
                <w:ins w:id="707" w:author="Chris Hartgerink" w:date="2014-02-03T20:34:00Z"/>
                <w:rFonts w:ascii="Times New Roman" w:eastAsia="Times New Roman" w:hAnsi="Times New Roman" w:cs="Times New Roman"/>
                <w:color w:val="000000"/>
                <w:sz w:val="20"/>
                <w:szCs w:val="20"/>
                <w:lang w:eastAsia="nl-NL"/>
              </w:rPr>
            </w:pPr>
            <w:ins w:id="708" w:author="Chris Hartgerink" w:date="2014-02-03T20:34:00Z">
              <w:r w:rsidRPr="00C067F3">
                <w:rPr>
                  <w:rFonts w:ascii="Times New Roman" w:eastAsia="Times New Roman" w:hAnsi="Times New Roman" w:cs="Times New Roman"/>
                  <w:color w:val="000000"/>
                  <w:sz w:val="20"/>
                  <w:szCs w:val="20"/>
                  <w:lang w:eastAsia="nl-NL"/>
                </w:rPr>
                <w:t>0.12</w:t>
              </w:r>
            </w:ins>
          </w:p>
        </w:tc>
        <w:tc>
          <w:tcPr>
            <w:tcW w:w="1042" w:type="dxa"/>
            <w:tcBorders>
              <w:top w:val="nil"/>
              <w:left w:val="nil"/>
              <w:bottom w:val="nil"/>
              <w:right w:val="nil"/>
            </w:tcBorders>
            <w:shd w:val="clear" w:color="auto" w:fill="auto"/>
            <w:noWrap/>
            <w:vAlign w:val="bottom"/>
            <w:hideMark/>
            <w:tcPrChange w:id="709" w:author="Chris Hartgerink" w:date="2014-02-03T20:34:00Z">
              <w:tcPr>
                <w:tcW w:w="730" w:type="dxa"/>
                <w:tcBorders>
                  <w:top w:val="nil"/>
                  <w:left w:val="nil"/>
                  <w:bottom w:val="nil"/>
                  <w:right w:val="nil"/>
                </w:tcBorders>
                <w:shd w:val="clear" w:color="auto" w:fill="auto"/>
                <w:noWrap/>
                <w:vAlign w:val="bottom"/>
                <w:hideMark/>
              </w:tcPr>
            </w:tcPrChange>
          </w:tcPr>
          <w:p w14:paraId="4C432271" w14:textId="77777777" w:rsidR="00C067F3" w:rsidRPr="00C067F3" w:rsidRDefault="00C067F3" w:rsidP="00C067F3">
            <w:pPr>
              <w:spacing w:after="0" w:line="240" w:lineRule="auto"/>
              <w:jc w:val="right"/>
              <w:rPr>
                <w:ins w:id="710" w:author="Chris Hartgerink" w:date="2014-02-03T20:34:00Z"/>
                <w:rFonts w:ascii="Times New Roman" w:eastAsia="Times New Roman" w:hAnsi="Times New Roman" w:cs="Times New Roman"/>
                <w:color w:val="000000"/>
                <w:sz w:val="20"/>
                <w:szCs w:val="20"/>
                <w:lang w:eastAsia="nl-NL"/>
              </w:rPr>
            </w:pPr>
            <w:ins w:id="711" w:author="Chris Hartgerink" w:date="2014-02-03T20:34:00Z">
              <w:r w:rsidRPr="00C067F3">
                <w:rPr>
                  <w:rFonts w:ascii="Times New Roman" w:eastAsia="Times New Roman" w:hAnsi="Times New Roman" w:cs="Times New Roman"/>
                  <w:color w:val="000000"/>
                  <w:sz w:val="20"/>
                  <w:szCs w:val="20"/>
                  <w:lang w:eastAsia="nl-NL"/>
                </w:rPr>
                <w:t>-3.42</w:t>
              </w:r>
            </w:ins>
          </w:p>
        </w:tc>
        <w:tc>
          <w:tcPr>
            <w:tcW w:w="1276" w:type="dxa"/>
            <w:tcBorders>
              <w:top w:val="nil"/>
              <w:left w:val="nil"/>
              <w:bottom w:val="nil"/>
              <w:right w:val="nil"/>
            </w:tcBorders>
            <w:shd w:val="clear" w:color="auto" w:fill="auto"/>
            <w:noWrap/>
            <w:vAlign w:val="bottom"/>
            <w:hideMark/>
            <w:tcPrChange w:id="712" w:author="Chris Hartgerink" w:date="2014-02-03T20:34:00Z">
              <w:tcPr>
                <w:tcW w:w="1163" w:type="dxa"/>
                <w:tcBorders>
                  <w:top w:val="nil"/>
                  <w:left w:val="nil"/>
                  <w:bottom w:val="nil"/>
                  <w:right w:val="nil"/>
                </w:tcBorders>
                <w:shd w:val="clear" w:color="auto" w:fill="auto"/>
                <w:noWrap/>
                <w:vAlign w:val="bottom"/>
                <w:hideMark/>
              </w:tcPr>
            </w:tcPrChange>
          </w:tcPr>
          <w:p w14:paraId="468D15DA" w14:textId="77777777" w:rsidR="00C067F3" w:rsidRPr="00C067F3" w:rsidRDefault="00C067F3" w:rsidP="00C067F3">
            <w:pPr>
              <w:spacing w:after="0" w:line="240" w:lineRule="auto"/>
              <w:jc w:val="right"/>
              <w:rPr>
                <w:ins w:id="713" w:author="Chris Hartgerink" w:date="2014-02-03T20:34:00Z"/>
                <w:rFonts w:ascii="Times New Roman" w:eastAsia="Times New Roman" w:hAnsi="Times New Roman" w:cs="Times New Roman"/>
                <w:color w:val="000000"/>
                <w:sz w:val="20"/>
                <w:szCs w:val="20"/>
                <w:lang w:eastAsia="nl-NL"/>
              </w:rPr>
            </w:pPr>
            <w:ins w:id="714" w:author="Chris Hartgerink" w:date="2014-02-03T20:34:00Z">
              <w:r w:rsidRPr="00C067F3">
                <w:rPr>
                  <w:rFonts w:ascii="Times New Roman" w:eastAsia="Times New Roman" w:hAnsi="Times New Roman" w:cs="Times New Roman"/>
                  <w:color w:val="000000"/>
                  <w:sz w:val="20"/>
                  <w:szCs w:val="20"/>
                  <w:lang w:eastAsia="nl-NL"/>
                </w:rPr>
                <w:t>&lt; 0.001</w:t>
              </w:r>
            </w:ins>
          </w:p>
        </w:tc>
        <w:tc>
          <w:tcPr>
            <w:tcW w:w="2126" w:type="dxa"/>
            <w:tcBorders>
              <w:top w:val="nil"/>
              <w:left w:val="nil"/>
              <w:bottom w:val="nil"/>
              <w:right w:val="nil"/>
            </w:tcBorders>
            <w:shd w:val="clear" w:color="auto" w:fill="auto"/>
            <w:noWrap/>
            <w:vAlign w:val="bottom"/>
            <w:hideMark/>
            <w:tcPrChange w:id="715" w:author="Chris Hartgerink" w:date="2014-02-03T20:34:00Z">
              <w:tcPr>
                <w:tcW w:w="1483" w:type="dxa"/>
                <w:tcBorders>
                  <w:top w:val="nil"/>
                  <w:left w:val="nil"/>
                  <w:bottom w:val="nil"/>
                  <w:right w:val="nil"/>
                </w:tcBorders>
                <w:shd w:val="clear" w:color="auto" w:fill="auto"/>
                <w:noWrap/>
                <w:vAlign w:val="bottom"/>
                <w:hideMark/>
              </w:tcPr>
            </w:tcPrChange>
          </w:tcPr>
          <w:p w14:paraId="2D8C2D01" w14:textId="77777777" w:rsidR="00C067F3" w:rsidRPr="00C067F3" w:rsidRDefault="00C067F3" w:rsidP="00C067F3">
            <w:pPr>
              <w:spacing w:after="0" w:line="240" w:lineRule="auto"/>
              <w:jc w:val="right"/>
              <w:rPr>
                <w:ins w:id="716" w:author="Chris Hartgerink" w:date="2014-02-03T20:34:00Z"/>
                <w:rFonts w:ascii="Times New Roman" w:eastAsia="Times New Roman" w:hAnsi="Times New Roman" w:cs="Times New Roman"/>
                <w:color w:val="000000"/>
                <w:sz w:val="20"/>
                <w:szCs w:val="20"/>
                <w:lang w:eastAsia="nl-NL"/>
              </w:rPr>
            </w:pPr>
            <w:ins w:id="717" w:author="Chris Hartgerink" w:date="2014-02-03T20:34:00Z">
              <w:r w:rsidRPr="00C067F3">
                <w:rPr>
                  <w:rFonts w:ascii="Times New Roman" w:eastAsia="Times New Roman" w:hAnsi="Times New Roman" w:cs="Times New Roman"/>
                  <w:color w:val="000000"/>
                  <w:sz w:val="20"/>
                  <w:szCs w:val="20"/>
                  <w:lang w:eastAsia="nl-NL"/>
                </w:rPr>
                <w:t>-0.62</w:t>
              </w:r>
            </w:ins>
          </w:p>
        </w:tc>
        <w:tc>
          <w:tcPr>
            <w:tcW w:w="2127" w:type="dxa"/>
            <w:tcBorders>
              <w:top w:val="nil"/>
              <w:left w:val="nil"/>
              <w:bottom w:val="nil"/>
              <w:right w:val="nil"/>
            </w:tcBorders>
            <w:shd w:val="clear" w:color="auto" w:fill="auto"/>
            <w:noWrap/>
            <w:vAlign w:val="bottom"/>
            <w:hideMark/>
            <w:tcPrChange w:id="718" w:author="Chris Hartgerink" w:date="2014-02-03T20:34:00Z">
              <w:tcPr>
                <w:tcW w:w="3195" w:type="dxa"/>
                <w:gridSpan w:val="2"/>
                <w:tcBorders>
                  <w:top w:val="nil"/>
                  <w:left w:val="nil"/>
                  <w:bottom w:val="nil"/>
                  <w:right w:val="nil"/>
                </w:tcBorders>
                <w:shd w:val="clear" w:color="auto" w:fill="auto"/>
                <w:noWrap/>
                <w:vAlign w:val="bottom"/>
                <w:hideMark/>
              </w:tcPr>
            </w:tcPrChange>
          </w:tcPr>
          <w:p w14:paraId="75A74CE9" w14:textId="77777777" w:rsidR="00C067F3" w:rsidRPr="00C067F3" w:rsidRDefault="00C067F3" w:rsidP="00C067F3">
            <w:pPr>
              <w:spacing w:after="0" w:line="240" w:lineRule="auto"/>
              <w:jc w:val="right"/>
              <w:rPr>
                <w:ins w:id="719" w:author="Chris Hartgerink" w:date="2014-02-03T20:34:00Z"/>
                <w:rFonts w:ascii="Times New Roman" w:eastAsia="Times New Roman" w:hAnsi="Times New Roman" w:cs="Times New Roman"/>
                <w:color w:val="000000"/>
                <w:sz w:val="20"/>
                <w:szCs w:val="20"/>
                <w:lang w:eastAsia="nl-NL"/>
              </w:rPr>
            </w:pPr>
            <w:ins w:id="720" w:author="Chris Hartgerink" w:date="2014-02-03T20:34:00Z">
              <w:r w:rsidRPr="00C067F3">
                <w:rPr>
                  <w:rFonts w:ascii="Times New Roman" w:eastAsia="Times New Roman" w:hAnsi="Times New Roman" w:cs="Times New Roman"/>
                  <w:color w:val="000000"/>
                  <w:sz w:val="20"/>
                  <w:szCs w:val="20"/>
                  <w:lang w:eastAsia="nl-NL"/>
                </w:rPr>
                <w:t>-0.17</w:t>
              </w:r>
            </w:ins>
          </w:p>
        </w:tc>
      </w:tr>
      <w:tr w:rsidR="00C067F3" w:rsidRPr="00C067F3" w14:paraId="2EA803C1" w14:textId="77777777" w:rsidTr="00C067F3">
        <w:tblPrEx>
          <w:tblPrExChange w:id="721" w:author="Chris Hartgerink" w:date="2014-02-03T20:34:00Z">
            <w:tblPrEx>
              <w:tblW w:w="9498" w:type="dxa"/>
            </w:tblPrEx>
          </w:tblPrExChange>
        </w:tblPrEx>
        <w:trPr>
          <w:trHeight w:val="255"/>
          <w:ins w:id="722" w:author="Chris Hartgerink" w:date="2014-02-03T20:34:00Z"/>
          <w:trPrChange w:id="723"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724" w:author="Chris Hartgerink" w:date="2014-02-03T20:34:00Z">
              <w:tcPr>
                <w:tcW w:w="1217" w:type="dxa"/>
                <w:tcBorders>
                  <w:top w:val="nil"/>
                  <w:left w:val="nil"/>
                  <w:bottom w:val="nil"/>
                  <w:right w:val="nil"/>
                </w:tcBorders>
                <w:shd w:val="clear" w:color="auto" w:fill="auto"/>
                <w:noWrap/>
                <w:vAlign w:val="bottom"/>
                <w:hideMark/>
              </w:tcPr>
            </w:tcPrChange>
          </w:tcPr>
          <w:p w14:paraId="2FC524C9" w14:textId="77777777" w:rsidR="00C067F3" w:rsidRPr="00C067F3" w:rsidRDefault="00C067F3" w:rsidP="00C067F3">
            <w:pPr>
              <w:spacing w:after="0" w:line="240" w:lineRule="auto"/>
              <w:jc w:val="right"/>
              <w:rPr>
                <w:ins w:id="725" w:author="Chris Hartgerink" w:date="2014-02-03T20:34:00Z"/>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Change w:id="726" w:author="Chris Hartgerink" w:date="2014-02-03T20:34:00Z">
              <w:tcPr>
                <w:tcW w:w="363" w:type="dxa"/>
                <w:tcBorders>
                  <w:top w:val="nil"/>
                  <w:left w:val="nil"/>
                  <w:bottom w:val="nil"/>
                  <w:right w:val="nil"/>
                </w:tcBorders>
                <w:shd w:val="clear" w:color="auto" w:fill="auto"/>
                <w:noWrap/>
                <w:vAlign w:val="bottom"/>
                <w:hideMark/>
              </w:tcPr>
            </w:tcPrChange>
          </w:tcPr>
          <w:p w14:paraId="3920F81B" w14:textId="77777777" w:rsidR="00C067F3" w:rsidRPr="00C067F3" w:rsidRDefault="00C067F3" w:rsidP="00C067F3">
            <w:pPr>
              <w:spacing w:after="0" w:line="240" w:lineRule="auto"/>
              <w:rPr>
                <w:ins w:id="727" w:author="Chris Hartgerink" w:date="2014-02-03T20:34:00Z"/>
                <w:rFonts w:ascii="Times New Roman" w:eastAsia="Times New Roman" w:hAnsi="Times New Roman" w:cs="Times New Roman"/>
                <w:color w:val="000000"/>
                <w:sz w:val="20"/>
                <w:szCs w:val="20"/>
                <w:lang w:eastAsia="nl-NL"/>
              </w:rPr>
            </w:pPr>
            <w:ins w:id="728" w:author="Chris Hartgerink" w:date="2014-02-03T20:34:00Z">
              <w:r w:rsidRPr="00C067F3">
                <w:rPr>
                  <w:rFonts w:ascii="Times New Roman" w:eastAsia="Times New Roman" w:hAnsi="Times New Roman" w:cs="Times New Roman"/>
                  <w:color w:val="000000"/>
                  <w:sz w:val="20"/>
                  <w:szCs w:val="20"/>
                  <w:lang w:eastAsia="nl-NL"/>
                </w:rPr>
                <w:t>T2</w:t>
              </w:r>
            </w:ins>
          </w:p>
        </w:tc>
        <w:tc>
          <w:tcPr>
            <w:tcW w:w="840" w:type="dxa"/>
            <w:tcBorders>
              <w:top w:val="nil"/>
              <w:left w:val="nil"/>
              <w:bottom w:val="nil"/>
              <w:right w:val="nil"/>
            </w:tcBorders>
            <w:shd w:val="clear" w:color="auto" w:fill="auto"/>
            <w:noWrap/>
            <w:vAlign w:val="bottom"/>
            <w:hideMark/>
            <w:tcPrChange w:id="729" w:author="Chris Hartgerink" w:date="2014-02-03T20:34:00Z">
              <w:tcPr>
                <w:tcW w:w="840" w:type="dxa"/>
                <w:tcBorders>
                  <w:top w:val="nil"/>
                  <w:left w:val="nil"/>
                  <w:bottom w:val="nil"/>
                  <w:right w:val="nil"/>
                </w:tcBorders>
                <w:shd w:val="clear" w:color="auto" w:fill="auto"/>
                <w:noWrap/>
                <w:vAlign w:val="bottom"/>
                <w:hideMark/>
              </w:tcPr>
            </w:tcPrChange>
          </w:tcPr>
          <w:p w14:paraId="40DAE96B" w14:textId="77777777" w:rsidR="00C067F3" w:rsidRPr="00C067F3" w:rsidRDefault="00C067F3" w:rsidP="00C067F3">
            <w:pPr>
              <w:spacing w:after="0" w:line="240" w:lineRule="auto"/>
              <w:jc w:val="right"/>
              <w:rPr>
                <w:ins w:id="730" w:author="Chris Hartgerink" w:date="2014-02-03T20:34:00Z"/>
                <w:rFonts w:ascii="Times New Roman" w:eastAsia="Times New Roman" w:hAnsi="Times New Roman" w:cs="Times New Roman"/>
                <w:color w:val="000000"/>
                <w:sz w:val="20"/>
                <w:szCs w:val="20"/>
                <w:lang w:eastAsia="nl-NL"/>
              </w:rPr>
            </w:pPr>
            <w:ins w:id="731" w:author="Chris Hartgerink" w:date="2014-02-03T20:34:00Z">
              <w:r w:rsidRPr="00C067F3">
                <w:rPr>
                  <w:rFonts w:ascii="Times New Roman" w:eastAsia="Times New Roman" w:hAnsi="Times New Roman" w:cs="Times New Roman"/>
                  <w:color w:val="000000"/>
                  <w:sz w:val="20"/>
                  <w:szCs w:val="20"/>
                  <w:lang w:eastAsia="nl-NL"/>
                </w:rPr>
                <w:t>-0.58</w:t>
              </w:r>
            </w:ins>
          </w:p>
        </w:tc>
        <w:tc>
          <w:tcPr>
            <w:tcW w:w="507" w:type="dxa"/>
            <w:tcBorders>
              <w:top w:val="nil"/>
              <w:left w:val="nil"/>
              <w:bottom w:val="nil"/>
              <w:right w:val="nil"/>
            </w:tcBorders>
            <w:shd w:val="clear" w:color="auto" w:fill="auto"/>
            <w:noWrap/>
            <w:vAlign w:val="bottom"/>
            <w:hideMark/>
            <w:tcPrChange w:id="732" w:author="Chris Hartgerink" w:date="2014-02-03T20:34:00Z">
              <w:tcPr>
                <w:tcW w:w="507" w:type="dxa"/>
                <w:tcBorders>
                  <w:top w:val="nil"/>
                  <w:left w:val="nil"/>
                  <w:bottom w:val="nil"/>
                  <w:right w:val="nil"/>
                </w:tcBorders>
                <w:shd w:val="clear" w:color="auto" w:fill="auto"/>
                <w:noWrap/>
                <w:vAlign w:val="bottom"/>
                <w:hideMark/>
              </w:tcPr>
            </w:tcPrChange>
          </w:tcPr>
          <w:p w14:paraId="29397DE5" w14:textId="77777777" w:rsidR="00C067F3" w:rsidRPr="00C067F3" w:rsidRDefault="00C067F3" w:rsidP="00C067F3">
            <w:pPr>
              <w:spacing w:after="0" w:line="240" w:lineRule="auto"/>
              <w:jc w:val="right"/>
              <w:rPr>
                <w:ins w:id="733" w:author="Chris Hartgerink" w:date="2014-02-03T20:34:00Z"/>
                <w:rFonts w:ascii="Times New Roman" w:eastAsia="Times New Roman" w:hAnsi="Times New Roman" w:cs="Times New Roman"/>
                <w:color w:val="000000"/>
                <w:sz w:val="20"/>
                <w:szCs w:val="20"/>
                <w:lang w:eastAsia="nl-NL"/>
              </w:rPr>
            </w:pPr>
            <w:ins w:id="734" w:author="Chris Hartgerink" w:date="2014-02-03T20:34:00Z">
              <w:r w:rsidRPr="00C067F3">
                <w:rPr>
                  <w:rFonts w:ascii="Times New Roman" w:eastAsia="Times New Roman" w:hAnsi="Times New Roman" w:cs="Times New Roman"/>
                  <w:color w:val="000000"/>
                  <w:sz w:val="20"/>
                  <w:szCs w:val="20"/>
                  <w:lang w:eastAsia="nl-NL"/>
                </w:rPr>
                <w:t>0.21</w:t>
              </w:r>
            </w:ins>
          </w:p>
        </w:tc>
        <w:tc>
          <w:tcPr>
            <w:tcW w:w="1042" w:type="dxa"/>
            <w:tcBorders>
              <w:top w:val="nil"/>
              <w:left w:val="nil"/>
              <w:bottom w:val="nil"/>
              <w:right w:val="nil"/>
            </w:tcBorders>
            <w:shd w:val="clear" w:color="auto" w:fill="auto"/>
            <w:noWrap/>
            <w:vAlign w:val="bottom"/>
            <w:hideMark/>
            <w:tcPrChange w:id="735" w:author="Chris Hartgerink" w:date="2014-02-03T20:34:00Z">
              <w:tcPr>
                <w:tcW w:w="730" w:type="dxa"/>
                <w:tcBorders>
                  <w:top w:val="nil"/>
                  <w:left w:val="nil"/>
                  <w:bottom w:val="nil"/>
                  <w:right w:val="nil"/>
                </w:tcBorders>
                <w:shd w:val="clear" w:color="auto" w:fill="auto"/>
                <w:noWrap/>
                <w:vAlign w:val="bottom"/>
                <w:hideMark/>
              </w:tcPr>
            </w:tcPrChange>
          </w:tcPr>
          <w:p w14:paraId="1D9F93BC" w14:textId="77777777" w:rsidR="00C067F3" w:rsidRPr="00C067F3" w:rsidRDefault="00C067F3" w:rsidP="00C067F3">
            <w:pPr>
              <w:spacing w:after="0" w:line="240" w:lineRule="auto"/>
              <w:jc w:val="right"/>
              <w:rPr>
                <w:ins w:id="736" w:author="Chris Hartgerink" w:date="2014-02-03T20:34:00Z"/>
                <w:rFonts w:ascii="Times New Roman" w:eastAsia="Times New Roman" w:hAnsi="Times New Roman" w:cs="Times New Roman"/>
                <w:color w:val="000000"/>
                <w:sz w:val="20"/>
                <w:szCs w:val="20"/>
                <w:lang w:eastAsia="nl-NL"/>
              </w:rPr>
            </w:pPr>
            <w:ins w:id="737" w:author="Chris Hartgerink" w:date="2014-02-03T20:34:00Z">
              <w:r w:rsidRPr="00C067F3">
                <w:rPr>
                  <w:rFonts w:ascii="Times New Roman" w:eastAsia="Times New Roman" w:hAnsi="Times New Roman" w:cs="Times New Roman"/>
                  <w:color w:val="000000"/>
                  <w:sz w:val="20"/>
                  <w:szCs w:val="20"/>
                  <w:lang w:eastAsia="nl-NL"/>
                </w:rPr>
                <w:t>-2.70</w:t>
              </w:r>
            </w:ins>
          </w:p>
        </w:tc>
        <w:tc>
          <w:tcPr>
            <w:tcW w:w="1276" w:type="dxa"/>
            <w:tcBorders>
              <w:top w:val="nil"/>
              <w:left w:val="nil"/>
              <w:bottom w:val="nil"/>
              <w:right w:val="nil"/>
            </w:tcBorders>
            <w:shd w:val="clear" w:color="auto" w:fill="auto"/>
            <w:noWrap/>
            <w:vAlign w:val="bottom"/>
            <w:hideMark/>
            <w:tcPrChange w:id="738" w:author="Chris Hartgerink" w:date="2014-02-03T20:34:00Z">
              <w:tcPr>
                <w:tcW w:w="1163" w:type="dxa"/>
                <w:tcBorders>
                  <w:top w:val="nil"/>
                  <w:left w:val="nil"/>
                  <w:bottom w:val="nil"/>
                  <w:right w:val="nil"/>
                </w:tcBorders>
                <w:shd w:val="clear" w:color="auto" w:fill="auto"/>
                <w:noWrap/>
                <w:vAlign w:val="bottom"/>
                <w:hideMark/>
              </w:tcPr>
            </w:tcPrChange>
          </w:tcPr>
          <w:p w14:paraId="0DF34919" w14:textId="77777777" w:rsidR="00C067F3" w:rsidRPr="00C067F3" w:rsidRDefault="00C067F3" w:rsidP="00C067F3">
            <w:pPr>
              <w:spacing w:after="0" w:line="240" w:lineRule="auto"/>
              <w:jc w:val="right"/>
              <w:rPr>
                <w:ins w:id="739" w:author="Chris Hartgerink" w:date="2014-02-03T20:34:00Z"/>
                <w:rFonts w:ascii="Times New Roman" w:eastAsia="Times New Roman" w:hAnsi="Times New Roman" w:cs="Times New Roman"/>
                <w:color w:val="000000"/>
                <w:sz w:val="20"/>
                <w:szCs w:val="20"/>
                <w:lang w:eastAsia="nl-NL"/>
              </w:rPr>
            </w:pPr>
            <w:ins w:id="740" w:author="Chris Hartgerink" w:date="2014-02-03T20:34:00Z">
              <w:r w:rsidRPr="00C067F3">
                <w:rPr>
                  <w:rFonts w:ascii="Times New Roman" w:eastAsia="Times New Roman" w:hAnsi="Times New Roman" w:cs="Times New Roman"/>
                  <w:color w:val="000000"/>
                  <w:sz w:val="20"/>
                  <w:szCs w:val="20"/>
                  <w:lang w:eastAsia="nl-NL"/>
                </w:rPr>
                <w:t>.007</w:t>
              </w:r>
            </w:ins>
          </w:p>
        </w:tc>
        <w:tc>
          <w:tcPr>
            <w:tcW w:w="2126" w:type="dxa"/>
            <w:tcBorders>
              <w:top w:val="nil"/>
              <w:left w:val="nil"/>
              <w:bottom w:val="nil"/>
              <w:right w:val="nil"/>
            </w:tcBorders>
            <w:shd w:val="clear" w:color="auto" w:fill="auto"/>
            <w:noWrap/>
            <w:vAlign w:val="bottom"/>
            <w:hideMark/>
            <w:tcPrChange w:id="741" w:author="Chris Hartgerink" w:date="2014-02-03T20:34:00Z">
              <w:tcPr>
                <w:tcW w:w="1483" w:type="dxa"/>
                <w:tcBorders>
                  <w:top w:val="nil"/>
                  <w:left w:val="nil"/>
                  <w:bottom w:val="nil"/>
                  <w:right w:val="nil"/>
                </w:tcBorders>
                <w:shd w:val="clear" w:color="auto" w:fill="auto"/>
                <w:noWrap/>
                <w:vAlign w:val="bottom"/>
                <w:hideMark/>
              </w:tcPr>
            </w:tcPrChange>
          </w:tcPr>
          <w:p w14:paraId="49480798" w14:textId="77777777" w:rsidR="00C067F3" w:rsidRPr="00C067F3" w:rsidRDefault="00C067F3" w:rsidP="00C067F3">
            <w:pPr>
              <w:spacing w:after="0" w:line="240" w:lineRule="auto"/>
              <w:jc w:val="right"/>
              <w:rPr>
                <w:ins w:id="742" w:author="Chris Hartgerink" w:date="2014-02-03T20:34:00Z"/>
                <w:rFonts w:ascii="Times New Roman" w:eastAsia="Times New Roman" w:hAnsi="Times New Roman" w:cs="Times New Roman"/>
                <w:color w:val="000000"/>
                <w:sz w:val="20"/>
                <w:szCs w:val="20"/>
                <w:lang w:eastAsia="nl-NL"/>
              </w:rPr>
            </w:pPr>
            <w:ins w:id="743" w:author="Chris Hartgerink" w:date="2014-02-03T20:34:00Z">
              <w:r w:rsidRPr="00C067F3">
                <w:rPr>
                  <w:rFonts w:ascii="Times New Roman" w:eastAsia="Times New Roman" w:hAnsi="Times New Roman" w:cs="Times New Roman"/>
                  <w:color w:val="000000"/>
                  <w:sz w:val="20"/>
                  <w:szCs w:val="20"/>
                  <w:lang w:eastAsia="nl-NL"/>
                </w:rPr>
                <w:t>-1.00</w:t>
              </w:r>
            </w:ins>
          </w:p>
        </w:tc>
        <w:tc>
          <w:tcPr>
            <w:tcW w:w="2127" w:type="dxa"/>
            <w:tcBorders>
              <w:top w:val="nil"/>
              <w:left w:val="nil"/>
              <w:bottom w:val="nil"/>
              <w:right w:val="nil"/>
            </w:tcBorders>
            <w:shd w:val="clear" w:color="auto" w:fill="auto"/>
            <w:noWrap/>
            <w:vAlign w:val="bottom"/>
            <w:hideMark/>
            <w:tcPrChange w:id="744" w:author="Chris Hartgerink" w:date="2014-02-03T20:34:00Z">
              <w:tcPr>
                <w:tcW w:w="3195" w:type="dxa"/>
                <w:gridSpan w:val="2"/>
                <w:tcBorders>
                  <w:top w:val="nil"/>
                  <w:left w:val="nil"/>
                  <w:bottom w:val="nil"/>
                  <w:right w:val="nil"/>
                </w:tcBorders>
                <w:shd w:val="clear" w:color="auto" w:fill="auto"/>
                <w:noWrap/>
                <w:vAlign w:val="bottom"/>
                <w:hideMark/>
              </w:tcPr>
            </w:tcPrChange>
          </w:tcPr>
          <w:p w14:paraId="6B581EF1" w14:textId="77777777" w:rsidR="00C067F3" w:rsidRPr="00C067F3" w:rsidRDefault="00C067F3" w:rsidP="00C067F3">
            <w:pPr>
              <w:spacing w:after="0" w:line="240" w:lineRule="auto"/>
              <w:jc w:val="right"/>
              <w:rPr>
                <w:ins w:id="745" w:author="Chris Hartgerink" w:date="2014-02-03T20:34:00Z"/>
                <w:rFonts w:ascii="Times New Roman" w:eastAsia="Times New Roman" w:hAnsi="Times New Roman" w:cs="Times New Roman"/>
                <w:color w:val="000000"/>
                <w:sz w:val="20"/>
                <w:szCs w:val="20"/>
                <w:lang w:eastAsia="nl-NL"/>
              </w:rPr>
            </w:pPr>
            <w:ins w:id="746" w:author="Chris Hartgerink" w:date="2014-02-03T20:34:00Z">
              <w:r w:rsidRPr="00C067F3">
                <w:rPr>
                  <w:rFonts w:ascii="Times New Roman" w:eastAsia="Times New Roman" w:hAnsi="Times New Roman" w:cs="Times New Roman"/>
                  <w:color w:val="000000"/>
                  <w:sz w:val="20"/>
                  <w:szCs w:val="20"/>
                  <w:lang w:eastAsia="nl-NL"/>
                </w:rPr>
                <w:t>-0.16</w:t>
              </w:r>
            </w:ins>
          </w:p>
        </w:tc>
      </w:tr>
      <w:tr w:rsidR="00C067F3" w:rsidRPr="00C067F3" w14:paraId="39F42806" w14:textId="77777777" w:rsidTr="00C067F3">
        <w:tblPrEx>
          <w:tblPrExChange w:id="747" w:author="Chris Hartgerink" w:date="2014-02-03T20:34:00Z">
            <w:tblPrEx>
              <w:tblW w:w="9498" w:type="dxa"/>
            </w:tblPrEx>
          </w:tblPrExChange>
        </w:tblPrEx>
        <w:trPr>
          <w:trHeight w:val="255"/>
          <w:ins w:id="748" w:author="Chris Hartgerink" w:date="2014-02-03T20:34:00Z"/>
          <w:trPrChange w:id="749"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750" w:author="Chris Hartgerink" w:date="2014-02-03T20:34:00Z">
              <w:tcPr>
                <w:tcW w:w="1217" w:type="dxa"/>
                <w:tcBorders>
                  <w:top w:val="nil"/>
                  <w:left w:val="nil"/>
                  <w:bottom w:val="nil"/>
                  <w:right w:val="nil"/>
                </w:tcBorders>
                <w:shd w:val="clear" w:color="auto" w:fill="auto"/>
                <w:noWrap/>
                <w:vAlign w:val="bottom"/>
                <w:hideMark/>
              </w:tcPr>
            </w:tcPrChange>
          </w:tcPr>
          <w:p w14:paraId="7EA4D4DB" w14:textId="77777777" w:rsidR="00C067F3" w:rsidRPr="00C067F3" w:rsidRDefault="00C067F3" w:rsidP="00C067F3">
            <w:pPr>
              <w:spacing w:after="0" w:line="240" w:lineRule="auto"/>
              <w:rPr>
                <w:ins w:id="751" w:author="Chris Hartgerink" w:date="2014-02-03T20:34:00Z"/>
                <w:rFonts w:ascii="Times New Roman" w:eastAsia="Times New Roman" w:hAnsi="Times New Roman" w:cs="Times New Roman"/>
                <w:color w:val="000000"/>
                <w:sz w:val="20"/>
                <w:szCs w:val="20"/>
                <w:lang w:eastAsia="nl-NL"/>
              </w:rPr>
            </w:pPr>
            <w:ins w:id="752" w:author="Chris Hartgerink" w:date="2014-02-03T20:34:00Z">
              <w:r w:rsidRPr="00C067F3">
                <w:rPr>
                  <w:rFonts w:ascii="Times New Roman" w:eastAsia="Times New Roman" w:hAnsi="Times New Roman" w:cs="Times New Roman"/>
                  <w:color w:val="000000"/>
                  <w:sz w:val="20"/>
                  <w:szCs w:val="20"/>
                  <w:lang w:eastAsia="nl-NL"/>
                </w:rPr>
                <w:t>Intrapersonal</w:t>
              </w:r>
            </w:ins>
          </w:p>
        </w:tc>
        <w:tc>
          <w:tcPr>
            <w:tcW w:w="363" w:type="dxa"/>
            <w:tcBorders>
              <w:top w:val="nil"/>
              <w:left w:val="nil"/>
              <w:bottom w:val="nil"/>
              <w:right w:val="nil"/>
            </w:tcBorders>
            <w:shd w:val="clear" w:color="auto" w:fill="auto"/>
            <w:noWrap/>
            <w:vAlign w:val="bottom"/>
            <w:hideMark/>
            <w:tcPrChange w:id="753" w:author="Chris Hartgerink" w:date="2014-02-03T20:34:00Z">
              <w:tcPr>
                <w:tcW w:w="363" w:type="dxa"/>
                <w:tcBorders>
                  <w:top w:val="nil"/>
                  <w:left w:val="nil"/>
                  <w:bottom w:val="nil"/>
                  <w:right w:val="nil"/>
                </w:tcBorders>
                <w:shd w:val="clear" w:color="auto" w:fill="auto"/>
                <w:noWrap/>
                <w:vAlign w:val="bottom"/>
                <w:hideMark/>
              </w:tcPr>
            </w:tcPrChange>
          </w:tcPr>
          <w:p w14:paraId="1486DC48" w14:textId="77777777" w:rsidR="00C067F3" w:rsidRPr="00C067F3" w:rsidRDefault="00C067F3" w:rsidP="00C067F3">
            <w:pPr>
              <w:spacing w:after="0" w:line="240" w:lineRule="auto"/>
              <w:rPr>
                <w:ins w:id="754" w:author="Chris Hartgerink" w:date="2014-02-03T20:34:00Z"/>
                <w:rFonts w:ascii="Times New Roman" w:eastAsia="Times New Roman" w:hAnsi="Times New Roman" w:cs="Times New Roman"/>
                <w:color w:val="000000"/>
                <w:sz w:val="20"/>
                <w:szCs w:val="20"/>
                <w:lang w:eastAsia="nl-NL"/>
              </w:rPr>
            </w:pPr>
            <w:ins w:id="755" w:author="Chris Hartgerink" w:date="2014-02-03T20:34:00Z">
              <w:r w:rsidRPr="00C067F3">
                <w:rPr>
                  <w:rFonts w:ascii="Times New Roman" w:eastAsia="Times New Roman" w:hAnsi="Times New Roman" w:cs="Times New Roman"/>
                  <w:color w:val="000000"/>
                  <w:sz w:val="20"/>
                  <w:szCs w:val="20"/>
                  <w:lang w:eastAsia="nl-NL"/>
                </w:rPr>
                <w:t>T1</w:t>
              </w:r>
            </w:ins>
          </w:p>
        </w:tc>
        <w:tc>
          <w:tcPr>
            <w:tcW w:w="840" w:type="dxa"/>
            <w:tcBorders>
              <w:top w:val="nil"/>
              <w:left w:val="nil"/>
              <w:bottom w:val="nil"/>
              <w:right w:val="nil"/>
            </w:tcBorders>
            <w:shd w:val="clear" w:color="auto" w:fill="auto"/>
            <w:noWrap/>
            <w:vAlign w:val="bottom"/>
            <w:hideMark/>
            <w:tcPrChange w:id="756" w:author="Chris Hartgerink" w:date="2014-02-03T20:34:00Z">
              <w:tcPr>
                <w:tcW w:w="840" w:type="dxa"/>
                <w:tcBorders>
                  <w:top w:val="nil"/>
                  <w:left w:val="nil"/>
                  <w:bottom w:val="nil"/>
                  <w:right w:val="nil"/>
                </w:tcBorders>
                <w:shd w:val="clear" w:color="auto" w:fill="auto"/>
                <w:noWrap/>
                <w:vAlign w:val="bottom"/>
                <w:hideMark/>
              </w:tcPr>
            </w:tcPrChange>
          </w:tcPr>
          <w:p w14:paraId="14BD806A" w14:textId="77777777" w:rsidR="00C067F3" w:rsidRPr="00C067F3" w:rsidRDefault="00C067F3" w:rsidP="00C067F3">
            <w:pPr>
              <w:spacing w:after="0" w:line="240" w:lineRule="auto"/>
              <w:jc w:val="right"/>
              <w:rPr>
                <w:ins w:id="757" w:author="Chris Hartgerink" w:date="2014-02-03T20:34:00Z"/>
                <w:rFonts w:ascii="Times New Roman" w:eastAsia="Times New Roman" w:hAnsi="Times New Roman" w:cs="Times New Roman"/>
                <w:color w:val="000000"/>
                <w:sz w:val="20"/>
                <w:szCs w:val="20"/>
                <w:lang w:eastAsia="nl-NL"/>
              </w:rPr>
            </w:pPr>
            <w:ins w:id="758" w:author="Chris Hartgerink" w:date="2014-02-03T20:34:00Z">
              <w:r w:rsidRPr="00C067F3">
                <w:rPr>
                  <w:rFonts w:ascii="Times New Roman" w:eastAsia="Times New Roman" w:hAnsi="Times New Roman" w:cs="Times New Roman"/>
                  <w:color w:val="000000"/>
                  <w:sz w:val="20"/>
                  <w:szCs w:val="20"/>
                  <w:lang w:eastAsia="nl-NL"/>
                </w:rPr>
                <w:t>-0.31</w:t>
              </w:r>
            </w:ins>
          </w:p>
        </w:tc>
        <w:tc>
          <w:tcPr>
            <w:tcW w:w="507" w:type="dxa"/>
            <w:tcBorders>
              <w:top w:val="nil"/>
              <w:left w:val="nil"/>
              <w:bottom w:val="nil"/>
              <w:right w:val="nil"/>
            </w:tcBorders>
            <w:shd w:val="clear" w:color="auto" w:fill="auto"/>
            <w:noWrap/>
            <w:vAlign w:val="bottom"/>
            <w:hideMark/>
            <w:tcPrChange w:id="759" w:author="Chris Hartgerink" w:date="2014-02-03T20:34:00Z">
              <w:tcPr>
                <w:tcW w:w="507" w:type="dxa"/>
                <w:tcBorders>
                  <w:top w:val="nil"/>
                  <w:left w:val="nil"/>
                  <w:bottom w:val="nil"/>
                  <w:right w:val="nil"/>
                </w:tcBorders>
                <w:shd w:val="clear" w:color="auto" w:fill="auto"/>
                <w:noWrap/>
                <w:vAlign w:val="bottom"/>
                <w:hideMark/>
              </w:tcPr>
            </w:tcPrChange>
          </w:tcPr>
          <w:p w14:paraId="44F41635" w14:textId="77777777" w:rsidR="00C067F3" w:rsidRPr="00C067F3" w:rsidRDefault="00C067F3" w:rsidP="00C067F3">
            <w:pPr>
              <w:spacing w:after="0" w:line="240" w:lineRule="auto"/>
              <w:jc w:val="right"/>
              <w:rPr>
                <w:ins w:id="760" w:author="Chris Hartgerink" w:date="2014-02-03T20:34:00Z"/>
                <w:rFonts w:ascii="Times New Roman" w:eastAsia="Times New Roman" w:hAnsi="Times New Roman" w:cs="Times New Roman"/>
                <w:color w:val="000000"/>
                <w:sz w:val="20"/>
                <w:szCs w:val="20"/>
                <w:lang w:eastAsia="nl-NL"/>
              </w:rPr>
            </w:pPr>
            <w:ins w:id="761" w:author="Chris Hartgerink" w:date="2014-02-03T20:34:00Z">
              <w:r w:rsidRPr="00C067F3">
                <w:rPr>
                  <w:rFonts w:ascii="Times New Roman" w:eastAsia="Times New Roman" w:hAnsi="Times New Roman" w:cs="Times New Roman"/>
                  <w:color w:val="000000"/>
                  <w:sz w:val="20"/>
                  <w:szCs w:val="20"/>
                  <w:lang w:eastAsia="nl-NL"/>
                </w:rPr>
                <w:t>0.09</w:t>
              </w:r>
            </w:ins>
          </w:p>
        </w:tc>
        <w:tc>
          <w:tcPr>
            <w:tcW w:w="1042" w:type="dxa"/>
            <w:tcBorders>
              <w:top w:val="nil"/>
              <w:left w:val="nil"/>
              <w:bottom w:val="nil"/>
              <w:right w:val="nil"/>
            </w:tcBorders>
            <w:shd w:val="clear" w:color="auto" w:fill="auto"/>
            <w:noWrap/>
            <w:vAlign w:val="bottom"/>
            <w:hideMark/>
            <w:tcPrChange w:id="762" w:author="Chris Hartgerink" w:date="2014-02-03T20:34:00Z">
              <w:tcPr>
                <w:tcW w:w="730" w:type="dxa"/>
                <w:tcBorders>
                  <w:top w:val="nil"/>
                  <w:left w:val="nil"/>
                  <w:bottom w:val="nil"/>
                  <w:right w:val="nil"/>
                </w:tcBorders>
                <w:shd w:val="clear" w:color="auto" w:fill="auto"/>
                <w:noWrap/>
                <w:vAlign w:val="bottom"/>
                <w:hideMark/>
              </w:tcPr>
            </w:tcPrChange>
          </w:tcPr>
          <w:p w14:paraId="6304D5D4" w14:textId="77777777" w:rsidR="00C067F3" w:rsidRPr="00C067F3" w:rsidRDefault="00C067F3" w:rsidP="00C067F3">
            <w:pPr>
              <w:spacing w:after="0" w:line="240" w:lineRule="auto"/>
              <w:jc w:val="right"/>
              <w:rPr>
                <w:ins w:id="763" w:author="Chris Hartgerink" w:date="2014-02-03T20:34:00Z"/>
                <w:rFonts w:ascii="Times New Roman" w:eastAsia="Times New Roman" w:hAnsi="Times New Roman" w:cs="Times New Roman"/>
                <w:color w:val="000000"/>
                <w:sz w:val="20"/>
                <w:szCs w:val="20"/>
                <w:lang w:eastAsia="nl-NL"/>
              </w:rPr>
            </w:pPr>
            <w:ins w:id="764" w:author="Chris Hartgerink" w:date="2014-02-03T20:34:00Z">
              <w:r w:rsidRPr="00C067F3">
                <w:rPr>
                  <w:rFonts w:ascii="Times New Roman" w:eastAsia="Times New Roman" w:hAnsi="Times New Roman" w:cs="Times New Roman"/>
                  <w:color w:val="000000"/>
                  <w:sz w:val="20"/>
                  <w:szCs w:val="20"/>
                  <w:lang w:eastAsia="nl-NL"/>
                </w:rPr>
                <w:t>-3.38</w:t>
              </w:r>
            </w:ins>
          </w:p>
        </w:tc>
        <w:tc>
          <w:tcPr>
            <w:tcW w:w="1276" w:type="dxa"/>
            <w:tcBorders>
              <w:top w:val="nil"/>
              <w:left w:val="nil"/>
              <w:bottom w:val="nil"/>
              <w:right w:val="nil"/>
            </w:tcBorders>
            <w:shd w:val="clear" w:color="auto" w:fill="auto"/>
            <w:noWrap/>
            <w:vAlign w:val="bottom"/>
            <w:hideMark/>
            <w:tcPrChange w:id="765" w:author="Chris Hartgerink" w:date="2014-02-03T20:34:00Z">
              <w:tcPr>
                <w:tcW w:w="1163" w:type="dxa"/>
                <w:tcBorders>
                  <w:top w:val="nil"/>
                  <w:left w:val="nil"/>
                  <w:bottom w:val="nil"/>
                  <w:right w:val="nil"/>
                </w:tcBorders>
                <w:shd w:val="clear" w:color="auto" w:fill="auto"/>
                <w:noWrap/>
                <w:vAlign w:val="bottom"/>
                <w:hideMark/>
              </w:tcPr>
            </w:tcPrChange>
          </w:tcPr>
          <w:p w14:paraId="4B8C1968" w14:textId="77777777" w:rsidR="00C067F3" w:rsidRPr="00C067F3" w:rsidRDefault="00C067F3" w:rsidP="00C067F3">
            <w:pPr>
              <w:spacing w:after="0" w:line="240" w:lineRule="auto"/>
              <w:jc w:val="right"/>
              <w:rPr>
                <w:ins w:id="766" w:author="Chris Hartgerink" w:date="2014-02-03T20:34:00Z"/>
                <w:rFonts w:ascii="Times New Roman" w:eastAsia="Times New Roman" w:hAnsi="Times New Roman" w:cs="Times New Roman"/>
                <w:color w:val="000000"/>
                <w:sz w:val="20"/>
                <w:szCs w:val="20"/>
                <w:lang w:eastAsia="nl-NL"/>
              </w:rPr>
            </w:pPr>
            <w:ins w:id="767" w:author="Chris Hartgerink" w:date="2014-02-03T20:34:00Z">
              <w:r w:rsidRPr="00C067F3">
                <w:rPr>
                  <w:rFonts w:ascii="Times New Roman" w:eastAsia="Times New Roman" w:hAnsi="Times New Roman" w:cs="Times New Roman"/>
                  <w:color w:val="000000"/>
                  <w:sz w:val="20"/>
                  <w:szCs w:val="20"/>
                  <w:lang w:eastAsia="nl-NL"/>
                </w:rPr>
                <w:t>&lt; 0.001</w:t>
              </w:r>
            </w:ins>
          </w:p>
        </w:tc>
        <w:tc>
          <w:tcPr>
            <w:tcW w:w="2126" w:type="dxa"/>
            <w:tcBorders>
              <w:top w:val="nil"/>
              <w:left w:val="nil"/>
              <w:bottom w:val="nil"/>
              <w:right w:val="nil"/>
            </w:tcBorders>
            <w:shd w:val="clear" w:color="auto" w:fill="auto"/>
            <w:noWrap/>
            <w:vAlign w:val="bottom"/>
            <w:hideMark/>
            <w:tcPrChange w:id="768" w:author="Chris Hartgerink" w:date="2014-02-03T20:34:00Z">
              <w:tcPr>
                <w:tcW w:w="1483" w:type="dxa"/>
                <w:tcBorders>
                  <w:top w:val="nil"/>
                  <w:left w:val="nil"/>
                  <w:bottom w:val="nil"/>
                  <w:right w:val="nil"/>
                </w:tcBorders>
                <w:shd w:val="clear" w:color="auto" w:fill="auto"/>
                <w:noWrap/>
                <w:vAlign w:val="bottom"/>
                <w:hideMark/>
              </w:tcPr>
            </w:tcPrChange>
          </w:tcPr>
          <w:p w14:paraId="58B77A21" w14:textId="77777777" w:rsidR="00C067F3" w:rsidRPr="00C067F3" w:rsidRDefault="00C067F3" w:rsidP="00C067F3">
            <w:pPr>
              <w:spacing w:after="0" w:line="240" w:lineRule="auto"/>
              <w:jc w:val="right"/>
              <w:rPr>
                <w:ins w:id="769" w:author="Chris Hartgerink" w:date="2014-02-03T20:34:00Z"/>
                <w:rFonts w:ascii="Times New Roman" w:eastAsia="Times New Roman" w:hAnsi="Times New Roman" w:cs="Times New Roman"/>
                <w:color w:val="000000"/>
                <w:sz w:val="20"/>
                <w:szCs w:val="20"/>
                <w:lang w:eastAsia="nl-NL"/>
              </w:rPr>
            </w:pPr>
            <w:ins w:id="770" w:author="Chris Hartgerink" w:date="2014-02-03T20:34:00Z">
              <w:r w:rsidRPr="00C067F3">
                <w:rPr>
                  <w:rFonts w:ascii="Times New Roman" w:eastAsia="Times New Roman" w:hAnsi="Times New Roman" w:cs="Times New Roman"/>
                  <w:color w:val="000000"/>
                  <w:sz w:val="20"/>
                  <w:szCs w:val="20"/>
                  <w:lang w:eastAsia="nl-NL"/>
                </w:rPr>
                <w:t>-0.49</w:t>
              </w:r>
            </w:ins>
          </w:p>
        </w:tc>
        <w:tc>
          <w:tcPr>
            <w:tcW w:w="2127" w:type="dxa"/>
            <w:tcBorders>
              <w:top w:val="nil"/>
              <w:left w:val="nil"/>
              <w:bottom w:val="nil"/>
              <w:right w:val="nil"/>
            </w:tcBorders>
            <w:shd w:val="clear" w:color="auto" w:fill="auto"/>
            <w:noWrap/>
            <w:vAlign w:val="bottom"/>
            <w:hideMark/>
            <w:tcPrChange w:id="771" w:author="Chris Hartgerink" w:date="2014-02-03T20:34:00Z">
              <w:tcPr>
                <w:tcW w:w="3195" w:type="dxa"/>
                <w:gridSpan w:val="2"/>
                <w:tcBorders>
                  <w:top w:val="nil"/>
                  <w:left w:val="nil"/>
                  <w:bottom w:val="nil"/>
                  <w:right w:val="nil"/>
                </w:tcBorders>
                <w:shd w:val="clear" w:color="auto" w:fill="auto"/>
                <w:noWrap/>
                <w:vAlign w:val="bottom"/>
                <w:hideMark/>
              </w:tcPr>
            </w:tcPrChange>
          </w:tcPr>
          <w:p w14:paraId="11D52B8B" w14:textId="77777777" w:rsidR="00C067F3" w:rsidRPr="00C067F3" w:rsidRDefault="00C067F3" w:rsidP="00C067F3">
            <w:pPr>
              <w:spacing w:after="0" w:line="240" w:lineRule="auto"/>
              <w:jc w:val="right"/>
              <w:rPr>
                <w:ins w:id="772" w:author="Chris Hartgerink" w:date="2014-02-03T20:34:00Z"/>
                <w:rFonts w:ascii="Times New Roman" w:eastAsia="Times New Roman" w:hAnsi="Times New Roman" w:cs="Times New Roman"/>
                <w:color w:val="000000"/>
                <w:sz w:val="20"/>
                <w:szCs w:val="20"/>
                <w:lang w:eastAsia="nl-NL"/>
              </w:rPr>
            </w:pPr>
            <w:ins w:id="773" w:author="Chris Hartgerink" w:date="2014-02-03T20:34:00Z">
              <w:r w:rsidRPr="00C067F3">
                <w:rPr>
                  <w:rFonts w:ascii="Times New Roman" w:eastAsia="Times New Roman" w:hAnsi="Times New Roman" w:cs="Times New Roman"/>
                  <w:color w:val="000000"/>
                  <w:sz w:val="20"/>
                  <w:szCs w:val="20"/>
                  <w:lang w:eastAsia="nl-NL"/>
                </w:rPr>
                <w:t>-0.13</w:t>
              </w:r>
            </w:ins>
          </w:p>
        </w:tc>
      </w:tr>
      <w:tr w:rsidR="00C067F3" w:rsidRPr="00C067F3" w14:paraId="2E37CCF5" w14:textId="77777777" w:rsidTr="00C067F3">
        <w:tblPrEx>
          <w:tblPrExChange w:id="774" w:author="Chris Hartgerink" w:date="2014-02-03T20:34:00Z">
            <w:tblPrEx>
              <w:tblW w:w="9498" w:type="dxa"/>
            </w:tblPrEx>
          </w:tblPrExChange>
        </w:tblPrEx>
        <w:trPr>
          <w:trHeight w:val="255"/>
          <w:ins w:id="775" w:author="Chris Hartgerink" w:date="2014-02-03T20:34:00Z"/>
          <w:trPrChange w:id="776"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777" w:author="Chris Hartgerink" w:date="2014-02-03T20:34:00Z">
              <w:tcPr>
                <w:tcW w:w="1217" w:type="dxa"/>
                <w:tcBorders>
                  <w:top w:val="nil"/>
                  <w:left w:val="nil"/>
                  <w:bottom w:val="nil"/>
                  <w:right w:val="nil"/>
                </w:tcBorders>
                <w:shd w:val="clear" w:color="auto" w:fill="auto"/>
                <w:noWrap/>
                <w:vAlign w:val="bottom"/>
                <w:hideMark/>
              </w:tcPr>
            </w:tcPrChange>
          </w:tcPr>
          <w:p w14:paraId="66B02E51" w14:textId="77777777" w:rsidR="00C067F3" w:rsidRPr="00C067F3" w:rsidRDefault="00C067F3" w:rsidP="00C067F3">
            <w:pPr>
              <w:spacing w:after="0" w:line="240" w:lineRule="auto"/>
              <w:jc w:val="right"/>
              <w:rPr>
                <w:ins w:id="778" w:author="Chris Hartgerink" w:date="2014-02-03T20:34:00Z"/>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Change w:id="779" w:author="Chris Hartgerink" w:date="2014-02-03T20:34:00Z">
              <w:tcPr>
                <w:tcW w:w="363" w:type="dxa"/>
                <w:tcBorders>
                  <w:top w:val="nil"/>
                  <w:left w:val="nil"/>
                  <w:bottom w:val="nil"/>
                  <w:right w:val="nil"/>
                </w:tcBorders>
                <w:shd w:val="clear" w:color="auto" w:fill="auto"/>
                <w:noWrap/>
                <w:vAlign w:val="bottom"/>
                <w:hideMark/>
              </w:tcPr>
            </w:tcPrChange>
          </w:tcPr>
          <w:p w14:paraId="0FEDC5DA" w14:textId="77777777" w:rsidR="00C067F3" w:rsidRPr="00C067F3" w:rsidRDefault="00C067F3" w:rsidP="00C067F3">
            <w:pPr>
              <w:spacing w:after="0" w:line="240" w:lineRule="auto"/>
              <w:rPr>
                <w:ins w:id="780" w:author="Chris Hartgerink" w:date="2014-02-03T20:34:00Z"/>
                <w:rFonts w:ascii="Times New Roman" w:eastAsia="Times New Roman" w:hAnsi="Times New Roman" w:cs="Times New Roman"/>
                <w:color w:val="000000"/>
                <w:sz w:val="20"/>
                <w:szCs w:val="20"/>
                <w:lang w:eastAsia="nl-NL"/>
              </w:rPr>
            </w:pPr>
            <w:ins w:id="781" w:author="Chris Hartgerink" w:date="2014-02-03T20:34:00Z">
              <w:r w:rsidRPr="00C067F3">
                <w:rPr>
                  <w:rFonts w:ascii="Times New Roman" w:eastAsia="Times New Roman" w:hAnsi="Times New Roman" w:cs="Times New Roman"/>
                  <w:color w:val="000000"/>
                  <w:sz w:val="20"/>
                  <w:szCs w:val="20"/>
                  <w:lang w:eastAsia="nl-NL"/>
                </w:rPr>
                <w:t>T2</w:t>
              </w:r>
            </w:ins>
          </w:p>
        </w:tc>
        <w:tc>
          <w:tcPr>
            <w:tcW w:w="840" w:type="dxa"/>
            <w:tcBorders>
              <w:top w:val="nil"/>
              <w:left w:val="nil"/>
              <w:bottom w:val="nil"/>
              <w:right w:val="nil"/>
            </w:tcBorders>
            <w:shd w:val="clear" w:color="auto" w:fill="auto"/>
            <w:noWrap/>
            <w:vAlign w:val="bottom"/>
            <w:hideMark/>
            <w:tcPrChange w:id="782" w:author="Chris Hartgerink" w:date="2014-02-03T20:34:00Z">
              <w:tcPr>
                <w:tcW w:w="840" w:type="dxa"/>
                <w:tcBorders>
                  <w:top w:val="nil"/>
                  <w:left w:val="nil"/>
                  <w:bottom w:val="nil"/>
                  <w:right w:val="nil"/>
                </w:tcBorders>
                <w:shd w:val="clear" w:color="auto" w:fill="auto"/>
                <w:noWrap/>
                <w:vAlign w:val="bottom"/>
                <w:hideMark/>
              </w:tcPr>
            </w:tcPrChange>
          </w:tcPr>
          <w:p w14:paraId="2FCBE94E" w14:textId="77777777" w:rsidR="00C067F3" w:rsidRPr="00C067F3" w:rsidRDefault="00C067F3" w:rsidP="00C067F3">
            <w:pPr>
              <w:spacing w:after="0" w:line="240" w:lineRule="auto"/>
              <w:jc w:val="right"/>
              <w:rPr>
                <w:ins w:id="783" w:author="Chris Hartgerink" w:date="2014-02-03T20:34:00Z"/>
                <w:rFonts w:ascii="Times New Roman" w:eastAsia="Times New Roman" w:hAnsi="Times New Roman" w:cs="Times New Roman"/>
                <w:color w:val="000000"/>
                <w:sz w:val="20"/>
                <w:szCs w:val="20"/>
                <w:lang w:eastAsia="nl-NL"/>
              </w:rPr>
            </w:pPr>
            <w:ins w:id="784" w:author="Chris Hartgerink" w:date="2014-02-03T20:34:00Z">
              <w:r w:rsidRPr="00C067F3">
                <w:rPr>
                  <w:rFonts w:ascii="Times New Roman" w:eastAsia="Times New Roman" w:hAnsi="Times New Roman" w:cs="Times New Roman"/>
                  <w:color w:val="000000"/>
                  <w:sz w:val="20"/>
                  <w:szCs w:val="20"/>
                  <w:lang w:eastAsia="nl-NL"/>
                </w:rPr>
                <w:t>-0.21</w:t>
              </w:r>
            </w:ins>
          </w:p>
        </w:tc>
        <w:tc>
          <w:tcPr>
            <w:tcW w:w="507" w:type="dxa"/>
            <w:tcBorders>
              <w:top w:val="nil"/>
              <w:left w:val="nil"/>
              <w:bottom w:val="nil"/>
              <w:right w:val="nil"/>
            </w:tcBorders>
            <w:shd w:val="clear" w:color="auto" w:fill="auto"/>
            <w:noWrap/>
            <w:vAlign w:val="bottom"/>
            <w:hideMark/>
            <w:tcPrChange w:id="785" w:author="Chris Hartgerink" w:date="2014-02-03T20:34:00Z">
              <w:tcPr>
                <w:tcW w:w="507" w:type="dxa"/>
                <w:tcBorders>
                  <w:top w:val="nil"/>
                  <w:left w:val="nil"/>
                  <w:bottom w:val="nil"/>
                  <w:right w:val="nil"/>
                </w:tcBorders>
                <w:shd w:val="clear" w:color="auto" w:fill="auto"/>
                <w:noWrap/>
                <w:vAlign w:val="bottom"/>
                <w:hideMark/>
              </w:tcPr>
            </w:tcPrChange>
          </w:tcPr>
          <w:p w14:paraId="3CC21626" w14:textId="77777777" w:rsidR="00C067F3" w:rsidRPr="00C067F3" w:rsidRDefault="00C067F3" w:rsidP="00C067F3">
            <w:pPr>
              <w:spacing w:after="0" w:line="240" w:lineRule="auto"/>
              <w:jc w:val="right"/>
              <w:rPr>
                <w:ins w:id="786" w:author="Chris Hartgerink" w:date="2014-02-03T20:34:00Z"/>
                <w:rFonts w:ascii="Times New Roman" w:eastAsia="Times New Roman" w:hAnsi="Times New Roman" w:cs="Times New Roman"/>
                <w:color w:val="000000"/>
                <w:sz w:val="20"/>
                <w:szCs w:val="20"/>
                <w:lang w:eastAsia="nl-NL"/>
              </w:rPr>
            </w:pPr>
            <w:ins w:id="787" w:author="Chris Hartgerink" w:date="2014-02-03T20:34:00Z">
              <w:r w:rsidRPr="00C067F3">
                <w:rPr>
                  <w:rFonts w:ascii="Times New Roman" w:eastAsia="Times New Roman" w:hAnsi="Times New Roman" w:cs="Times New Roman"/>
                  <w:color w:val="000000"/>
                  <w:sz w:val="20"/>
                  <w:szCs w:val="20"/>
                  <w:lang w:eastAsia="nl-NL"/>
                </w:rPr>
                <w:t>0.11</w:t>
              </w:r>
            </w:ins>
          </w:p>
        </w:tc>
        <w:tc>
          <w:tcPr>
            <w:tcW w:w="1042" w:type="dxa"/>
            <w:tcBorders>
              <w:top w:val="nil"/>
              <w:left w:val="nil"/>
              <w:bottom w:val="nil"/>
              <w:right w:val="nil"/>
            </w:tcBorders>
            <w:shd w:val="clear" w:color="auto" w:fill="auto"/>
            <w:noWrap/>
            <w:vAlign w:val="bottom"/>
            <w:hideMark/>
            <w:tcPrChange w:id="788" w:author="Chris Hartgerink" w:date="2014-02-03T20:34:00Z">
              <w:tcPr>
                <w:tcW w:w="730" w:type="dxa"/>
                <w:tcBorders>
                  <w:top w:val="nil"/>
                  <w:left w:val="nil"/>
                  <w:bottom w:val="nil"/>
                  <w:right w:val="nil"/>
                </w:tcBorders>
                <w:shd w:val="clear" w:color="auto" w:fill="auto"/>
                <w:noWrap/>
                <w:vAlign w:val="bottom"/>
                <w:hideMark/>
              </w:tcPr>
            </w:tcPrChange>
          </w:tcPr>
          <w:p w14:paraId="7CD88E36" w14:textId="77777777" w:rsidR="00C067F3" w:rsidRPr="00C067F3" w:rsidRDefault="00C067F3" w:rsidP="00C067F3">
            <w:pPr>
              <w:spacing w:after="0" w:line="240" w:lineRule="auto"/>
              <w:jc w:val="right"/>
              <w:rPr>
                <w:ins w:id="789" w:author="Chris Hartgerink" w:date="2014-02-03T20:34:00Z"/>
                <w:rFonts w:ascii="Times New Roman" w:eastAsia="Times New Roman" w:hAnsi="Times New Roman" w:cs="Times New Roman"/>
                <w:color w:val="000000"/>
                <w:sz w:val="20"/>
                <w:szCs w:val="20"/>
                <w:lang w:eastAsia="nl-NL"/>
              </w:rPr>
            </w:pPr>
            <w:ins w:id="790" w:author="Chris Hartgerink" w:date="2014-02-03T20:34:00Z">
              <w:r w:rsidRPr="00C067F3">
                <w:rPr>
                  <w:rFonts w:ascii="Times New Roman" w:eastAsia="Times New Roman" w:hAnsi="Times New Roman" w:cs="Times New Roman"/>
                  <w:color w:val="000000"/>
                  <w:sz w:val="20"/>
                  <w:szCs w:val="20"/>
                  <w:lang w:eastAsia="nl-NL"/>
                </w:rPr>
                <w:t>-1.95</w:t>
              </w:r>
            </w:ins>
          </w:p>
        </w:tc>
        <w:tc>
          <w:tcPr>
            <w:tcW w:w="1276" w:type="dxa"/>
            <w:tcBorders>
              <w:top w:val="nil"/>
              <w:left w:val="nil"/>
              <w:bottom w:val="nil"/>
              <w:right w:val="nil"/>
            </w:tcBorders>
            <w:shd w:val="clear" w:color="auto" w:fill="auto"/>
            <w:noWrap/>
            <w:vAlign w:val="bottom"/>
            <w:hideMark/>
            <w:tcPrChange w:id="791" w:author="Chris Hartgerink" w:date="2014-02-03T20:34:00Z">
              <w:tcPr>
                <w:tcW w:w="1163" w:type="dxa"/>
                <w:tcBorders>
                  <w:top w:val="nil"/>
                  <w:left w:val="nil"/>
                  <w:bottom w:val="nil"/>
                  <w:right w:val="nil"/>
                </w:tcBorders>
                <w:shd w:val="clear" w:color="auto" w:fill="auto"/>
                <w:noWrap/>
                <w:vAlign w:val="bottom"/>
                <w:hideMark/>
              </w:tcPr>
            </w:tcPrChange>
          </w:tcPr>
          <w:p w14:paraId="1AD4A8BA" w14:textId="77777777" w:rsidR="00C067F3" w:rsidRPr="00C067F3" w:rsidRDefault="00C067F3" w:rsidP="00C067F3">
            <w:pPr>
              <w:spacing w:after="0" w:line="240" w:lineRule="auto"/>
              <w:jc w:val="right"/>
              <w:rPr>
                <w:ins w:id="792" w:author="Chris Hartgerink" w:date="2014-02-03T20:34:00Z"/>
                <w:rFonts w:ascii="Times New Roman" w:eastAsia="Times New Roman" w:hAnsi="Times New Roman" w:cs="Times New Roman"/>
                <w:color w:val="000000"/>
                <w:sz w:val="20"/>
                <w:szCs w:val="20"/>
                <w:lang w:eastAsia="nl-NL"/>
              </w:rPr>
            </w:pPr>
            <w:ins w:id="793" w:author="Chris Hartgerink" w:date="2014-02-03T20:34:00Z">
              <w:r w:rsidRPr="00C067F3">
                <w:rPr>
                  <w:rFonts w:ascii="Times New Roman" w:eastAsia="Times New Roman" w:hAnsi="Times New Roman" w:cs="Times New Roman"/>
                  <w:color w:val="000000"/>
                  <w:sz w:val="20"/>
                  <w:szCs w:val="20"/>
                  <w:lang w:eastAsia="nl-NL"/>
                </w:rPr>
                <w:t>.052</w:t>
              </w:r>
            </w:ins>
          </w:p>
        </w:tc>
        <w:tc>
          <w:tcPr>
            <w:tcW w:w="2126" w:type="dxa"/>
            <w:tcBorders>
              <w:top w:val="nil"/>
              <w:left w:val="nil"/>
              <w:bottom w:val="nil"/>
              <w:right w:val="nil"/>
            </w:tcBorders>
            <w:shd w:val="clear" w:color="auto" w:fill="auto"/>
            <w:noWrap/>
            <w:vAlign w:val="bottom"/>
            <w:hideMark/>
            <w:tcPrChange w:id="794" w:author="Chris Hartgerink" w:date="2014-02-03T20:34:00Z">
              <w:tcPr>
                <w:tcW w:w="1483" w:type="dxa"/>
                <w:tcBorders>
                  <w:top w:val="nil"/>
                  <w:left w:val="nil"/>
                  <w:bottom w:val="nil"/>
                  <w:right w:val="nil"/>
                </w:tcBorders>
                <w:shd w:val="clear" w:color="auto" w:fill="auto"/>
                <w:noWrap/>
                <w:vAlign w:val="bottom"/>
                <w:hideMark/>
              </w:tcPr>
            </w:tcPrChange>
          </w:tcPr>
          <w:p w14:paraId="6B59ABD4" w14:textId="77777777" w:rsidR="00C067F3" w:rsidRPr="00C067F3" w:rsidRDefault="00C067F3" w:rsidP="00C067F3">
            <w:pPr>
              <w:spacing w:after="0" w:line="240" w:lineRule="auto"/>
              <w:jc w:val="right"/>
              <w:rPr>
                <w:ins w:id="795" w:author="Chris Hartgerink" w:date="2014-02-03T20:34:00Z"/>
                <w:rFonts w:ascii="Times New Roman" w:eastAsia="Times New Roman" w:hAnsi="Times New Roman" w:cs="Times New Roman"/>
                <w:color w:val="000000"/>
                <w:sz w:val="20"/>
                <w:szCs w:val="20"/>
                <w:lang w:eastAsia="nl-NL"/>
              </w:rPr>
            </w:pPr>
            <w:ins w:id="796" w:author="Chris Hartgerink" w:date="2014-02-03T20:34:00Z">
              <w:r w:rsidRPr="00C067F3">
                <w:rPr>
                  <w:rFonts w:ascii="Times New Roman" w:eastAsia="Times New Roman" w:hAnsi="Times New Roman" w:cs="Times New Roman"/>
                  <w:color w:val="000000"/>
                  <w:sz w:val="20"/>
                  <w:szCs w:val="20"/>
                  <w:lang w:eastAsia="nl-NL"/>
                </w:rPr>
                <w:t>-0.43</w:t>
              </w:r>
            </w:ins>
          </w:p>
        </w:tc>
        <w:tc>
          <w:tcPr>
            <w:tcW w:w="2127" w:type="dxa"/>
            <w:tcBorders>
              <w:top w:val="nil"/>
              <w:left w:val="nil"/>
              <w:bottom w:val="nil"/>
              <w:right w:val="nil"/>
            </w:tcBorders>
            <w:shd w:val="clear" w:color="auto" w:fill="auto"/>
            <w:noWrap/>
            <w:vAlign w:val="bottom"/>
            <w:hideMark/>
            <w:tcPrChange w:id="797" w:author="Chris Hartgerink" w:date="2014-02-03T20:34:00Z">
              <w:tcPr>
                <w:tcW w:w="3195" w:type="dxa"/>
                <w:gridSpan w:val="2"/>
                <w:tcBorders>
                  <w:top w:val="nil"/>
                  <w:left w:val="nil"/>
                  <w:bottom w:val="nil"/>
                  <w:right w:val="nil"/>
                </w:tcBorders>
                <w:shd w:val="clear" w:color="auto" w:fill="auto"/>
                <w:noWrap/>
                <w:vAlign w:val="bottom"/>
                <w:hideMark/>
              </w:tcPr>
            </w:tcPrChange>
          </w:tcPr>
          <w:p w14:paraId="6A21D00F" w14:textId="77777777" w:rsidR="00C067F3" w:rsidRPr="00C067F3" w:rsidRDefault="00C067F3" w:rsidP="00C067F3">
            <w:pPr>
              <w:spacing w:after="0" w:line="240" w:lineRule="auto"/>
              <w:jc w:val="right"/>
              <w:rPr>
                <w:ins w:id="798" w:author="Chris Hartgerink" w:date="2014-02-03T20:34:00Z"/>
                <w:rFonts w:ascii="Times New Roman" w:eastAsia="Times New Roman" w:hAnsi="Times New Roman" w:cs="Times New Roman"/>
                <w:color w:val="000000"/>
                <w:sz w:val="20"/>
                <w:szCs w:val="20"/>
                <w:lang w:eastAsia="nl-NL"/>
              </w:rPr>
            </w:pPr>
            <w:ins w:id="799" w:author="Chris Hartgerink" w:date="2014-02-03T20:34:00Z">
              <w:r w:rsidRPr="00C067F3">
                <w:rPr>
                  <w:rFonts w:ascii="Times New Roman" w:eastAsia="Times New Roman" w:hAnsi="Times New Roman" w:cs="Times New Roman"/>
                  <w:color w:val="000000"/>
                  <w:sz w:val="20"/>
                  <w:szCs w:val="20"/>
                  <w:lang w:eastAsia="nl-NL"/>
                </w:rPr>
                <w:t>0.00</w:t>
              </w:r>
            </w:ins>
          </w:p>
        </w:tc>
      </w:tr>
      <w:tr w:rsidR="00C067F3" w:rsidRPr="00C067F3" w14:paraId="23106663" w14:textId="77777777" w:rsidTr="00C067F3">
        <w:tblPrEx>
          <w:tblPrExChange w:id="800" w:author="Chris Hartgerink" w:date="2014-02-03T20:34:00Z">
            <w:tblPrEx>
              <w:tblW w:w="9498" w:type="dxa"/>
            </w:tblPrEx>
          </w:tblPrExChange>
        </w:tblPrEx>
        <w:trPr>
          <w:trHeight w:val="255"/>
          <w:ins w:id="801" w:author="Chris Hartgerink" w:date="2014-02-03T20:34:00Z"/>
          <w:trPrChange w:id="802"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803" w:author="Chris Hartgerink" w:date="2014-02-03T20:34:00Z">
              <w:tcPr>
                <w:tcW w:w="1217" w:type="dxa"/>
                <w:tcBorders>
                  <w:top w:val="nil"/>
                  <w:left w:val="nil"/>
                  <w:bottom w:val="nil"/>
                  <w:right w:val="nil"/>
                </w:tcBorders>
                <w:shd w:val="clear" w:color="auto" w:fill="auto"/>
                <w:noWrap/>
                <w:vAlign w:val="bottom"/>
                <w:hideMark/>
              </w:tcPr>
            </w:tcPrChange>
          </w:tcPr>
          <w:p w14:paraId="2DBE8FFF" w14:textId="77777777" w:rsidR="00C067F3" w:rsidRPr="00C067F3" w:rsidRDefault="00C067F3" w:rsidP="00C067F3">
            <w:pPr>
              <w:spacing w:after="0" w:line="240" w:lineRule="auto"/>
              <w:rPr>
                <w:ins w:id="804" w:author="Chris Hartgerink" w:date="2014-02-03T20:34:00Z"/>
                <w:rFonts w:ascii="Times New Roman" w:eastAsia="Times New Roman" w:hAnsi="Times New Roman" w:cs="Times New Roman"/>
                <w:color w:val="000000"/>
                <w:sz w:val="20"/>
                <w:szCs w:val="20"/>
                <w:lang w:eastAsia="nl-NL"/>
              </w:rPr>
            </w:pPr>
            <w:ins w:id="805" w:author="Chris Hartgerink" w:date="2014-02-03T20:34:00Z">
              <w:r w:rsidRPr="00C067F3">
                <w:rPr>
                  <w:rFonts w:ascii="Times New Roman" w:eastAsia="Times New Roman" w:hAnsi="Times New Roman" w:cs="Times New Roman"/>
                  <w:color w:val="000000"/>
                  <w:sz w:val="20"/>
                  <w:szCs w:val="20"/>
                  <w:lang w:eastAsia="nl-NL"/>
                </w:rPr>
                <w:t>Interpersonal</w:t>
              </w:r>
            </w:ins>
          </w:p>
        </w:tc>
        <w:tc>
          <w:tcPr>
            <w:tcW w:w="363" w:type="dxa"/>
            <w:tcBorders>
              <w:top w:val="nil"/>
              <w:left w:val="nil"/>
              <w:bottom w:val="nil"/>
              <w:right w:val="nil"/>
            </w:tcBorders>
            <w:shd w:val="clear" w:color="auto" w:fill="auto"/>
            <w:noWrap/>
            <w:vAlign w:val="bottom"/>
            <w:hideMark/>
            <w:tcPrChange w:id="806" w:author="Chris Hartgerink" w:date="2014-02-03T20:34:00Z">
              <w:tcPr>
                <w:tcW w:w="363" w:type="dxa"/>
                <w:tcBorders>
                  <w:top w:val="nil"/>
                  <w:left w:val="nil"/>
                  <w:bottom w:val="nil"/>
                  <w:right w:val="nil"/>
                </w:tcBorders>
                <w:shd w:val="clear" w:color="auto" w:fill="auto"/>
                <w:noWrap/>
                <w:vAlign w:val="bottom"/>
                <w:hideMark/>
              </w:tcPr>
            </w:tcPrChange>
          </w:tcPr>
          <w:p w14:paraId="02A6FDEF" w14:textId="77777777" w:rsidR="00C067F3" w:rsidRPr="00C067F3" w:rsidRDefault="00C067F3" w:rsidP="00C067F3">
            <w:pPr>
              <w:spacing w:after="0" w:line="240" w:lineRule="auto"/>
              <w:rPr>
                <w:ins w:id="807" w:author="Chris Hartgerink" w:date="2014-02-03T20:34:00Z"/>
                <w:rFonts w:ascii="Times New Roman" w:eastAsia="Times New Roman" w:hAnsi="Times New Roman" w:cs="Times New Roman"/>
                <w:color w:val="000000"/>
                <w:sz w:val="20"/>
                <w:szCs w:val="20"/>
                <w:lang w:eastAsia="nl-NL"/>
              </w:rPr>
            </w:pPr>
            <w:ins w:id="808" w:author="Chris Hartgerink" w:date="2014-02-03T20:34:00Z">
              <w:r w:rsidRPr="00C067F3">
                <w:rPr>
                  <w:rFonts w:ascii="Times New Roman" w:eastAsia="Times New Roman" w:hAnsi="Times New Roman" w:cs="Times New Roman"/>
                  <w:color w:val="000000"/>
                  <w:sz w:val="20"/>
                  <w:szCs w:val="20"/>
                  <w:lang w:eastAsia="nl-NL"/>
                </w:rPr>
                <w:t>T1</w:t>
              </w:r>
            </w:ins>
          </w:p>
        </w:tc>
        <w:tc>
          <w:tcPr>
            <w:tcW w:w="840" w:type="dxa"/>
            <w:tcBorders>
              <w:top w:val="nil"/>
              <w:left w:val="nil"/>
              <w:bottom w:val="nil"/>
              <w:right w:val="nil"/>
            </w:tcBorders>
            <w:shd w:val="clear" w:color="auto" w:fill="auto"/>
            <w:noWrap/>
            <w:vAlign w:val="bottom"/>
            <w:hideMark/>
            <w:tcPrChange w:id="809" w:author="Chris Hartgerink" w:date="2014-02-03T20:34:00Z">
              <w:tcPr>
                <w:tcW w:w="840" w:type="dxa"/>
                <w:tcBorders>
                  <w:top w:val="nil"/>
                  <w:left w:val="nil"/>
                  <w:bottom w:val="nil"/>
                  <w:right w:val="nil"/>
                </w:tcBorders>
                <w:shd w:val="clear" w:color="auto" w:fill="auto"/>
                <w:noWrap/>
                <w:vAlign w:val="bottom"/>
                <w:hideMark/>
              </w:tcPr>
            </w:tcPrChange>
          </w:tcPr>
          <w:p w14:paraId="5B687A90" w14:textId="77777777" w:rsidR="00C067F3" w:rsidRPr="00C067F3" w:rsidRDefault="00C067F3" w:rsidP="00C067F3">
            <w:pPr>
              <w:spacing w:after="0" w:line="240" w:lineRule="auto"/>
              <w:jc w:val="right"/>
              <w:rPr>
                <w:ins w:id="810" w:author="Chris Hartgerink" w:date="2014-02-03T20:34:00Z"/>
                <w:rFonts w:ascii="Times New Roman" w:eastAsia="Times New Roman" w:hAnsi="Times New Roman" w:cs="Times New Roman"/>
                <w:color w:val="000000"/>
                <w:sz w:val="20"/>
                <w:szCs w:val="20"/>
                <w:lang w:eastAsia="nl-NL"/>
              </w:rPr>
            </w:pPr>
            <w:ins w:id="811" w:author="Chris Hartgerink" w:date="2014-02-03T20:34:00Z">
              <w:r w:rsidRPr="00C067F3">
                <w:rPr>
                  <w:rFonts w:ascii="Times New Roman" w:eastAsia="Times New Roman" w:hAnsi="Times New Roman" w:cs="Times New Roman"/>
                  <w:color w:val="000000"/>
                  <w:sz w:val="20"/>
                  <w:szCs w:val="20"/>
                  <w:lang w:eastAsia="nl-NL"/>
                </w:rPr>
                <w:t>-1.03</w:t>
              </w:r>
            </w:ins>
          </w:p>
        </w:tc>
        <w:tc>
          <w:tcPr>
            <w:tcW w:w="507" w:type="dxa"/>
            <w:tcBorders>
              <w:top w:val="nil"/>
              <w:left w:val="nil"/>
              <w:bottom w:val="nil"/>
              <w:right w:val="nil"/>
            </w:tcBorders>
            <w:shd w:val="clear" w:color="auto" w:fill="auto"/>
            <w:noWrap/>
            <w:vAlign w:val="bottom"/>
            <w:hideMark/>
            <w:tcPrChange w:id="812" w:author="Chris Hartgerink" w:date="2014-02-03T20:34:00Z">
              <w:tcPr>
                <w:tcW w:w="507" w:type="dxa"/>
                <w:tcBorders>
                  <w:top w:val="nil"/>
                  <w:left w:val="nil"/>
                  <w:bottom w:val="nil"/>
                  <w:right w:val="nil"/>
                </w:tcBorders>
                <w:shd w:val="clear" w:color="auto" w:fill="auto"/>
                <w:noWrap/>
                <w:vAlign w:val="bottom"/>
                <w:hideMark/>
              </w:tcPr>
            </w:tcPrChange>
          </w:tcPr>
          <w:p w14:paraId="5232BDC1" w14:textId="77777777" w:rsidR="00C067F3" w:rsidRPr="00C067F3" w:rsidRDefault="00C067F3" w:rsidP="00C067F3">
            <w:pPr>
              <w:spacing w:after="0" w:line="240" w:lineRule="auto"/>
              <w:jc w:val="right"/>
              <w:rPr>
                <w:ins w:id="813" w:author="Chris Hartgerink" w:date="2014-02-03T20:34:00Z"/>
                <w:rFonts w:ascii="Times New Roman" w:eastAsia="Times New Roman" w:hAnsi="Times New Roman" w:cs="Times New Roman"/>
                <w:color w:val="000000"/>
                <w:sz w:val="20"/>
                <w:szCs w:val="20"/>
                <w:lang w:eastAsia="nl-NL"/>
              </w:rPr>
            </w:pPr>
            <w:ins w:id="814" w:author="Chris Hartgerink" w:date="2014-02-03T20:34:00Z">
              <w:r w:rsidRPr="00C067F3">
                <w:rPr>
                  <w:rFonts w:ascii="Times New Roman" w:eastAsia="Times New Roman" w:hAnsi="Times New Roman" w:cs="Times New Roman"/>
                  <w:color w:val="000000"/>
                  <w:sz w:val="20"/>
                  <w:szCs w:val="20"/>
                  <w:lang w:eastAsia="nl-NL"/>
                </w:rPr>
                <w:t>0.18</w:t>
              </w:r>
            </w:ins>
          </w:p>
        </w:tc>
        <w:tc>
          <w:tcPr>
            <w:tcW w:w="1042" w:type="dxa"/>
            <w:tcBorders>
              <w:top w:val="nil"/>
              <w:left w:val="nil"/>
              <w:bottom w:val="nil"/>
              <w:right w:val="nil"/>
            </w:tcBorders>
            <w:shd w:val="clear" w:color="auto" w:fill="auto"/>
            <w:noWrap/>
            <w:vAlign w:val="bottom"/>
            <w:hideMark/>
            <w:tcPrChange w:id="815" w:author="Chris Hartgerink" w:date="2014-02-03T20:34:00Z">
              <w:tcPr>
                <w:tcW w:w="730" w:type="dxa"/>
                <w:tcBorders>
                  <w:top w:val="nil"/>
                  <w:left w:val="nil"/>
                  <w:bottom w:val="nil"/>
                  <w:right w:val="nil"/>
                </w:tcBorders>
                <w:shd w:val="clear" w:color="auto" w:fill="auto"/>
                <w:noWrap/>
                <w:vAlign w:val="bottom"/>
                <w:hideMark/>
              </w:tcPr>
            </w:tcPrChange>
          </w:tcPr>
          <w:p w14:paraId="7FA684FA" w14:textId="77777777" w:rsidR="00C067F3" w:rsidRPr="00C067F3" w:rsidRDefault="00C067F3" w:rsidP="00C067F3">
            <w:pPr>
              <w:spacing w:after="0" w:line="240" w:lineRule="auto"/>
              <w:jc w:val="right"/>
              <w:rPr>
                <w:ins w:id="816" w:author="Chris Hartgerink" w:date="2014-02-03T20:34:00Z"/>
                <w:rFonts w:ascii="Times New Roman" w:eastAsia="Times New Roman" w:hAnsi="Times New Roman" w:cs="Times New Roman"/>
                <w:color w:val="000000"/>
                <w:sz w:val="20"/>
                <w:szCs w:val="20"/>
                <w:lang w:eastAsia="nl-NL"/>
              </w:rPr>
            </w:pPr>
            <w:ins w:id="817" w:author="Chris Hartgerink" w:date="2014-02-03T20:34:00Z">
              <w:r w:rsidRPr="00C067F3">
                <w:rPr>
                  <w:rFonts w:ascii="Times New Roman" w:eastAsia="Times New Roman" w:hAnsi="Times New Roman" w:cs="Times New Roman"/>
                  <w:color w:val="000000"/>
                  <w:sz w:val="20"/>
                  <w:szCs w:val="20"/>
                  <w:lang w:eastAsia="nl-NL"/>
                </w:rPr>
                <w:t>-5.69</w:t>
              </w:r>
            </w:ins>
          </w:p>
        </w:tc>
        <w:tc>
          <w:tcPr>
            <w:tcW w:w="1276" w:type="dxa"/>
            <w:tcBorders>
              <w:top w:val="nil"/>
              <w:left w:val="nil"/>
              <w:bottom w:val="nil"/>
              <w:right w:val="nil"/>
            </w:tcBorders>
            <w:shd w:val="clear" w:color="auto" w:fill="auto"/>
            <w:noWrap/>
            <w:vAlign w:val="bottom"/>
            <w:hideMark/>
            <w:tcPrChange w:id="818" w:author="Chris Hartgerink" w:date="2014-02-03T20:34:00Z">
              <w:tcPr>
                <w:tcW w:w="1163" w:type="dxa"/>
                <w:tcBorders>
                  <w:top w:val="nil"/>
                  <w:left w:val="nil"/>
                  <w:bottom w:val="nil"/>
                  <w:right w:val="nil"/>
                </w:tcBorders>
                <w:shd w:val="clear" w:color="auto" w:fill="auto"/>
                <w:noWrap/>
                <w:vAlign w:val="bottom"/>
                <w:hideMark/>
              </w:tcPr>
            </w:tcPrChange>
          </w:tcPr>
          <w:p w14:paraId="3248724B" w14:textId="77777777" w:rsidR="00C067F3" w:rsidRPr="00C067F3" w:rsidRDefault="00C067F3" w:rsidP="00C067F3">
            <w:pPr>
              <w:spacing w:after="0" w:line="240" w:lineRule="auto"/>
              <w:jc w:val="right"/>
              <w:rPr>
                <w:ins w:id="819" w:author="Chris Hartgerink" w:date="2014-02-03T20:34:00Z"/>
                <w:rFonts w:ascii="Times New Roman" w:eastAsia="Times New Roman" w:hAnsi="Times New Roman" w:cs="Times New Roman"/>
                <w:color w:val="000000"/>
                <w:sz w:val="20"/>
                <w:szCs w:val="20"/>
                <w:lang w:eastAsia="nl-NL"/>
              </w:rPr>
            </w:pPr>
            <w:ins w:id="820" w:author="Chris Hartgerink" w:date="2014-02-03T20:34:00Z">
              <w:r w:rsidRPr="00C067F3">
                <w:rPr>
                  <w:rFonts w:ascii="Times New Roman" w:eastAsia="Times New Roman" w:hAnsi="Times New Roman" w:cs="Times New Roman"/>
                  <w:color w:val="000000"/>
                  <w:sz w:val="20"/>
                  <w:szCs w:val="20"/>
                  <w:lang w:eastAsia="nl-NL"/>
                </w:rPr>
                <w:t>&lt; 0.001</w:t>
              </w:r>
            </w:ins>
          </w:p>
        </w:tc>
        <w:tc>
          <w:tcPr>
            <w:tcW w:w="2126" w:type="dxa"/>
            <w:tcBorders>
              <w:top w:val="nil"/>
              <w:left w:val="nil"/>
              <w:bottom w:val="nil"/>
              <w:right w:val="nil"/>
            </w:tcBorders>
            <w:shd w:val="clear" w:color="auto" w:fill="auto"/>
            <w:noWrap/>
            <w:vAlign w:val="bottom"/>
            <w:hideMark/>
            <w:tcPrChange w:id="821" w:author="Chris Hartgerink" w:date="2014-02-03T20:34:00Z">
              <w:tcPr>
                <w:tcW w:w="1483" w:type="dxa"/>
                <w:tcBorders>
                  <w:top w:val="nil"/>
                  <w:left w:val="nil"/>
                  <w:bottom w:val="nil"/>
                  <w:right w:val="nil"/>
                </w:tcBorders>
                <w:shd w:val="clear" w:color="auto" w:fill="auto"/>
                <w:noWrap/>
                <w:vAlign w:val="bottom"/>
                <w:hideMark/>
              </w:tcPr>
            </w:tcPrChange>
          </w:tcPr>
          <w:p w14:paraId="20556A4F" w14:textId="77777777" w:rsidR="00C067F3" w:rsidRPr="00C067F3" w:rsidRDefault="00C067F3" w:rsidP="00C067F3">
            <w:pPr>
              <w:spacing w:after="0" w:line="240" w:lineRule="auto"/>
              <w:jc w:val="right"/>
              <w:rPr>
                <w:ins w:id="822" w:author="Chris Hartgerink" w:date="2014-02-03T20:34:00Z"/>
                <w:rFonts w:ascii="Times New Roman" w:eastAsia="Times New Roman" w:hAnsi="Times New Roman" w:cs="Times New Roman"/>
                <w:color w:val="000000"/>
                <w:sz w:val="20"/>
                <w:szCs w:val="20"/>
                <w:lang w:eastAsia="nl-NL"/>
              </w:rPr>
            </w:pPr>
            <w:ins w:id="823" w:author="Chris Hartgerink" w:date="2014-02-03T20:34:00Z">
              <w:r w:rsidRPr="00C067F3">
                <w:rPr>
                  <w:rFonts w:ascii="Times New Roman" w:eastAsia="Times New Roman" w:hAnsi="Times New Roman" w:cs="Times New Roman"/>
                  <w:color w:val="000000"/>
                  <w:sz w:val="20"/>
                  <w:szCs w:val="20"/>
                  <w:lang w:eastAsia="nl-NL"/>
                </w:rPr>
                <w:t>-1.38</w:t>
              </w:r>
            </w:ins>
          </w:p>
        </w:tc>
        <w:tc>
          <w:tcPr>
            <w:tcW w:w="2127" w:type="dxa"/>
            <w:tcBorders>
              <w:top w:val="nil"/>
              <w:left w:val="nil"/>
              <w:bottom w:val="nil"/>
              <w:right w:val="nil"/>
            </w:tcBorders>
            <w:shd w:val="clear" w:color="auto" w:fill="auto"/>
            <w:noWrap/>
            <w:vAlign w:val="bottom"/>
            <w:hideMark/>
            <w:tcPrChange w:id="824" w:author="Chris Hartgerink" w:date="2014-02-03T20:34:00Z">
              <w:tcPr>
                <w:tcW w:w="3195" w:type="dxa"/>
                <w:gridSpan w:val="2"/>
                <w:tcBorders>
                  <w:top w:val="nil"/>
                  <w:left w:val="nil"/>
                  <w:bottom w:val="nil"/>
                  <w:right w:val="nil"/>
                </w:tcBorders>
                <w:shd w:val="clear" w:color="auto" w:fill="auto"/>
                <w:noWrap/>
                <w:vAlign w:val="bottom"/>
                <w:hideMark/>
              </w:tcPr>
            </w:tcPrChange>
          </w:tcPr>
          <w:p w14:paraId="07DC21FC" w14:textId="77777777" w:rsidR="00C067F3" w:rsidRPr="00C067F3" w:rsidRDefault="00C067F3" w:rsidP="00C067F3">
            <w:pPr>
              <w:spacing w:after="0" w:line="240" w:lineRule="auto"/>
              <w:jc w:val="right"/>
              <w:rPr>
                <w:ins w:id="825" w:author="Chris Hartgerink" w:date="2014-02-03T20:34:00Z"/>
                <w:rFonts w:ascii="Times New Roman" w:eastAsia="Times New Roman" w:hAnsi="Times New Roman" w:cs="Times New Roman"/>
                <w:color w:val="000000"/>
                <w:sz w:val="20"/>
                <w:szCs w:val="20"/>
                <w:lang w:eastAsia="nl-NL"/>
              </w:rPr>
            </w:pPr>
            <w:ins w:id="826" w:author="Chris Hartgerink" w:date="2014-02-03T20:34:00Z">
              <w:r w:rsidRPr="00C067F3">
                <w:rPr>
                  <w:rFonts w:ascii="Times New Roman" w:eastAsia="Times New Roman" w:hAnsi="Times New Roman" w:cs="Times New Roman"/>
                  <w:color w:val="000000"/>
                  <w:sz w:val="20"/>
                  <w:szCs w:val="20"/>
                  <w:lang w:eastAsia="nl-NL"/>
                </w:rPr>
                <w:t>-0.67</w:t>
              </w:r>
            </w:ins>
          </w:p>
        </w:tc>
      </w:tr>
      <w:tr w:rsidR="00C067F3" w:rsidRPr="00C067F3" w14:paraId="712A0472" w14:textId="77777777" w:rsidTr="00C067F3">
        <w:tblPrEx>
          <w:tblPrExChange w:id="827" w:author="Chris Hartgerink" w:date="2014-02-03T20:34:00Z">
            <w:tblPrEx>
              <w:tblW w:w="9498" w:type="dxa"/>
            </w:tblPrEx>
          </w:tblPrExChange>
        </w:tblPrEx>
        <w:trPr>
          <w:trHeight w:val="255"/>
          <w:ins w:id="828" w:author="Chris Hartgerink" w:date="2014-02-03T20:34:00Z"/>
          <w:trPrChange w:id="829"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830" w:author="Chris Hartgerink" w:date="2014-02-03T20:34:00Z">
              <w:tcPr>
                <w:tcW w:w="1217" w:type="dxa"/>
                <w:tcBorders>
                  <w:top w:val="nil"/>
                  <w:left w:val="nil"/>
                  <w:bottom w:val="nil"/>
                  <w:right w:val="nil"/>
                </w:tcBorders>
                <w:shd w:val="clear" w:color="auto" w:fill="auto"/>
                <w:noWrap/>
                <w:vAlign w:val="bottom"/>
                <w:hideMark/>
              </w:tcPr>
            </w:tcPrChange>
          </w:tcPr>
          <w:p w14:paraId="4734B364" w14:textId="77777777" w:rsidR="00C067F3" w:rsidRPr="00C067F3" w:rsidRDefault="00C067F3" w:rsidP="00C067F3">
            <w:pPr>
              <w:spacing w:after="0" w:line="240" w:lineRule="auto"/>
              <w:jc w:val="right"/>
              <w:rPr>
                <w:ins w:id="831" w:author="Chris Hartgerink" w:date="2014-02-03T20:34:00Z"/>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Change w:id="832" w:author="Chris Hartgerink" w:date="2014-02-03T20:34:00Z">
              <w:tcPr>
                <w:tcW w:w="363" w:type="dxa"/>
                <w:tcBorders>
                  <w:top w:val="nil"/>
                  <w:left w:val="nil"/>
                  <w:bottom w:val="nil"/>
                  <w:right w:val="nil"/>
                </w:tcBorders>
                <w:shd w:val="clear" w:color="auto" w:fill="auto"/>
                <w:noWrap/>
                <w:vAlign w:val="bottom"/>
                <w:hideMark/>
              </w:tcPr>
            </w:tcPrChange>
          </w:tcPr>
          <w:p w14:paraId="4BD2CB7C" w14:textId="77777777" w:rsidR="00C067F3" w:rsidRPr="00C067F3" w:rsidRDefault="00C067F3" w:rsidP="00C067F3">
            <w:pPr>
              <w:spacing w:after="0" w:line="240" w:lineRule="auto"/>
              <w:rPr>
                <w:ins w:id="833" w:author="Chris Hartgerink" w:date="2014-02-03T20:34:00Z"/>
                <w:rFonts w:ascii="Times New Roman" w:eastAsia="Times New Roman" w:hAnsi="Times New Roman" w:cs="Times New Roman"/>
                <w:color w:val="000000"/>
                <w:sz w:val="20"/>
                <w:szCs w:val="20"/>
                <w:lang w:eastAsia="nl-NL"/>
              </w:rPr>
            </w:pPr>
            <w:ins w:id="834" w:author="Chris Hartgerink" w:date="2014-02-03T20:34:00Z">
              <w:r w:rsidRPr="00C067F3">
                <w:rPr>
                  <w:rFonts w:ascii="Times New Roman" w:eastAsia="Times New Roman" w:hAnsi="Times New Roman" w:cs="Times New Roman"/>
                  <w:color w:val="000000"/>
                  <w:sz w:val="20"/>
                  <w:szCs w:val="20"/>
                  <w:lang w:eastAsia="nl-NL"/>
                </w:rPr>
                <w:t>T2</w:t>
              </w:r>
            </w:ins>
          </w:p>
        </w:tc>
        <w:tc>
          <w:tcPr>
            <w:tcW w:w="840" w:type="dxa"/>
            <w:tcBorders>
              <w:top w:val="nil"/>
              <w:left w:val="nil"/>
              <w:bottom w:val="nil"/>
              <w:right w:val="nil"/>
            </w:tcBorders>
            <w:shd w:val="clear" w:color="auto" w:fill="auto"/>
            <w:noWrap/>
            <w:vAlign w:val="bottom"/>
            <w:hideMark/>
            <w:tcPrChange w:id="835" w:author="Chris Hartgerink" w:date="2014-02-03T20:34:00Z">
              <w:tcPr>
                <w:tcW w:w="840" w:type="dxa"/>
                <w:tcBorders>
                  <w:top w:val="nil"/>
                  <w:left w:val="nil"/>
                  <w:bottom w:val="nil"/>
                  <w:right w:val="nil"/>
                </w:tcBorders>
                <w:shd w:val="clear" w:color="auto" w:fill="auto"/>
                <w:noWrap/>
                <w:vAlign w:val="bottom"/>
                <w:hideMark/>
              </w:tcPr>
            </w:tcPrChange>
          </w:tcPr>
          <w:p w14:paraId="70D52AD0" w14:textId="77777777" w:rsidR="00C067F3" w:rsidRPr="00C067F3" w:rsidRDefault="00C067F3" w:rsidP="00C067F3">
            <w:pPr>
              <w:spacing w:after="0" w:line="240" w:lineRule="auto"/>
              <w:jc w:val="right"/>
              <w:rPr>
                <w:ins w:id="836" w:author="Chris Hartgerink" w:date="2014-02-03T20:34:00Z"/>
                <w:rFonts w:ascii="Times New Roman" w:eastAsia="Times New Roman" w:hAnsi="Times New Roman" w:cs="Times New Roman"/>
                <w:color w:val="000000"/>
                <w:sz w:val="20"/>
                <w:szCs w:val="20"/>
                <w:lang w:eastAsia="nl-NL"/>
              </w:rPr>
            </w:pPr>
            <w:ins w:id="837" w:author="Chris Hartgerink" w:date="2014-02-03T20:34:00Z">
              <w:r w:rsidRPr="00C067F3">
                <w:rPr>
                  <w:rFonts w:ascii="Times New Roman" w:eastAsia="Times New Roman" w:hAnsi="Times New Roman" w:cs="Times New Roman"/>
                  <w:color w:val="000000"/>
                  <w:sz w:val="20"/>
                  <w:szCs w:val="20"/>
                  <w:lang w:eastAsia="nl-NL"/>
                </w:rPr>
                <w:t>-0.13</w:t>
              </w:r>
            </w:ins>
          </w:p>
        </w:tc>
        <w:tc>
          <w:tcPr>
            <w:tcW w:w="507" w:type="dxa"/>
            <w:tcBorders>
              <w:top w:val="nil"/>
              <w:left w:val="nil"/>
              <w:bottom w:val="nil"/>
              <w:right w:val="nil"/>
            </w:tcBorders>
            <w:shd w:val="clear" w:color="auto" w:fill="auto"/>
            <w:noWrap/>
            <w:vAlign w:val="bottom"/>
            <w:hideMark/>
            <w:tcPrChange w:id="838" w:author="Chris Hartgerink" w:date="2014-02-03T20:34:00Z">
              <w:tcPr>
                <w:tcW w:w="507" w:type="dxa"/>
                <w:tcBorders>
                  <w:top w:val="nil"/>
                  <w:left w:val="nil"/>
                  <w:bottom w:val="nil"/>
                  <w:right w:val="nil"/>
                </w:tcBorders>
                <w:shd w:val="clear" w:color="auto" w:fill="auto"/>
                <w:noWrap/>
                <w:vAlign w:val="bottom"/>
                <w:hideMark/>
              </w:tcPr>
            </w:tcPrChange>
          </w:tcPr>
          <w:p w14:paraId="3CD85471" w14:textId="77777777" w:rsidR="00C067F3" w:rsidRPr="00C067F3" w:rsidRDefault="00C067F3" w:rsidP="00C067F3">
            <w:pPr>
              <w:spacing w:after="0" w:line="240" w:lineRule="auto"/>
              <w:jc w:val="right"/>
              <w:rPr>
                <w:ins w:id="839" w:author="Chris Hartgerink" w:date="2014-02-03T20:34:00Z"/>
                <w:rFonts w:ascii="Times New Roman" w:eastAsia="Times New Roman" w:hAnsi="Times New Roman" w:cs="Times New Roman"/>
                <w:color w:val="000000"/>
                <w:sz w:val="20"/>
                <w:szCs w:val="20"/>
                <w:lang w:eastAsia="nl-NL"/>
              </w:rPr>
            </w:pPr>
            <w:ins w:id="840" w:author="Chris Hartgerink" w:date="2014-02-03T20:34:00Z">
              <w:r w:rsidRPr="00C067F3">
                <w:rPr>
                  <w:rFonts w:ascii="Times New Roman" w:eastAsia="Times New Roman" w:hAnsi="Times New Roman" w:cs="Times New Roman"/>
                  <w:color w:val="000000"/>
                  <w:sz w:val="20"/>
                  <w:szCs w:val="20"/>
                  <w:lang w:eastAsia="nl-NL"/>
                </w:rPr>
                <w:t>0.40</w:t>
              </w:r>
            </w:ins>
          </w:p>
        </w:tc>
        <w:tc>
          <w:tcPr>
            <w:tcW w:w="1042" w:type="dxa"/>
            <w:tcBorders>
              <w:top w:val="nil"/>
              <w:left w:val="nil"/>
              <w:bottom w:val="nil"/>
              <w:right w:val="nil"/>
            </w:tcBorders>
            <w:shd w:val="clear" w:color="auto" w:fill="auto"/>
            <w:noWrap/>
            <w:vAlign w:val="bottom"/>
            <w:hideMark/>
            <w:tcPrChange w:id="841" w:author="Chris Hartgerink" w:date="2014-02-03T20:34:00Z">
              <w:tcPr>
                <w:tcW w:w="730" w:type="dxa"/>
                <w:tcBorders>
                  <w:top w:val="nil"/>
                  <w:left w:val="nil"/>
                  <w:bottom w:val="nil"/>
                  <w:right w:val="nil"/>
                </w:tcBorders>
                <w:shd w:val="clear" w:color="auto" w:fill="auto"/>
                <w:noWrap/>
                <w:vAlign w:val="bottom"/>
                <w:hideMark/>
              </w:tcPr>
            </w:tcPrChange>
          </w:tcPr>
          <w:p w14:paraId="522C35A9" w14:textId="77777777" w:rsidR="00C067F3" w:rsidRPr="00C067F3" w:rsidRDefault="00C067F3" w:rsidP="00C067F3">
            <w:pPr>
              <w:spacing w:after="0" w:line="240" w:lineRule="auto"/>
              <w:jc w:val="right"/>
              <w:rPr>
                <w:ins w:id="842" w:author="Chris Hartgerink" w:date="2014-02-03T20:34:00Z"/>
                <w:rFonts w:ascii="Times New Roman" w:eastAsia="Times New Roman" w:hAnsi="Times New Roman" w:cs="Times New Roman"/>
                <w:color w:val="000000"/>
                <w:sz w:val="20"/>
                <w:szCs w:val="20"/>
                <w:lang w:eastAsia="nl-NL"/>
              </w:rPr>
            </w:pPr>
            <w:ins w:id="843" w:author="Chris Hartgerink" w:date="2014-02-03T20:34:00Z">
              <w:r w:rsidRPr="00C067F3">
                <w:rPr>
                  <w:rFonts w:ascii="Times New Roman" w:eastAsia="Times New Roman" w:hAnsi="Times New Roman" w:cs="Times New Roman"/>
                  <w:color w:val="000000"/>
                  <w:sz w:val="20"/>
                  <w:szCs w:val="20"/>
                  <w:lang w:eastAsia="nl-NL"/>
                </w:rPr>
                <w:t>-0.33</w:t>
              </w:r>
            </w:ins>
          </w:p>
        </w:tc>
        <w:tc>
          <w:tcPr>
            <w:tcW w:w="1276" w:type="dxa"/>
            <w:tcBorders>
              <w:top w:val="nil"/>
              <w:left w:val="nil"/>
              <w:bottom w:val="nil"/>
              <w:right w:val="nil"/>
            </w:tcBorders>
            <w:shd w:val="clear" w:color="auto" w:fill="auto"/>
            <w:noWrap/>
            <w:vAlign w:val="bottom"/>
            <w:hideMark/>
            <w:tcPrChange w:id="844" w:author="Chris Hartgerink" w:date="2014-02-03T20:34:00Z">
              <w:tcPr>
                <w:tcW w:w="1163" w:type="dxa"/>
                <w:tcBorders>
                  <w:top w:val="nil"/>
                  <w:left w:val="nil"/>
                  <w:bottom w:val="nil"/>
                  <w:right w:val="nil"/>
                </w:tcBorders>
                <w:shd w:val="clear" w:color="auto" w:fill="auto"/>
                <w:noWrap/>
                <w:vAlign w:val="bottom"/>
                <w:hideMark/>
              </w:tcPr>
            </w:tcPrChange>
          </w:tcPr>
          <w:p w14:paraId="05138098" w14:textId="77777777" w:rsidR="00C067F3" w:rsidRPr="00C067F3" w:rsidRDefault="00C067F3" w:rsidP="00C067F3">
            <w:pPr>
              <w:spacing w:after="0" w:line="240" w:lineRule="auto"/>
              <w:jc w:val="right"/>
              <w:rPr>
                <w:ins w:id="845" w:author="Chris Hartgerink" w:date="2014-02-03T20:34:00Z"/>
                <w:rFonts w:ascii="Times New Roman" w:eastAsia="Times New Roman" w:hAnsi="Times New Roman" w:cs="Times New Roman"/>
                <w:color w:val="000000"/>
                <w:sz w:val="20"/>
                <w:szCs w:val="20"/>
                <w:lang w:eastAsia="nl-NL"/>
              </w:rPr>
            </w:pPr>
            <w:ins w:id="846" w:author="Chris Hartgerink" w:date="2014-02-03T20:34:00Z">
              <w:r w:rsidRPr="00C067F3">
                <w:rPr>
                  <w:rFonts w:ascii="Times New Roman" w:eastAsia="Times New Roman" w:hAnsi="Times New Roman" w:cs="Times New Roman"/>
                  <w:color w:val="000000"/>
                  <w:sz w:val="20"/>
                  <w:szCs w:val="20"/>
                  <w:lang w:eastAsia="nl-NL"/>
                </w:rPr>
                <w:t>.742</w:t>
              </w:r>
            </w:ins>
          </w:p>
        </w:tc>
        <w:tc>
          <w:tcPr>
            <w:tcW w:w="2126" w:type="dxa"/>
            <w:tcBorders>
              <w:top w:val="nil"/>
              <w:left w:val="nil"/>
              <w:bottom w:val="nil"/>
              <w:right w:val="nil"/>
            </w:tcBorders>
            <w:shd w:val="clear" w:color="auto" w:fill="auto"/>
            <w:noWrap/>
            <w:vAlign w:val="bottom"/>
            <w:hideMark/>
            <w:tcPrChange w:id="847" w:author="Chris Hartgerink" w:date="2014-02-03T20:34:00Z">
              <w:tcPr>
                <w:tcW w:w="1483" w:type="dxa"/>
                <w:tcBorders>
                  <w:top w:val="nil"/>
                  <w:left w:val="nil"/>
                  <w:bottom w:val="nil"/>
                  <w:right w:val="nil"/>
                </w:tcBorders>
                <w:shd w:val="clear" w:color="auto" w:fill="auto"/>
                <w:noWrap/>
                <w:vAlign w:val="bottom"/>
                <w:hideMark/>
              </w:tcPr>
            </w:tcPrChange>
          </w:tcPr>
          <w:p w14:paraId="583905C8" w14:textId="77777777" w:rsidR="00C067F3" w:rsidRPr="00C067F3" w:rsidRDefault="00C067F3" w:rsidP="00C067F3">
            <w:pPr>
              <w:spacing w:after="0" w:line="240" w:lineRule="auto"/>
              <w:jc w:val="right"/>
              <w:rPr>
                <w:ins w:id="848" w:author="Chris Hartgerink" w:date="2014-02-03T20:34:00Z"/>
                <w:rFonts w:ascii="Times New Roman" w:eastAsia="Times New Roman" w:hAnsi="Times New Roman" w:cs="Times New Roman"/>
                <w:color w:val="000000"/>
                <w:sz w:val="20"/>
                <w:szCs w:val="20"/>
                <w:lang w:eastAsia="nl-NL"/>
              </w:rPr>
            </w:pPr>
            <w:ins w:id="849" w:author="Chris Hartgerink" w:date="2014-02-03T20:34:00Z">
              <w:r w:rsidRPr="00C067F3">
                <w:rPr>
                  <w:rFonts w:ascii="Times New Roman" w:eastAsia="Times New Roman" w:hAnsi="Times New Roman" w:cs="Times New Roman"/>
                  <w:color w:val="000000"/>
                  <w:sz w:val="20"/>
                  <w:szCs w:val="20"/>
                  <w:lang w:eastAsia="nl-NL"/>
                </w:rPr>
                <w:t>-0.92</w:t>
              </w:r>
            </w:ins>
          </w:p>
        </w:tc>
        <w:tc>
          <w:tcPr>
            <w:tcW w:w="2127" w:type="dxa"/>
            <w:tcBorders>
              <w:top w:val="nil"/>
              <w:left w:val="nil"/>
              <w:bottom w:val="nil"/>
              <w:right w:val="nil"/>
            </w:tcBorders>
            <w:shd w:val="clear" w:color="auto" w:fill="auto"/>
            <w:noWrap/>
            <w:vAlign w:val="bottom"/>
            <w:hideMark/>
            <w:tcPrChange w:id="850" w:author="Chris Hartgerink" w:date="2014-02-03T20:34:00Z">
              <w:tcPr>
                <w:tcW w:w="3195" w:type="dxa"/>
                <w:gridSpan w:val="2"/>
                <w:tcBorders>
                  <w:top w:val="nil"/>
                  <w:left w:val="nil"/>
                  <w:bottom w:val="nil"/>
                  <w:right w:val="nil"/>
                </w:tcBorders>
                <w:shd w:val="clear" w:color="auto" w:fill="auto"/>
                <w:noWrap/>
                <w:vAlign w:val="bottom"/>
                <w:hideMark/>
              </w:tcPr>
            </w:tcPrChange>
          </w:tcPr>
          <w:p w14:paraId="1E9FBD33" w14:textId="77777777" w:rsidR="00C067F3" w:rsidRPr="00C067F3" w:rsidRDefault="00C067F3" w:rsidP="00C067F3">
            <w:pPr>
              <w:spacing w:after="0" w:line="240" w:lineRule="auto"/>
              <w:jc w:val="right"/>
              <w:rPr>
                <w:ins w:id="851" w:author="Chris Hartgerink" w:date="2014-02-03T20:34:00Z"/>
                <w:rFonts w:ascii="Times New Roman" w:eastAsia="Times New Roman" w:hAnsi="Times New Roman" w:cs="Times New Roman"/>
                <w:color w:val="000000"/>
                <w:sz w:val="20"/>
                <w:szCs w:val="20"/>
                <w:lang w:eastAsia="nl-NL"/>
              </w:rPr>
            </w:pPr>
            <w:ins w:id="852" w:author="Chris Hartgerink" w:date="2014-02-03T20:34:00Z">
              <w:r w:rsidRPr="00C067F3">
                <w:rPr>
                  <w:rFonts w:ascii="Times New Roman" w:eastAsia="Times New Roman" w:hAnsi="Times New Roman" w:cs="Times New Roman"/>
                  <w:color w:val="000000"/>
                  <w:sz w:val="20"/>
                  <w:szCs w:val="20"/>
                  <w:lang w:eastAsia="nl-NL"/>
                </w:rPr>
                <w:t>0.65</w:t>
              </w:r>
            </w:ins>
          </w:p>
        </w:tc>
      </w:tr>
      <w:tr w:rsidR="00C067F3" w:rsidRPr="00C067F3" w14:paraId="5197E830" w14:textId="77777777" w:rsidTr="00C067F3">
        <w:tblPrEx>
          <w:tblPrExChange w:id="853" w:author="Chris Hartgerink" w:date="2014-02-03T20:34:00Z">
            <w:tblPrEx>
              <w:tblW w:w="9498" w:type="dxa"/>
            </w:tblPrEx>
          </w:tblPrExChange>
        </w:tblPrEx>
        <w:trPr>
          <w:trHeight w:val="255"/>
          <w:ins w:id="854" w:author="Chris Hartgerink" w:date="2014-02-03T20:34:00Z"/>
          <w:trPrChange w:id="855" w:author="Chris Hartgerink" w:date="2014-02-03T20:34:00Z">
            <w:trPr>
              <w:trHeight w:val="255"/>
            </w:trPr>
          </w:trPrChange>
        </w:trPr>
        <w:tc>
          <w:tcPr>
            <w:tcW w:w="1217" w:type="dxa"/>
            <w:tcBorders>
              <w:top w:val="nil"/>
              <w:left w:val="nil"/>
              <w:bottom w:val="nil"/>
              <w:right w:val="nil"/>
            </w:tcBorders>
            <w:shd w:val="clear" w:color="auto" w:fill="auto"/>
            <w:noWrap/>
            <w:vAlign w:val="bottom"/>
            <w:hideMark/>
            <w:tcPrChange w:id="856" w:author="Chris Hartgerink" w:date="2014-02-03T20:34:00Z">
              <w:tcPr>
                <w:tcW w:w="1217" w:type="dxa"/>
                <w:tcBorders>
                  <w:top w:val="nil"/>
                  <w:left w:val="nil"/>
                  <w:bottom w:val="nil"/>
                  <w:right w:val="nil"/>
                </w:tcBorders>
                <w:shd w:val="clear" w:color="auto" w:fill="auto"/>
                <w:noWrap/>
                <w:vAlign w:val="bottom"/>
                <w:hideMark/>
              </w:tcPr>
            </w:tcPrChange>
          </w:tcPr>
          <w:p w14:paraId="73F98F15" w14:textId="77777777" w:rsidR="00C067F3" w:rsidRPr="00C067F3" w:rsidRDefault="00C067F3" w:rsidP="00C067F3">
            <w:pPr>
              <w:spacing w:after="0" w:line="240" w:lineRule="auto"/>
              <w:rPr>
                <w:ins w:id="857" w:author="Chris Hartgerink" w:date="2014-02-03T20:34:00Z"/>
                <w:rFonts w:ascii="Times New Roman" w:eastAsia="Times New Roman" w:hAnsi="Times New Roman" w:cs="Times New Roman"/>
                <w:color w:val="000000"/>
                <w:sz w:val="20"/>
                <w:szCs w:val="20"/>
                <w:lang w:eastAsia="nl-NL"/>
              </w:rPr>
            </w:pPr>
            <w:ins w:id="858" w:author="Chris Hartgerink" w:date="2014-02-03T20:34:00Z">
              <w:r w:rsidRPr="00C067F3">
                <w:rPr>
                  <w:rFonts w:ascii="Times New Roman" w:eastAsia="Times New Roman" w:hAnsi="Times New Roman" w:cs="Times New Roman"/>
                  <w:color w:val="000000"/>
                  <w:sz w:val="20"/>
                  <w:szCs w:val="20"/>
                  <w:lang w:eastAsia="nl-NL"/>
                </w:rPr>
                <w:t>Model</w:t>
              </w:r>
            </w:ins>
          </w:p>
        </w:tc>
        <w:tc>
          <w:tcPr>
            <w:tcW w:w="363" w:type="dxa"/>
            <w:tcBorders>
              <w:top w:val="nil"/>
              <w:left w:val="nil"/>
              <w:bottom w:val="nil"/>
              <w:right w:val="nil"/>
            </w:tcBorders>
            <w:shd w:val="clear" w:color="auto" w:fill="auto"/>
            <w:noWrap/>
            <w:vAlign w:val="bottom"/>
            <w:hideMark/>
            <w:tcPrChange w:id="859" w:author="Chris Hartgerink" w:date="2014-02-03T20:34:00Z">
              <w:tcPr>
                <w:tcW w:w="363" w:type="dxa"/>
                <w:tcBorders>
                  <w:top w:val="nil"/>
                  <w:left w:val="nil"/>
                  <w:bottom w:val="nil"/>
                  <w:right w:val="nil"/>
                </w:tcBorders>
                <w:shd w:val="clear" w:color="auto" w:fill="auto"/>
                <w:noWrap/>
                <w:vAlign w:val="bottom"/>
                <w:hideMark/>
              </w:tcPr>
            </w:tcPrChange>
          </w:tcPr>
          <w:p w14:paraId="47F31AA1" w14:textId="77777777" w:rsidR="00C067F3" w:rsidRPr="00C067F3" w:rsidRDefault="00C067F3" w:rsidP="00C067F3">
            <w:pPr>
              <w:spacing w:after="0" w:line="240" w:lineRule="auto"/>
              <w:rPr>
                <w:ins w:id="860" w:author="Chris Hartgerink" w:date="2014-02-03T20:34:00Z"/>
                <w:rFonts w:ascii="Times New Roman" w:eastAsia="Times New Roman" w:hAnsi="Times New Roman" w:cs="Times New Roman"/>
                <w:color w:val="000000"/>
                <w:sz w:val="20"/>
                <w:szCs w:val="20"/>
                <w:lang w:eastAsia="nl-NL"/>
              </w:rPr>
            </w:pPr>
            <w:ins w:id="861" w:author="Chris Hartgerink" w:date="2014-02-03T20:34:00Z">
              <w:r w:rsidRPr="00C067F3">
                <w:rPr>
                  <w:rFonts w:ascii="Times New Roman" w:eastAsia="Times New Roman" w:hAnsi="Times New Roman" w:cs="Times New Roman"/>
                  <w:color w:val="000000"/>
                  <w:sz w:val="20"/>
                  <w:szCs w:val="20"/>
                  <w:lang w:eastAsia="nl-NL"/>
                </w:rPr>
                <w:t>T1</w:t>
              </w:r>
            </w:ins>
          </w:p>
        </w:tc>
        <w:tc>
          <w:tcPr>
            <w:tcW w:w="840" w:type="dxa"/>
            <w:tcBorders>
              <w:top w:val="nil"/>
              <w:left w:val="nil"/>
              <w:bottom w:val="nil"/>
              <w:right w:val="nil"/>
            </w:tcBorders>
            <w:shd w:val="clear" w:color="auto" w:fill="auto"/>
            <w:noWrap/>
            <w:vAlign w:val="bottom"/>
            <w:hideMark/>
            <w:tcPrChange w:id="862" w:author="Chris Hartgerink" w:date="2014-02-03T20:34:00Z">
              <w:tcPr>
                <w:tcW w:w="840" w:type="dxa"/>
                <w:tcBorders>
                  <w:top w:val="nil"/>
                  <w:left w:val="nil"/>
                  <w:bottom w:val="nil"/>
                  <w:right w:val="nil"/>
                </w:tcBorders>
                <w:shd w:val="clear" w:color="auto" w:fill="auto"/>
                <w:noWrap/>
                <w:vAlign w:val="bottom"/>
                <w:hideMark/>
              </w:tcPr>
            </w:tcPrChange>
          </w:tcPr>
          <w:p w14:paraId="54517205" w14:textId="77777777" w:rsidR="00C067F3" w:rsidRPr="00C067F3" w:rsidRDefault="00C067F3" w:rsidP="00C067F3">
            <w:pPr>
              <w:spacing w:after="0" w:line="240" w:lineRule="auto"/>
              <w:jc w:val="right"/>
              <w:rPr>
                <w:ins w:id="863" w:author="Chris Hartgerink" w:date="2014-02-03T20:34:00Z"/>
                <w:rFonts w:ascii="Times New Roman" w:eastAsia="Times New Roman" w:hAnsi="Times New Roman" w:cs="Times New Roman"/>
                <w:color w:val="000000"/>
                <w:sz w:val="20"/>
                <w:szCs w:val="20"/>
                <w:lang w:eastAsia="nl-NL"/>
              </w:rPr>
            </w:pPr>
            <w:ins w:id="864" w:author="Chris Hartgerink" w:date="2014-02-03T20:34:00Z">
              <w:r w:rsidRPr="00C067F3">
                <w:rPr>
                  <w:rFonts w:ascii="Times New Roman" w:eastAsia="Times New Roman" w:hAnsi="Times New Roman" w:cs="Times New Roman"/>
                  <w:color w:val="000000"/>
                  <w:sz w:val="20"/>
                  <w:szCs w:val="20"/>
                  <w:lang w:eastAsia="nl-NL"/>
                </w:rPr>
                <w:t>-0.29</w:t>
              </w:r>
            </w:ins>
          </w:p>
        </w:tc>
        <w:tc>
          <w:tcPr>
            <w:tcW w:w="507" w:type="dxa"/>
            <w:tcBorders>
              <w:top w:val="nil"/>
              <w:left w:val="nil"/>
              <w:bottom w:val="nil"/>
              <w:right w:val="nil"/>
            </w:tcBorders>
            <w:shd w:val="clear" w:color="auto" w:fill="auto"/>
            <w:noWrap/>
            <w:vAlign w:val="bottom"/>
            <w:hideMark/>
            <w:tcPrChange w:id="865" w:author="Chris Hartgerink" w:date="2014-02-03T20:34:00Z">
              <w:tcPr>
                <w:tcW w:w="507" w:type="dxa"/>
                <w:tcBorders>
                  <w:top w:val="nil"/>
                  <w:left w:val="nil"/>
                  <w:bottom w:val="nil"/>
                  <w:right w:val="nil"/>
                </w:tcBorders>
                <w:shd w:val="clear" w:color="auto" w:fill="auto"/>
                <w:noWrap/>
                <w:vAlign w:val="bottom"/>
                <w:hideMark/>
              </w:tcPr>
            </w:tcPrChange>
          </w:tcPr>
          <w:p w14:paraId="53901A5C" w14:textId="77777777" w:rsidR="00C067F3" w:rsidRPr="00C067F3" w:rsidRDefault="00C067F3" w:rsidP="00C067F3">
            <w:pPr>
              <w:spacing w:after="0" w:line="240" w:lineRule="auto"/>
              <w:jc w:val="right"/>
              <w:rPr>
                <w:ins w:id="866" w:author="Chris Hartgerink" w:date="2014-02-03T20:34:00Z"/>
                <w:rFonts w:ascii="Times New Roman" w:eastAsia="Times New Roman" w:hAnsi="Times New Roman" w:cs="Times New Roman"/>
                <w:color w:val="000000"/>
                <w:sz w:val="20"/>
                <w:szCs w:val="20"/>
                <w:lang w:eastAsia="nl-NL"/>
              </w:rPr>
            </w:pPr>
            <w:ins w:id="867" w:author="Chris Hartgerink" w:date="2014-02-03T20:34:00Z">
              <w:r w:rsidRPr="00C067F3">
                <w:rPr>
                  <w:rFonts w:ascii="Times New Roman" w:eastAsia="Times New Roman" w:hAnsi="Times New Roman" w:cs="Times New Roman"/>
                  <w:color w:val="000000"/>
                  <w:sz w:val="20"/>
                  <w:szCs w:val="20"/>
                  <w:lang w:eastAsia="nl-NL"/>
                </w:rPr>
                <w:t>0.10</w:t>
              </w:r>
            </w:ins>
          </w:p>
        </w:tc>
        <w:tc>
          <w:tcPr>
            <w:tcW w:w="1042" w:type="dxa"/>
            <w:tcBorders>
              <w:top w:val="nil"/>
              <w:left w:val="nil"/>
              <w:bottom w:val="nil"/>
              <w:right w:val="nil"/>
            </w:tcBorders>
            <w:shd w:val="clear" w:color="auto" w:fill="auto"/>
            <w:noWrap/>
            <w:vAlign w:val="bottom"/>
            <w:hideMark/>
            <w:tcPrChange w:id="868" w:author="Chris Hartgerink" w:date="2014-02-03T20:34:00Z">
              <w:tcPr>
                <w:tcW w:w="730" w:type="dxa"/>
                <w:tcBorders>
                  <w:top w:val="nil"/>
                  <w:left w:val="nil"/>
                  <w:bottom w:val="nil"/>
                  <w:right w:val="nil"/>
                </w:tcBorders>
                <w:shd w:val="clear" w:color="auto" w:fill="auto"/>
                <w:noWrap/>
                <w:vAlign w:val="bottom"/>
                <w:hideMark/>
              </w:tcPr>
            </w:tcPrChange>
          </w:tcPr>
          <w:p w14:paraId="5A500E84" w14:textId="77777777" w:rsidR="00C067F3" w:rsidRPr="00C067F3" w:rsidRDefault="00C067F3" w:rsidP="00C067F3">
            <w:pPr>
              <w:spacing w:after="0" w:line="240" w:lineRule="auto"/>
              <w:jc w:val="right"/>
              <w:rPr>
                <w:ins w:id="869" w:author="Chris Hartgerink" w:date="2014-02-03T20:34:00Z"/>
                <w:rFonts w:ascii="Times New Roman" w:eastAsia="Times New Roman" w:hAnsi="Times New Roman" w:cs="Times New Roman"/>
                <w:color w:val="000000"/>
                <w:sz w:val="20"/>
                <w:szCs w:val="20"/>
                <w:lang w:eastAsia="nl-NL"/>
              </w:rPr>
            </w:pPr>
            <w:ins w:id="870" w:author="Chris Hartgerink" w:date="2014-02-03T20:34:00Z">
              <w:r w:rsidRPr="00C067F3">
                <w:rPr>
                  <w:rFonts w:ascii="Times New Roman" w:eastAsia="Times New Roman" w:hAnsi="Times New Roman" w:cs="Times New Roman"/>
                  <w:color w:val="000000"/>
                  <w:sz w:val="20"/>
                  <w:szCs w:val="20"/>
                  <w:lang w:eastAsia="nl-NL"/>
                </w:rPr>
                <w:t>-2.99</w:t>
              </w:r>
            </w:ins>
          </w:p>
        </w:tc>
        <w:tc>
          <w:tcPr>
            <w:tcW w:w="1276" w:type="dxa"/>
            <w:tcBorders>
              <w:top w:val="nil"/>
              <w:left w:val="nil"/>
              <w:bottom w:val="nil"/>
              <w:right w:val="nil"/>
            </w:tcBorders>
            <w:shd w:val="clear" w:color="auto" w:fill="auto"/>
            <w:noWrap/>
            <w:vAlign w:val="bottom"/>
            <w:hideMark/>
            <w:tcPrChange w:id="871" w:author="Chris Hartgerink" w:date="2014-02-03T20:34:00Z">
              <w:tcPr>
                <w:tcW w:w="1163" w:type="dxa"/>
                <w:tcBorders>
                  <w:top w:val="nil"/>
                  <w:left w:val="nil"/>
                  <w:bottom w:val="nil"/>
                  <w:right w:val="nil"/>
                </w:tcBorders>
                <w:shd w:val="clear" w:color="auto" w:fill="auto"/>
                <w:noWrap/>
                <w:vAlign w:val="bottom"/>
                <w:hideMark/>
              </w:tcPr>
            </w:tcPrChange>
          </w:tcPr>
          <w:p w14:paraId="4C49C8A7" w14:textId="77777777" w:rsidR="00C067F3" w:rsidRPr="00C067F3" w:rsidRDefault="00C067F3" w:rsidP="00C067F3">
            <w:pPr>
              <w:spacing w:after="0" w:line="240" w:lineRule="auto"/>
              <w:jc w:val="right"/>
              <w:rPr>
                <w:ins w:id="872" w:author="Chris Hartgerink" w:date="2014-02-03T20:34:00Z"/>
                <w:rFonts w:ascii="Times New Roman" w:eastAsia="Times New Roman" w:hAnsi="Times New Roman" w:cs="Times New Roman"/>
                <w:color w:val="000000"/>
                <w:sz w:val="20"/>
                <w:szCs w:val="20"/>
                <w:lang w:eastAsia="nl-NL"/>
              </w:rPr>
            </w:pPr>
            <w:ins w:id="873" w:author="Chris Hartgerink" w:date="2014-02-03T20:34:00Z">
              <w:r w:rsidRPr="00C067F3">
                <w:rPr>
                  <w:rFonts w:ascii="Times New Roman" w:eastAsia="Times New Roman" w:hAnsi="Times New Roman" w:cs="Times New Roman"/>
                  <w:color w:val="000000"/>
                  <w:sz w:val="20"/>
                  <w:szCs w:val="20"/>
                  <w:lang w:eastAsia="nl-NL"/>
                </w:rPr>
                <w:t>&lt; 0.001</w:t>
              </w:r>
            </w:ins>
          </w:p>
        </w:tc>
        <w:tc>
          <w:tcPr>
            <w:tcW w:w="2126" w:type="dxa"/>
            <w:tcBorders>
              <w:top w:val="nil"/>
              <w:left w:val="nil"/>
              <w:bottom w:val="nil"/>
              <w:right w:val="nil"/>
            </w:tcBorders>
            <w:shd w:val="clear" w:color="auto" w:fill="auto"/>
            <w:noWrap/>
            <w:vAlign w:val="bottom"/>
            <w:hideMark/>
            <w:tcPrChange w:id="874" w:author="Chris Hartgerink" w:date="2014-02-03T20:34:00Z">
              <w:tcPr>
                <w:tcW w:w="1483" w:type="dxa"/>
                <w:tcBorders>
                  <w:top w:val="nil"/>
                  <w:left w:val="nil"/>
                  <w:bottom w:val="nil"/>
                  <w:right w:val="nil"/>
                </w:tcBorders>
                <w:shd w:val="clear" w:color="auto" w:fill="auto"/>
                <w:noWrap/>
                <w:vAlign w:val="bottom"/>
                <w:hideMark/>
              </w:tcPr>
            </w:tcPrChange>
          </w:tcPr>
          <w:p w14:paraId="45A37B52" w14:textId="77777777" w:rsidR="00C067F3" w:rsidRPr="00C067F3" w:rsidRDefault="00C067F3" w:rsidP="00C067F3">
            <w:pPr>
              <w:spacing w:after="0" w:line="240" w:lineRule="auto"/>
              <w:jc w:val="right"/>
              <w:rPr>
                <w:ins w:id="875" w:author="Chris Hartgerink" w:date="2014-02-03T20:34:00Z"/>
                <w:rFonts w:ascii="Times New Roman" w:eastAsia="Times New Roman" w:hAnsi="Times New Roman" w:cs="Times New Roman"/>
                <w:color w:val="000000"/>
                <w:sz w:val="20"/>
                <w:szCs w:val="20"/>
                <w:lang w:eastAsia="nl-NL"/>
              </w:rPr>
            </w:pPr>
            <w:ins w:id="876" w:author="Chris Hartgerink" w:date="2014-02-03T20:34:00Z">
              <w:r w:rsidRPr="00C067F3">
                <w:rPr>
                  <w:rFonts w:ascii="Times New Roman" w:eastAsia="Times New Roman" w:hAnsi="Times New Roman" w:cs="Times New Roman"/>
                  <w:color w:val="000000"/>
                  <w:sz w:val="20"/>
                  <w:szCs w:val="20"/>
                  <w:lang w:eastAsia="nl-NL"/>
                </w:rPr>
                <w:t>-0.48</w:t>
              </w:r>
            </w:ins>
          </w:p>
        </w:tc>
        <w:tc>
          <w:tcPr>
            <w:tcW w:w="2127" w:type="dxa"/>
            <w:tcBorders>
              <w:top w:val="nil"/>
              <w:left w:val="nil"/>
              <w:bottom w:val="nil"/>
              <w:right w:val="nil"/>
            </w:tcBorders>
            <w:shd w:val="clear" w:color="auto" w:fill="auto"/>
            <w:noWrap/>
            <w:vAlign w:val="bottom"/>
            <w:hideMark/>
            <w:tcPrChange w:id="877" w:author="Chris Hartgerink" w:date="2014-02-03T20:34:00Z">
              <w:tcPr>
                <w:tcW w:w="3195" w:type="dxa"/>
                <w:gridSpan w:val="2"/>
                <w:tcBorders>
                  <w:top w:val="nil"/>
                  <w:left w:val="nil"/>
                  <w:bottom w:val="nil"/>
                  <w:right w:val="nil"/>
                </w:tcBorders>
                <w:shd w:val="clear" w:color="auto" w:fill="auto"/>
                <w:noWrap/>
                <w:vAlign w:val="bottom"/>
                <w:hideMark/>
              </w:tcPr>
            </w:tcPrChange>
          </w:tcPr>
          <w:p w14:paraId="2BBECBA9" w14:textId="77777777" w:rsidR="00C067F3" w:rsidRPr="00C067F3" w:rsidRDefault="00C067F3" w:rsidP="00C067F3">
            <w:pPr>
              <w:spacing w:after="0" w:line="240" w:lineRule="auto"/>
              <w:jc w:val="right"/>
              <w:rPr>
                <w:ins w:id="878" w:author="Chris Hartgerink" w:date="2014-02-03T20:34:00Z"/>
                <w:rFonts w:ascii="Times New Roman" w:eastAsia="Times New Roman" w:hAnsi="Times New Roman" w:cs="Times New Roman"/>
                <w:color w:val="000000"/>
                <w:sz w:val="20"/>
                <w:szCs w:val="20"/>
                <w:lang w:eastAsia="nl-NL"/>
              </w:rPr>
            </w:pPr>
            <w:ins w:id="879" w:author="Chris Hartgerink" w:date="2014-02-03T20:34:00Z">
              <w:r w:rsidRPr="00C067F3">
                <w:rPr>
                  <w:rFonts w:ascii="Times New Roman" w:eastAsia="Times New Roman" w:hAnsi="Times New Roman" w:cs="Times New Roman"/>
                  <w:color w:val="000000"/>
                  <w:sz w:val="20"/>
                  <w:szCs w:val="20"/>
                  <w:lang w:eastAsia="nl-NL"/>
                </w:rPr>
                <w:t>-0.10</w:t>
              </w:r>
            </w:ins>
          </w:p>
        </w:tc>
      </w:tr>
      <w:tr w:rsidR="00C067F3" w:rsidRPr="00C067F3" w14:paraId="5F6803AB" w14:textId="77777777" w:rsidTr="00C067F3">
        <w:tblPrEx>
          <w:tblPrExChange w:id="880" w:author="Chris Hartgerink" w:date="2014-02-03T20:34:00Z">
            <w:tblPrEx>
              <w:tblW w:w="9498" w:type="dxa"/>
            </w:tblPrEx>
          </w:tblPrExChange>
        </w:tblPrEx>
        <w:trPr>
          <w:trHeight w:val="255"/>
          <w:ins w:id="881" w:author="Chris Hartgerink" w:date="2014-02-03T20:34:00Z"/>
          <w:trPrChange w:id="882" w:author="Chris Hartgerink" w:date="2014-02-03T20:34:00Z">
            <w:trPr>
              <w:trHeight w:val="255"/>
            </w:trPr>
          </w:trPrChange>
        </w:trPr>
        <w:tc>
          <w:tcPr>
            <w:tcW w:w="1217" w:type="dxa"/>
            <w:tcBorders>
              <w:top w:val="nil"/>
              <w:left w:val="nil"/>
              <w:bottom w:val="single" w:sz="4" w:space="0" w:color="auto"/>
              <w:right w:val="nil"/>
            </w:tcBorders>
            <w:shd w:val="clear" w:color="auto" w:fill="auto"/>
            <w:noWrap/>
            <w:vAlign w:val="bottom"/>
            <w:hideMark/>
            <w:tcPrChange w:id="883" w:author="Chris Hartgerink" w:date="2014-02-03T20:34:00Z">
              <w:tcPr>
                <w:tcW w:w="1217" w:type="dxa"/>
                <w:tcBorders>
                  <w:top w:val="nil"/>
                  <w:left w:val="nil"/>
                  <w:bottom w:val="single" w:sz="4" w:space="0" w:color="auto"/>
                  <w:right w:val="nil"/>
                </w:tcBorders>
                <w:shd w:val="clear" w:color="auto" w:fill="auto"/>
                <w:noWrap/>
                <w:vAlign w:val="bottom"/>
                <w:hideMark/>
              </w:tcPr>
            </w:tcPrChange>
          </w:tcPr>
          <w:p w14:paraId="4BB35274" w14:textId="77777777" w:rsidR="00C067F3" w:rsidRPr="00C067F3" w:rsidRDefault="00C067F3" w:rsidP="00C067F3">
            <w:pPr>
              <w:spacing w:after="0" w:line="240" w:lineRule="auto"/>
              <w:rPr>
                <w:ins w:id="884" w:author="Chris Hartgerink" w:date="2014-02-03T20:34:00Z"/>
                <w:rFonts w:ascii="Times New Roman" w:eastAsia="Times New Roman" w:hAnsi="Times New Roman" w:cs="Times New Roman"/>
                <w:color w:val="000000"/>
                <w:sz w:val="20"/>
                <w:szCs w:val="20"/>
                <w:lang w:eastAsia="nl-NL"/>
              </w:rPr>
            </w:pPr>
            <w:ins w:id="885" w:author="Chris Hartgerink" w:date="2014-02-03T20:34:00Z">
              <w:r w:rsidRPr="00C067F3">
                <w:rPr>
                  <w:rFonts w:ascii="Times New Roman" w:eastAsia="Times New Roman" w:hAnsi="Times New Roman" w:cs="Times New Roman"/>
                  <w:color w:val="000000"/>
                  <w:sz w:val="20"/>
                  <w:szCs w:val="20"/>
                  <w:lang w:eastAsia="nl-NL"/>
                </w:rPr>
                <w:t> </w:t>
              </w:r>
            </w:ins>
          </w:p>
        </w:tc>
        <w:tc>
          <w:tcPr>
            <w:tcW w:w="363" w:type="dxa"/>
            <w:tcBorders>
              <w:top w:val="nil"/>
              <w:left w:val="nil"/>
              <w:bottom w:val="single" w:sz="4" w:space="0" w:color="auto"/>
              <w:right w:val="nil"/>
            </w:tcBorders>
            <w:shd w:val="clear" w:color="auto" w:fill="auto"/>
            <w:noWrap/>
            <w:vAlign w:val="bottom"/>
            <w:hideMark/>
            <w:tcPrChange w:id="886" w:author="Chris Hartgerink" w:date="2014-02-03T20:34:00Z">
              <w:tcPr>
                <w:tcW w:w="363" w:type="dxa"/>
                <w:tcBorders>
                  <w:top w:val="nil"/>
                  <w:left w:val="nil"/>
                  <w:bottom w:val="single" w:sz="4" w:space="0" w:color="auto"/>
                  <w:right w:val="nil"/>
                </w:tcBorders>
                <w:shd w:val="clear" w:color="auto" w:fill="auto"/>
                <w:noWrap/>
                <w:vAlign w:val="bottom"/>
                <w:hideMark/>
              </w:tcPr>
            </w:tcPrChange>
          </w:tcPr>
          <w:p w14:paraId="396EFDE3" w14:textId="77777777" w:rsidR="00C067F3" w:rsidRPr="00C067F3" w:rsidRDefault="00C067F3" w:rsidP="00C067F3">
            <w:pPr>
              <w:spacing w:after="0" w:line="240" w:lineRule="auto"/>
              <w:rPr>
                <w:ins w:id="887" w:author="Chris Hartgerink" w:date="2014-02-03T20:34:00Z"/>
                <w:rFonts w:ascii="Times New Roman" w:eastAsia="Times New Roman" w:hAnsi="Times New Roman" w:cs="Times New Roman"/>
                <w:color w:val="000000"/>
                <w:sz w:val="20"/>
                <w:szCs w:val="20"/>
                <w:lang w:eastAsia="nl-NL"/>
              </w:rPr>
            </w:pPr>
            <w:ins w:id="888" w:author="Chris Hartgerink" w:date="2014-02-03T20:34:00Z">
              <w:r w:rsidRPr="00C067F3">
                <w:rPr>
                  <w:rFonts w:ascii="Times New Roman" w:eastAsia="Times New Roman" w:hAnsi="Times New Roman" w:cs="Times New Roman"/>
                  <w:color w:val="000000"/>
                  <w:sz w:val="20"/>
                  <w:szCs w:val="20"/>
                  <w:lang w:eastAsia="nl-NL"/>
                </w:rPr>
                <w:t>T2</w:t>
              </w:r>
            </w:ins>
          </w:p>
        </w:tc>
        <w:tc>
          <w:tcPr>
            <w:tcW w:w="840" w:type="dxa"/>
            <w:tcBorders>
              <w:top w:val="nil"/>
              <w:left w:val="nil"/>
              <w:bottom w:val="single" w:sz="4" w:space="0" w:color="auto"/>
              <w:right w:val="nil"/>
            </w:tcBorders>
            <w:shd w:val="clear" w:color="auto" w:fill="auto"/>
            <w:noWrap/>
            <w:vAlign w:val="bottom"/>
            <w:hideMark/>
            <w:tcPrChange w:id="889" w:author="Chris Hartgerink" w:date="2014-02-03T20:34:00Z">
              <w:tcPr>
                <w:tcW w:w="840" w:type="dxa"/>
                <w:tcBorders>
                  <w:top w:val="nil"/>
                  <w:left w:val="nil"/>
                  <w:bottom w:val="single" w:sz="4" w:space="0" w:color="auto"/>
                  <w:right w:val="nil"/>
                </w:tcBorders>
                <w:shd w:val="clear" w:color="auto" w:fill="auto"/>
                <w:noWrap/>
                <w:vAlign w:val="bottom"/>
                <w:hideMark/>
              </w:tcPr>
            </w:tcPrChange>
          </w:tcPr>
          <w:p w14:paraId="720ECDD2" w14:textId="77777777" w:rsidR="00C067F3" w:rsidRPr="00C067F3" w:rsidRDefault="00C067F3" w:rsidP="00C067F3">
            <w:pPr>
              <w:spacing w:after="0" w:line="240" w:lineRule="auto"/>
              <w:jc w:val="right"/>
              <w:rPr>
                <w:ins w:id="890" w:author="Chris Hartgerink" w:date="2014-02-03T20:34:00Z"/>
                <w:rFonts w:ascii="Times New Roman" w:eastAsia="Times New Roman" w:hAnsi="Times New Roman" w:cs="Times New Roman"/>
                <w:color w:val="000000"/>
                <w:sz w:val="20"/>
                <w:szCs w:val="20"/>
                <w:lang w:eastAsia="nl-NL"/>
              </w:rPr>
            </w:pPr>
            <w:ins w:id="891" w:author="Chris Hartgerink" w:date="2014-02-03T20:34:00Z">
              <w:r w:rsidRPr="00C067F3">
                <w:rPr>
                  <w:rFonts w:ascii="Times New Roman" w:eastAsia="Times New Roman" w:hAnsi="Times New Roman" w:cs="Times New Roman"/>
                  <w:color w:val="000000"/>
                  <w:sz w:val="20"/>
                  <w:szCs w:val="20"/>
                  <w:lang w:eastAsia="nl-NL"/>
                </w:rPr>
                <w:t>0.01</w:t>
              </w:r>
            </w:ins>
          </w:p>
        </w:tc>
        <w:tc>
          <w:tcPr>
            <w:tcW w:w="507" w:type="dxa"/>
            <w:tcBorders>
              <w:top w:val="nil"/>
              <w:left w:val="nil"/>
              <w:bottom w:val="single" w:sz="4" w:space="0" w:color="auto"/>
              <w:right w:val="nil"/>
            </w:tcBorders>
            <w:shd w:val="clear" w:color="auto" w:fill="auto"/>
            <w:noWrap/>
            <w:vAlign w:val="bottom"/>
            <w:hideMark/>
            <w:tcPrChange w:id="892" w:author="Chris Hartgerink" w:date="2014-02-03T20:34:00Z">
              <w:tcPr>
                <w:tcW w:w="507" w:type="dxa"/>
                <w:tcBorders>
                  <w:top w:val="nil"/>
                  <w:left w:val="nil"/>
                  <w:bottom w:val="single" w:sz="4" w:space="0" w:color="auto"/>
                  <w:right w:val="nil"/>
                </w:tcBorders>
                <w:shd w:val="clear" w:color="auto" w:fill="auto"/>
                <w:noWrap/>
                <w:vAlign w:val="bottom"/>
                <w:hideMark/>
              </w:tcPr>
            </w:tcPrChange>
          </w:tcPr>
          <w:p w14:paraId="3CFAE1C2" w14:textId="77777777" w:rsidR="00C067F3" w:rsidRPr="00C067F3" w:rsidRDefault="00C067F3" w:rsidP="00C067F3">
            <w:pPr>
              <w:spacing w:after="0" w:line="240" w:lineRule="auto"/>
              <w:jc w:val="right"/>
              <w:rPr>
                <w:ins w:id="893" w:author="Chris Hartgerink" w:date="2014-02-03T20:34:00Z"/>
                <w:rFonts w:ascii="Times New Roman" w:eastAsia="Times New Roman" w:hAnsi="Times New Roman" w:cs="Times New Roman"/>
                <w:color w:val="000000"/>
                <w:sz w:val="20"/>
                <w:szCs w:val="20"/>
                <w:lang w:eastAsia="nl-NL"/>
              </w:rPr>
            </w:pPr>
            <w:ins w:id="894" w:author="Chris Hartgerink" w:date="2014-02-03T20:34:00Z">
              <w:r w:rsidRPr="00C067F3">
                <w:rPr>
                  <w:rFonts w:ascii="Times New Roman" w:eastAsia="Times New Roman" w:hAnsi="Times New Roman" w:cs="Times New Roman"/>
                  <w:color w:val="000000"/>
                  <w:sz w:val="20"/>
                  <w:szCs w:val="20"/>
                  <w:lang w:eastAsia="nl-NL"/>
                </w:rPr>
                <w:t>0.16</w:t>
              </w:r>
            </w:ins>
          </w:p>
        </w:tc>
        <w:tc>
          <w:tcPr>
            <w:tcW w:w="1042" w:type="dxa"/>
            <w:tcBorders>
              <w:top w:val="nil"/>
              <w:left w:val="nil"/>
              <w:bottom w:val="single" w:sz="4" w:space="0" w:color="auto"/>
              <w:right w:val="nil"/>
            </w:tcBorders>
            <w:shd w:val="clear" w:color="auto" w:fill="auto"/>
            <w:noWrap/>
            <w:vAlign w:val="bottom"/>
            <w:hideMark/>
            <w:tcPrChange w:id="895" w:author="Chris Hartgerink" w:date="2014-02-03T20:34:00Z">
              <w:tcPr>
                <w:tcW w:w="730" w:type="dxa"/>
                <w:tcBorders>
                  <w:top w:val="nil"/>
                  <w:left w:val="nil"/>
                  <w:bottom w:val="single" w:sz="4" w:space="0" w:color="auto"/>
                  <w:right w:val="nil"/>
                </w:tcBorders>
                <w:shd w:val="clear" w:color="auto" w:fill="auto"/>
                <w:noWrap/>
                <w:vAlign w:val="bottom"/>
                <w:hideMark/>
              </w:tcPr>
            </w:tcPrChange>
          </w:tcPr>
          <w:p w14:paraId="7FB39BAD" w14:textId="77777777" w:rsidR="00C067F3" w:rsidRPr="00C067F3" w:rsidRDefault="00C067F3" w:rsidP="00C067F3">
            <w:pPr>
              <w:spacing w:after="0" w:line="240" w:lineRule="auto"/>
              <w:jc w:val="right"/>
              <w:rPr>
                <w:ins w:id="896" w:author="Chris Hartgerink" w:date="2014-02-03T20:34:00Z"/>
                <w:rFonts w:ascii="Times New Roman" w:eastAsia="Times New Roman" w:hAnsi="Times New Roman" w:cs="Times New Roman"/>
                <w:color w:val="000000"/>
                <w:sz w:val="20"/>
                <w:szCs w:val="20"/>
                <w:lang w:eastAsia="nl-NL"/>
              </w:rPr>
            </w:pPr>
            <w:ins w:id="897" w:author="Chris Hartgerink" w:date="2014-02-03T20:34:00Z">
              <w:r w:rsidRPr="00C067F3">
                <w:rPr>
                  <w:rFonts w:ascii="Times New Roman" w:eastAsia="Times New Roman" w:hAnsi="Times New Roman" w:cs="Times New Roman"/>
                  <w:color w:val="000000"/>
                  <w:sz w:val="20"/>
                  <w:szCs w:val="20"/>
                  <w:lang w:eastAsia="nl-NL"/>
                </w:rPr>
                <w:t>0.06</w:t>
              </w:r>
            </w:ins>
          </w:p>
        </w:tc>
        <w:tc>
          <w:tcPr>
            <w:tcW w:w="1276" w:type="dxa"/>
            <w:tcBorders>
              <w:top w:val="nil"/>
              <w:left w:val="nil"/>
              <w:bottom w:val="single" w:sz="4" w:space="0" w:color="auto"/>
              <w:right w:val="nil"/>
            </w:tcBorders>
            <w:shd w:val="clear" w:color="auto" w:fill="auto"/>
            <w:noWrap/>
            <w:vAlign w:val="bottom"/>
            <w:hideMark/>
            <w:tcPrChange w:id="898" w:author="Chris Hartgerink" w:date="2014-02-03T20:34:00Z">
              <w:tcPr>
                <w:tcW w:w="1163" w:type="dxa"/>
                <w:tcBorders>
                  <w:top w:val="nil"/>
                  <w:left w:val="nil"/>
                  <w:bottom w:val="single" w:sz="4" w:space="0" w:color="auto"/>
                  <w:right w:val="nil"/>
                </w:tcBorders>
                <w:shd w:val="clear" w:color="auto" w:fill="auto"/>
                <w:noWrap/>
                <w:vAlign w:val="bottom"/>
                <w:hideMark/>
              </w:tcPr>
            </w:tcPrChange>
          </w:tcPr>
          <w:p w14:paraId="286831A3" w14:textId="77777777" w:rsidR="00C067F3" w:rsidRPr="00C067F3" w:rsidRDefault="00C067F3" w:rsidP="00C067F3">
            <w:pPr>
              <w:spacing w:after="0" w:line="240" w:lineRule="auto"/>
              <w:jc w:val="right"/>
              <w:rPr>
                <w:ins w:id="899" w:author="Chris Hartgerink" w:date="2014-02-03T20:34:00Z"/>
                <w:rFonts w:ascii="Times New Roman" w:eastAsia="Times New Roman" w:hAnsi="Times New Roman" w:cs="Times New Roman"/>
                <w:color w:val="000000"/>
                <w:sz w:val="20"/>
                <w:szCs w:val="20"/>
                <w:lang w:eastAsia="nl-NL"/>
              </w:rPr>
            </w:pPr>
            <w:ins w:id="900" w:author="Chris Hartgerink" w:date="2014-02-03T20:34:00Z">
              <w:r w:rsidRPr="00C067F3">
                <w:rPr>
                  <w:rFonts w:ascii="Times New Roman" w:eastAsia="Times New Roman" w:hAnsi="Times New Roman" w:cs="Times New Roman"/>
                  <w:color w:val="000000"/>
                  <w:sz w:val="20"/>
                  <w:szCs w:val="20"/>
                  <w:lang w:eastAsia="nl-NL"/>
                </w:rPr>
                <w:t>.949</w:t>
              </w:r>
            </w:ins>
          </w:p>
        </w:tc>
        <w:tc>
          <w:tcPr>
            <w:tcW w:w="2126" w:type="dxa"/>
            <w:tcBorders>
              <w:top w:val="nil"/>
              <w:left w:val="nil"/>
              <w:bottom w:val="single" w:sz="4" w:space="0" w:color="auto"/>
              <w:right w:val="nil"/>
            </w:tcBorders>
            <w:shd w:val="clear" w:color="auto" w:fill="auto"/>
            <w:noWrap/>
            <w:vAlign w:val="bottom"/>
            <w:hideMark/>
            <w:tcPrChange w:id="901" w:author="Chris Hartgerink" w:date="2014-02-03T20:34:00Z">
              <w:tcPr>
                <w:tcW w:w="1483" w:type="dxa"/>
                <w:tcBorders>
                  <w:top w:val="nil"/>
                  <w:left w:val="nil"/>
                  <w:bottom w:val="single" w:sz="4" w:space="0" w:color="auto"/>
                  <w:right w:val="nil"/>
                </w:tcBorders>
                <w:shd w:val="clear" w:color="auto" w:fill="auto"/>
                <w:noWrap/>
                <w:vAlign w:val="bottom"/>
                <w:hideMark/>
              </w:tcPr>
            </w:tcPrChange>
          </w:tcPr>
          <w:p w14:paraId="4045025F" w14:textId="77777777" w:rsidR="00C067F3" w:rsidRPr="00C067F3" w:rsidRDefault="00C067F3" w:rsidP="00C067F3">
            <w:pPr>
              <w:spacing w:after="0" w:line="240" w:lineRule="auto"/>
              <w:jc w:val="right"/>
              <w:rPr>
                <w:ins w:id="902" w:author="Chris Hartgerink" w:date="2014-02-03T20:34:00Z"/>
                <w:rFonts w:ascii="Times New Roman" w:eastAsia="Times New Roman" w:hAnsi="Times New Roman" w:cs="Times New Roman"/>
                <w:color w:val="000000"/>
                <w:sz w:val="20"/>
                <w:szCs w:val="20"/>
                <w:lang w:eastAsia="nl-NL"/>
              </w:rPr>
            </w:pPr>
            <w:ins w:id="903" w:author="Chris Hartgerink" w:date="2014-02-03T20:34:00Z">
              <w:r w:rsidRPr="00C067F3">
                <w:rPr>
                  <w:rFonts w:ascii="Times New Roman" w:eastAsia="Times New Roman" w:hAnsi="Times New Roman" w:cs="Times New Roman"/>
                  <w:color w:val="000000"/>
                  <w:sz w:val="20"/>
                  <w:szCs w:val="20"/>
                  <w:lang w:eastAsia="nl-NL"/>
                </w:rPr>
                <w:t>-0.31</w:t>
              </w:r>
            </w:ins>
          </w:p>
        </w:tc>
        <w:tc>
          <w:tcPr>
            <w:tcW w:w="2127" w:type="dxa"/>
            <w:tcBorders>
              <w:top w:val="nil"/>
              <w:left w:val="nil"/>
              <w:bottom w:val="single" w:sz="4" w:space="0" w:color="auto"/>
              <w:right w:val="nil"/>
            </w:tcBorders>
            <w:shd w:val="clear" w:color="auto" w:fill="auto"/>
            <w:noWrap/>
            <w:vAlign w:val="bottom"/>
            <w:hideMark/>
            <w:tcPrChange w:id="904" w:author="Chris Hartgerink" w:date="2014-02-03T20:34:00Z">
              <w:tcPr>
                <w:tcW w:w="3195" w:type="dxa"/>
                <w:gridSpan w:val="2"/>
                <w:tcBorders>
                  <w:top w:val="nil"/>
                  <w:left w:val="nil"/>
                  <w:bottom w:val="single" w:sz="4" w:space="0" w:color="auto"/>
                  <w:right w:val="nil"/>
                </w:tcBorders>
                <w:shd w:val="clear" w:color="auto" w:fill="auto"/>
                <w:noWrap/>
                <w:vAlign w:val="bottom"/>
                <w:hideMark/>
              </w:tcPr>
            </w:tcPrChange>
          </w:tcPr>
          <w:p w14:paraId="3278CD48" w14:textId="77777777" w:rsidR="00C067F3" w:rsidRPr="00C067F3" w:rsidRDefault="00C067F3" w:rsidP="00C067F3">
            <w:pPr>
              <w:spacing w:after="0" w:line="240" w:lineRule="auto"/>
              <w:jc w:val="right"/>
              <w:rPr>
                <w:ins w:id="905" w:author="Chris Hartgerink" w:date="2014-02-03T20:34:00Z"/>
                <w:rFonts w:ascii="Times New Roman" w:eastAsia="Times New Roman" w:hAnsi="Times New Roman" w:cs="Times New Roman"/>
                <w:color w:val="000000"/>
                <w:sz w:val="20"/>
                <w:szCs w:val="20"/>
                <w:lang w:eastAsia="nl-NL"/>
              </w:rPr>
            </w:pPr>
            <w:ins w:id="906" w:author="Chris Hartgerink" w:date="2014-02-03T20:34:00Z">
              <w:r w:rsidRPr="00C067F3">
                <w:rPr>
                  <w:rFonts w:ascii="Times New Roman" w:eastAsia="Times New Roman" w:hAnsi="Times New Roman" w:cs="Times New Roman"/>
                  <w:color w:val="000000"/>
                  <w:sz w:val="20"/>
                  <w:szCs w:val="20"/>
                  <w:lang w:eastAsia="nl-NL"/>
                </w:rPr>
                <w:t>0.33</w:t>
              </w:r>
            </w:ins>
          </w:p>
        </w:tc>
      </w:tr>
    </w:tbl>
    <w:p w14:paraId="4C043E30" w14:textId="68CA8621" w:rsidR="00E76D2C" w:rsidRPr="00F70F0A" w:rsidRDefault="00E76D2C">
      <w:pPr>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Change w:id="907" w:author="Chris Hartgerink" w:date="2014-02-03T19:57:00Z">
          <w:pPr>
            <w:spacing w:after="0" w:line="480" w:lineRule="auto"/>
          </w:pPr>
        </w:pPrChange>
      </w:pPr>
    </w:p>
    <w:p w14:paraId="74BF0EAC" w14:textId="77777777"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49175C54" wp14:editId="203DE7D2">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60A2D27F" w14:textId="1803A5E0"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ins w:id="908" w:author="Chris Hartgerink" w:date="2014-02-03T20:35:00Z">
        <w:r w:rsidR="00C067F3">
          <w:rPr>
            <w:rFonts w:ascii="Times New Roman" w:hAnsi="Times New Roman" w:cs="Times New Roman"/>
            <w:sz w:val="24"/>
            <w:szCs w:val="24"/>
            <w:lang w:val="en-US"/>
          </w:rPr>
          <w:t>Table 4 shows interaction effects per subset.</w:t>
        </w:r>
      </w:ins>
      <w:r w:rsidR="00B85BEF">
        <w:rPr>
          <w:rFonts w:ascii="Times New Roman" w:hAnsi="Times New Roman" w:cs="Times New Roman"/>
          <w:sz w:val="24"/>
          <w:szCs w:val="24"/>
          <w:lang w:val="en-US"/>
        </w:rPr>
        <w:br w:type="page"/>
      </w:r>
    </w:p>
    <w:p w14:paraId="61722F45"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01F32CF3" wp14:editId="69100898">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748C61CD"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890D95A"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77EF307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E23AFE8"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2A202D3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F73CAA9"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8327EE7"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143B1EAA" w14:textId="77777777" w:rsidR="00A56777" w:rsidRPr="00F70F0A" w:rsidRDefault="00D34F59"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B1422D2"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E889B93"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29C4FC3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050DA5F4" w14:textId="77777777" w:rsidR="00E76D2C" w:rsidRPr="00F70F0A" w:rsidRDefault="00E76D2C" w:rsidP="006623EF">
      <w:pPr>
        <w:spacing w:after="0"/>
        <w:jc w:val="center"/>
        <w:rPr>
          <w:rFonts w:ascii="Times New Roman" w:hAnsi="Times New Roman" w:cs="Times New Roman"/>
          <w:b/>
          <w:sz w:val="24"/>
          <w:szCs w:val="24"/>
          <w:lang w:val="en-US"/>
        </w:rPr>
      </w:pPr>
    </w:p>
    <w:p w14:paraId="77A4236E" w14:textId="77777777" w:rsidR="00E76D2C" w:rsidRPr="00F70F0A" w:rsidRDefault="00E76D2C" w:rsidP="006623EF">
      <w:pPr>
        <w:spacing w:after="0"/>
        <w:jc w:val="center"/>
        <w:rPr>
          <w:rFonts w:ascii="Times New Roman" w:hAnsi="Times New Roman" w:cs="Times New Roman"/>
          <w:b/>
          <w:sz w:val="24"/>
          <w:szCs w:val="24"/>
          <w:lang w:val="en-US"/>
        </w:rPr>
      </w:pPr>
    </w:p>
    <w:p w14:paraId="6EF03017" w14:textId="77777777" w:rsidR="00E76D2C" w:rsidRPr="00F70F0A" w:rsidRDefault="00E76D2C" w:rsidP="006623EF">
      <w:pPr>
        <w:spacing w:after="0"/>
        <w:jc w:val="center"/>
        <w:rPr>
          <w:rFonts w:ascii="Times New Roman" w:hAnsi="Times New Roman" w:cs="Times New Roman"/>
          <w:b/>
          <w:sz w:val="24"/>
          <w:szCs w:val="24"/>
          <w:lang w:val="en-US"/>
        </w:rPr>
      </w:pPr>
    </w:p>
    <w:p w14:paraId="0F71C963" w14:textId="77777777" w:rsidR="00E76D2C" w:rsidRPr="00F70F0A" w:rsidRDefault="00E76D2C" w:rsidP="006623EF">
      <w:pPr>
        <w:spacing w:after="0"/>
        <w:jc w:val="center"/>
        <w:rPr>
          <w:rFonts w:ascii="Times New Roman" w:hAnsi="Times New Roman" w:cs="Times New Roman"/>
          <w:b/>
          <w:sz w:val="24"/>
          <w:szCs w:val="24"/>
          <w:lang w:val="en-US"/>
        </w:rPr>
      </w:pPr>
    </w:p>
    <w:p w14:paraId="1B478527" w14:textId="77777777" w:rsidR="00E76D2C" w:rsidRPr="00F70F0A" w:rsidRDefault="00E76D2C" w:rsidP="006623EF">
      <w:pPr>
        <w:spacing w:after="0"/>
        <w:jc w:val="center"/>
        <w:rPr>
          <w:rFonts w:ascii="Times New Roman" w:hAnsi="Times New Roman" w:cs="Times New Roman"/>
          <w:b/>
          <w:sz w:val="24"/>
          <w:szCs w:val="24"/>
          <w:lang w:val="en-US"/>
        </w:rPr>
      </w:pPr>
    </w:p>
    <w:p w14:paraId="21CBE6C3" w14:textId="77777777" w:rsidR="00E76D2C" w:rsidRPr="00F70F0A" w:rsidRDefault="00E76D2C" w:rsidP="006623EF">
      <w:pPr>
        <w:spacing w:after="0"/>
        <w:jc w:val="center"/>
        <w:rPr>
          <w:rFonts w:ascii="Times New Roman" w:hAnsi="Times New Roman" w:cs="Times New Roman"/>
          <w:b/>
          <w:sz w:val="24"/>
          <w:szCs w:val="24"/>
          <w:lang w:val="en-US"/>
        </w:rPr>
      </w:pPr>
    </w:p>
    <w:p w14:paraId="26608628"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00772AA"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8C6BE33" w14:textId="77777777" w:rsidR="006623EF" w:rsidRDefault="006623EF" w:rsidP="006623EF">
      <w:pPr>
        <w:jc w:val="center"/>
        <w:rPr>
          <w:rFonts w:ascii="Times New Roman" w:hAnsi="Times New Roman" w:cs="Times New Roman"/>
          <w:sz w:val="24"/>
          <w:szCs w:val="24"/>
          <w:lang w:val="en-US"/>
        </w:rPr>
      </w:pPr>
      <w:commentRangeStart w:id="909"/>
      <w:r>
        <w:rPr>
          <w:rFonts w:ascii="Times New Roman" w:hAnsi="Times New Roman" w:cs="Times New Roman"/>
          <w:sz w:val="24"/>
          <w:szCs w:val="24"/>
          <w:lang w:val="en-US"/>
        </w:rPr>
        <w:lastRenderedPageBreak/>
        <w:t xml:space="preserve">Reference list of included studies </w:t>
      </w:r>
      <w:commentRangeEnd w:id="909"/>
      <w:r w:rsidR="000306B0">
        <w:rPr>
          <w:rStyle w:val="CommentReference"/>
        </w:rPr>
        <w:commentReference w:id="909"/>
      </w:r>
    </w:p>
    <w:p w14:paraId="1B7B673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6833AE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21ABF93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5D8462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3AC5EEE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566AD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CBD59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6719480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4FED242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579211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19BB90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B903E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77BB4B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73C4B8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0F297CD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45A709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343521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544491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7B43B3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Tiedens, L. Z., &amp; Govan,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384F7F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5CE77D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7D595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17D645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247F4F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6D8DA3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DD2349B" w14:textId="77777777" w:rsidR="006623EF" w:rsidRDefault="006623EF" w:rsidP="006623EF">
      <w:pPr>
        <w:pStyle w:val="NormalWeb"/>
        <w:ind w:left="480" w:hanging="480"/>
      </w:pPr>
      <w:r w:rsidRPr="001E4ECD">
        <w:t xml:space="preserve">Duclos,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34391A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DBEE011" w14:textId="77777777"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6EA69648"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07E04B8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2BD7D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A8D88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2B617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EBC0B9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4F1533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7B650C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6E9DF0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3C101E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15EFE5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445053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5899A3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92D7A4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0B83C2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6E94A0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2ECA243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1BDD563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154025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FE17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26D3AE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21CB92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19BF73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60CCD6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D5957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77BF2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4910F74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2AEC10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D3EFC1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3458E3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1102EB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74DD9F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Donnellan,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75430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286AED0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2914F3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23BCFF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24AA8F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3E469B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35D817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Plaisier, X. S., &amp; Konijn,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3E1146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37C98F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408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4642379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755BB1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59B7B8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781ADE5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9D0C9F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19E09C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58E9C53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1B40B9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D15BB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5C5F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5E159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612E388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453C45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434B68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54BA4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21FD15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052314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DC7FE3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6C7088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4214A0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7C218B3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DE792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27F7B5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64EECF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38A6AB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6D09CC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Zhong, C.-B., &amp; Leonardelli,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BF66A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Zöller, C., Maroof, P., Weik, U., &amp; Deinzer,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276130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67E5F35"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Ilja van Beest" w:date="2014-01-29T16:20:00Z" w:initials="Iv">
    <w:p w14:paraId="27269068" w14:textId="77777777" w:rsidR="000E37AA" w:rsidRPr="00512EA9" w:rsidRDefault="000E37AA">
      <w:pPr>
        <w:pStyle w:val="CommentText"/>
        <w:rPr>
          <w:lang w:val="en-US"/>
        </w:rPr>
      </w:pPr>
      <w:r>
        <w:rPr>
          <w:rStyle w:val="CommentReference"/>
        </w:rPr>
        <w:annotationRef/>
      </w:r>
      <w:r>
        <w:rPr>
          <w:lang w:val="en-US"/>
        </w:rPr>
        <w:t xml:space="preserve">Hi chris, </w:t>
      </w:r>
      <w:r w:rsidRPr="00512EA9">
        <w:rPr>
          <w:lang w:val="en-US"/>
        </w:rPr>
        <w:t>Delete this sentence, does not add much</w:t>
      </w:r>
    </w:p>
  </w:comment>
  <w:comment w:id="67" w:author="Chris Hartgerink" w:date="2014-02-03T16:14:00Z" w:initials="CH">
    <w:p w14:paraId="0B669DB3" w14:textId="2D81290E" w:rsidR="00B4115B" w:rsidRPr="00B4115B" w:rsidRDefault="00B4115B">
      <w:pPr>
        <w:pStyle w:val="CommentText"/>
        <w:rPr>
          <w:lang w:val="en-US"/>
        </w:rPr>
      </w:pPr>
      <w:r>
        <w:rPr>
          <w:rStyle w:val="CommentReference"/>
        </w:rPr>
        <w:annotationRef/>
      </w:r>
      <w:r w:rsidRPr="00B4115B">
        <w:rPr>
          <w:lang w:val="en-US"/>
        </w:rPr>
        <w:t>Ilja, you were going to check this right?</w:t>
      </w:r>
    </w:p>
  </w:comment>
  <w:comment w:id="71" w:author="Chris Hartgerink" w:date="2014-02-03T16:38:00Z" w:initials="CH">
    <w:p w14:paraId="7A6F46E5" w14:textId="00C37572" w:rsidR="00E67035" w:rsidRPr="00E67035" w:rsidRDefault="00E67035">
      <w:pPr>
        <w:pStyle w:val="CommentText"/>
        <w:rPr>
          <w:lang w:val="en-US"/>
        </w:rPr>
      </w:pPr>
      <w:r>
        <w:rPr>
          <w:rStyle w:val="CommentReference"/>
        </w:rPr>
        <w:annotationRef/>
      </w:r>
      <w:r w:rsidRPr="00E67035">
        <w:rPr>
          <w:lang w:val="en-US"/>
        </w:rPr>
        <w:t>Ilja, which dewall paper did you mean for the pain overlap theory?</w:t>
      </w:r>
    </w:p>
  </w:comment>
  <w:comment w:id="79" w:author="Ilja van Beest" w:date="2014-01-29T16:29:00Z" w:initials="Iv">
    <w:p w14:paraId="0D7EA074" w14:textId="77777777" w:rsidR="000E37AA" w:rsidRDefault="000E37AA">
      <w:pPr>
        <w:pStyle w:val="CommentText"/>
      </w:pPr>
      <w:r>
        <w:rPr>
          <w:rStyle w:val="CommentReference"/>
        </w:rPr>
        <w:annotationRef/>
      </w:r>
      <w:r>
        <w:t>Een voor een aanstippen (1) etc. Dit zijn belangrijkste structurele aspecten. Redenatie achter alleen op maat 1. Oppassen met post hoc redenaties hiervan</w:t>
      </w:r>
    </w:p>
    <w:p w14:paraId="4DDE3E3C" w14:textId="77777777" w:rsidR="000E37AA" w:rsidRDefault="000E37AA">
      <w:pPr>
        <w:pStyle w:val="CommentText"/>
      </w:pPr>
    </w:p>
    <w:p w14:paraId="62065132" w14:textId="77777777" w:rsidR="000E37AA" w:rsidRDefault="000E37AA">
      <w:pPr>
        <w:pStyle w:val="CommentText"/>
        <w:rPr>
          <w:lang w:val="en-US"/>
        </w:rPr>
      </w:pPr>
      <w:r w:rsidRPr="00512EA9">
        <w:rPr>
          <w:lang w:val="en-US"/>
        </w:rPr>
        <w:t xml:space="preserve">Hi Chris, please spend more time on writing why structural aspects are important. </w:t>
      </w:r>
      <w:r>
        <w:rPr>
          <w:lang w:val="en-US"/>
        </w:rPr>
        <w:t xml:space="preserve"> My take is that there is no direct justification why we focus on T1 only. Thus, please do also include the analyses of these meaures on T2.</w:t>
      </w:r>
    </w:p>
    <w:p w14:paraId="2765DD5B" w14:textId="77777777" w:rsidR="000E37AA" w:rsidRDefault="000E37AA">
      <w:pPr>
        <w:pStyle w:val="CommentText"/>
        <w:rPr>
          <w:lang w:val="en-US"/>
        </w:rPr>
      </w:pPr>
    </w:p>
    <w:p w14:paraId="09E9BF02" w14:textId="77777777" w:rsidR="000E37AA" w:rsidRDefault="000E37AA">
      <w:pPr>
        <w:pStyle w:val="CommentText"/>
        <w:rPr>
          <w:lang w:val="en-US"/>
        </w:rPr>
      </w:pPr>
      <w:r>
        <w:rPr>
          <w:lang w:val="en-US"/>
        </w:rPr>
        <w:t>(I get that we are not looking for three way interaction. So simply looking at the overall effect –regardless of moderator – is best, because that would thus also maximize the number of studies included)</w:t>
      </w:r>
    </w:p>
    <w:p w14:paraId="6751661F" w14:textId="77777777" w:rsidR="000E37AA" w:rsidRDefault="000E37AA">
      <w:pPr>
        <w:pStyle w:val="CommentText"/>
        <w:rPr>
          <w:lang w:val="en-US"/>
        </w:rPr>
      </w:pPr>
    </w:p>
    <w:p w14:paraId="38C7AE85" w14:textId="77777777" w:rsidR="000E37AA" w:rsidRPr="00512EA9" w:rsidRDefault="000E37AA">
      <w:pPr>
        <w:pStyle w:val="CommentText"/>
        <w:rPr>
          <w:lang w:val="en-US"/>
        </w:rPr>
      </w:pPr>
      <w:r>
        <w:rPr>
          <w:lang w:val="en-US"/>
        </w:rPr>
        <w:t xml:space="preserve">Also make clear in method that we have 120 studies in total, of which 52 have a moderator. Thus we have 172 comparison between inclusion and ostracism. However, when testing the effect of age on this comparision we did not use 172 comparision, but instead only 120 comparision. These are the standard cyberball comparison of the 52, and 68 experiment that did not have a moderator. </w:t>
      </w:r>
    </w:p>
    <w:p w14:paraId="5F7EF670" w14:textId="77777777" w:rsidR="000E37AA" w:rsidRPr="00512EA9" w:rsidRDefault="000E37AA">
      <w:pPr>
        <w:pStyle w:val="CommentText"/>
        <w:rPr>
          <w:lang w:val="en-US"/>
        </w:rPr>
      </w:pPr>
    </w:p>
    <w:p w14:paraId="24C10387" w14:textId="77777777" w:rsidR="000E37AA" w:rsidRPr="00512EA9" w:rsidRDefault="000E37AA">
      <w:pPr>
        <w:pStyle w:val="CommentText"/>
        <w:rPr>
          <w:lang w:val="en-US"/>
        </w:rPr>
      </w:pPr>
    </w:p>
  </w:comment>
  <w:comment w:id="97" w:author="Ilja van Beest" w:date="2014-01-29T16:06:00Z" w:initials="Iv">
    <w:p w14:paraId="1BB1078B" w14:textId="77777777" w:rsidR="000E37AA" w:rsidRPr="00052E9B" w:rsidRDefault="000E37AA">
      <w:pPr>
        <w:pStyle w:val="CommentText"/>
        <w:rPr>
          <w:lang w:val="en-US"/>
        </w:rPr>
      </w:pPr>
      <w:r>
        <w:rPr>
          <w:rStyle w:val="CommentReference"/>
        </w:rPr>
        <w:annotationRef/>
      </w:r>
      <w:r w:rsidRPr="00052E9B">
        <w:rPr>
          <w:lang w:val="en-US"/>
        </w:rPr>
        <w:t xml:space="preserve">We considered measureses that speak to how participant interact with others . </w:t>
      </w:r>
    </w:p>
    <w:p w14:paraId="717B2D7E" w14:textId="77777777" w:rsidR="000E37AA" w:rsidRPr="00052E9B" w:rsidRDefault="000E37AA">
      <w:pPr>
        <w:pStyle w:val="CommentText"/>
        <w:rPr>
          <w:lang w:val="en-US"/>
        </w:rPr>
      </w:pPr>
    </w:p>
    <w:p w14:paraId="1D8D3E5A" w14:textId="77777777" w:rsidR="000E37AA" w:rsidRDefault="000E37AA">
      <w:pPr>
        <w:pStyle w:val="CommentText"/>
        <w:rPr>
          <w:lang w:val="en-US"/>
        </w:rPr>
      </w:pPr>
      <w:r w:rsidRPr="00052E9B">
        <w:rPr>
          <w:lang w:val="en-US"/>
        </w:rPr>
        <w:t xml:space="preserve">We consdiered intra…  And, also, a specific intra taht is fundamental needs. </w:t>
      </w:r>
    </w:p>
    <w:p w14:paraId="4E9DB4AC" w14:textId="77777777" w:rsidR="000E37AA" w:rsidRDefault="000E37AA">
      <w:pPr>
        <w:pStyle w:val="CommentText"/>
        <w:rPr>
          <w:lang w:val="en-US"/>
        </w:rPr>
      </w:pPr>
    </w:p>
    <w:p w14:paraId="13290A3F" w14:textId="77777777" w:rsidR="000E37AA" w:rsidRPr="00052E9B" w:rsidRDefault="000E37AA">
      <w:pPr>
        <w:pStyle w:val="CommentText"/>
        <w:rPr>
          <w:lang w:val="en-US"/>
        </w:rPr>
      </w:pPr>
      <w:r>
        <w:rPr>
          <w:lang w:val="en-US"/>
        </w:rPr>
        <w:t xml:space="preserve">The order in which we present this argument should start with interpersonal measures and then intrapersonal measures and then need satisfaction. This will ensure that the reader gets that need satisfaction is a specific subsample of intrapersonal measures. </w:t>
      </w:r>
    </w:p>
  </w:comment>
  <w:comment w:id="170" w:author="I. van Beest" w:date="2014-01-29T16:09:00Z" w:initials="IvB">
    <w:p w14:paraId="09E1E668" w14:textId="77777777" w:rsidR="000E37AA" w:rsidRPr="00512EA9" w:rsidRDefault="000E37AA">
      <w:pPr>
        <w:pStyle w:val="CommentText"/>
        <w:rPr>
          <w:lang w:val="en-US"/>
        </w:rPr>
      </w:pPr>
      <w:r>
        <w:rPr>
          <w:rStyle w:val="CommentReference"/>
        </w:rPr>
        <w:annotationRef/>
      </w:r>
      <w:r w:rsidRPr="00512EA9">
        <w:rPr>
          <w:lang w:val="en-US"/>
        </w:rPr>
        <w:t xml:space="preserve">Be sure to check that we use names that are also used in table at the end. </w:t>
      </w:r>
      <w:r>
        <w:rPr>
          <w:lang w:val="en-US"/>
        </w:rPr>
        <w:t xml:space="preserve">There we use the term model for example. Perhaps also incude here in parentheses. </w:t>
      </w:r>
    </w:p>
  </w:comment>
  <w:comment w:id="173" w:author="I. van Beest" w:date="2014-01-29T16:10:00Z" w:initials="IvB">
    <w:p w14:paraId="3A50E93E" w14:textId="77777777" w:rsidR="000E37AA" w:rsidRPr="00512EA9" w:rsidRDefault="000E37AA">
      <w:pPr>
        <w:pStyle w:val="CommentText"/>
        <w:rPr>
          <w:lang w:val="en-US"/>
        </w:rPr>
      </w:pPr>
      <w:r>
        <w:rPr>
          <w:rStyle w:val="CommentReference"/>
        </w:rPr>
        <w:annotationRef/>
      </w:r>
      <w:r w:rsidRPr="00512EA9">
        <w:rPr>
          <w:lang w:val="en-US"/>
        </w:rPr>
        <w:t xml:space="preserve">I think we should do this on both first and last. </w:t>
      </w:r>
    </w:p>
  </w:comment>
  <w:comment w:id="180" w:author="Chris Hartgerink" w:date="2014-01-29T16:11:00Z" w:initials="CH">
    <w:p w14:paraId="4D10B19C" w14:textId="77777777" w:rsidR="000E37AA" w:rsidRDefault="000E37AA">
      <w:pPr>
        <w:pStyle w:val="CommentText"/>
        <w:rPr>
          <w:lang w:val="en-US"/>
        </w:rPr>
      </w:pPr>
      <w:r>
        <w:rPr>
          <w:rStyle w:val="CommentReference"/>
        </w:rPr>
        <w:annotationRef/>
      </w:r>
      <w:r w:rsidRPr="00DE704D">
        <w:rPr>
          <w:lang w:val="en-US"/>
        </w:rPr>
        <w:t xml:space="preserve">I keep this in to remind readers </w:t>
      </w:r>
      <w:r>
        <w:rPr>
          <w:lang w:val="en-US"/>
        </w:rPr>
        <w:t>that reliability does not equal validity, just as a safeguard</w:t>
      </w:r>
    </w:p>
    <w:p w14:paraId="147A8F75" w14:textId="77777777" w:rsidR="000E37AA" w:rsidRDefault="000E37AA">
      <w:pPr>
        <w:pStyle w:val="CommentText"/>
        <w:rPr>
          <w:lang w:val="en-US"/>
        </w:rPr>
      </w:pPr>
    </w:p>
    <w:p w14:paraId="3CDE308E" w14:textId="77777777" w:rsidR="000E37AA" w:rsidRDefault="000E37AA">
      <w:pPr>
        <w:pStyle w:val="CommentText"/>
        <w:rPr>
          <w:lang w:val="en-US"/>
        </w:rPr>
      </w:pPr>
      <w:r>
        <w:rPr>
          <w:lang w:val="en-US"/>
        </w:rPr>
        <w:t xml:space="preserve">IVB: but I read this as a specific issue about need satisfaction and thus a warning that is specific for this measure. And there I do not agree as similar arguments can be made for other dvs. </w:t>
      </w:r>
    </w:p>
    <w:p w14:paraId="32F98224" w14:textId="77777777" w:rsidR="000E37AA" w:rsidRDefault="000E37AA">
      <w:pPr>
        <w:pStyle w:val="CommentText"/>
        <w:rPr>
          <w:lang w:val="en-US"/>
        </w:rPr>
      </w:pPr>
    </w:p>
    <w:p w14:paraId="29026EA7" w14:textId="77777777" w:rsidR="000E37AA" w:rsidRPr="00DE704D" w:rsidRDefault="000E37AA">
      <w:pPr>
        <w:pStyle w:val="CommentText"/>
        <w:rPr>
          <w:lang w:val="en-US"/>
        </w:rPr>
      </w:pPr>
      <w:r>
        <w:rPr>
          <w:lang w:val="en-US"/>
        </w:rPr>
        <w:t xml:space="preserve">Thus, I would simply delete this qualification. </w:t>
      </w:r>
    </w:p>
  </w:comment>
  <w:comment w:id="181" w:author="Chris Hartgerink" w:date="2014-02-03T17:19:00Z" w:initials="CH">
    <w:p w14:paraId="292A532C" w14:textId="125161EE" w:rsidR="00DB08CE" w:rsidRPr="00DB08CE" w:rsidRDefault="00DB08CE">
      <w:pPr>
        <w:pStyle w:val="CommentText"/>
        <w:rPr>
          <w:lang w:val="en-US"/>
        </w:rPr>
      </w:pPr>
      <w:r>
        <w:rPr>
          <w:rStyle w:val="CommentReference"/>
        </w:rPr>
        <w:annotationRef/>
      </w:r>
      <w:r w:rsidRPr="00DB08CE">
        <w:rPr>
          <w:lang w:val="en-US"/>
        </w:rPr>
        <w:t>And yet I still feel we should keep it in, as it is a valid point to make.</w:t>
      </w:r>
      <w:r>
        <w:rPr>
          <w:lang w:val="en-US"/>
        </w:rPr>
        <w:t xml:space="preserve"> It is not an attack on the scale, just a connotation.</w:t>
      </w:r>
    </w:p>
  </w:comment>
  <w:comment w:id="279" w:author="Chris Hartgerink" w:date="2014-02-03T19:45:00Z" w:initials="CH">
    <w:p w14:paraId="6CEAAF91" w14:textId="52383741" w:rsidR="0045115D" w:rsidRPr="0045115D" w:rsidRDefault="0045115D">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337" w:author="Chris Hartgerink" w:date="2014-02-03T19:27:00Z" w:initials="CH">
    <w:p w14:paraId="34729372" w14:textId="3892D58E" w:rsidR="000E2F23" w:rsidRDefault="000E2F23">
      <w:pPr>
        <w:pStyle w:val="CommentText"/>
        <w:rPr>
          <w:lang w:val="en-US"/>
        </w:rPr>
      </w:pPr>
      <w:r>
        <w:rPr>
          <w:rStyle w:val="CommentReference"/>
        </w:rPr>
        <w:annotationRef/>
      </w:r>
      <w:r w:rsidRPr="000E2F23">
        <w:rPr>
          <w:lang w:val="en-US"/>
        </w:rPr>
        <w:t xml:space="preserve">I get the point, </w:t>
      </w:r>
      <w:r w:rsidR="007F1D33">
        <w:rPr>
          <w:lang w:val="en-US"/>
        </w:rPr>
        <w:t>but I don’t think that 93% of the variability due to study differences can be explained this way. I delete this for now, but request Jelte to look at this and give his two cents.</w:t>
      </w:r>
    </w:p>
    <w:p w14:paraId="516A1CC1" w14:textId="77777777" w:rsidR="007F1D33" w:rsidRDefault="007F1D33">
      <w:pPr>
        <w:pStyle w:val="CommentText"/>
        <w:rPr>
          <w:lang w:val="en-US"/>
        </w:rPr>
      </w:pPr>
    </w:p>
    <w:p w14:paraId="416CC626" w14:textId="18A09A8A" w:rsidR="007F1D33" w:rsidRPr="000E2F23" w:rsidRDefault="007F1D33">
      <w:pPr>
        <w:pStyle w:val="CommentText"/>
        <w:rPr>
          <w:lang w:val="en-US"/>
        </w:rPr>
      </w:pPr>
      <w:r>
        <w:rPr>
          <w:lang w:val="en-US"/>
        </w:rPr>
        <w:t>Additionally, this is counter the point we make later on, so either that has to change or this, to be consistent.</w:t>
      </w:r>
    </w:p>
  </w:comment>
  <w:comment w:id="361" w:author="Chris Hartgerink" w:date="2014-02-03T19:54:00Z" w:initials="CH">
    <w:p w14:paraId="1CAD90B0" w14:textId="19CAB52E" w:rsidR="00C067F3" w:rsidRPr="00C067F3" w:rsidRDefault="00C067F3">
      <w:pPr>
        <w:pStyle w:val="CommentText"/>
        <w:rPr>
          <w:lang w:val="en-US"/>
        </w:rPr>
      </w:pPr>
      <w:r>
        <w:rPr>
          <w:rStyle w:val="CommentReference"/>
        </w:rPr>
        <w:annotationRef/>
      </w:r>
      <w:r w:rsidRPr="00C067F3">
        <w:rPr>
          <w:lang w:val="en-US"/>
        </w:rPr>
        <w:t xml:space="preserve">I consider the last sentence of the previous paragraph a good </w:t>
      </w:r>
      <w:r>
        <w:rPr>
          <w:lang w:val="en-US"/>
        </w:rPr>
        <w:t>summary in itself</w:t>
      </w:r>
    </w:p>
  </w:comment>
  <w:comment w:id="372" w:author="I. van Beest" w:date="2014-01-29T16:20:00Z" w:initials="IvB">
    <w:p w14:paraId="3E192907" w14:textId="77777777" w:rsidR="000E37AA" w:rsidRPr="004C77A4" w:rsidRDefault="000E37AA">
      <w:pPr>
        <w:pStyle w:val="CommentText"/>
        <w:rPr>
          <w:lang w:val="en-US"/>
        </w:rPr>
      </w:pPr>
      <w:r>
        <w:rPr>
          <w:rStyle w:val="CommentReference"/>
        </w:rPr>
        <w:annotationRef/>
      </w:r>
      <w:r w:rsidRPr="004C77A4">
        <w:rPr>
          <w:lang w:val="en-US"/>
        </w:rPr>
        <w:t>Chris/Jelte: Can</w:t>
      </w:r>
      <w:r>
        <w:rPr>
          <w:lang w:val="en-US"/>
        </w:rPr>
        <w:t xml:space="preserve"> we not make a comparison here? Is this heterogeneity bigger that is typically found in other meta analyses? Or is it similar, or is it smaller. </w:t>
      </w:r>
    </w:p>
  </w:comment>
  <w:comment w:id="373" w:author="Chris Hartgerink" w:date="2014-02-03T19:35:00Z" w:initials="CH">
    <w:p w14:paraId="588F992B" w14:textId="67A6BD65" w:rsidR="007F1D33" w:rsidRPr="007F1D33" w:rsidRDefault="007F1D33">
      <w:pPr>
        <w:pStyle w:val="CommentText"/>
        <w:rPr>
          <w:lang w:val="en-US"/>
        </w:rPr>
      </w:pPr>
      <w:r>
        <w:rPr>
          <w:rStyle w:val="CommentReference"/>
        </w:rPr>
        <w:annotationRef/>
      </w:r>
      <w:r w:rsidRPr="007F1D33">
        <w:rPr>
          <w:lang w:val="en-US"/>
        </w:rPr>
        <w:t>On second thoug</w:t>
      </w:r>
      <w:r>
        <w:rPr>
          <w:lang w:val="en-US"/>
        </w:rPr>
        <w:t xml:space="preserve">ht, I think this is unnecessary, as we know that all variance = study differences + chance variance (1 = .83 + .17) </w:t>
      </w:r>
    </w:p>
  </w:comment>
  <w:comment w:id="380" w:author="Chris Hartgerink" w:date="2014-02-03T19:42:00Z" w:initials="CH">
    <w:p w14:paraId="74770866" w14:textId="6D44135F" w:rsidR="007F1D33" w:rsidRPr="007F1D33" w:rsidRDefault="007F1D33">
      <w:pPr>
        <w:pStyle w:val="CommentText"/>
        <w:rPr>
          <w:lang w:val="en-US"/>
        </w:rPr>
      </w:pPr>
      <w:r>
        <w:rPr>
          <w:rStyle w:val="CommentReference"/>
        </w:rPr>
        <w:annotationRef/>
      </w:r>
      <w:r w:rsidRPr="007F1D33">
        <w:rPr>
          <w:lang w:val="en-US"/>
        </w:rPr>
        <w:t xml:space="preserve">On second thought I think this will be confusing. </w:t>
      </w:r>
      <w:r>
        <w:rPr>
          <w:lang w:val="en-US"/>
        </w:rPr>
        <w:t>Let us leave it out and consider it if there are connotations made by the reviewers.</w:t>
      </w:r>
    </w:p>
  </w:comment>
  <w:comment w:id="402" w:author="I. van Beest" w:date="2014-01-29T09:11:00Z" w:initials="IvB">
    <w:p w14:paraId="6647D831" w14:textId="77777777" w:rsidR="000E37AA" w:rsidRDefault="000E37AA">
      <w:pPr>
        <w:pStyle w:val="CommentText"/>
        <w:rPr>
          <w:lang w:val="en-US"/>
        </w:rPr>
      </w:pPr>
      <w:r>
        <w:rPr>
          <w:rStyle w:val="CommentReference"/>
        </w:rPr>
        <w:annotationRef/>
      </w:r>
      <w:r w:rsidRPr="00052E9B">
        <w:rPr>
          <w:lang w:val="en-US"/>
        </w:rPr>
        <w:t xml:space="preserve">This is for Jelte and Chris. </w:t>
      </w:r>
    </w:p>
    <w:p w14:paraId="6D3DCA28" w14:textId="77777777" w:rsidR="000E37AA" w:rsidRDefault="000E37AA">
      <w:pPr>
        <w:pStyle w:val="CommentText"/>
        <w:rPr>
          <w:lang w:val="en-US"/>
        </w:rPr>
      </w:pPr>
    </w:p>
    <w:p w14:paraId="7681521F" w14:textId="77777777" w:rsidR="000E37AA" w:rsidRDefault="000E37AA">
      <w:pPr>
        <w:pStyle w:val="CommentText"/>
        <w:rPr>
          <w:lang w:val="en-US"/>
        </w:rPr>
      </w:pPr>
      <w:r>
        <w:rPr>
          <w:lang w:val="en-US"/>
        </w:rPr>
        <w:t>What about this logic.</w:t>
      </w:r>
    </w:p>
    <w:p w14:paraId="5A385730" w14:textId="77777777" w:rsidR="000E37AA" w:rsidRDefault="000E37AA">
      <w:pPr>
        <w:pStyle w:val="CommentText"/>
        <w:rPr>
          <w:lang w:val="en-US"/>
        </w:rPr>
      </w:pPr>
    </w:p>
    <w:p w14:paraId="3E75A3E1" w14:textId="77777777" w:rsidR="000E37AA" w:rsidRDefault="000E37AA">
      <w:pPr>
        <w:pStyle w:val="CommentText"/>
        <w:rPr>
          <w:lang w:val="en-US"/>
        </w:rPr>
      </w:pPr>
      <w:r>
        <w:rPr>
          <w:lang w:val="en-US"/>
        </w:rPr>
        <w:t>T1 main effect is large, T1 interaction is small.</w:t>
      </w:r>
    </w:p>
    <w:p w14:paraId="421CC79A" w14:textId="77777777" w:rsidR="000E37AA" w:rsidRDefault="000E37AA">
      <w:pPr>
        <w:pStyle w:val="CommentText"/>
        <w:rPr>
          <w:lang w:val="en-US"/>
        </w:rPr>
      </w:pPr>
    </w:p>
    <w:p w14:paraId="6522491E" w14:textId="77777777" w:rsidR="000E37AA" w:rsidRDefault="000E37AA">
      <w:pPr>
        <w:pStyle w:val="CommentText"/>
        <w:rPr>
          <w:lang w:val="en-US"/>
        </w:rPr>
      </w:pPr>
      <w:r>
        <w:rPr>
          <w:lang w:val="en-US"/>
        </w:rPr>
        <w:t xml:space="preserve">T2 main effect is smaller than T1. T2 interaction is equal in size to T1. </w:t>
      </w:r>
    </w:p>
    <w:p w14:paraId="6F5BEC7F" w14:textId="77777777" w:rsidR="000E37AA" w:rsidRDefault="000E37AA">
      <w:pPr>
        <w:pStyle w:val="CommentText"/>
        <w:rPr>
          <w:lang w:val="en-US"/>
        </w:rPr>
      </w:pPr>
    </w:p>
    <w:p w14:paraId="348CB3DB" w14:textId="77777777" w:rsidR="000E37AA" w:rsidRDefault="000E37AA">
      <w:pPr>
        <w:pStyle w:val="CommentText"/>
        <w:rPr>
          <w:lang w:val="en-US"/>
        </w:rPr>
      </w:pPr>
      <w:r>
        <w:rPr>
          <w:lang w:val="en-US"/>
        </w:rPr>
        <w:t>Hence, the relative effect sizes T1main:T1interaction &lt; T2main: T2interaciton.</w:t>
      </w:r>
    </w:p>
    <w:p w14:paraId="14DCABCF" w14:textId="77777777" w:rsidR="000E37AA" w:rsidRDefault="000E37AA">
      <w:pPr>
        <w:pStyle w:val="CommentText"/>
        <w:rPr>
          <w:lang w:val="en-US"/>
        </w:rPr>
      </w:pPr>
    </w:p>
    <w:p w14:paraId="70B7D01B" w14:textId="77777777" w:rsidR="000E37AA" w:rsidRDefault="000E37AA">
      <w:pPr>
        <w:pStyle w:val="CommentText"/>
        <w:rPr>
          <w:lang w:val="en-US"/>
        </w:rPr>
      </w:pPr>
    </w:p>
    <w:p w14:paraId="56B78695" w14:textId="77777777" w:rsidR="000E37AA" w:rsidRPr="00052E9B" w:rsidRDefault="000E37AA">
      <w:pPr>
        <w:pStyle w:val="CommentText"/>
        <w:rPr>
          <w:lang w:val="en-US"/>
        </w:rPr>
      </w:pPr>
      <w:r>
        <w:rPr>
          <w:lang w:val="en-US"/>
        </w:rPr>
        <w:t>Or in other words the relative impact of the interaction does increase from T1 to T2</w:t>
      </w:r>
    </w:p>
  </w:comment>
  <w:comment w:id="403" w:author="Chris Hartgerink" w:date="2014-02-03T19:39:00Z" w:initials="CH">
    <w:p w14:paraId="02BCB545" w14:textId="13BEC6AC" w:rsidR="007F1D33" w:rsidRPr="007F1D33" w:rsidRDefault="007F1D33">
      <w:pPr>
        <w:pStyle w:val="CommentText"/>
        <w:rPr>
          <w:lang w:val="en-US"/>
        </w:rPr>
      </w:pPr>
      <w:r>
        <w:rPr>
          <w:rStyle w:val="CommentReference"/>
        </w:rPr>
        <w:annotationRef/>
      </w:r>
      <w:r w:rsidRPr="007F1D33">
        <w:rPr>
          <w:lang w:val="en-US"/>
        </w:rPr>
        <w:t xml:space="preserve">Jelte? I am not sure what to think of this. </w:t>
      </w:r>
    </w:p>
  </w:comment>
  <w:comment w:id="410" w:author="Chris Hartgerink" w:date="2014-02-03T21:22:00Z" w:initials="CH">
    <w:p w14:paraId="3BE17221" w14:textId="16AD064E" w:rsidR="00504AA7" w:rsidRPr="00504AA7" w:rsidRDefault="00504AA7">
      <w:pPr>
        <w:pStyle w:val="CommentText"/>
        <w:rPr>
          <w:lang w:val="en-US"/>
        </w:rPr>
      </w:pPr>
      <w:r>
        <w:rPr>
          <w:rStyle w:val="CommentReference"/>
        </w:rPr>
        <w:annotationRef/>
      </w:r>
      <w:r>
        <w:t>Checked and all correct</w:t>
      </w:r>
      <w:bookmarkStart w:id="411" w:name="_GoBack"/>
      <w:bookmarkEnd w:id="411"/>
    </w:p>
  </w:comment>
  <w:comment w:id="909" w:author="Chris Hartgerink" w:date="2014-02-03T20:45:00Z" w:initials="CH">
    <w:p w14:paraId="5C0748D9" w14:textId="138322FC" w:rsidR="000306B0" w:rsidRDefault="000306B0">
      <w:pPr>
        <w:pStyle w:val="CommentText"/>
      </w:pPr>
      <w:r>
        <w:rPr>
          <w:rStyle w:val="CommentReference"/>
        </w:rPr>
        <w:annotationRef/>
      </w:r>
      <w: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269068" w15:done="0"/>
  <w15:commentEx w15:paraId="0B669DB3" w15:done="0"/>
  <w15:commentEx w15:paraId="7A6F46E5" w15:done="0"/>
  <w15:commentEx w15:paraId="24C10387" w15:done="0"/>
  <w15:commentEx w15:paraId="13290A3F" w15:done="0"/>
  <w15:commentEx w15:paraId="09E1E668" w15:done="0"/>
  <w15:commentEx w15:paraId="3A50E93E" w15:done="0"/>
  <w15:commentEx w15:paraId="29026EA7" w15:done="0"/>
  <w15:commentEx w15:paraId="292A532C" w15:paraIdParent="29026EA7" w15:done="0"/>
  <w15:commentEx w15:paraId="6CEAAF91" w15:done="0"/>
  <w15:commentEx w15:paraId="416CC626" w15:done="0"/>
  <w15:commentEx w15:paraId="1CAD90B0" w15:done="0"/>
  <w15:commentEx w15:paraId="3E192907" w15:done="0"/>
  <w15:commentEx w15:paraId="588F992B" w15:paraIdParent="3E192907" w15:done="0"/>
  <w15:commentEx w15:paraId="74770866" w15:done="0"/>
  <w15:commentEx w15:paraId="56B78695" w15:done="0"/>
  <w15:commentEx w15:paraId="02BCB545" w15:paraIdParent="56B78695" w15:done="0"/>
  <w15:commentEx w15:paraId="3BE17221" w15:done="0"/>
  <w15:commentEx w15:paraId="5C0748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0228D" w14:textId="77777777" w:rsidR="00D34F59" w:rsidRDefault="00D34F59" w:rsidP="00E87791">
      <w:pPr>
        <w:spacing w:after="0" w:line="240" w:lineRule="auto"/>
      </w:pPr>
      <w:r>
        <w:separator/>
      </w:r>
    </w:p>
  </w:endnote>
  <w:endnote w:type="continuationSeparator" w:id="0">
    <w:p w14:paraId="071E03AF" w14:textId="77777777" w:rsidR="00D34F59" w:rsidRDefault="00D34F59"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EndPr/>
    <w:sdtContent>
      <w:p w14:paraId="2DF3AFE3" w14:textId="77777777" w:rsidR="000E37AA" w:rsidRDefault="00D34F59">
        <w:pPr>
          <w:pStyle w:val="Footer"/>
          <w:jc w:val="right"/>
        </w:pPr>
      </w:p>
    </w:sdtContent>
  </w:sdt>
  <w:p w14:paraId="78AF750C" w14:textId="77777777" w:rsidR="000E37AA" w:rsidRDefault="000E37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E0F99" w14:textId="77777777" w:rsidR="00D34F59" w:rsidRDefault="00D34F59" w:rsidP="00E87791">
      <w:pPr>
        <w:spacing w:after="0" w:line="240" w:lineRule="auto"/>
      </w:pPr>
      <w:r>
        <w:separator/>
      </w:r>
    </w:p>
  </w:footnote>
  <w:footnote w:type="continuationSeparator" w:id="0">
    <w:p w14:paraId="2F8B5119" w14:textId="77777777" w:rsidR="00D34F59" w:rsidRDefault="00D34F59"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49819" w14:textId="77777777" w:rsidR="000E37AA" w:rsidRPr="00F0642F" w:rsidRDefault="000E37AA"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504AA7">
      <w:rPr>
        <w:rFonts w:ascii="Times New Roman" w:hAnsi="Times New Roman" w:cs="Times New Roman"/>
        <w:noProof/>
        <w:lang w:val="en-US"/>
      </w:rPr>
      <w:t>31</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299C"/>
    <w:rsid w:val="0001316B"/>
    <w:rsid w:val="000138B8"/>
    <w:rsid w:val="0001626A"/>
    <w:rsid w:val="00021138"/>
    <w:rsid w:val="0002415B"/>
    <w:rsid w:val="000306B0"/>
    <w:rsid w:val="00034A15"/>
    <w:rsid w:val="00035B90"/>
    <w:rsid w:val="00041662"/>
    <w:rsid w:val="0004217A"/>
    <w:rsid w:val="0004634D"/>
    <w:rsid w:val="000522A2"/>
    <w:rsid w:val="00052E9B"/>
    <w:rsid w:val="0006039A"/>
    <w:rsid w:val="00061F3B"/>
    <w:rsid w:val="00063027"/>
    <w:rsid w:val="00065019"/>
    <w:rsid w:val="00070978"/>
    <w:rsid w:val="0007620A"/>
    <w:rsid w:val="0008327B"/>
    <w:rsid w:val="000855C0"/>
    <w:rsid w:val="000A5278"/>
    <w:rsid w:val="000A7802"/>
    <w:rsid w:val="000B02FA"/>
    <w:rsid w:val="000B0FFB"/>
    <w:rsid w:val="000B1401"/>
    <w:rsid w:val="000B48A1"/>
    <w:rsid w:val="000B73FB"/>
    <w:rsid w:val="000D3458"/>
    <w:rsid w:val="000E0198"/>
    <w:rsid w:val="000E2F23"/>
    <w:rsid w:val="000E37AA"/>
    <w:rsid w:val="000E524A"/>
    <w:rsid w:val="000F5363"/>
    <w:rsid w:val="00111F5F"/>
    <w:rsid w:val="00114AA5"/>
    <w:rsid w:val="00130F58"/>
    <w:rsid w:val="00132DA6"/>
    <w:rsid w:val="00134C8B"/>
    <w:rsid w:val="00136C95"/>
    <w:rsid w:val="0014060B"/>
    <w:rsid w:val="00146A41"/>
    <w:rsid w:val="00151D65"/>
    <w:rsid w:val="00153A5A"/>
    <w:rsid w:val="0016126F"/>
    <w:rsid w:val="001618D7"/>
    <w:rsid w:val="00162414"/>
    <w:rsid w:val="001724F0"/>
    <w:rsid w:val="00174722"/>
    <w:rsid w:val="00184824"/>
    <w:rsid w:val="00192992"/>
    <w:rsid w:val="001A07B0"/>
    <w:rsid w:val="001A1739"/>
    <w:rsid w:val="001A726D"/>
    <w:rsid w:val="001B1775"/>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21C9"/>
    <w:rsid w:val="00234196"/>
    <w:rsid w:val="00243F20"/>
    <w:rsid w:val="002455C9"/>
    <w:rsid w:val="00246DBD"/>
    <w:rsid w:val="0025295A"/>
    <w:rsid w:val="00256F12"/>
    <w:rsid w:val="0025753D"/>
    <w:rsid w:val="00263D89"/>
    <w:rsid w:val="0026749D"/>
    <w:rsid w:val="00270A66"/>
    <w:rsid w:val="002728E3"/>
    <w:rsid w:val="002777A3"/>
    <w:rsid w:val="002778FB"/>
    <w:rsid w:val="00293B58"/>
    <w:rsid w:val="002A10EF"/>
    <w:rsid w:val="002D3BCF"/>
    <w:rsid w:val="002D4692"/>
    <w:rsid w:val="002E1DA7"/>
    <w:rsid w:val="002E2CBB"/>
    <w:rsid w:val="002E69D3"/>
    <w:rsid w:val="002F101B"/>
    <w:rsid w:val="00324702"/>
    <w:rsid w:val="0032721D"/>
    <w:rsid w:val="003375A0"/>
    <w:rsid w:val="0035059B"/>
    <w:rsid w:val="00350896"/>
    <w:rsid w:val="0035369A"/>
    <w:rsid w:val="003545D7"/>
    <w:rsid w:val="00356A51"/>
    <w:rsid w:val="003620A6"/>
    <w:rsid w:val="003744A8"/>
    <w:rsid w:val="003800A3"/>
    <w:rsid w:val="00381745"/>
    <w:rsid w:val="00381CD2"/>
    <w:rsid w:val="00384DBB"/>
    <w:rsid w:val="003A0811"/>
    <w:rsid w:val="003A194D"/>
    <w:rsid w:val="003B0002"/>
    <w:rsid w:val="003B196F"/>
    <w:rsid w:val="003B19FD"/>
    <w:rsid w:val="003C2481"/>
    <w:rsid w:val="003D22CC"/>
    <w:rsid w:val="003D3000"/>
    <w:rsid w:val="003D74C3"/>
    <w:rsid w:val="003E0E89"/>
    <w:rsid w:val="00405018"/>
    <w:rsid w:val="00405ED2"/>
    <w:rsid w:val="00410232"/>
    <w:rsid w:val="00421505"/>
    <w:rsid w:val="00421DF3"/>
    <w:rsid w:val="00423B73"/>
    <w:rsid w:val="00443A07"/>
    <w:rsid w:val="00444A89"/>
    <w:rsid w:val="00447A01"/>
    <w:rsid w:val="0045115D"/>
    <w:rsid w:val="004517F8"/>
    <w:rsid w:val="00457942"/>
    <w:rsid w:val="004626E4"/>
    <w:rsid w:val="00462C12"/>
    <w:rsid w:val="00465378"/>
    <w:rsid w:val="0046621F"/>
    <w:rsid w:val="00473E31"/>
    <w:rsid w:val="00475D1F"/>
    <w:rsid w:val="004803B1"/>
    <w:rsid w:val="00480E89"/>
    <w:rsid w:val="00487D04"/>
    <w:rsid w:val="004A7912"/>
    <w:rsid w:val="004A7CA5"/>
    <w:rsid w:val="004B1D45"/>
    <w:rsid w:val="004B2301"/>
    <w:rsid w:val="004B7C46"/>
    <w:rsid w:val="004C0E3C"/>
    <w:rsid w:val="004C1FCA"/>
    <w:rsid w:val="004C2069"/>
    <w:rsid w:val="004C2568"/>
    <w:rsid w:val="004C5F22"/>
    <w:rsid w:val="004C638C"/>
    <w:rsid w:val="004C77A4"/>
    <w:rsid w:val="004E06FD"/>
    <w:rsid w:val="004E1996"/>
    <w:rsid w:val="005040FC"/>
    <w:rsid w:val="00504AA7"/>
    <w:rsid w:val="00511854"/>
    <w:rsid w:val="00512EA9"/>
    <w:rsid w:val="005141F0"/>
    <w:rsid w:val="00520722"/>
    <w:rsid w:val="00536231"/>
    <w:rsid w:val="00541A62"/>
    <w:rsid w:val="00552A0D"/>
    <w:rsid w:val="005576E8"/>
    <w:rsid w:val="00563327"/>
    <w:rsid w:val="00571E31"/>
    <w:rsid w:val="005737DD"/>
    <w:rsid w:val="005751E9"/>
    <w:rsid w:val="0058166E"/>
    <w:rsid w:val="00584FE4"/>
    <w:rsid w:val="00593A23"/>
    <w:rsid w:val="005A3837"/>
    <w:rsid w:val="005A55EE"/>
    <w:rsid w:val="005C127B"/>
    <w:rsid w:val="005C1571"/>
    <w:rsid w:val="005D08D9"/>
    <w:rsid w:val="005D2B50"/>
    <w:rsid w:val="005D756B"/>
    <w:rsid w:val="005E1901"/>
    <w:rsid w:val="005E1E88"/>
    <w:rsid w:val="005E1EE7"/>
    <w:rsid w:val="005E5FFD"/>
    <w:rsid w:val="005F2763"/>
    <w:rsid w:val="005F2B19"/>
    <w:rsid w:val="005F4B78"/>
    <w:rsid w:val="00604171"/>
    <w:rsid w:val="0060498C"/>
    <w:rsid w:val="00606C3D"/>
    <w:rsid w:val="00607659"/>
    <w:rsid w:val="0061101C"/>
    <w:rsid w:val="0061569D"/>
    <w:rsid w:val="0062361D"/>
    <w:rsid w:val="00623D68"/>
    <w:rsid w:val="00631BF6"/>
    <w:rsid w:val="00632A9D"/>
    <w:rsid w:val="006334A3"/>
    <w:rsid w:val="006416AA"/>
    <w:rsid w:val="0064326E"/>
    <w:rsid w:val="006623EF"/>
    <w:rsid w:val="00662D2B"/>
    <w:rsid w:val="0066375E"/>
    <w:rsid w:val="006740D0"/>
    <w:rsid w:val="0068468E"/>
    <w:rsid w:val="00692953"/>
    <w:rsid w:val="006950DD"/>
    <w:rsid w:val="006A1BD6"/>
    <w:rsid w:val="006C1200"/>
    <w:rsid w:val="006C124A"/>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2FE5"/>
    <w:rsid w:val="007B5EE4"/>
    <w:rsid w:val="007B79EA"/>
    <w:rsid w:val="007D26AC"/>
    <w:rsid w:val="007D5A2F"/>
    <w:rsid w:val="007E5030"/>
    <w:rsid w:val="007F1D33"/>
    <w:rsid w:val="007F3D00"/>
    <w:rsid w:val="007F7FC7"/>
    <w:rsid w:val="008048F7"/>
    <w:rsid w:val="00807731"/>
    <w:rsid w:val="00817422"/>
    <w:rsid w:val="00822478"/>
    <w:rsid w:val="00831180"/>
    <w:rsid w:val="0083188D"/>
    <w:rsid w:val="00831AB2"/>
    <w:rsid w:val="00833C41"/>
    <w:rsid w:val="0084114C"/>
    <w:rsid w:val="00845204"/>
    <w:rsid w:val="0086030D"/>
    <w:rsid w:val="008634A5"/>
    <w:rsid w:val="00871BEA"/>
    <w:rsid w:val="0088433C"/>
    <w:rsid w:val="0089224F"/>
    <w:rsid w:val="00892BAA"/>
    <w:rsid w:val="008A5DA6"/>
    <w:rsid w:val="008C572D"/>
    <w:rsid w:val="008D0ED0"/>
    <w:rsid w:val="008D1067"/>
    <w:rsid w:val="008D146B"/>
    <w:rsid w:val="008D5B38"/>
    <w:rsid w:val="008D683E"/>
    <w:rsid w:val="008E78E3"/>
    <w:rsid w:val="008E7C11"/>
    <w:rsid w:val="008F6491"/>
    <w:rsid w:val="00901224"/>
    <w:rsid w:val="00905FC8"/>
    <w:rsid w:val="00911603"/>
    <w:rsid w:val="009153CA"/>
    <w:rsid w:val="0091637F"/>
    <w:rsid w:val="00922531"/>
    <w:rsid w:val="00936E11"/>
    <w:rsid w:val="0094417D"/>
    <w:rsid w:val="00947A6B"/>
    <w:rsid w:val="009514DA"/>
    <w:rsid w:val="00955B28"/>
    <w:rsid w:val="00960EE6"/>
    <w:rsid w:val="009618D3"/>
    <w:rsid w:val="009638AE"/>
    <w:rsid w:val="009657C1"/>
    <w:rsid w:val="00966977"/>
    <w:rsid w:val="009743EF"/>
    <w:rsid w:val="00986C68"/>
    <w:rsid w:val="00990E83"/>
    <w:rsid w:val="00991FBE"/>
    <w:rsid w:val="009933D4"/>
    <w:rsid w:val="0099599A"/>
    <w:rsid w:val="009A1674"/>
    <w:rsid w:val="009A24B1"/>
    <w:rsid w:val="009A3B12"/>
    <w:rsid w:val="009A7687"/>
    <w:rsid w:val="009B54BE"/>
    <w:rsid w:val="009C1A66"/>
    <w:rsid w:val="009C3583"/>
    <w:rsid w:val="009C467D"/>
    <w:rsid w:val="009D5863"/>
    <w:rsid w:val="009E05F5"/>
    <w:rsid w:val="009E406E"/>
    <w:rsid w:val="009E759C"/>
    <w:rsid w:val="009F6162"/>
    <w:rsid w:val="009F7D49"/>
    <w:rsid w:val="00A075B4"/>
    <w:rsid w:val="00A13277"/>
    <w:rsid w:val="00A15DA2"/>
    <w:rsid w:val="00A162B4"/>
    <w:rsid w:val="00A211E4"/>
    <w:rsid w:val="00A22D2C"/>
    <w:rsid w:val="00A303A1"/>
    <w:rsid w:val="00A331BA"/>
    <w:rsid w:val="00A37527"/>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61E5"/>
    <w:rsid w:val="00AA7236"/>
    <w:rsid w:val="00AB0C0F"/>
    <w:rsid w:val="00AC209A"/>
    <w:rsid w:val="00AD2DBE"/>
    <w:rsid w:val="00AD3D33"/>
    <w:rsid w:val="00AE1195"/>
    <w:rsid w:val="00AF2757"/>
    <w:rsid w:val="00AF4F59"/>
    <w:rsid w:val="00B0101C"/>
    <w:rsid w:val="00B14343"/>
    <w:rsid w:val="00B153D6"/>
    <w:rsid w:val="00B23802"/>
    <w:rsid w:val="00B244B9"/>
    <w:rsid w:val="00B30886"/>
    <w:rsid w:val="00B35841"/>
    <w:rsid w:val="00B37953"/>
    <w:rsid w:val="00B37D29"/>
    <w:rsid w:val="00B40354"/>
    <w:rsid w:val="00B4115B"/>
    <w:rsid w:val="00B42601"/>
    <w:rsid w:val="00B5508E"/>
    <w:rsid w:val="00B61469"/>
    <w:rsid w:val="00B73337"/>
    <w:rsid w:val="00B830F2"/>
    <w:rsid w:val="00B84A1F"/>
    <w:rsid w:val="00B85BEF"/>
    <w:rsid w:val="00B87D3D"/>
    <w:rsid w:val="00B970E9"/>
    <w:rsid w:val="00BA008B"/>
    <w:rsid w:val="00BA130B"/>
    <w:rsid w:val="00BA4449"/>
    <w:rsid w:val="00BB049C"/>
    <w:rsid w:val="00BB2C66"/>
    <w:rsid w:val="00BB37F6"/>
    <w:rsid w:val="00BD5138"/>
    <w:rsid w:val="00BD5CC7"/>
    <w:rsid w:val="00BE1AD1"/>
    <w:rsid w:val="00BE4844"/>
    <w:rsid w:val="00BF4BB7"/>
    <w:rsid w:val="00C010BB"/>
    <w:rsid w:val="00C012C6"/>
    <w:rsid w:val="00C05D90"/>
    <w:rsid w:val="00C067F3"/>
    <w:rsid w:val="00C105FC"/>
    <w:rsid w:val="00C149D1"/>
    <w:rsid w:val="00C16279"/>
    <w:rsid w:val="00C16978"/>
    <w:rsid w:val="00C170B6"/>
    <w:rsid w:val="00C204A0"/>
    <w:rsid w:val="00C2192A"/>
    <w:rsid w:val="00C30555"/>
    <w:rsid w:val="00C36012"/>
    <w:rsid w:val="00C41997"/>
    <w:rsid w:val="00C5412A"/>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12CD7"/>
    <w:rsid w:val="00D2013A"/>
    <w:rsid w:val="00D26CD9"/>
    <w:rsid w:val="00D3005D"/>
    <w:rsid w:val="00D34187"/>
    <w:rsid w:val="00D34F59"/>
    <w:rsid w:val="00D36BCB"/>
    <w:rsid w:val="00D42F1B"/>
    <w:rsid w:val="00D52F7B"/>
    <w:rsid w:val="00D57655"/>
    <w:rsid w:val="00D643EA"/>
    <w:rsid w:val="00D7758A"/>
    <w:rsid w:val="00D86BF9"/>
    <w:rsid w:val="00D95882"/>
    <w:rsid w:val="00DA0EC7"/>
    <w:rsid w:val="00DA390D"/>
    <w:rsid w:val="00DB066D"/>
    <w:rsid w:val="00DB08CE"/>
    <w:rsid w:val="00DB2DCC"/>
    <w:rsid w:val="00DB5826"/>
    <w:rsid w:val="00DB7523"/>
    <w:rsid w:val="00DC4FBB"/>
    <w:rsid w:val="00DC5D21"/>
    <w:rsid w:val="00DD13D0"/>
    <w:rsid w:val="00DE20D1"/>
    <w:rsid w:val="00DE3DCD"/>
    <w:rsid w:val="00DE620F"/>
    <w:rsid w:val="00DE704D"/>
    <w:rsid w:val="00DF78D0"/>
    <w:rsid w:val="00E057F3"/>
    <w:rsid w:val="00E06E83"/>
    <w:rsid w:val="00E10B15"/>
    <w:rsid w:val="00E1191A"/>
    <w:rsid w:val="00E134D3"/>
    <w:rsid w:val="00E15699"/>
    <w:rsid w:val="00E160B5"/>
    <w:rsid w:val="00E37B43"/>
    <w:rsid w:val="00E447B4"/>
    <w:rsid w:val="00E476A0"/>
    <w:rsid w:val="00E50C70"/>
    <w:rsid w:val="00E51543"/>
    <w:rsid w:val="00E5214A"/>
    <w:rsid w:val="00E57305"/>
    <w:rsid w:val="00E57E05"/>
    <w:rsid w:val="00E653AB"/>
    <w:rsid w:val="00E661C6"/>
    <w:rsid w:val="00E66930"/>
    <w:rsid w:val="00E66E16"/>
    <w:rsid w:val="00E67035"/>
    <w:rsid w:val="00E721D3"/>
    <w:rsid w:val="00E72809"/>
    <w:rsid w:val="00E75ACC"/>
    <w:rsid w:val="00E76445"/>
    <w:rsid w:val="00E76D2C"/>
    <w:rsid w:val="00E846CF"/>
    <w:rsid w:val="00E87791"/>
    <w:rsid w:val="00E91FED"/>
    <w:rsid w:val="00EA1F8D"/>
    <w:rsid w:val="00EB5472"/>
    <w:rsid w:val="00EC31F3"/>
    <w:rsid w:val="00EC3A5F"/>
    <w:rsid w:val="00EC5428"/>
    <w:rsid w:val="00EC58F2"/>
    <w:rsid w:val="00ED4442"/>
    <w:rsid w:val="00EE3741"/>
    <w:rsid w:val="00EE5060"/>
    <w:rsid w:val="00EE5EA4"/>
    <w:rsid w:val="00EF022B"/>
    <w:rsid w:val="00EF7261"/>
    <w:rsid w:val="00F0304B"/>
    <w:rsid w:val="00F03342"/>
    <w:rsid w:val="00F04790"/>
    <w:rsid w:val="00F15DFE"/>
    <w:rsid w:val="00F2747E"/>
    <w:rsid w:val="00F30481"/>
    <w:rsid w:val="00F325CA"/>
    <w:rsid w:val="00F32A13"/>
    <w:rsid w:val="00F35C01"/>
    <w:rsid w:val="00F366BA"/>
    <w:rsid w:val="00F41F85"/>
    <w:rsid w:val="00F47019"/>
    <w:rsid w:val="00F5059F"/>
    <w:rsid w:val="00F53751"/>
    <w:rsid w:val="00F610B3"/>
    <w:rsid w:val="00F644AB"/>
    <w:rsid w:val="00F65837"/>
    <w:rsid w:val="00F70F9F"/>
    <w:rsid w:val="00F7317E"/>
    <w:rsid w:val="00F77280"/>
    <w:rsid w:val="00F827F0"/>
    <w:rsid w:val="00F848CA"/>
    <w:rsid w:val="00F84C5C"/>
    <w:rsid w:val="00F85F5D"/>
    <w:rsid w:val="00F9041D"/>
    <w:rsid w:val="00F961BE"/>
    <w:rsid w:val="00F96AEC"/>
    <w:rsid w:val="00F96CAC"/>
    <w:rsid w:val="00FA40F1"/>
    <w:rsid w:val="00FA4AE7"/>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5321B3"/>
  <w15:docId w15:val="{2F0E631A-00C5-44D5-AB10-08ADB0C3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3A9DA-E64F-4894-B0B5-E6EF6E6E6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53</Pages>
  <Words>17913</Words>
  <Characters>98525</Characters>
  <Application>Microsoft Office Word</Application>
  <DocSecurity>0</DocSecurity>
  <Lines>821</Lines>
  <Paragraphs>232</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116206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3</cp:revision>
  <cp:lastPrinted>2013-06-10T18:08:00Z</cp:lastPrinted>
  <dcterms:created xsi:type="dcterms:W3CDTF">2014-02-03T14:55:00Z</dcterms:created>
  <dcterms:modified xsi:type="dcterms:W3CDTF">2014-02-03T20:22:00Z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